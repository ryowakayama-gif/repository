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4156" w14:textId="5ACABC95" w:rsidR="00257B3E" w:rsidRDefault="00257B3E" w:rsidP="001146D6">
      <w:pPr>
        <w:pStyle w:val="Web"/>
        <w:rPr>
          <w:rFonts w:ascii="BIZ UDPゴシック" w:eastAsia="BIZ UDPゴシック" w:hAnsi="BIZ UDPゴシック"/>
          <w:b/>
          <w:bCs/>
          <w:sz w:val="32"/>
          <w:szCs w:val="32"/>
        </w:rPr>
      </w:pPr>
      <w:r>
        <w:rPr>
          <w:noProof/>
        </w:rPr>
        <w:drawing>
          <wp:anchor distT="0" distB="0" distL="114300" distR="114300" simplePos="0" relativeHeight="251658240" behindDoc="0" locked="0" layoutInCell="1" allowOverlap="1" wp14:anchorId="23087C4D" wp14:editId="697EDC73">
            <wp:simplePos x="0" y="0"/>
            <wp:positionH relativeFrom="page">
              <wp:align>right</wp:align>
            </wp:positionH>
            <wp:positionV relativeFrom="paragraph">
              <wp:posOffset>-835025</wp:posOffset>
            </wp:positionV>
            <wp:extent cx="7553325" cy="10675597"/>
            <wp:effectExtent l="0" t="0" r="0" b="0"/>
            <wp:wrapNone/>
            <wp:docPr id="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3325" cy="106755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46D6">
        <w:rPr>
          <w:rFonts w:ascii="BIZ UDPゴシック" w:eastAsia="BIZ UDPゴシック" w:hAnsi="BIZ UDPゴシック" w:hint="eastAsia"/>
          <w:b/>
          <w:bCs/>
          <w:sz w:val="32"/>
          <w:szCs w:val="32"/>
        </w:rPr>
        <w:t>-*</w:t>
      </w:r>
    </w:p>
    <w:p w14:paraId="3391384A" w14:textId="77777777" w:rsidR="00257B3E" w:rsidRDefault="00257B3E">
      <w:pPr>
        <w:spacing w:after="300"/>
        <w:jc w:val="center"/>
        <w:rPr>
          <w:rFonts w:ascii="BIZ UDPゴシック" w:eastAsia="BIZ UDPゴシック" w:hAnsi="BIZ UDPゴシック"/>
          <w:b/>
          <w:bCs/>
          <w:sz w:val="32"/>
          <w:szCs w:val="32"/>
        </w:rPr>
      </w:pPr>
    </w:p>
    <w:p w14:paraId="652943A0" w14:textId="77777777" w:rsidR="00257B3E" w:rsidRDefault="00257B3E">
      <w:pPr>
        <w:spacing w:after="300"/>
        <w:jc w:val="center"/>
        <w:rPr>
          <w:rFonts w:ascii="BIZ UDPゴシック" w:eastAsia="BIZ UDPゴシック" w:hAnsi="BIZ UDPゴシック"/>
          <w:b/>
          <w:bCs/>
          <w:sz w:val="32"/>
          <w:szCs w:val="32"/>
        </w:rPr>
      </w:pPr>
    </w:p>
    <w:p w14:paraId="7B143BAB" w14:textId="77777777" w:rsidR="00257B3E" w:rsidRDefault="00257B3E">
      <w:pPr>
        <w:spacing w:after="300"/>
        <w:jc w:val="center"/>
        <w:rPr>
          <w:rFonts w:ascii="BIZ UDPゴシック" w:eastAsia="BIZ UDPゴシック" w:hAnsi="BIZ UDPゴシック"/>
          <w:b/>
          <w:bCs/>
          <w:sz w:val="32"/>
          <w:szCs w:val="32"/>
        </w:rPr>
      </w:pPr>
    </w:p>
    <w:p w14:paraId="52421A90" w14:textId="77777777" w:rsidR="00257B3E" w:rsidRDefault="00257B3E">
      <w:pPr>
        <w:spacing w:after="300"/>
        <w:jc w:val="center"/>
        <w:rPr>
          <w:rFonts w:ascii="BIZ UDPゴシック" w:eastAsia="BIZ UDPゴシック" w:hAnsi="BIZ UDPゴシック"/>
          <w:b/>
          <w:bCs/>
          <w:sz w:val="32"/>
          <w:szCs w:val="32"/>
        </w:rPr>
      </w:pPr>
    </w:p>
    <w:p w14:paraId="4D01E180" w14:textId="77777777" w:rsidR="00257B3E" w:rsidRDefault="00257B3E">
      <w:pPr>
        <w:spacing w:after="300"/>
        <w:jc w:val="center"/>
        <w:rPr>
          <w:rFonts w:ascii="BIZ UDPゴシック" w:eastAsia="BIZ UDPゴシック" w:hAnsi="BIZ UDPゴシック"/>
          <w:b/>
          <w:bCs/>
          <w:sz w:val="32"/>
          <w:szCs w:val="32"/>
        </w:rPr>
      </w:pPr>
    </w:p>
    <w:p w14:paraId="5C34C783" w14:textId="77777777" w:rsidR="00257B3E" w:rsidRDefault="00257B3E">
      <w:pPr>
        <w:spacing w:after="300"/>
        <w:jc w:val="center"/>
        <w:rPr>
          <w:rFonts w:ascii="BIZ UDPゴシック" w:eastAsia="BIZ UDPゴシック" w:hAnsi="BIZ UDPゴシック"/>
          <w:b/>
          <w:bCs/>
          <w:sz w:val="32"/>
          <w:szCs w:val="32"/>
        </w:rPr>
      </w:pPr>
    </w:p>
    <w:p w14:paraId="6FD6C886" w14:textId="77777777" w:rsidR="00257B3E" w:rsidRDefault="00257B3E">
      <w:pPr>
        <w:spacing w:after="300"/>
        <w:jc w:val="center"/>
        <w:rPr>
          <w:rFonts w:ascii="BIZ UDPゴシック" w:eastAsia="BIZ UDPゴシック" w:hAnsi="BIZ UDPゴシック"/>
          <w:b/>
          <w:bCs/>
          <w:sz w:val="32"/>
          <w:szCs w:val="32"/>
        </w:rPr>
      </w:pPr>
    </w:p>
    <w:p w14:paraId="1DD7B804" w14:textId="77777777" w:rsidR="00257B3E" w:rsidRDefault="00257B3E">
      <w:pPr>
        <w:spacing w:after="300"/>
        <w:jc w:val="center"/>
        <w:rPr>
          <w:rFonts w:ascii="BIZ UDPゴシック" w:eastAsia="BIZ UDPゴシック" w:hAnsi="BIZ UDPゴシック"/>
          <w:b/>
          <w:bCs/>
          <w:sz w:val="32"/>
          <w:szCs w:val="32"/>
        </w:rPr>
      </w:pPr>
    </w:p>
    <w:p w14:paraId="77BB2454" w14:textId="77777777" w:rsidR="00257B3E" w:rsidRDefault="00257B3E">
      <w:pPr>
        <w:spacing w:after="300"/>
        <w:jc w:val="center"/>
        <w:rPr>
          <w:rFonts w:ascii="BIZ UDPゴシック" w:eastAsia="BIZ UDPゴシック" w:hAnsi="BIZ UDPゴシック"/>
          <w:b/>
          <w:bCs/>
          <w:sz w:val="32"/>
          <w:szCs w:val="32"/>
        </w:rPr>
      </w:pPr>
    </w:p>
    <w:p w14:paraId="616D912A" w14:textId="77777777" w:rsidR="00257B3E" w:rsidRDefault="00257B3E">
      <w:pPr>
        <w:spacing w:after="300"/>
        <w:jc w:val="center"/>
        <w:rPr>
          <w:rFonts w:ascii="BIZ UDPゴシック" w:eastAsia="BIZ UDPゴシック" w:hAnsi="BIZ UDPゴシック"/>
          <w:b/>
          <w:bCs/>
          <w:sz w:val="32"/>
          <w:szCs w:val="32"/>
        </w:rPr>
      </w:pPr>
    </w:p>
    <w:p w14:paraId="4366F2C4" w14:textId="77777777" w:rsidR="00257B3E" w:rsidRDefault="00257B3E">
      <w:pPr>
        <w:spacing w:after="300"/>
        <w:jc w:val="center"/>
        <w:rPr>
          <w:rFonts w:ascii="BIZ UDPゴシック" w:eastAsia="BIZ UDPゴシック" w:hAnsi="BIZ UDPゴシック"/>
          <w:b/>
          <w:bCs/>
          <w:sz w:val="32"/>
          <w:szCs w:val="32"/>
        </w:rPr>
      </w:pPr>
    </w:p>
    <w:p w14:paraId="5F7C225E" w14:textId="77777777" w:rsidR="00257B3E" w:rsidRDefault="00257B3E">
      <w:pPr>
        <w:spacing w:after="300"/>
        <w:jc w:val="center"/>
        <w:rPr>
          <w:rFonts w:ascii="BIZ UDPゴシック" w:eastAsia="BIZ UDPゴシック" w:hAnsi="BIZ UDPゴシック"/>
          <w:b/>
          <w:bCs/>
          <w:sz w:val="32"/>
          <w:szCs w:val="32"/>
        </w:rPr>
      </w:pPr>
    </w:p>
    <w:p w14:paraId="383F4FD5" w14:textId="77777777" w:rsidR="00257B3E" w:rsidRDefault="00257B3E">
      <w:pPr>
        <w:spacing w:after="300"/>
        <w:jc w:val="center"/>
        <w:rPr>
          <w:rFonts w:ascii="BIZ UDPゴシック" w:eastAsia="BIZ UDPゴシック" w:hAnsi="BIZ UDPゴシック"/>
          <w:b/>
          <w:bCs/>
          <w:sz w:val="32"/>
          <w:szCs w:val="32"/>
        </w:rPr>
      </w:pPr>
    </w:p>
    <w:p w14:paraId="6FE6767E" w14:textId="77777777" w:rsidR="00257B3E" w:rsidRDefault="00257B3E">
      <w:pPr>
        <w:spacing w:after="300"/>
        <w:jc w:val="center"/>
        <w:rPr>
          <w:rFonts w:ascii="BIZ UDPゴシック" w:eastAsia="BIZ UDPゴシック" w:hAnsi="BIZ UDPゴシック"/>
          <w:b/>
          <w:bCs/>
          <w:sz w:val="32"/>
          <w:szCs w:val="32"/>
        </w:rPr>
      </w:pPr>
    </w:p>
    <w:p w14:paraId="775CB0FD" w14:textId="77777777" w:rsidR="00257B3E" w:rsidRDefault="00257B3E">
      <w:pPr>
        <w:spacing w:after="300"/>
        <w:jc w:val="center"/>
        <w:rPr>
          <w:rFonts w:ascii="BIZ UDPゴシック" w:eastAsia="BIZ UDPゴシック" w:hAnsi="BIZ UDPゴシック"/>
          <w:b/>
          <w:bCs/>
          <w:sz w:val="32"/>
          <w:szCs w:val="32"/>
        </w:rPr>
      </w:pPr>
    </w:p>
    <w:p w14:paraId="39FEC56F" w14:textId="77777777" w:rsidR="00257B3E" w:rsidRDefault="00257B3E">
      <w:pPr>
        <w:spacing w:after="300"/>
        <w:jc w:val="center"/>
        <w:rPr>
          <w:rFonts w:ascii="BIZ UDPゴシック" w:eastAsia="BIZ UDPゴシック" w:hAnsi="BIZ UDPゴシック"/>
          <w:b/>
          <w:bCs/>
          <w:sz w:val="32"/>
          <w:szCs w:val="32"/>
        </w:rPr>
      </w:pPr>
    </w:p>
    <w:p w14:paraId="7DE8FFF9" w14:textId="77777777" w:rsidR="00DF37FA" w:rsidRDefault="00DF37FA" w:rsidP="00DF37FA">
      <w:pPr>
        <w:spacing w:after="300"/>
        <w:rPr>
          <w:rFonts w:ascii="BIZ UDPゴシック" w:eastAsia="BIZ UDPゴシック" w:hAnsi="BIZ UDPゴシック"/>
          <w:b/>
          <w:bCs/>
          <w:sz w:val="32"/>
          <w:szCs w:val="32"/>
        </w:rPr>
      </w:pPr>
      <w:r>
        <w:rPr>
          <w:rFonts w:ascii="BIZ UDPゴシック" w:eastAsia="BIZ UDPゴシック" w:hAnsi="BIZ UDPゴシック"/>
          <w:b/>
          <w:bCs/>
          <w:noProof/>
          <w:sz w:val="32"/>
          <w:szCs w:val="32"/>
        </w:rPr>
        <w:lastRenderedPageBreak/>
        <w:drawing>
          <wp:anchor distT="0" distB="0" distL="114300" distR="114300" simplePos="0" relativeHeight="251681792" behindDoc="0" locked="0" layoutInCell="1" allowOverlap="1" wp14:anchorId="092F0708" wp14:editId="1620C98D">
            <wp:simplePos x="0" y="0"/>
            <wp:positionH relativeFrom="margin">
              <wp:align>right</wp:align>
            </wp:positionH>
            <wp:positionV relativeFrom="paragraph">
              <wp:posOffset>0</wp:posOffset>
            </wp:positionV>
            <wp:extent cx="1993887" cy="2076450"/>
            <wp:effectExtent l="0" t="0" r="6985" b="0"/>
            <wp:wrapSquare wrapText="bothSides"/>
            <wp:docPr id="34986942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250" r="27500" b="26029"/>
                    <a:stretch>
                      <a:fillRect/>
                    </a:stretch>
                  </pic:blipFill>
                  <pic:spPr bwMode="auto">
                    <a:xfrm>
                      <a:off x="0" y="0"/>
                      <a:ext cx="1993887" cy="207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B0ECB0" w14:textId="77777777" w:rsidR="00DF37FA" w:rsidRDefault="00DF37FA" w:rsidP="00DF37FA">
      <w:pPr>
        <w:spacing w:after="300"/>
        <w:ind w:firstLineChars="600" w:firstLine="1920"/>
        <w:rPr>
          <w:rFonts w:ascii="BIZ UDPゴシック" w:eastAsia="BIZ UDPゴシック" w:hAnsi="BIZ UDPゴシック"/>
          <w:b/>
          <w:bCs/>
          <w:sz w:val="32"/>
          <w:szCs w:val="32"/>
        </w:rPr>
      </w:pPr>
      <w:r>
        <w:rPr>
          <w:rFonts w:ascii="BIZ UDPゴシック" w:eastAsia="BIZ UDPゴシック" w:hAnsi="BIZ UDPゴシック" w:hint="eastAsia"/>
          <w:b/>
          <w:bCs/>
          <w:sz w:val="32"/>
          <w:szCs w:val="32"/>
        </w:rPr>
        <w:t>あいさつ</w:t>
      </w:r>
    </w:p>
    <w:p w14:paraId="1475183F" w14:textId="77777777" w:rsidR="00DF37FA" w:rsidRPr="00DF37FA" w:rsidRDefault="00DF37FA" w:rsidP="00DF37FA">
      <w:pPr>
        <w:spacing w:after="120"/>
        <w:ind w:firstLineChars="100" w:firstLine="210"/>
        <w:rPr>
          <w:rFonts w:ascii="BIZ UDPゴシック" w:eastAsia="BIZ UDPゴシック" w:hAnsi="BIZ UDPゴシック"/>
        </w:rPr>
      </w:pPr>
      <w:r>
        <w:rPr>
          <w:rFonts w:ascii="BIZ UDPゴシック" w:eastAsia="BIZ UDPゴシック" w:hAnsi="BIZ UDPゴシック"/>
        </w:rPr>
        <w:t>障がいのある方が、住み慣れた地域で安心して暮らし続けることができる社会の実現に向け、障害福祉制度は、障がいのある方の日々の生活を支える重要な基盤として発展してまいりました。</w:t>
      </w:r>
    </w:p>
    <w:p w14:paraId="6B2FE98C"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近年、障害福祉を取り巻く環境は大きく変化しており、障がいのある方の高齢化や障がいの重度化、家族介護者の高齢化、さらには地域における支援ニーズの多様化など、さまざまな課題への対応が求められています。また、国においては、障がいの有無にかかわらず、誰もが互いに人格と個性を尊重し、ともに支え合いながら暮らすことのできる「地域共生社会」の実現に向けた取組が進められており、障がい福祉分野においても、地域生活支援の充実や就労支援、社会参加の促進、権利擁護の推進などが一層重要となっています。</w:t>
      </w:r>
    </w:p>
    <w:p w14:paraId="281F96B3"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このような中、本町では、障がいのある方が住み慣れた地域の中で自分らしく生活し、地域社会の一員として安心して暮らすことができるまちづくりを進めるため、関係機関や障害福祉サービス事業所等との連携を図りながら、相談支援体制の充実や障害福祉サービスの適切な提供、地域生活を支えるさまざまな取組を推進してまいりました。</w:t>
      </w:r>
    </w:p>
    <w:p w14:paraId="5EE507CC"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令和９年度を始期とする今回の「おのまち障がい者計画・第４期障がい児福祉計画・第８期障がい福祉計画」は、これまでの取組を継承・発展させるとともに、障がいのある方や障がいのあるこども一人ひとりの希望や生活状況に寄り添い、必要な支援を切れ目なく受けることができる地域づくりを目指すものです。</w:t>
      </w:r>
    </w:p>
    <w:p w14:paraId="136914D9"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特に、障がいのある方の地域生活への移行や社会参加の促進、障がい児支援の充実、就労支援の推進、相談支援体制の強化、障がいを理由とする差別の解消や権利擁護の推進、さらには災害時における支援体制の確保など、地域の実情に応じた取組を進めてまいります。また、本町の地域のつながりを生かしながら、障がいのある方もない方も互いに理解し、支え合い、誰もが安心して自分らしく暮らし続けることのできる小野町の実現に向け、本計画を着実に推進してまいります。</w:t>
      </w:r>
    </w:p>
    <w:p w14:paraId="41518659"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本計画の実現には、行政だけでなく、障害福祉サービス事業所、医療・保健・教育等の関係機関、地域団体、そして町民の皆さま一人ひとりの理解と協力が不可欠です。障がいの有無にかかわらず、互いの人格と個性を認め合い、地域の中でともに支え合いながら、誰もが生きがいを持って暮らすことのできるまちづくりに向け、皆さまのより一層のご理解とご協力をお願い申し上げます。</w:t>
      </w:r>
    </w:p>
    <w:p w14:paraId="6F9BE30A" w14:textId="77777777" w:rsidR="00DF37FA" w:rsidRPr="00DF37FA" w:rsidRDefault="00DF37FA" w:rsidP="00DF37FA">
      <w:pPr>
        <w:spacing w:after="120"/>
        <w:rPr>
          <w:rFonts w:ascii="BIZ UDPゴシック" w:eastAsia="BIZ UDPゴシック" w:hAnsi="BIZ UDPゴシック"/>
        </w:rPr>
      </w:pPr>
      <w:r>
        <w:rPr>
          <w:rFonts w:ascii="BIZ UDPゴシック" w:eastAsia="BIZ UDPゴシック" w:hAnsi="BIZ UDPゴシック"/>
        </w:rPr>
        <w:t xml:space="preserve">　結びに、本計画の策定にあたり、貴重なご意見やご提言をいただきました自立支援協議会委員の皆さまをはじめ、アンケート調査や意見聴取等にご協力いただきました町民・関係者の皆さまに心より感謝申し上げますとともに、今後とも本町の障がい福祉施策の推進にご理解とご協力を賜りますようお願い申し上げます。</w:t>
      </w:r>
    </w:p>
    <w:p w14:paraId="4A61E740" w14:textId="77777777" w:rsidR="00DF37FA" w:rsidRPr="00DF37FA" w:rsidRDefault="00DF37FA" w:rsidP="00DF37FA">
      <w:pPr>
        <w:wordWrap w:val="0"/>
        <w:spacing w:after="300"/>
        <w:jc w:val="right"/>
        <w:rPr>
          <w:rFonts w:ascii="BIZ UDPゴシック" w:eastAsia="BIZ UDPゴシック" w:hAnsi="BIZ UDPゴシック"/>
          <w:sz w:val="22"/>
          <w:szCs w:val="22"/>
        </w:rPr>
      </w:pPr>
      <w:r>
        <w:rPr>
          <w:rFonts w:ascii="BIZ UDPゴシック" w:eastAsia="BIZ UDPゴシック" w:hAnsi="BIZ UDPゴシック" w:hint="eastAsia"/>
          <w:sz w:val="22"/>
          <w:szCs w:val="22"/>
        </w:rPr>
        <w:t>小野町長　村上昭正</w:t>
      </w:r>
    </w:p>
    <w:p w14:paraId="28F15C64" w14:textId="77777777" w:rsidR="00DF37FA" w:rsidRDefault="00DF37FA">
      <w:pPr>
        <w:spacing w:after="300"/>
        <w:jc w:val="center"/>
        <w:rPr>
          <w:rFonts w:ascii="BIZ UDPゴシック" w:eastAsia="BIZ UDPゴシック" w:hAnsi="BIZ UDPゴシック"/>
          <w:b/>
          <w:bCs/>
          <w:sz w:val="32"/>
          <w:szCs w:val="32"/>
        </w:rPr>
      </w:pPr>
    </w:p>
    <w:p w14:paraId="4E722F82" w14:textId="77777777" w:rsidR="009D6CAB" w:rsidRPr="00370011" w:rsidRDefault="00FA1DEF">
      <w:pPr>
        <w:spacing w:after="300"/>
        <w:jc w:val="center"/>
        <w:rPr>
          <w:rFonts w:ascii="BIZ UDPゴシック" w:eastAsia="BIZ UDPゴシック" w:hAnsi="BIZ UDPゴシック"/>
        </w:rPr>
      </w:pPr>
      <w:r>
        <w:rPr>
          <w:rFonts w:ascii="BIZ UDPゴシック" w:eastAsia="BIZ UDPゴシック" w:hAnsi="BIZ UDPゴシック"/>
          <w:b/>
          <w:bCs/>
          <w:sz w:val="32"/>
          <w:szCs w:val="32"/>
        </w:rPr>
        <w:lastRenderedPageBreak/>
        <w:t>目　次</w:t>
      </w:r>
    </w:p>
    <w:p w14:paraId="0D957D80"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第１部　総　論</w:t>
      </w:r>
    </w:p>
    <w:p w14:paraId="3AFC40DC"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 xml:space="preserve">　第１章　計画の概要</w:t>
      </w:r>
    </w:p>
    <w:p w14:paraId="7A511BF3"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１　計画策定の背景と趣旨</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4AA25ED"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２　計画の位置づけ</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E7DB742"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３　計画の期間</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7EC47B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４　計画の策定体制</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E8881D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第２章　計画の進行管理</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5EAC637"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 xml:space="preserve">　第３章　障がい者等の現状</w:t>
      </w:r>
    </w:p>
    <w:p w14:paraId="0AC2F80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１　人口動態等</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_TocOno009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4B232C1" w14:textId="0B77A34A" w:rsidR="009D6CAB" w:rsidRPr="00370011" w:rsidRDefault="003F1711">
      <w:pPr>
        <w:tabs>
          <w:tab w:val="right" w:pos="9060"/>
        </w:tabs>
        <w:spacing w:after="60"/>
        <w:rPr>
          <w:rFonts w:ascii="BIZ UDPゴシック" w:eastAsia="BIZ UDPゴシック" w:hAnsi="BIZ UDPゴシック"/>
        </w:rPr>
      </w:pPr>
      <w:r>
        <w:rPr>
          <w:rFonts w:ascii="BIZ UDPゴシック" w:eastAsia="BIZ UDPゴシック" w:hAnsi="BIZ UDPゴシック"/>
          <w:noProof/>
          <w:sz w:val="20"/>
          <w:szCs w:val="20"/>
        </w:rPr>
        <mc:AlternateContent>
          <mc:Choice Requires="wps">
            <w:drawing>
              <wp:anchor distT="0" distB="0" distL="114300" distR="114300" simplePos="0" relativeHeight="251685888" behindDoc="0" locked="0" layoutInCell="1" allowOverlap="1" wp14:anchorId="07C016DE" wp14:editId="4DAE8AE2">
                <wp:simplePos x="0" y="0"/>
                <wp:positionH relativeFrom="column">
                  <wp:posOffset>1682750</wp:posOffset>
                </wp:positionH>
                <wp:positionV relativeFrom="paragraph">
                  <wp:posOffset>162560</wp:posOffset>
                </wp:positionV>
                <wp:extent cx="2692400" cy="1695450"/>
                <wp:effectExtent l="0" t="0" r="12700" b="19050"/>
                <wp:wrapNone/>
                <wp:docPr id="785875412" name="正方形/長方形 10"/>
                <wp:cNvGraphicFramePr/>
                <a:graphic xmlns:a="http://schemas.openxmlformats.org/drawingml/2006/main">
                  <a:graphicData uri="http://schemas.microsoft.com/office/word/2010/wordprocessingShape">
                    <wps:wsp>
                      <wps:cNvSpPr/>
                      <wps:spPr>
                        <a:xfrm>
                          <a:off x="0" y="0"/>
                          <a:ext cx="2692400" cy="1695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BD568E" w14:textId="19ED6BD6" w:rsidR="003F1711" w:rsidRDefault="003F1711" w:rsidP="003F1711">
                            <w:pPr>
                              <w:jc w:val="center"/>
                            </w:pPr>
                            <w:r>
                              <w:rPr>
                                <w:rFonts w:hint="eastAsia"/>
                              </w:rPr>
                              <w:t>ページ数は後、編集予定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016DE" id="正方形/長方形 10" o:spid="_x0000_s1026" style="position:absolute;margin-left:132.5pt;margin-top:12.8pt;width:212pt;height:13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" fillcolor="#4472c4 [3204]" strokecolor="#09101d [484]" strokeweight="1pt">
                <v:textbox>
                  <w:txbxContent>
                    <w:p w14:paraId="6FBD568E" w14:textId="19ED6BD6" w:rsidR="003F1711" w:rsidRDefault="003F1711" w:rsidP="003F1711">
                      <w:pPr>
                        <w:jc w:val="center"/>
                      </w:pPr>
                      <w:r>
                        <w:rPr>
                          <w:rFonts w:hint="eastAsia"/>
                        </w:rPr>
                        <w:t>ページ数は後、編集予定</w:t>
                      </w:r>
                    </w:p>
                  </w:txbxContent>
                </v:textbox>
              </v:rect>
            </w:pict>
          </mc:Fallback>
        </mc:AlternateContent>
      </w:r>
      <w:r w:rsidR="00000000">
        <w:rPr>
          <w:rFonts w:ascii="BIZ UDPゴシック" w:eastAsia="BIZ UDPゴシック" w:hAnsi="BIZ UDPゴシック"/>
          <w:sz w:val="20"/>
          <w:szCs w:val="20"/>
        </w:rPr>
        <w:t xml:space="preserve">　　２　障がい者数等</w:t>
      </w:r>
      <w:r w:rsidR="00000000">
        <w:rPr>
          <w:rFonts w:ascii="BIZ UDPゴシック" w:eastAsia="BIZ UDPゴシック" w:hAnsi="BIZ UDPゴシック"/>
          <w:sz w:val="20"/>
          <w:szCs w:val="20"/>
        </w:rPr>
        <w:tab/>
      </w:r>
      <w:r w:rsidR="00000000">
        <w:rPr>
          <w:rFonts w:ascii="BIZ UDPゴシック" w:eastAsia="BIZ UDPゴシック" w:hAnsi="BIZ UDPゴシック"/>
          <w:sz w:val="20"/>
          <w:szCs w:val="20"/>
        </w:rPr>
        <w:fldChar w:fldCharType="begin"/>
      </w:r>
      <w:r w:rsidR="00000000">
        <w:rPr>
          <w:rFonts w:ascii="BIZ UDPゴシック" w:eastAsia="BIZ UDPゴシック" w:hAnsi="BIZ UDPゴシック"/>
          <w:sz w:val="20"/>
          <w:szCs w:val="20"/>
        </w:rPr>
        <w:instrText xml:space="preserve"> PAGEREF _TocOno010 \h </w:instrText>
      </w:r>
      <w:r w:rsidR="00000000">
        <w:rPr>
          <w:rFonts w:ascii="BIZ UDPゴシック" w:eastAsia="BIZ UDPゴシック" w:hAnsi="BIZ UDPゴシック"/>
          <w:sz w:val="20"/>
          <w:szCs w:val="20"/>
        </w:rPr>
      </w:r>
      <w:r w:rsidR="00000000">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sidR="00000000">
        <w:rPr>
          <w:rFonts w:ascii="BIZ UDPゴシック" w:eastAsia="BIZ UDPゴシック" w:hAnsi="BIZ UDPゴシック"/>
          <w:sz w:val="20"/>
          <w:szCs w:val="20"/>
        </w:rPr>
        <w:fldChar w:fldCharType="end"/>
      </w:r>
    </w:p>
    <w:p w14:paraId="73520CD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３　障がい児の状況</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_TocOno101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DC4C37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４　難病患者等の状況</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8BA13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５　アンケート調査結果からみた課題と本計画での対応</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7B3C365"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第２部　障がい者計画</w:t>
      </w:r>
    </w:p>
    <w:p w14:paraId="065BD76E"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第１章　計画の基本的な考え方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C64535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第２章　差別の解消、権利擁護の推進及び虐待の防止</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FDE8CF7"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第３章　安全・安心な生活環境の整備</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7D2E7CE"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第４章　情報アクセシビリティの向上及び意思疎通支援の充実</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11377E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第５章　防犯・防災の推進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2EC410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第６章　保健・医療の推進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C88388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第７章　自立した生活の支援・意思決定支援の推進</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_TocOno018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0EE9F9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第８章　教育の振興</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_TocOno019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D6C3A71"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第９章　雇用・就業、経済的自立の支援</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_TocOno020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C0AE6CF"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第10章　文化芸術活動・スポーツ活動等の振興</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_TocOno021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9454566"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第３部　障がい児福祉計画・障がい福祉計画</w:t>
      </w:r>
    </w:p>
    <w:p w14:paraId="21844EB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第１章　障がい児福祉計画・障がい福祉計画の背景</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BCCBB90"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第２章　障がい福祉サービスの提供体制の確保に関する基本的考え方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844718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第３章　相談支援の提供体制の確保に関する基本的考え方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64C44FBC"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第４章　障がい児支援の提供体制の確保に関する基本的考え方</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5A33DDA0"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第５章　計画の目標</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_TocOno027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12CA266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第６章　障がい福祉サービスの見込量と今後の方策</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_TocOno028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30311B"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第７章　障がい児通所支援等の見込量と今後の方策</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_TocOno029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3D8C40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第８章　地域生活支援事業の種類ごとにおける見込量</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_TocOno030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2DE53E0D"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第９章　計画の円滑な推進に向けた取組</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E8A35B7" w14:textId="77777777" w:rsidR="009D6CAB" w:rsidRPr="00370011" w:rsidRDefault="00000000">
      <w:pPr>
        <w:spacing w:after="60"/>
        <w:rPr>
          <w:rFonts w:ascii="BIZ UDPゴシック" w:eastAsia="BIZ UDPゴシック" w:hAnsi="BIZ UDPゴシック"/>
        </w:rPr>
      </w:pPr>
      <w:r>
        <w:rPr>
          <w:rFonts w:ascii="BIZ UDPゴシック" w:eastAsia="BIZ UDPゴシック" w:hAnsi="BIZ UDPゴシック"/>
          <w:sz w:val="20"/>
          <w:szCs w:val="20"/>
        </w:rPr>
        <w:t>資料編</w:t>
      </w:r>
    </w:p>
    <w:p w14:paraId="273B81C7"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lastRenderedPageBreak/>
        <w:t xml:space="preserve">　１　小野町自立支援協議会設置要綱</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_TocOno032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30EE700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２　小野町自立支援協議会委員名簿</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_TocOno033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64CBA59"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３　計画の策定経過</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0895C133"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４　近年の障がい者施策の動向</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_TocOno106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4218556"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５　田村地方の障がい福祉サービス事業所一覧</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_TocOno034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45051CD8" w14:textId="77777777" w:rsidR="009D6CAB" w:rsidRPr="00370011" w:rsidRDefault="00000000">
      <w:pPr>
        <w:tabs>
          <w:tab w:val="right" w:pos="9060"/>
        </w:tabs>
        <w:spacing w:after="60"/>
        <w:rPr>
          <w:rFonts w:ascii="BIZ UDPゴシック" w:eastAsia="BIZ UDPゴシック" w:hAnsi="BIZ UDPゴシック"/>
        </w:rPr>
      </w:pPr>
      <w:r>
        <w:rPr>
          <w:rFonts w:ascii="BIZ UDPゴシック" w:eastAsia="BIZ UDPゴシック" w:hAnsi="BIZ UDPゴシック"/>
          <w:sz w:val="20"/>
          <w:szCs w:val="20"/>
        </w:rPr>
        <w:t xml:space="preserve">　６　用語集</w:t>
      </w:r>
      <w:r>
        <w:rPr>
          <w:rFonts w:ascii="BIZ UDPゴシック" w:eastAsia="BIZ UDPゴシック" w:hAnsi="BIZ UDPゴシック"/>
          <w:sz w:val="20"/>
          <w:szCs w:val="20"/>
        </w:rPr>
        <w:tab/>
      </w:r>
      <w:r>
        <w:rPr>
          <w:rFonts w:ascii="BIZ UDPゴシック" w:eastAsia="BIZ UDPゴシック" w:hAnsi="BIZ UDPゴシック"/>
          <w:sz w:val="20"/>
          <w:szCs w:val="20"/>
        </w:rPr>
        <w:fldChar w:fldCharType="begin"/>
      </w:r>
      <w:r>
        <w:rPr>
          <w:rFonts w:ascii="BIZ UDPゴシック" w:eastAsia="BIZ UDPゴシック" w:hAnsi="BIZ UDPゴシック"/>
          <w:sz w:val="20"/>
          <w:szCs w:val="20"/>
        </w:rPr>
        <w:instrText xml:space="preserve"> PAGEREF _TocOno035 \h </w:instrText>
      </w:r>
      <w:r>
        <w:rPr>
          <w:rFonts w:ascii="BIZ UDPゴシック" w:eastAsia="BIZ UDPゴシック" w:hAnsi="BIZ UDPゴシック"/>
          <w:sz w:val="20"/>
          <w:szCs w:val="20"/>
        </w:rPr>
      </w:r>
      <w:r>
        <w:rPr>
          <w:rFonts w:ascii="BIZ UDPゴシック" w:eastAsia="BIZ UDPゴシック" w:hAnsi="BIZ UDPゴシック"/>
          <w:sz w:val="20"/>
          <w:szCs w:val="20"/>
        </w:rPr>
        <w:fldChar w:fldCharType="separate"/>
      </w:r>
      <w:r w:rsidR="001146D6">
        <w:rPr>
          <w:rFonts w:ascii="BIZ UDPゴシック" w:eastAsia="BIZ UDPゴシック" w:hAnsi="BIZ UDPゴシック"/>
          <w:noProof/>
          <w:sz w:val="20"/>
          <w:szCs w:val="20"/>
        </w:rPr>
        <w:t>1</w:t>
      </w:r>
      <w:r>
        <w:rPr>
          <w:rFonts w:ascii="BIZ UDPゴシック" w:eastAsia="BIZ UDPゴシック" w:hAnsi="BIZ UDPゴシック"/>
          <w:sz w:val="20"/>
          <w:szCs w:val="20"/>
        </w:rPr>
        <w:fldChar w:fldCharType="end"/>
      </w:r>
    </w:p>
    <w:p w14:paraId="703053D2"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90C98D4" w14:textId="77777777" w:rsidR="00257B3E" w:rsidRDefault="00257B3E" w:rsidP="00257B3E">
      <w:pPr>
        <w:pStyle w:val="a4"/>
      </w:pPr>
      <w:r>
        <w:rPr>
          <w:noProof/>
        </w:rPr>
        <w:lastRenderedPageBreak/>
        <mc:AlternateContent>
          <mc:Choice Requires="wps">
            <w:drawing>
              <wp:anchor distT="0" distB="0" distL="114300" distR="114300" simplePos="0" relativeHeight="251659264" behindDoc="0" locked="0" layoutInCell="1" allowOverlap="1" wp14:anchorId="748E71E0" wp14:editId="6842D9A5">
                <wp:simplePos x="0" y="0"/>
                <wp:positionH relativeFrom="page">
                  <wp:posOffset>-20471</wp:posOffset>
                </wp:positionH>
                <wp:positionV relativeFrom="paragraph">
                  <wp:posOffset>-818676</wp:posOffset>
                </wp:positionV>
                <wp:extent cx="7569816" cy="10648950"/>
                <wp:effectExtent l="0" t="0" r="0" b="0"/>
                <wp:wrapNone/>
                <wp:docPr id="1241898910"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3D562A" w14:textId="77777777" w:rsidR="00257B3E" w:rsidRPr="00D83565" w:rsidRDefault="00257B3E" w:rsidP="00EA4FAB">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第１部</w:t>
                            </w:r>
                          </w:p>
                          <w:p w14:paraId="6C1F5C0D" w14:textId="77777777" w:rsidR="00257B3E" w:rsidRPr="00D83565" w:rsidRDefault="00257B3E" w:rsidP="00257B3E">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総論</w:t>
                            </w:r>
                          </w:p>
                          <w:p w14:paraId="0A1B53EA" w14:textId="77777777" w:rsidR="00EA4FAB" w:rsidRDefault="00EA4FAB" w:rsidP="00257B3E">
                            <w:pPr>
                              <w:jc w:val="center"/>
                              <w:rPr>
                                <w:rFonts w:ascii="BIZ UDPゴシック" w:eastAsia="BIZ UDPゴシック" w:hAnsi="BIZ UDPゴシック"/>
                                <w:b/>
                                <w:bCs/>
                                <w:sz w:val="144"/>
                                <w:szCs w:val="144"/>
                              </w:rPr>
                            </w:pPr>
                          </w:p>
                          <w:p w14:paraId="556EEEC8" w14:textId="77777777" w:rsidR="00EA4FAB" w:rsidRPr="00257B3E" w:rsidRDefault="00EA4FAB" w:rsidP="00257B3E">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E71E0" id="正方形/長方形 1" o:spid="_x0000_s1027" style="position:absolute;margin-left:-1.6pt;margin-top:-64.45pt;width:596.05pt;height:83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" fillcolor="#f7caac [1301]" stroked="f" strokeweight="1pt">
                <v:textbox>
                  <w:txbxContent>
                    <w:p w14:paraId="203D562A" w14:textId="77777777" w:rsidR="00257B3E" w:rsidRPr="00D83565" w:rsidRDefault="00257B3E" w:rsidP="00EA4FAB">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第１部</w:t>
                      </w:r>
                    </w:p>
                    <w:p w14:paraId="6C1F5C0D" w14:textId="77777777" w:rsidR="00257B3E" w:rsidRPr="00D83565" w:rsidRDefault="00257B3E" w:rsidP="00257B3E">
                      <w:pPr>
                        <w:jc w:val="center"/>
                        <w:rPr>
                          <w:rFonts w:ascii="BIZ UDPゴシック" w:eastAsia="BIZ UDPゴシック" w:hAnsi="BIZ UDPゴシック"/>
                          <w:b/>
                          <w:bCs/>
                          <w:sz w:val="96"/>
                          <w:szCs w:val="96"/>
                        </w:rPr>
                      </w:pPr>
                      <w:r>
                        <w:rPr>
                          <w:rFonts w:ascii="BIZ UDPゴシック" w:eastAsia="BIZ UDPゴシック" w:hAnsi="BIZ UDPゴシック" w:hint="eastAsia"/>
                          <w:b/>
                          <w:bCs/>
                          <w:sz w:val="96"/>
                          <w:szCs w:val="96"/>
                        </w:rPr>
                        <w:t>総論</w:t>
                      </w:r>
                    </w:p>
                    <w:p w14:paraId="0A1B53EA" w14:textId="77777777" w:rsidR="00EA4FAB" w:rsidRDefault="00EA4FAB" w:rsidP="00257B3E">
                      <w:pPr>
                        <w:jc w:val="center"/>
                        <w:rPr>
                          <w:rFonts w:ascii="BIZ UDPゴシック" w:eastAsia="BIZ UDPゴシック" w:hAnsi="BIZ UDPゴシック"/>
                          <w:b/>
                          <w:bCs/>
                          <w:sz w:val="144"/>
                          <w:szCs w:val="144"/>
                        </w:rPr>
                      </w:pPr>
                    </w:p>
                    <w:p w14:paraId="556EEEC8" w14:textId="77777777" w:rsidR="00EA4FAB" w:rsidRPr="00257B3E" w:rsidRDefault="00EA4FAB" w:rsidP="00257B3E">
                      <w:pPr>
                        <w:jc w:val="center"/>
                        <w:rPr>
                          <w:rFonts w:ascii="BIZ UDPゴシック" w:eastAsia="BIZ UDPゴシック" w:hAnsi="BIZ UDPゴシック"/>
                          <w:b/>
                          <w:bCs/>
                          <w:sz w:val="144"/>
                          <w:szCs w:val="144"/>
                        </w:rPr>
                      </w:pPr>
                    </w:p>
                  </w:txbxContent>
                </v:textbox>
                <w10:wrap anchorx="page"/>
              </v:rect>
            </w:pict>
          </mc:Fallback>
        </mc:AlternateContent>
      </w:r>
    </w:p>
    <w:p w14:paraId="434FA21B" w14:textId="77777777" w:rsidR="00257B3E" w:rsidRDefault="00257B3E" w:rsidP="00257B3E">
      <w:pPr>
        <w:pStyle w:val="a4"/>
      </w:pPr>
    </w:p>
    <w:p w14:paraId="610ABC46" w14:textId="77777777" w:rsidR="00257B3E" w:rsidRDefault="00257B3E" w:rsidP="00257B3E">
      <w:pPr>
        <w:pStyle w:val="a4"/>
      </w:pPr>
    </w:p>
    <w:p w14:paraId="73E5BACB" w14:textId="77777777" w:rsidR="00257B3E" w:rsidRDefault="00257B3E" w:rsidP="00257B3E">
      <w:pPr>
        <w:pStyle w:val="a4"/>
      </w:pPr>
    </w:p>
    <w:p w14:paraId="4F3BF721" w14:textId="77777777" w:rsidR="00257B3E" w:rsidRDefault="00257B3E" w:rsidP="00257B3E">
      <w:pPr>
        <w:pStyle w:val="a4"/>
      </w:pPr>
    </w:p>
    <w:p w14:paraId="4A8490B8" w14:textId="77777777" w:rsidR="00257B3E" w:rsidRDefault="00257B3E" w:rsidP="00257B3E">
      <w:pPr>
        <w:pStyle w:val="a4"/>
      </w:pPr>
    </w:p>
    <w:p w14:paraId="5AB0B39D" w14:textId="77777777" w:rsidR="00257B3E" w:rsidRDefault="00257B3E" w:rsidP="00257B3E">
      <w:pPr>
        <w:pStyle w:val="a4"/>
      </w:pPr>
    </w:p>
    <w:p w14:paraId="47E786E5" w14:textId="77777777" w:rsidR="00257B3E" w:rsidRDefault="00257B3E" w:rsidP="00257B3E">
      <w:pPr>
        <w:pStyle w:val="a4"/>
      </w:pPr>
    </w:p>
    <w:p w14:paraId="182ED882" w14:textId="77777777" w:rsidR="00257B3E" w:rsidRDefault="00257B3E" w:rsidP="00257B3E">
      <w:pPr>
        <w:pStyle w:val="a4"/>
      </w:pPr>
    </w:p>
    <w:p w14:paraId="5834BA7B" w14:textId="77777777" w:rsidR="00257B3E" w:rsidRDefault="00257B3E" w:rsidP="00257B3E">
      <w:pPr>
        <w:pStyle w:val="a4"/>
      </w:pPr>
    </w:p>
    <w:p w14:paraId="79E2F6EB" w14:textId="77777777" w:rsidR="00257B3E" w:rsidRDefault="00257B3E" w:rsidP="00257B3E">
      <w:pPr>
        <w:pStyle w:val="a4"/>
      </w:pPr>
    </w:p>
    <w:p w14:paraId="13278757" w14:textId="77777777" w:rsidR="00257B3E" w:rsidRDefault="00257B3E" w:rsidP="00257B3E">
      <w:pPr>
        <w:pStyle w:val="a4"/>
      </w:pPr>
    </w:p>
    <w:p w14:paraId="6E7FD2B8" w14:textId="77777777" w:rsidR="00257B3E" w:rsidRDefault="00257B3E" w:rsidP="00257B3E">
      <w:pPr>
        <w:pStyle w:val="a4"/>
      </w:pPr>
    </w:p>
    <w:p w14:paraId="38C3CCF0" w14:textId="77777777" w:rsidR="00257B3E" w:rsidRDefault="00257B3E" w:rsidP="00257B3E">
      <w:pPr>
        <w:pStyle w:val="a4"/>
      </w:pPr>
    </w:p>
    <w:p w14:paraId="4A99E2D6" w14:textId="77777777" w:rsidR="00257B3E" w:rsidRDefault="00257B3E" w:rsidP="00257B3E">
      <w:pPr>
        <w:pStyle w:val="a4"/>
      </w:pPr>
    </w:p>
    <w:p w14:paraId="0CA008CE" w14:textId="77777777" w:rsidR="00257B3E" w:rsidRDefault="00257B3E" w:rsidP="00257B3E">
      <w:pPr>
        <w:pStyle w:val="a4"/>
      </w:pPr>
    </w:p>
    <w:p w14:paraId="727E913D" w14:textId="77777777" w:rsidR="00257B3E" w:rsidRDefault="00257B3E" w:rsidP="00257B3E">
      <w:pPr>
        <w:pStyle w:val="a4"/>
      </w:pPr>
    </w:p>
    <w:p w14:paraId="7C96B928" w14:textId="77777777" w:rsidR="00257B3E" w:rsidRDefault="00257B3E" w:rsidP="00257B3E">
      <w:pPr>
        <w:pStyle w:val="a4"/>
      </w:pPr>
    </w:p>
    <w:p w14:paraId="3D4A383B" w14:textId="77777777" w:rsidR="00257B3E" w:rsidRDefault="00DF37FA" w:rsidP="00257B3E">
      <w:pPr>
        <w:pStyle w:val="a4"/>
      </w:pPr>
      <w:r>
        <w:rPr>
          <w:rFonts w:ascii="BIZ UDPゴシック" w:eastAsia="BIZ UDPゴシック" w:hAnsi="BIZ UDPゴシック"/>
          <w:noProof/>
          <w:sz w:val="22"/>
          <w:szCs w:val="22"/>
        </w:rPr>
        <w:drawing>
          <wp:anchor distT="0" distB="0" distL="114300" distR="114300" simplePos="0" relativeHeight="251660288" behindDoc="0" locked="0" layoutInCell="1" allowOverlap="1" wp14:anchorId="75B5D78D" wp14:editId="5C307171">
            <wp:simplePos x="0" y="0"/>
            <wp:positionH relativeFrom="margin">
              <wp:posOffset>175260</wp:posOffset>
            </wp:positionH>
            <wp:positionV relativeFrom="paragraph">
              <wp:posOffset>92710</wp:posOffset>
            </wp:positionV>
            <wp:extent cx="5607100" cy="5607100"/>
            <wp:effectExtent l="0" t="0" r="0" b="0"/>
            <wp:wrapNone/>
            <wp:docPr id="211306617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7100" cy="56071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35BFD48" w14:textId="77777777" w:rsidR="009D6CAB" w:rsidRPr="00370011" w:rsidRDefault="00000000" w:rsidP="00EA4FAB">
      <w:pPr>
        <w:pStyle w:val="1"/>
        <w:pageBreakBefore/>
        <w:shd w:val="clear" w:color="auto" w:fill="4A7A5E"/>
        <w:spacing w:before="480" w:after="320"/>
        <w:ind w:left="60"/>
        <w:jc w:val="center"/>
        <w:rPr>
          <w:rFonts w:ascii="BIZ UDPゴシック" w:eastAsia="BIZ UDPゴシック" w:hAnsi="BIZ UDPゴシック"/>
        </w:rPr>
      </w:pPr>
      <w:r>
        <w:rPr>
          <w:rFonts w:ascii="BIZ UDPゴシック" w:eastAsia="BIZ UDPゴシック" w:hAnsi="BIZ UDPゴシック"/>
          <w:b/>
          <w:bCs/>
          <w:color w:val="FFFFFF"/>
          <w:sz w:val="30"/>
          <w:szCs w:val="30"/>
        </w:rPr>
        <w:lastRenderedPageBreak/>
        <w:t>第１章　計画の概要</w:t>
      </w:r>
    </w:p>
    <w:p w14:paraId="5B10A8CB"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0" w:name="_TocOno003"/>
      <w:r>
        <w:rPr>
          <w:rFonts w:ascii="BIZ UDPゴシック" w:eastAsia="BIZ UDPゴシック" w:hAnsi="BIZ UDPゴシック"/>
          <w:b/>
          <w:bCs/>
          <w:color w:val="1B3B2A"/>
          <w:sz w:val="25"/>
          <w:szCs w:val="25"/>
        </w:rPr>
        <w:t>１　計画策定の背景と趣旨</w:t>
      </w:r>
      <w:bookmarkEnd w:id="0"/>
    </w:p>
    <w:p w14:paraId="29285455"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では、平成23年に障がいのある人に関する法律や制度について基本的な考え方を示した「障害者基本法」を、全ての国民が、障がいの有無によって分け隔てられることなく、相互に人格と個性を尊重し合いながら共生する社会、「共生社会」の実現を新たな目的として改正しました。</w:t>
      </w:r>
    </w:p>
    <w:p w14:paraId="0B37F987"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24年には「障害者自立支援法」を「障害者総合支援法」と改称し改正、さらに平成25年には、改正障害者基本法第４条の「差別の禁止」の基本原則を具体化し「障害者差別解消法」を制定しています。このような国内法の整備を経て、平成26年１月に「障害者権利条約」の批准書を国連事務総長に寄託し、同年２月、「障害者権利条約」が我が国において、その効力を発生させています。</w:t>
      </w:r>
    </w:p>
    <w:p w14:paraId="7D6C6FCE"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30年には「障害者権利条約」批准後、条約との整合性を確保し「障害者基本計画（第４次）」を策定しています。その後、令和３年の「障害を理由とする差別の解消の推進に関する法律」の改正、令和４年の「障害者による情報の取得及び利用並びに意思疎通に係る施策の推進に関する法律」の制定を受け、令和５年度を初年度とする「障害者基本計画（第５次）」（計画期間：令和５年度～令和９年度）が新たに策定されています。</w:t>
      </w:r>
    </w:p>
    <w:p w14:paraId="440A21C7"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６年４月には、障がい者等の地域生活や就労の支援強化等を内容とする障害者総合支援法及び児童福祉法の改正が施行され、グループホームにおける一人暮らし等を希望する方への支援内容の明確化、児童発達支援センターの類型（福祉型・医療型）の一元化と４つの中核機能の明確化、障害児入所施設に入所する児童の成人期への円滑な移行調整の仕組みの整備など、身近な地域における支援体制の充実に向けた見直しが行われました。令和７年10月には、障がい者本人が就労先や働き方についてより良い選択ができるよう支援する新サービス「就労選択支援」が創設されています。さらに、令和７年12月には、外見からは分かりにくい高次脳機能障がいのある方への理解の促進と支援体制の整備を目的とする「高次脳機能障害者支援法」が成立し、令和８年４月に施行されました。</w:t>
      </w:r>
    </w:p>
    <w:p w14:paraId="53BEB784"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うした直近の動向等を踏まえ、令和８年３月31日には「障害福祉サービス等及び障害児通所支援等の円滑な実施を確保するための基本的な指針」（基本指針）が改正（令和８年こども家庭庁・厚生労働省告示第４号）され、第８期障害福祉計画・第４期障害児福祉計画（令和９年度～令和11年度）の策定に向けた考え方や成果目標が示されました。さらに、令和８年６月には「社会福祉法等の一部を改正する法律」及び成年後見制度の見直しを内容とする「民法等の一部を改正する法律」、同年７月には「医療的ケア児及びその家族に対する支援に関する法律の一部を改正する法律」が公布され、小規模市町村における包括的な支援体制の整備、成年後見制度等の利用を支援する「地域権利擁護相談支援センター」の法定化、災害派遣福祉チーム（ＤＷＡＴ）の法律上の位置付け、医療的ケアが必要な方への支援の成人期への拡充などが、令和９年４月から順次施行されます（民法等の改正は公布の日から２年６月以内に施行）。これらを踏まえ、令和８年８月から９月にかけて基本指針の一部改正案に対する意見募集が行われており、令和９年４月の適用に向けた基本指針の改正が進められています。</w:t>
      </w:r>
    </w:p>
    <w:p w14:paraId="56933631"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においては、令和３年３月「おのまち障がい者計画・第２期障がい児福祉計画・第６期障がい福祉計画」、令和６年３月「おのまち障がい者計画・第３期障がい児福祉計画・第７期障がい福祉計画」を策定し、障がいのある人もない人も、人格と個性が尊重され、住み慣れた地域で安心して自分らしく暮らせるよう、障がい者施策の充実に取り組んできました。</w:t>
      </w:r>
    </w:p>
    <w:p w14:paraId="6892DD93" w14:textId="77777777" w:rsidR="009D6CAB" w:rsidRPr="00370011" w:rsidRDefault="00000000" w:rsidP="00EA4FAB">
      <w:pPr>
        <w:spacing w:afterLines="100" w:after="240" w:line="24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今回、現計画の計画期間が令和８年度末で満了することから、国の動向や考え方を踏まえ、新</w:t>
      </w:r>
      <w:r>
        <w:rPr>
          <w:rFonts w:ascii="BIZ UDPゴシック" w:eastAsia="BIZ UDPゴシック" w:hAnsi="BIZ UDPゴシック"/>
          <w:sz w:val="22"/>
          <w:szCs w:val="22"/>
        </w:rPr>
        <w:lastRenderedPageBreak/>
        <w:t>たな計画の策定へ向け、地域に住む障がい者本人や家族、障がい者団体などのニーズ把握、各種障がい者施策の実施状況の点検などにより課題を整理し、新たな「おのまち障がい者計画・第４期障がい児福祉計画・第８期障がい福祉計画」を取りまとめ、「地域共生社会」の実現をめざすとともに、障がい者施策の総合的な推進を図るものです。</w:t>
      </w:r>
    </w:p>
    <w:p w14:paraId="654B4032" w14:textId="77777777" w:rsidR="009D6CAB" w:rsidRPr="00370011" w:rsidRDefault="00000000" w:rsidP="00EA4FAB">
      <w:pPr>
        <w:spacing w:afterLines="100" w:after="240"/>
        <w:rPr>
          <w:rFonts w:ascii="BIZ UDPゴシック" w:eastAsia="BIZ UDPゴシック" w:hAnsi="BIZ UDPゴシック"/>
        </w:rPr>
      </w:pPr>
      <w:r>
        <w:rPr>
          <w:rFonts w:ascii="BIZ UDPゴシック" w:eastAsia="BIZ UDPゴシック" w:hAnsi="BIZ UDPゴシック"/>
        </w:rPr>
        <w:br w:type="page"/>
      </w:r>
    </w:p>
    <w:p w14:paraId="12EA984E"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1" w:name="_TocOno004"/>
      <w:r>
        <w:rPr>
          <w:rFonts w:ascii="BIZ UDPゴシック" w:eastAsia="BIZ UDPゴシック" w:hAnsi="BIZ UDPゴシック"/>
          <w:b/>
          <w:bCs/>
          <w:color w:val="1B3B2A"/>
          <w:sz w:val="25"/>
          <w:szCs w:val="25"/>
        </w:rPr>
        <w:lastRenderedPageBreak/>
        <w:t>２　計画の位置づけ</w:t>
      </w:r>
      <w:bookmarkEnd w:id="1"/>
    </w:p>
    <w:p w14:paraId="4CE1AF8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（１）根拠法令と計画の性格</w:t>
      </w:r>
    </w:p>
    <w:p w14:paraId="09174A3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本計画は「おのまち障がい者計画」、「第４期障がい児福祉計画」、「第８期障がい福祉計画」から構成されます。</w:t>
      </w:r>
    </w:p>
    <w:p w14:paraId="5D873C6E"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おのまち障がい者計画」は、「障害者基本法」第11条第３項に基づく「当該市町村における障害者のための施策に関する基本的な計画」（市町村障がい者計画）です。障がい者計画は、障がい者福祉に関する、保健、医療、福祉、雇用、教育、就労、啓発・広報等あらゆる分野を網羅した総合的な計画です。</w:t>
      </w:r>
    </w:p>
    <w:p w14:paraId="28262BFE"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４期障がい児福祉計画」は、児童福祉法第33条の20第１項に基づく市町村障がい児福祉計画として、令和11年度までの、障がい児通所支援及び障がい児相談支援等の提供体制の確保、円滑な実施に関する計画を定めるものです。</w:t>
      </w:r>
    </w:p>
    <w:p w14:paraId="5B72758E" w14:textId="77777777" w:rsidR="009D6CAB" w:rsidRDefault="00000000"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「第８期障がい福祉計画」は、「障害者総合支援法」第88条第１項に基づく市町村障がい福祉計画として、令和11年度までの目標及び障がい福祉サービス等の見込量について定めるものです。</w:t>
      </w:r>
    </w:p>
    <w:p w14:paraId="5114B0F6" w14:textId="77777777" w:rsidR="008C6B87" w:rsidRDefault="008C6B87" w:rsidP="008C6B87">
      <w:pPr>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t>■本計画の構成と法的根拠</w:t>
      </w:r>
    </w:p>
    <w:p w14:paraId="21D5A82F" w14:textId="77777777" w:rsidR="00CE2616" w:rsidRPr="008C6B87" w:rsidRDefault="008C6B87"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noProof/>
          <w:sz w:val="22"/>
          <w:szCs w:val="22"/>
        </w:rPr>
        <w:drawing>
          <wp:anchor distT="0" distB="0" distL="114300" distR="114300" simplePos="0" relativeHeight="251683840" behindDoc="0" locked="0" layoutInCell="1" allowOverlap="1" wp14:anchorId="39E76734" wp14:editId="7D89C4AC">
            <wp:simplePos x="0" y="0"/>
            <wp:positionH relativeFrom="margin">
              <wp:align>left</wp:align>
            </wp:positionH>
            <wp:positionV relativeFrom="paragraph">
              <wp:posOffset>17780</wp:posOffset>
            </wp:positionV>
            <wp:extent cx="5712460" cy="3695700"/>
            <wp:effectExtent l="0" t="0" r="2540" b="0"/>
            <wp:wrapNone/>
            <wp:docPr id="708195298"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272" b="1"/>
                    <a:stretch>
                      <a:fillRect/>
                    </a:stretch>
                  </pic:blipFill>
                  <pic:spPr bwMode="auto">
                    <a:xfrm>
                      <a:off x="0" y="0"/>
                      <a:ext cx="5712460" cy="3695700"/>
                    </a:xfrm>
                    <a:prstGeom prst="rect">
                      <a:avLst/>
                    </a:prstGeom>
                    <a:noFill/>
                    <a:ln>
                      <a:noFill/>
                    </a:ln>
                    <a:extLst>
                      <a:ext uri="{53640926-AAD7-44D8-BBD7-CCE9431645EC}">
                        <a14:shadowObscured xmlns:a14="http://schemas.microsoft.com/office/drawing/2010/main"/>
                      </a:ext>
                    </a:extLst>
                  </pic:spPr>
                </pic:pic>
              </a:graphicData>
            </a:graphic>
          </wp:anchor>
        </w:drawing>
      </w:r>
    </w:p>
    <w:p w14:paraId="1CA1CC3F"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06255712"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6189FA45"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055313C5"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5F2A12DA"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6C222E6D"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765C07C0"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43A25034"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44EBB3AE" w14:textId="77777777" w:rsidR="00CE2616" w:rsidRDefault="00CE2616" w:rsidP="00EA4FAB">
      <w:pPr>
        <w:spacing w:after="200" w:line="360" w:lineRule="auto"/>
        <w:ind w:firstLineChars="100" w:firstLine="220"/>
        <w:rPr>
          <w:rFonts w:ascii="BIZ UDPゴシック" w:eastAsia="BIZ UDPゴシック" w:hAnsi="BIZ UDPゴシック"/>
          <w:sz w:val="22"/>
          <w:szCs w:val="22"/>
        </w:rPr>
      </w:pPr>
    </w:p>
    <w:p w14:paraId="2158FD6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（２）他の計画との関係</w:t>
      </w:r>
    </w:p>
    <w:p w14:paraId="6DFEB83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本計画は、本町における町政運営の基本方針である「人が輝き　みんなでつくる　しあわせおのまち」の分野別計画として、障がい者福祉の視点から施策を推進する計画として位置づけています。</w:t>
      </w:r>
    </w:p>
    <w:p w14:paraId="5FEE786A" w14:textId="77777777" w:rsidR="009D6CAB" w:rsidRDefault="00000000" w:rsidP="00EA4FAB">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本計画は上位計画である「小野町地域福祉計画」、関連計画である「小野町高齢者保健福祉計画・介護保険事業計画」、「小野町こども計画」等及び国・県の関連計画（「障害者基本計画（第５次）」、「第５次福島県障がい者計画」、「第８期福島県障がい福祉計画・第４期福島県障がい児福祉計画」等）と整合性と調和を図り策定しました。</w:t>
      </w:r>
    </w:p>
    <w:p w14:paraId="5A8E5159" w14:textId="77777777" w:rsidR="008C6B87" w:rsidRPr="00370011" w:rsidRDefault="008C6B87" w:rsidP="008C6B87">
      <w:pPr>
        <w:spacing w:after="200" w:line="360" w:lineRule="auto"/>
        <w:rPr>
          <w:rFonts w:ascii="BIZ UDPゴシック" w:eastAsia="BIZ UDPゴシック" w:hAnsi="BIZ UDPゴシック"/>
        </w:rPr>
      </w:pPr>
      <w:r>
        <w:rPr>
          <w:rFonts w:ascii="BIZ UDPゴシック" w:eastAsia="BIZ UDPゴシック" w:hAnsi="BIZ UDPゴシック" w:hint="eastAsia"/>
        </w:rPr>
        <w:t>■関連計画との関係性</w:t>
      </w:r>
      <w:r>
        <w:rPr>
          <w:noProof/>
        </w:rPr>
        <w:drawing>
          <wp:anchor distT="0" distB="0" distL="114300" distR="114300" simplePos="0" relativeHeight="251684864" behindDoc="0" locked="0" layoutInCell="1" allowOverlap="1" wp14:anchorId="26E6C003" wp14:editId="135FCC6B">
            <wp:simplePos x="0" y="0"/>
            <wp:positionH relativeFrom="margin">
              <wp:align>center</wp:align>
            </wp:positionH>
            <wp:positionV relativeFrom="paragraph">
              <wp:posOffset>429564</wp:posOffset>
            </wp:positionV>
            <wp:extent cx="5494351" cy="5590288"/>
            <wp:effectExtent l="0" t="0" r="0" b="0"/>
            <wp:wrapTopAndBottom/>
            <wp:docPr id="1434304111" name="図 1">
              <a:extLst xmlns:a="http://schemas.openxmlformats.org/drawingml/2006/main">
                <a:ext uri="{FF2B5EF4-FFF2-40B4-BE49-F238E27FC236}">
                  <a16:creationId xmlns:a16="http://schemas.microsoft.com/office/drawing/2014/main" id="{85AB643B-768F-FCA6-59C9-016D02C06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85AB643B-768F-FCA6-59C9-016D02C06197}"/>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t="5197"/>
                    <a:stretch>
                      <a:fillRect/>
                    </a:stretch>
                  </pic:blipFill>
                  <pic:spPr bwMode="auto">
                    <a:xfrm>
                      <a:off x="0" y="0"/>
                      <a:ext cx="5494351" cy="5590288"/>
                    </a:xfrm>
                    <a:prstGeom prst="rect">
                      <a:avLst/>
                    </a:prstGeom>
                    <a:noFill/>
                  </pic:spPr>
                </pic:pic>
              </a:graphicData>
            </a:graphic>
          </wp:anchor>
        </w:drawing>
      </w:r>
    </w:p>
    <w:p w14:paraId="20D3B12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（３）福島県の計画との整合</w:t>
      </w:r>
    </w:p>
    <w:p w14:paraId="7440F02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市町村障害福祉計画・障害児福祉計画を、都道府県障害者計画その他の障がい者等の福祉に関する事項を定める計画と調和が保たれたものとすることを求めています。福島県の計画の状況と本計画との関係は次のとおりです。</w:t>
      </w:r>
    </w:p>
    <w:p w14:paraId="7A48E139"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■福島県の計画との関係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80"/>
        <w:gridCol w:w="4320"/>
      </w:tblGrid>
      <w:tr w:rsidR="001E7E48" w14:paraId="54F7F4AC" w14:textId="77777777">
        <w:trPr>
          <w:cantSplit/>
          <w:tblHeader/>
        </w:trPr>
        <w:tc>
          <w:tcPr>
            <w:tcW w:w="2700" w:type="dxa"/>
            <w:shd w:val="clear" w:color="auto" w:fill="DCE8DC"/>
            <w:tcMar>
              <w:top w:w="130" w:type="dxa"/>
              <w:left w:w="130" w:type="dxa"/>
              <w:bottom w:w="130" w:type="dxa"/>
              <w:right w:w="130" w:type="dxa"/>
            </w:tcMar>
            <w:vAlign w:val="center"/>
          </w:tcPr>
          <w:p w14:paraId="58F5539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県の計画</w:t>
            </w:r>
          </w:p>
        </w:tc>
        <w:tc>
          <w:tcPr>
            <w:tcW w:w="1980" w:type="dxa"/>
            <w:shd w:val="clear" w:color="auto" w:fill="DCE8DC"/>
            <w:tcMar>
              <w:top w:w="130" w:type="dxa"/>
              <w:left w:w="130" w:type="dxa"/>
              <w:bottom w:w="130" w:type="dxa"/>
              <w:right w:w="130" w:type="dxa"/>
            </w:tcMar>
            <w:vAlign w:val="center"/>
          </w:tcPr>
          <w:p w14:paraId="5694F33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計画期間</w:t>
            </w:r>
          </w:p>
        </w:tc>
        <w:tc>
          <w:tcPr>
            <w:tcW w:w="4320" w:type="dxa"/>
            <w:shd w:val="clear" w:color="auto" w:fill="DCE8DC"/>
            <w:tcMar>
              <w:top w:w="130" w:type="dxa"/>
              <w:left w:w="130" w:type="dxa"/>
              <w:bottom w:w="130" w:type="dxa"/>
              <w:right w:w="130" w:type="dxa"/>
            </w:tcMar>
            <w:vAlign w:val="center"/>
          </w:tcPr>
          <w:p w14:paraId="2B436EA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本計画との関係</w:t>
            </w:r>
          </w:p>
        </w:tc>
      </w:tr>
      <w:tr w:rsidR="001E7E48" w14:paraId="2FA64B6C" w14:textId="77777777">
        <w:trPr>
          <w:cantSplit/>
        </w:trPr>
        <w:tc>
          <w:tcPr>
            <w:tcW w:w="2700" w:type="dxa"/>
            <w:tcMar>
              <w:top w:w="130" w:type="dxa"/>
              <w:left w:w="130" w:type="dxa"/>
              <w:bottom w:w="130" w:type="dxa"/>
              <w:right w:w="130" w:type="dxa"/>
            </w:tcMar>
            <w:vAlign w:val="center"/>
          </w:tcPr>
          <w:p w14:paraId="477250B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第５次福島県障がい者計画</w:t>
            </w:r>
          </w:p>
        </w:tc>
        <w:tc>
          <w:tcPr>
            <w:tcW w:w="1980" w:type="dxa"/>
            <w:tcMar>
              <w:top w:w="130" w:type="dxa"/>
              <w:left w:w="130" w:type="dxa"/>
              <w:bottom w:w="130" w:type="dxa"/>
              <w:right w:w="130" w:type="dxa"/>
            </w:tcMar>
            <w:vAlign w:val="center"/>
          </w:tcPr>
          <w:p w14:paraId="078E407D"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令和４年度～</w:t>
            </w:r>
          </w:p>
          <w:p w14:paraId="774CB90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令和12年度</w:t>
            </w:r>
          </w:p>
        </w:tc>
        <w:tc>
          <w:tcPr>
            <w:tcW w:w="4320" w:type="dxa"/>
            <w:tcMar>
              <w:top w:w="130" w:type="dxa"/>
              <w:left w:w="130" w:type="dxa"/>
              <w:bottom w:w="130" w:type="dxa"/>
              <w:right w:w="130" w:type="dxa"/>
            </w:tcMar>
            <w:vAlign w:val="center"/>
          </w:tcPr>
          <w:p w14:paraId="55621AA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基本法第11条第２項に基づく都道府県障害者計画。本計画期間（令和９～11年度）は同計画の期間内に収まります。第２部（おのまち障がい者計画）の施策は、同計画の基本目標・重点施策と対応させます。</w:t>
            </w:r>
          </w:p>
        </w:tc>
      </w:tr>
      <w:tr w:rsidR="001E7E48" w14:paraId="775D068D" w14:textId="77777777">
        <w:trPr>
          <w:cantSplit/>
        </w:trPr>
        <w:tc>
          <w:tcPr>
            <w:tcW w:w="2700" w:type="dxa"/>
            <w:tcMar>
              <w:top w:w="130" w:type="dxa"/>
              <w:left w:w="130" w:type="dxa"/>
              <w:bottom w:w="130" w:type="dxa"/>
              <w:right w:w="130" w:type="dxa"/>
            </w:tcMar>
            <w:vAlign w:val="center"/>
          </w:tcPr>
          <w:p w14:paraId="19A8294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第７期福島県障がい福祉計画・第３期福島県障がい児福祉計画</w:t>
            </w:r>
          </w:p>
        </w:tc>
        <w:tc>
          <w:tcPr>
            <w:tcW w:w="1980" w:type="dxa"/>
            <w:tcMar>
              <w:top w:w="130" w:type="dxa"/>
              <w:left w:w="130" w:type="dxa"/>
              <w:bottom w:w="130" w:type="dxa"/>
              <w:right w:w="130" w:type="dxa"/>
            </w:tcMar>
            <w:vAlign w:val="center"/>
          </w:tcPr>
          <w:p w14:paraId="634467BA"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令和６年度～</w:t>
            </w:r>
          </w:p>
          <w:p w14:paraId="524C29B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令和８年度</w:t>
            </w:r>
          </w:p>
        </w:tc>
        <w:tc>
          <w:tcPr>
            <w:tcW w:w="4320" w:type="dxa"/>
            <w:tcMar>
              <w:top w:w="130" w:type="dxa"/>
              <w:left w:w="130" w:type="dxa"/>
              <w:bottom w:w="130" w:type="dxa"/>
              <w:right w:w="130" w:type="dxa"/>
            </w:tcMar>
            <w:vAlign w:val="center"/>
          </w:tcPr>
          <w:p w14:paraId="4EE9B8A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現行の県計画です。第７期計画の成果目標の達成状況（第３部第５章）は、同計画の目標と対照して点検します。</w:t>
            </w:r>
          </w:p>
        </w:tc>
      </w:tr>
      <w:tr w:rsidR="001E7E48" w14:paraId="168EB559" w14:textId="77777777">
        <w:trPr>
          <w:cantSplit/>
        </w:trPr>
        <w:tc>
          <w:tcPr>
            <w:tcW w:w="2700" w:type="dxa"/>
            <w:tcMar>
              <w:top w:w="130" w:type="dxa"/>
              <w:left w:w="130" w:type="dxa"/>
              <w:bottom w:w="130" w:type="dxa"/>
              <w:right w:w="130" w:type="dxa"/>
            </w:tcMar>
            <w:vAlign w:val="center"/>
          </w:tcPr>
          <w:p w14:paraId="46D1380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第８期福島県障がい福祉計画・第４期福島県障がい児福祉計画</w:t>
            </w:r>
          </w:p>
        </w:tc>
        <w:tc>
          <w:tcPr>
            <w:tcW w:w="1980" w:type="dxa"/>
            <w:tcMar>
              <w:top w:w="130" w:type="dxa"/>
              <w:left w:w="130" w:type="dxa"/>
              <w:bottom w:w="130" w:type="dxa"/>
              <w:right w:w="130" w:type="dxa"/>
            </w:tcMar>
            <w:vAlign w:val="center"/>
          </w:tcPr>
          <w:p w14:paraId="636002B1"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令和９年度～</w:t>
            </w:r>
          </w:p>
          <w:p w14:paraId="75543470"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令和11年度</w:t>
            </w:r>
          </w:p>
          <w:p w14:paraId="3A6C9B5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（県において策定中）</w:t>
            </w:r>
          </w:p>
        </w:tc>
        <w:tc>
          <w:tcPr>
            <w:tcW w:w="4320" w:type="dxa"/>
            <w:tcMar>
              <w:top w:w="130" w:type="dxa"/>
              <w:left w:w="130" w:type="dxa"/>
              <w:bottom w:w="130" w:type="dxa"/>
              <w:right w:w="130" w:type="dxa"/>
            </w:tcMar>
            <w:vAlign w:val="center"/>
          </w:tcPr>
          <w:p w14:paraId="7390D6D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本計画と同じ期間を対象とします。長期入院患者の地域生活への移行に伴う基盤整備量（第３部第５章２）は、県の算定値を勘案して定めます。</w:t>
            </w:r>
          </w:p>
        </w:tc>
      </w:tr>
    </w:tbl>
    <w:p w14:paraId="7BCFD67E"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県の第８期障がい福祉計画・第４期障がい児福祉計画は策定中であるため、本計画の成果目標及び見込量は国の基本指針に即して設定し、県計画の公表後に整合を点検します。県計画と異なる点がある場合は、年次の点検評価（第１部第２章２）により調整します。</w:t>
      </w:r>
      <w:r>
        <w:rPr>
          <w:rFonts w:ascii="BIZ UDPゴシック" w:eastAsia="BIZ UDPゴシック" w:hAnsi="BIZ UDPゴシック"/>
          <w:sz w:val="22"/>
          <w:szCs w:val="22"/>
          <w:highlight w:val="yellow"/>
        </w:rPr>
        <w:t>【要確認：県計画の策定・公表の時期】</w:t>
      </w:r>
    </w:p>
    <w:p w14:paraId="6F64A4B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（４）県が定める区域と本計画でいう圏域</w:t>
      </w:r>
    </w:p>
    <w:p w14:paraId="030F238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サービスの種類ごとの量の見込みを定める単位となる区域を都道府県が定めることとしています。福島県はこの区域を７つの障がい保健福祉圏域としており、本町は県中障がい保健福祉圏域に属します。一方、基幹相談支援センターや地域生活支援拠点等は、田村市・三春町・本町の田村地方で広域的に整備しています。本計画では、次のとおり呼び分けます。</w:t>
      </w:r>
    </w:p>
    <w:p w14:paraId="76D18917"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■本計画でいう圏域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3330"/>
        <w:gridCol w:w="3600"/>
      </w:tblGrid>
      <w:tr w:rsidR="001E7E48" w14:paraId="31C3D4E6" w14:textId="77777777">
        <w:trPr>
          <w:cantSplit/>
          <w:tblHeader/>
        </w:trPr>
        <w:tc>
          <w:tcPr>
            <w:tcW w:w="2070" w:type="dxa"/>
            <w:shd w:val="clear" w:color="auto" w:fill="DCE8DC"/>
            <w:tcMar>
              <w:top w:w="130" w:type="dxa"/>
              <w:left w:w="130" w:type="dxa"/>
              <w:bottom w:w="130" w:type="dxa"/>
              <w:right w:w="130" w:type="dxa"/>
            </w:tcMar>
            <w:vAlign w:val="center"/>
          </w:tcPr>
          <w:p w14:paraId="5F851BE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呼び方</w:t>
            </w:r>
          </w:p>
        </w:tc>
        <w:tc>
          <w:tcPr>
            <w:tcW w:w="3330" w:type="dxa"/>
            <w:shd w:val="clear" w:color="auto" w:fill="DCE8DC"/>
            <w:tcMar>
              <w:top w:w="130" w:type="dxa"/>
              <w:left w:w="130" w:type="dxa"/>
              <w:bottom w:w="130" w:type="dxa"/>
              <w:right w:w="130" w:type="dxa"/>
            </w:tcMar>
            <w:vAlign w:val="center"/>
          </w:tcPr>
          <w:p w14:paraId="108CA16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範囲</w:t>
            </w:r>
          </w:p>
        </w:tc>
        <w:tc>
          <w:tcPr>
            <w:tcW w:w="3600" w:type="dxa"/>
            <w:shd w:val="clear" w:color="auto" w:fill="DCE8DC"/>
            <w:tcMar>
              <w:top w:w="130" w:type="dxa"/>
              <w:left w:w="130" w:type="dxa"/>
              <w:bottom w:w="130" w:type="dxa"/>
              <w:right w:w="130" w:type="dxa"/>
            </w:tcMar>
            <w:vAlign w:val="center"/>
          </w:tcPr>
          <w:p w14:paraId="7E1975A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位置づけ</w:t>
            </w:r>
          </w:p>
        </w:tc>
      </w:tr>
      <w:tr w:rsidR="001E7E48" w14:paraId="612E1C49" w14:textId="77777777">
        <w:trPr>
          <w:cantSplit/>
        </w:trPr>
        <w:tc>
          <w:tcPr>
            <w:tcW w:w="2070" w:type="dxa"/>
            <w:tcMar>
              <w:top w:w="130" w:type="dxa"/>
              <w:left w:w="130" w:type="dxa"/>
              <w:bottom w:w="130" w:type="dxa"/>
              <w:right w:w="130" w:type="dxa"/>
            </w:tcMar>
            <w:vAlign w:val="center"/>
          </w:tcPr>
          <w:p w14:paraId="40CB42D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県中障がい保健福祉圏域（県中圏域）</w:t>
            </w:r>
          </w:p>
        </w:tc>
        <w:tc>
          <w:tcPr>
            <w:tcW w:w="3330" w:type="dxa"/>
            <w:tcMar>
              <w:top w:w="130" w:type="dxa"/>
              <w:left w:w="130" w:type="dxa"/>
              <w:bottom w:w="130" w:type="dxa"/>
              <w:right w:w="130" w:type="dxa"/>
            </w:tcMar>
            <w:vAlign w:val="center"/>
          </w:tcPr>
          <w:p w14:paraId="50CEF56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郡山市、須賀川市、田村市、鏡石町、天栄村、石川町、玉川村、平田村、浅川町、古殿町、三春町、小野町（３市６町３村）</w:t>
            </w:r>
          </w:p>
        </w:tc>
        <w:tc>
          <w:tcPr>
            <w:tcW w:w="3600" w:type="dxa"/>
            <w:tcMar>
              <w:top w:w="130" w:type="dxa"/>
              <w:left w:w="130" w:type="dxa"/>
              <w:bottom w:w="130" w:type="dxa"/>
              <w:right w:w="130" w:type="dxa"/>
            </w:tcMar>
            <w:vAlign w:val="center"/>
          </w:tcPr>
          <w:p w14:paraId="2EAA954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県が定める区域です。見込量の進行管理と県との計画協議の単位であり、就労移行支援や医療型の短期入所など、田村地方にないサービスを確保する範囲となります。</w:t>
            </w:r>
          </w:p>
        </w:tc>
      </w:tr>
      <w:tr w:rsidR="001E7E48" w14:paraId="1248D4C4" w14:textId="77777777">
        <w:trPr>
          <w:cantSplit/>
        </w:trPr>
        <w:tc>
          <w:tcPr>
            <w:tcW w:w="2070" w:type="dxa"/>
            <w:tcMar>
              <w:top w:w="130" w:type="dxa"/>
              <w:left w:w="130" w:type="dxa"/>
              <w:bottom w:w="130" w:type="dxa"/>
              <w:right w:w="130" w:type="dxa"/>
            </w:tcMar>
            <w:vAlign w:val="center"/>
          </w:tcPr>
          <w:p w14:paraId="410005A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w:t>
            </w:r>
          </w:p>
        </w:tc>
        <w:tc>
          <w:tcPr>
            <w:tcW w:w="3330" w:type="dxa"/>
            <w:tcMar>
              <w:top w:w="130" w:type="dxa"/>
              <w:left w:w="130" w:type="dxa"/>
              <w:bottom w:w="130" w:type="dxa"/>
              <w:right w:w="130" w:type="dxa"/>
            </w:tcMar>
            <w:vAlign w:val="center"/>
          </w:tcPr>
          <w:p w14:paraId="38E55EB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田村市、三春町、小野町（１市２町）</w:t>
            </w:r>
          </w:p>
        </w:tc>
        <w:tc>
          <w:tcPr>
            <w:tcW w:w="3600" w:type="dxa"/>
            <w:tcMar>
              <w:top w:w="130" w:type="dxa"/>
              <w:left w:w="130" w:type="dxa"/>
              <w:bottom w:w="130" w:type="dxa"/>
              <w:right w:w="130" w:type="dxa"/>
            </w:tcMar>
            <w:vAlign w:val="center"/>
          </w:tcPr>
          <w:p w14:paraId="526F48C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田村地方基幹相談支援センターの設置、地域生活支援拠点等の面的整備、事業所の相互利用の単位です（資料編５の事業所一覧の範囲）。</w:t>
            </w:r>
          </w:p>
        </w:tc>
      </w:tr>
      <w:tr w:rsidR="001E7E48" w14:paraId="66739344" w14:textId="77777777">
        <w:trPr>
          <w:cantSplit/>
        </w:trPr>
        <w:tc>
          <w:tcPr>
            <w:tcW w:w="2070" w:type="dxa"/>
            <w:tcMar>
              <w:top w:w="130" w:type="dxa"/>
              <w:left w:w="130" w:type="dxa"/>
              <w:bottom w:w="130" w:type="dxa"/>
              <w:right w:w="130" w:type="dxa"/>
            </w:tcMar>
            <w:vAlign w:val="center"/>
          </w:tcPr>
          <w:p w14:paraId="0F17131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w:t>
            </w:r>
          </w:p>
        </w:tc>
        <w:tc>
          <w:tcPr>
            <w:tcW w:w="3330" w:type="dxa"/>
            <w:tcMar>
              <w:top w:w="130" w:type="dxa"/>
              <w:left w:w="130" w:type="dxa"/>
              <w:bottom w:w="130" w:type="dxa"/>
              <w:right w:w="130" w:type="dxa"/>
            </w:tcMar>
            <w:vAlign w:val="center"/>
          </w:tcPr>
          <w:p w14:paraId="0343E91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w:t>
            </w:r>
          </w:p>
        </w:tc>
        <w:tc>
          <w:tcPr>
            <w:tcW w:w="3600" w:type="dxa"/>
            <w:tcMar>
              <w:top w:w="130" w:type="dxa"/>
              <w:left w:w="130" w:type="dxa"/>
              <w:bottom w:w="130" w:type="dxa"/>
              <w:right w:w="130" w:type="dxa"/>
            </w:tcMar>
            <w:vAlign w:val="center"/>
          </w:tcPr>
          <w:p w14:paraId="5F51F6B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が行う相談・支給決定と地域生活支援事業の範囲です。町内には、生活介護２事業所、就労継続支援Ｂ型３事業所、相談支援１事業所、日中一時支援１事業所があります（多機能型を含む。令和８年４月１日現在）。</w:t>
            </w:r>
          </w:p>
        </w:tc>
      </w:tr>
    </w:tbl>
    <w:p w14:paraId="7AE58A0A" w14:textId="77777777" w:rsidR="009D6CAB" w:rsidRDefault="00000000">
      <w:pPr>
        <w:spacing w:after="160" w:line="320" w:lineRule="auto"/>
        <w:rPr>
          <w:rFonts w:ascii="BIZ UDPゴシック" w:eastAsia="BIZ UDPゴシック" w:hAnsi="BIZ UDPゴシック"/>
          <w:color w:val="5B5B5B"/>
          <w:sz w:val="19"/>
          <w:szCs w:val="19"/>
        </w:rPr>
      </w:pPr>
      <w:r>
        <w:rPr>
          <w:rFonts w:ascii="BIZ UDPゴシック" w:eastAsia="BIZ UDPゴシック" w:hAnsi="BIZ UDPゴシック"/>
          <w:color w:val="5B5B5B"/>
          <w:sz w:val="19"/>
          <w:szCs w:val="19"/>
        </w:rPr>
        <w:t>※県中障がい保健福祉圏域の範囲は、第７期福島県障がい福祉計画による。</w:t>
      </w:r>
      <w:r>
        <w:rPr>
          <w:rFonts w:ascii="BIZ UDPゴシック" w:eastAsia="BIZ UDPゴシック" w:hAnsi="BIZ UDPゴシック"/>
          <w:color w:val="5B5B5B"/>
          <w:sz w:val="19"/>
          <w:szCs w:val="19"/>
          <w:highlight w:val="yellow"/>
        </w:rPr>
        <w:t>【要確認：第８期の県計画における区域】</w:t>
      </w:r>
    </w:p>
    <w:p w14:paraId="1C1ADAAF" w14:textId="77777777" w:rsidR="003F1711" w:rsidRDefault="003F1711">
      <w:pPr>
        <w:spacing w:after="160" w:line="320" w:lineRule="auto"/>
        <w:rPr>
          <w:rFonts w:ascii="BIZ UDPゴシック" w:eastAsia="BIZ UDPゴシック" w:hAnsi="BIZ UDPゴシック"/>
          <w:color w:val="5B5B5B"/>
          <w:sz w:val="19"/>
          <w:szCs w:val="19"/>
        </w:rPr>
      </w:pPr>
    </w:p>
    <w:p w14:paraId="4D44DAE8" w14:textId="77777777" w:rsidR="003F1711" w:rsidRDefault="003F1711">
      <w:pPr>
        <w:spacing w:after="160" w:line="320" w:lineRule="auto"/>
        <w:rPr>
          <w:rFonts w:ascii="BIZ UDPゴシック" w:eastAsia="BIZ UDPゴシック" w:hAnsi="BIZ UDPゴシック"/>
          <w:color w:val="5B5B5B"/>
          <w:sz w:val="19"/>
          <w:szCs w:val="19"/>
        </w:rPr>
      </w:pPr>
    </w:p>
    <w:p w14:paraId="3306C49B" w14:textId="77777777" w:rsidR="003F1711" w:rsidRDefault="003F1711">
      <w:pPr>
        <w:spacing w:after="160" w:line="320" w:lineRule="auto"/>
        <w:rPr>
          <w:rFonts w:ascii="BIZ UDPゴシック" w:eastAsia="BIZ UDPゴシック" w:hAnsi="BIZ UDPゴシック"/>
          <w:color w:val="5B5B5B"/>
          <w:sz w:val="19"/>
          <w:szCs w:val="19"/>
        </w:rPr>
      </w:pPr>
    </w:p>
    <w:p w14:paraId="1D7A27DC" w14:textId="77777777" w:rsidR="003F1711" w:rsidRDefault="003F1711">
      <w:pPr>
        <w:spacing w:after="160" w:line="320" w:lineRule="auto"/>
        <w:rPr>
          <w:rFonts w:ascii="BIZ UDPゴシック" w:eastAsia="BIZ UDPゴシック" w:hAnsi="BIZ UDPゴシック"/>
          <w:color w:val="5B5B5B"/>
          <w:sz w:val="19"/>
          <w:szCs w:val="19"/>
        </w:rPr>
      </w:pPr>
    </w:p>
    <w:p w14:paraId="2EAC1A05" w14:textId="77777777" w:rsidR="003F1711" w:rsidRDefault="003F1711">
      <w:pPr>
        <w:spacing w:after="160" w:line="320" w:lineRule="auto"/>
        <w:rPr>
          <w:rFonts w:ascii="BIZ UDPゴシック" w:eastAsia="BIZ UDPゴシック" w:hAnsi="BIZ UDPゴシック"/>
          <w:color w:val="5B5B5B"/>
          <w:sz w:val="19"/>
          <w:szCs w:val="19"/>
        </w:rPr>
      </w:pPr>
    </w:p>
    <w:p w14:paraId="0E7AF991" w14:textId="77777777" w:rsidR="003F1711" w:rsidRDefault="003F1711">
      <w:pPr>
        <w:spacing w:after="160" w:line="320" w:lineRule="auto"/>
        <w:rPr>
          <w:rFonts w:ascii="BIZ UDPゴシック" w:eastAsia="BIZ UDPゴシック" w:hAnsi="BIZ UDPゴシック"/>
          <w:color w:val="5B5B5B"/>
          <w:sz w:val="19"/>
          <w:szCs w:val="19"/>
        </w:rPr>
      </w:pPr>
    </w:p>
    <w:p w14:paraId="0575BC60" w14:textId="77777777" w:rsidR="003F1711" w:rsidRDefault="003F1711">
      <w:pPr>
        <w:spacing w:after="160" w:line="320" w:lineRule="auto"/>
        <w:rPr>
          <w:rFonts w:ascii="BIZ UDPゴシック" w:eastAsia="BIZ UDPゴシック" w:hAnsi="BIZ UDPゴシック"/>
          <w:color w:val="5B5B5B"/>
          <w:sz w:val="19"/>
          <w:szCs w:val="19"/>
        </w:rPr>
      </w:pPr>
    </w:p>
    <w:p w14:paraId="70B17C8A" w14:textId="77777777" w:rsidR="003F1711" w:rsidRDefault="003F1711">
      <w:pPr>
        <w:spacing w:after="160" w:line="320" w:lineRule="auto"/>
        <w:rPr>
          <w:rFonts w:ascii="BIZ UDPゴシック" w:eastAsia="BIZ UDPゴシック" w:hAnsi="BIZ UDPゴシック"/>
          <w:color w:val="5B5B5B"/>
          <w:sz w:val="19"/>
          <w:szCs w:val="19"/>
        </w:rPr>
      </w:pPr>
    </w:p>
    <w:p w14:paraId="7C9A97CC" w14:textId="77777777" w:rsidR="003F1711" w:rsidRDefault="003F1711">
      <w:pPr>
        <w:spacing w:after="160" w:line="320" w:lineRule="auto"/>
        <w:rPr>
          <w:rFonts w:ascii="BIZ UDPゴシック" w:eastAsia="BIZ UDPゴシック" w:hAnsi="BIZ UDPゴシック"/>
          <w:color w:val="5B5B5B"/>
          <w:sz w:val="19"/>
          <w:szCs w:val="19"/>
        </w:rPr>
      </w:pPr>
    </w:p>
    <w:p w14:paraId="123ABED0" w14:textId="77777777" w:rsidR="003F1711" w:rsidRDefault="003F1711">
      <w:pPr>
        <w:spacing w:after="160" w:line="320" w:lineRule="auto"/>
        <w:rPr>
          <w:rFonts w:ascii="BIZ UDPゴシック" w:eastAsia="BIZ UDPゴシック" w:hAnsi="BIZ UDPゴシック"/>
          <w:color w:val="5B5B5B"/>
          <w:sz w:val="19"/>
          <w:szCs w:val="19"/>
        </w:rPr>
      </w:pPr>
    </w:p>
    <w:p w14:paraId="70CD7C27" w14:textId="77777777" w:rsidR="003F1711" w:rsidRPr="00370011" w:rsidRDefault="003F1711">
      <w:pPr>
        <w:spacing w:after="160" w:line="320" w:lineRule="auto"/>
        <w:rPr>
          <w:rFonts w:ascii="BIZ UDPゴシック" w:eastAsia="BIZ UDPゴシック" w:hAnsi="BIZ UDPゴシック" w:hint="eastAsia"/>
        </w:rPr>
      </w:pPr>
    </w:p>
    <w:p w14:paraId="52EDA8E1"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（５）計画期間が重なる町の計画との連携</w:t>
      </w:r>
    </w:p>
    <w:p w14:paraId="0274945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本計画と計画期間が重なる町の主な計画と、連携する事項は次のとおりです。いずれも障がいのある人の生活に直接関わるため、本計画の推進にあたって整合を図ります。</w:t>
      </w:r>
    </w:p>
    <w:p w14:paraId="4D6B5D7D"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■町の関連計画との連携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4500"/>
      </w:tblGrid>
      <w:tr w:rsidR="001E7E48" w14:paraId="2D298401" w14:textId="77777777">
        <w:trPr>
          <w:cantSplit/>
          <w:tblHeader/>
        </w:trPr>
        <w:tc>
          <w:tcPr>
            <w:tcW w:w="2700" w:type="dxa"/>
            <w:shd w:val="clear" w:color="auto" w:fill="DCE8DC"/>
            <w:tcMar>
              <w:top w:w="130" w:type="dxa"/>
              <w:left w:w="130" w:type="dxa"/>
              <w:bottom w:w="130" w:type="dxa"/>
              <w:right w:w="130" w:type="dxa"/>
            </w:tcMar>
            <w:vAlign w:val="center"/>
          </w:tcPr>
          <w:p w14:paraId="2AEE71B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w:t>
            </w:r>
          </w:p>
        </w:tc>
        <w:tc>
          <w:tcPr>
            <w:tcW w:w="1800" w:type="dxa"/>
            <w:shd w:val="clear" w:color="auto" w:fill="DCE8DC"/>
            <w:tcMar>
              <w:top w:w="130" w:type="dxa"/>
              <w:left w:w="130" w:type="dxa"/>
              <w:bottom w:w="130" w:type="dxa"/>
              <w:right w:w="130" w:type="dxa"/>
            </w:tcMar>
            <w:vAlign w:val="center"/>
          </w:tcPr>
          <w:p w14:paraId="188E044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計画期間</w:t>
            </w:r>
          </w:p>
        </w:tc>
        <w:tc>
          <w:tcPr>
            <w:tcW w:w="4500" w:type="dxa"/>
            <w:shd w:val="clear" w:color="auto" w:fill="DCE8DC"/>
            <w:tcMar>
              <w:top w:w="130" w:type="dxa"/>
              <w:left w:w="130" w:type="dxa"/>
              <w:bottom w:w="130" w:type="dxa"/>
              <w:right w:w="130" w:type="dxa"/>
            </w:tcMar>
            <w:vAlign w:val="center"/>
          </w:tcPr>
          <w:p w14:paraId="1B47D0FF"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主な連携事項</w:t>
            </w:r>
          </w:p>
        </w:tc>
      </w:tr>
      <w:tr w:rsidR="001E7E48" w14:paraId="53DFCD80" w14:textId="77777777">
        <w:trPr>
          <w:cantSplit/>
        </w:trPr>
        <w:tc>
          <w:tcPr>
            <w:tcW w:w="2700" w:type="dxa"/>
            <w:tcMar>
              <w:top w:w="130" w:type="dxa"/>
              <w:left w:w="130" w:type="dxa"/>
              <w:bottom w:w="130" w:type="dxa"/>
              <w:right w:w="130" w:type="dxa"/>
            </w:tcMar>
            <w:vAlign w:val="center"/>
          </w:tcPr>
          <w:p w14:paraId="2CB9EB2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小野町総合計画</w:t>
            </w:r>
          </w:p>
        </w:tc>
        <w:tc>
          <w:tcPr>
            <w:tcW w:w="1800" w:type="dxa"/>
            <w:tcMar>
              <w:top w:w="130" w:type="dxa"/>
              <w:left w:w="130" w:type="dxa"/>
              <w:bottom w:w="130" w:type="dxa"/>
              <w:right w:w="130" w:type="dxa"/>
            </w:tcMar>
            <w:vAlign w:val="center"/>
          </w:tcPr>
          <w:p w14:paraId="737E7035"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令和５～９年度</w:t>
            </w:r>
          </w:p>
          <w:p w14:paraId="54A3A0E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（令和10年度から次期計画）</w:t>
            </w:r>
          </w:p>
        </w:tc>
        <w:tc>
          <w:tcPr>
            <w:tcW w:w="4500" w:type="dxa"/>
            <w:tcMar>
              <w:top w:w="130" w:type="dxa"/>
              <w:left w:w="130" w:type="dxa"/>
              <w:bottom w:w="130" w:type="dxa"/>
              <w:right w:w="130" w:type="dxa"/>
            </w:tcMar>
            <w:vAlign w:val="center"/>
          </w:tcPr>
          <w:p w14:paraId="2461B81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町政運営の基本方針「人が輝き　みんなでつくる　しあわせおのまち」の分野別計画として本計画を位置づけ、次期計画の策定時に障がい福祉の施策を反映させます。</w:t>
            </w:r>
          </w:p>
        </w:tc>
      </w:tr>
      <w:tr w:rsidR="001E7E48" w14:paraId="23349B98" w14:textId="77777777">
        <w:trPr>
          <w:cantSplit/>
        </w:trPr>
        <w:tc>
          <w:tcPr>
            <w:tcW w:w="2700" w:type="dxa"/>
            <w:tcMar>
              <w:top w:w="130" w:type="dxa"/>
              <w:left w:w="130" w:type="dxa"/>
              <w:bottom w:w="130" w:type="dxa"/>
              <w:right w:w="130" w:type="dxa"/>
            </w:tcMar>
            <w:vAlign w:val="center"/>
          </w:tcPr>
          <w:p w14:paraId="4BDB99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小野町第３期地域福祉計画</w:t>
            </w:r>
          </w:p>
        </w:tc>
        <w:tc>
          <w:tcPr>
            <w:tcW w:w="1800" w:type="dxa"/>
            <w:tcMar>
              <w:top w:w="130" w:type="dxa"/>
              <w:left w:w="130" w:type="dxa"/>
              <w:bottom w:w="130" w:type="dxa"/>
              <w:right w:w="130" w:type="dxa"/>
            </w:tcMar>
            <w:vAlign w:val="center"/>
          </w:tcPr>
          <w:p w14:paraId="429B4EA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令和８～12年度</w:t>
            </w:r>
          </w:p>
        </w:tc>
        <w:tc>
          <w:tcPr>
            <w:tcW w:w="4500" w:type="dxa"/>
            <w:tcMar>
              <w:top w:w="130" w:type="dxa"/>
              <w:left w:w="130" w:type="dxa"/>
              <w:bottom w:w="130" w:type="dxa"/>
              <w:right w:w="130" w:type="dxa"/>
            </w:tcMar>
            <w:vAlign w:val="center"/>
          </w:tcPr>
          <w:p w14:paraId="5B2485F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上位計画として、包括的な支援体制、権利擁護、地域の見守り・支え合いの取組と一体的に推進します。人口の推計（第１部第３章１）は同計画によります。</w:t>
            </w:r>
          </w:p>
        </w:tc>
      </w:tr>
      <w:tr w:rsidR="001E7E48" w14:paraId="541323C8" w14:textId="77777777">
        <w:trPr>
          <w:cantSplit/>
        </w:trPr>
        <w:tc>
          <w:tcPr>
            <w:tcW w:w="2700" w:type="dxa"/>
            <w:tcMar>
              <w:top w:w="130" w:type="dxa"/>
              <w:left w:w="130" w:type="dxa"/>
              <w:bottom w:w="130" w:type="dxa"/>
              <w:right w:w="130" w:type="dxa"/>
            </w:tcMar>
            <w:vAlign w:val="center"/>
          </w:tcPr>
          <w:p w14:paraId="3441CC8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小野町高齢者保健福祉計画・介護保険事業計画（第10期）</w:t>
            </w:r>
          </w:p>
        </w:tc>
        <w:tc>
          <w:tcPr>
            <w:tcW w:w="1800" w:type="dxa"/>
            <w:tcMar>
              <w:top w:w="130" w:type="dxa"/>
              <w:left w:w="130" w:type="dxa"/>
              <w:bottom w:w="130" w:type="dxa"/>
              <w:right w:w="130" w:type="dxa"/>
            </w:tcMar>
            <w:vAlign w:val="center"/>
          </w:tcPr>
          <w:p w14:paraId="5B50BE6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令和９～11年度</w:t>
            </w:r>
          </w:p>
        </w:tc>
        <w:tc>
          <w:tcPr>
            <w:tcW w:w="4500" w:type="dxa"/>
            <w:tcMar>
              <w:top w:w="130" w:type="dxa"/>
              <w:left w:w="130" w:type="dxa"/>
              <w:bottom w:w="130" w:type="dxa"/>
              <w:right w:w="130" w:type="dxa"/>
            </w:tcMar>
            <w:vAlign w:val="center"/>
          </w:tcPr>
          <w:p w14:paraId="43A60B7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計画期間が本計画と同じです。65歳到達時の制度間の移行、共生型サービス、地域包括支援センターとの連携、成年後見制度の利用支援の扱いを揃えます（第３部第９章４）。</w:t>
            </w:r>
          </w:p>
        </w:tc>
      </w:tr>
      <w:tr w:rsidR="001E7E48" w14:paraId="6FE75215" w14:textId="77777777">
        <w:trPr>
          <w:cantSplit/>
        </w:trPr>
        <w:tc>
          <w:tcPr>
            <w:tcW w:w="2700" w:type="dxa"/>
            <w:tcMar>
              <w:top w:w="130" w:type="dxa"/>
              <w:left w:w="130" w:type="dxa"/>
              <w:bottom w:w="130" w:type="dxa"/>
              <w:right w:w="130" w:type="dxa"/>
            </w:tcMar>
            <w:vAlign w:val="center"/>
          </w:tcPr>
          <w:p w14:paraId="7D508F0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小野町こども計画</w:t>
            </w:r>
          </w:p>
        </w:tc>
        <w:tc>
          <w:tcPr>
            <w:tcW w:w="1800" w:type="dxa"/>
            <w:tcMar>
              <w:top w:w="130" w:type="dxa"/>
              <w:left w:w="130" w:type="dxa"/>
              <w:bottom w:w="130" w:type="dxa"/>
              <w:right w:w="130" w:type="dxa"/>
            </w:tcMar>
            <w:vAlign w:val="center"/>
          </w:tcPr>
          <w:p w14:paraId="168C553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4500" w:type="dxa"/>
            <w:tcMar>
              <w:top w:w="130" w:type="dxa"/>
              <w:left w:w="130" w:type="dxa"/>
              <w:bottom w:w="130" w:type="dxa"/>
              <w:right w:w="130" w:type="dxa"/>
            </w:tcMar>
            <w:vAlign w:val="center"/>
          </w:tcPr>
          <w:p w14:paraId="20AEE08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障がい児の早期発見から支援への接続、こども家庭センターとの連携、保育所・認定こども園等における障がい児の受入れについて整合を図ります（第３部第４章・第７章）。</w:t>
            </w:r>
          </w:p>
        </w:tc>
      </w:tr>
      <w:tr w:rsidR="001E7E48" w14:paraId="33480C06" w14:textId="77777777">
        <w:trPr>
          <w:cantSplit/>
        </w:trPr>
        <w:tc>
          <w:tcPr>
            <w:tcW w:w="2700" w:type="dxa"/>
            <w:tcMar>
              <w:top w:w="130" w:type="dxa"/>
              <w:left w:w="130" w:type="dxa"/>
              <w:bottom w:w="130" w:type="dxa"/>
              <w:right w:w="130" w:type="dxa"/>
            </w:tcMar>
            <w:vAlign w:val="center"/>
          </w:tcPr>
          <w:p w14:paraId="1844E9B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小野町地域防災計画</w:t>
            </w:r>
          </w:p>
        </w:tc>
        <w:tc>
          <w:tcPr>
            <w:tcW w:w="1800" w:type="dxa"/>
            <w:tcMar>
              <w:top w:w="130" w:type="dxa"/>
              <w:left w:w="130" w:type="dxa"/>
              <w:bottom w:w="130" w:type="dxa"/>
              <w:right w:w="130" w:type="dxa"/>
            </w:tcMar>
            <w:vAlign w:val="center"/>
          </w:tcPr>
          <w:p w14:paraId="26C5DAB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随時修正</w:t>
            </w:r>
          </w:p>
        </w:tc>
        <w:tc>
          <w:tcPr>
            <w:tcW w:w="4500" w:type="dxa"/>
            <w:tcMar>
              <w:top w:w="130" w:type="dxa"/>
              <w:left w:w="130" w:type="dxa"/>
              <w:bottom w:w="130" w:type="dxa"/>
              <w:right w:w="130" w:type="dxa"/>
            </w:tcMar>
            <w:vAlign w:val="center"/>
          </w:tcPr>
          <w:p w14:paraId="0F6510F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避難行動要支援者名簿・個別避難計画、福祉避難所、災害時の情報伝達で連携します（第２部第５章１）。</w:t>
            </w:r>
          </w:p>
        </w:tc>
      </w:tr>
      <w:tr w:rsidR="001E7E48" w14:paraId="152CD136" w14:textId="77777777">
        <w:trPr>
          <w:cantSplit/>
        </w:trPr>
        <w:tc>
          <w:tcPr>
            <w:tcW w:w="2700" w:type="dxa"/>
            <w:tcMar>
              <w:top w:w="130" w:type="dxa"/>
              <w:left w:w="130" w:type="dxa"/>
              <w:bottom w:w="130" w:type="dxa"/>
              <w:right w:w="130" w:type="dxa"/>
            </w:tcMar>
            <w:vAlign w:val="center"/>
          </w:tcPr>
          <w:p w14:paraId="6E02228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町の健康増進計画・自殺対策計画</w:t>
            </w:r>
            <w:r>
              <w:rPr>
                <w:rFonts w:ascii="BIZ UDPゴシック" w:eastAsia="BIZ UDPゴシック" w:hAnsi="BIZ UDPゴシック"/>
                <w:sz w:val="20"/>
                <w:szCs w:val="20"/>
                <w:highlight w:val="yellow"/>
              </w:rPr>
              <w:t>【要確認：計画名】</w:t>
            </w:r>
          </w:p>
        </w:tc>
        <w:tc>
          <w:tcPr>
            <w:tcW w:w="1800" w:type="dxa"/>
            <w:tcMar>
              <w:top w:w="130" w:type="dxa"/>
              <w:left w:w="130" w:type="dxa"/>
              <w:bottom w:w="130" w:type="dxa"/>
              <w:right w:w="130" w:type="dxa"/>
            </w:tcMar>
            <w:vAlign w:val="center"/>
          </w:tcPr>
          <w:p w14:paraId="62F3D23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w:t>
            </w:r>
          </w:p>
        </w:tc>
        <w:tc>
          <w:tcPr>
            <w:tcW w:w="4500" w:type="dxa"/>
            <w:tcMar>
              <w:top w:w="130" w:type="dxa"/>
              <w:left w:w="130" w:type="dxa"/>
              <w:bottom w:w="130" w:type="dxa"/>
              <w:right w:w="130" w:type="dxa"/>
            </w:tcMar>
            <w:vAlign w:val="center"/>
          </w:tcPr>
          <w:p w14:paraId="3ED53A5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こころの健康づくり、心のサポーター・ゲートキーパーの養成、障がいのある人の健診の受診環境で連携します（第３部第５章２）。</w:t>
            </w:r>
          </w:p>
        </w:tc>
      </w:tr>
    </w:tbl>
    <w:p w14:paraId="7362CCC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※計画期間は、ワークシート「計画期間」による。</w:t>
      </w:r>
    </w:p>
    <w:p w14:paraId="30569EB3"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2" w:name="_TocOno005"/>
      <w:r>
        <w:rPr>
          <w:rFonts w:ascii="BIZ UDPゴシック" w:eastAsia="BIZ UDPゴシック" w:hAnsi="BIZ UDPゴシック"/>
          <w:b/>
          <w:bCs/>
          <w:color w:val="1B3B2A"/>
          <w:sz w:val="25"/>
          <w:szCs w:val="25"/>
        </w:rPr>
        <w:t>３　計画の期間</w:t>
      </w:r>
      <w:bookmarkEnd w:id="2"/>
    </w:p>
    <w:p w14:paraId="0612F9B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「障がい者計画」は、障害者施策の基本計画として、施策を総合的かつ計画的に推進し、障がい者の自立と社会参加を促進するために策定します。</w:t>
      </w:r>
    </w:p>
    <w:p w14:paraId="2101CBC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lastRenderedPageBreak/>
        <w:t>また、「第４期障がい児福祉計画・第８期障がい福祉計画」は、児童福祉法及び障害者総合支援法に基づき、国の基本指針において３年を１期として作成することとされているため、期間は、令和９年度から令和11年度までの３年間とします。</w:t>
      </w:r>
    </w:p>
    <w:p w14:paraId="5CF347E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なお、国及び県の障がい者施策の状況変化や社会情勢の変化にも柔軟に対応するため、必要に応じて計画の見直しを行うこととしています。</w:t>
      </w:r>
    </w:p>
    <w:p w14:paraId="7C1AC5CE" w14:textId="77777777" w:rsidR="009D6CAB" w:rsidRDefault="00AF093D" w:rsidP="00AF093D">
      <w:pPr>
        <w:spacing w:before="260" w:after="160"/>
        <w:rPr>
          <w:rFonts w:ascii="BIZ UDPゴシック" w:eastAsia="BIZ UDPゴシック" w:hAnsi="BIZ UDPゴシック"/>
          <w:b/>
          <w:bCs/>
          <w:sz w:val="22"/>
          <w:szCs w:val="22"/>
        </w:rPr>
      </w:pPr>
      <w:r>
        <w:rPr>
          <w:noProof/>
        </w:rPr>
        <w:drawing>
          <wp:anchor distT="0" distB="0" distL="114300" distR="114300" simplePos="0" relativeHeight="251662336" behindDoc="0" locked="0" layoutInCell="1" allowOverlap="1" wp14:anchorId="026AD689" wp14:editId="0B4332BD">
            <wp:simplePos x="0" y="0"/>
            <wp:positionH relativeFrom="margin">
              <wp:align>right</wp:align>
            </wp:positionH>
            <wp:positionV relativeFrom="paragraph">
              <wp:posOffset>255744</wp:posOffset>
            </wp:positionV>
            <wp:extent cx="5782310" cy="2606040"/>
            <wp:effectExtent l="0" t="0" r="8890" b="0"/>
            <wp:wrapNone/>
            <wp:docPr id="136652225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310"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b/>
          <w:bCs/>
          <w:sz w:val="22"/>
          <w:szCs w:val="22"/>
        </w:rPr>
        <w:t>■計画の期間</w:t>
      </w:r>
    </w:p>
    <w:p w14:paraId="2A235BF6" w14:textId="77777777" w:rsidR="009D6CAB" w:rsidRDefault="009D6CAB" w:rsidP="0005706A">
      <w:pPr>
        <w:spacing w:before="260" w:after="160"/>
        <w:jc w:val="center"/>
        <w:rPr>
          <w:rFonts w:ascii="BIZ UDPゴシック" w:eastAsia="BIZ UDPゴシック" w:hAnsi="BIZ UDPゴシック"/>
          <w:b/>
          <w:bCs/>
          <w:sz w:val="22"/>
          <w:szCs w:val="22"/>
        </w:rPr>
      </w:pPr>
    </w:p>
    <w:p w14:paraId="298BA40A" w14:textId="77777777" w:rsidR="00AF093D" w:rsidRDefault="00AF093D" w:rsidP="0005706A">
      <w:pPr>
        <w:spacing w:before="260" w:after="160"/>
        <w:jc w:val="center"/>
        <w:rPr>
          <w:rFonts w:ascii="BIZ UDPゴシック" w:eastAsia="BIZ UDPゴシック" w:hAnsi="BIZ UDPゴシック"/>
          <w:b/>
          <w:bCs/>
          <w:sz w:val="22"/>
          <w:szCs w:val="22"/>
        </w:rPr>
      </w:pPr>
    </w:p>
    <w:p w14:paraId="6D20EBE5" w14:textId="77777777" w:rsidR="00AF093D" w:rsidRDefault="00AF093D" w:rsidP="0005706A">
      <w:pPr>
        <w:spacing w:before="260" w:after="160"/>
        <w:jc w:val="center"/>
        <w:rPr>
          <w:rFonts w:ascii="BIZ UDPゴシック" w:eastAsia="BIZ UDPゴシック" w:hAnsi="BIZ UDPゴシック"/>
          <w:b/>
          <w:bCs/>
          <w:sz w:val="22"/>
          <w:szCs w:val="22"/>
        </w:rPr>
      </w:pPr>
    </w:p>
    <w:p w14:paraId="2306AF59" w14:textId="77777777" w:rsidR="00AF093D" w:rsidRDefault="00AF093D" w:rsidP="0005706A">
      <w:pPr>
        <w:spacing w:before="260" w:after="160"/>
        <w:jc w:val="center"/>
        <w:rPr>
          <w:rFonts w:ascii="BIZ UDPゴシック" w:eastAsia="BIZ UDPゴシック" w:hAnsi="BIZ UDPゴシック"/>
          <w:b/>
          <w:bCs/>
          <w:sz w:val="22"/>
          <w:szCs w:val="22"/>
        </w:rPr>
      </w:pPr>
    </w:p>
    <w:p w14:paraId="5281A63F" w14:textId="77777777" w:rsidR="00AF093D" w:rsidRDefault="00AF093D" w:rsidP="0005706A">
      <w:pPr>
        <w:spacing w:before="260" w:after="160"/>
        <w:jc w:val="center"/>
        <w:rPr>
          <w:rFonts w:ascii="BIZ UDPゴシック" w:eastAsia="BIZ UDPゴシック" w:hAnsi="BIZ UDPゴシック"/>
          <w:b/>
          <w:bCs/>
          <w:sz w:val="22"/>
          <w:szCs w:val="22"/>
        </w:rPr>
      </w:pPr>
    </w:p>
    <w:p w14:paraId="52D3B293" w14:textId="77777777" w:rsidR="00AF093D" w:rsidRDefault="00AF093D" w:rsidP="0005706A">
      <w:pPr>
        <w:spacing w:before="260" w:after="160"/>
        <w:jc w:val="center"/>
        <w:rPr>
          <w:rFonts w:ascii="BIZ UDPゴシック" w:eastAsia="BIZ UDPゴシック" w:hAnsi="BIZ UDPゴシック"/>
          <w:b/>
          <w:bCs/>
          <w:sz w:val="22"/>
          <w:szCs w:val="22"/>
        </w:rPr>
      </w:pPr>
    </w:p>
    <w:p w14:paraId="1E769CA1" w14:textId="77777777" w:rsidR="00AF093D" w:rsidRPr="0005706A" w:rsidRDefault="00AF093D" w:rsidP="0005706A">
      <w:pPr>
        <w:spacing w:before="260" w:after="160"/>
        <w:jc w:val="center"/>
        <w:rPr>
          <w:rFonts w:ascii="BIZ UDPゴシック" w:eastAsia="BIZ UDPゴシック" w:hAnsi="BIZ UDPゴシック"/>
          <w:b/>
          <w:bCs/>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9D6CAB" w:rsidRPr="00370011" w14:paraId="348912DB" w14:textId="77777777">
        <w:trPr>
          <w:tblHeader/>
        </w:trPr>
        <w:tc>
          <w:tcPr>
            <w:tcW w:w="2200" w:type="dxa"/>
            <w:shd w:val="clear" w:color="auto" w:fill="DCE8DC"/>
            <w:tcMar>
              <w:top w:w="130" w:type="dxa"/>
              <w:left w:w="130" w:type="dxa"/>
              <w:bottom w:w="130" w:type="dxa"/>
              <w:right w:w="130" w:type="dxa"/>
            </w:tcMar>
            <w:vAlign w:val="center"/>
          </w:tcPr>
          <w:p w14:paraId="47637D31" w14:textId="77777777" w:rsidR="009D6CAB" w:rsidRPr="00DF37FA"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rPr>
              <w:t>期間区分</w:t>
            </w:r>
          </w:p>
        </w:tc>
        <w:tc>
          <w:tcPr>
            <w:tcW w:w="6800" w:type="dxa"/>
            <w:shd w:val="clear" w:color="auto" w:fill="DCE8DC"/>
            <w:tcMar>
              <w:top w:w="130" w:type="dxa"/>
              <w:left w:w="130" w:type="dxa"/>
              <w:bottom w:w="130" w:type="dxa"/>
              <w:right w:w="130" w:type="dxa"/>
            </w:tcMar>
            <w:vAlign w:val="center"/>
          </w:tcPr>
          <w:p w14:paraId="4EC69D30" w14:textId="77777777" w:rsidR="009D6CAB" w:rsidRPr="00DF37FA"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rPr>
              <w:t>内容</w:t>
            </w:r>
          </w:p>
        </w:tc>
      </w:tr>
      <w:tr w:rsidR="009D6CAB" w:rsidRPr="00370011" w14:paraId="01D671A8" w14:textId="77777777">
        <w:tc>
          <w:tcPr>
            <w:tcW w:w="2200" w:type="dxa"/>
            <w:tcMar>
              <w:top w:w="130" w:type="dxa"/>
              <w:left w:w="130" w:type="dxa"/>
              <w:bottom w:w="130" w:type="dxa"/>
              <w:right w:w="130" w:type="dxa"/>
            </w:tcMar>
            <w:vAlign w:val="center"/>
          </w:tcPr>
          <w:p w14:paraId="09A51BED"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令和６～８年度</w:t>
            </w:r>
          </w:p>
        </w:tc>
        <w:tc>
          <w:tcPr>
            <w:tcW w:w="6800" w:type="dxa"/>
            <w:tcMar>
              <w:top w:w="130" w:type="dxa"/>
              <w:left w:w="130" w:type="dxa"/>
              <w:bottom w:w="130" w:type="dxa"/>
              <w:right w:w="130" w:type="dxa"/>
            </w:tcMar>
            <w:vAlign w:val="center"/>
          </w:tcPr>
          <w:p w14:paraId="1E2D07B3"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408D2522"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第３期障がい児福祉計画・第７期障がい福祉計画（前計画）</w:t>
            </w:r>
          </w:p>
        </w:tc>
      </w:tr>
      <w:tr w:rsidR="009D6CAB" w:rsidRPr="00370011" w14:paraId="7B98D736" w14:textId="77777777" w:rsidTr="0005706A">
        <w:tc>
          <w:tcPr>
            <w:tcW w:w="2200" w:type="dxa"/>
            <w:shd w:val="clear" w:color="auto" w:fill="F2F2F2" w:themeFill="background1" w:themeFillShade="F2"/>
            <w:tcMar>
              <w:top w:w="130" w:type="dxa"/>
              <w:left w:w="130" w:type="dxa"/>
              <w:bottom w:w="130" w:type="dxa"/>
              <w:right w:w="130" w:type="dxa"/>
            </w:tcMar>
            <w:vAlign w:val="center"/>
          </w:tcPr>
          <w:p w14:paraId="1AD2E784"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令和９～11年度</w:t>
            </w:r>
          </w:p>
        </w:tc>
        <w:tc>
          <w:tcPr>
            <w:tcW w:w="6800" w:type="dxa"/>
            <w:shd w:val="clear" w:color="auto" w:fill="F2F2F2" w:themeFill="background1" w:themeFillShade="F2"/>
            <w:tcMar>
              <w:top w:w="130" w:type="dxa"/>
              <w:left w:w="130" w:type="dxa"/>
              <w:bottom w:w="130" w:type="dxa"/>
              <w:right w:w="130" w:type="dxa"/>
            </w:tcMar>
            <w:vAlign w:val="center"/>
          </w:tcPr>
          <w:p w14:paraId="28087040"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66C701B1"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第４期障がい児福祉計画・第８期障がい福祉計画（本計画）</w:t>
            </w:r>
          </w:p>
        </w:tc>
      </w:tr>
      <w:tr w:rsidR="009D6CAB" w:rsidRPr="00370011" w14:paraId="71D1CD47" w14:textId="77777777">
        <w:tc>
          <w:tcPr>
            <w:tcW w:w="2200" w:type="dxa"/>
            <w:tcMar>
              <w:top w:w="130" w:type="dxa"/>
              <w:left w:w="130" w:type="dxa"/>
              <w:bottom w:w="130" w:type="dxa"/>
              <w:right w:w="130" w:type="dxa"/>
            </w:tcMar>
            <w:vAlign w:val="center"/>
          </w:tcPr>
          <w:p w14:paraId="318532BF"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令和12～14年度</w:t>
            </w:r>
          </w:p>
        </w:tc>
        <w:tc>
          <w:tcPr>
            <w:tcW w:w="6800" w:type="dxa"/>
            <w:tcMar>
              <w:top w:w="130" w:type="dxa"/>
              <w:left w:w="130" w:type="dxa"/>
              <w:bottom w:w="130" w:type="dxa"/>
              <w:right w:w="130" w:type="dxa"/>
            </w:tcMar>
            <w:vAlign w:val="center"/>
          </w:tcPr>
          <w:p w14:paraId="5DF8943D" w14:textId="77777777" w:rsidR="00DF37FA" w:rsidRDefault="00000000">
            <w:pPr>
              <w:spacing w:line="320" w:lineRule="auto"/>
              <w:rPr>
                <w:rFonts w:ascii="BIZ UDPゴシック" w:eastAsia="BIZ UDPゴシック" w:hAnsi="BIZ UDPゴシック"/>
              </w:rPr>
            </w:pPr>
            <w:r>
              <w:rPr>
                <w:rFonts w:ascii="BIZ UDPゴシック" w:eastAsia="BIZ UDPゴシック" w:hAnsi="BIZ UDPゴシック"/>
              </w:rPr>
              <w:t>おのまち障がい者計画・</w:t>
            </w:r>
          </w:p>
          <w:p w14:paraId="245BD39C" w14:textId="77777777" w:rsidR="009D6CAB" w:rsidRPr="00DF37FA" w:rsidRDefault="00000000">
            <w:pPr>
              <w:spacing w:line="320" w:lineRule="auto"/>
              <w:rPr>
                <w:rFonts w:ascii="BIZ UDPゴシック" w:eastAsia="BIZ UDPゴシック" w:hAnsi="BIZ UDPゴシック"/>
              </w:rPr>
            </w:pPr>
            <w:r>
              <w:rPr>
                <w:rFonts w:ascii="BIZ UDPゴシック" w:eastAsia="BIZ UDPゴシック" w:hAnsi="BIZ UDPゴシック"/>
              </w:rPr>
              <w:t>第５期障がい児福祉計画・第９期障がい福祉計画（見直し予定）</w:t>
            </w:r>
          </w:p>
        </w:tc>
      </w:tr>
    </w:tbl>
    <w:p w14:paraId="18BD132F"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※障がい者計画は、障がい児福祉計画・障がい福祉計画の期間に合わせつつ、社会情勢の変化を踏まえて必要な見直しを行います。</w:t>
      </w:r>
    </w:p>
    <w:p w14:paraId="2895A541"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FF1646A"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3" w:name="_TocOno006"/>
      <w:r>
        <w:rPr>
          <w:rFonts w:ascii="BIZ UDPゴシック" w:eastAsia="BIZ UDPゴシック" w:hAnsi="BIZ UDPゴシック"/>
          <w:b/>
          <w:bCs/>
          <w:color w:val="1B3B2A"/>
          <w:sz w:val="25"/>
          <w:szCs w:val="25"/>
        </w:rPr>
        <w:lastRenderedPageBreak/>
        <w:t>４　計画の策定体制</w:t>
      </w:r>
      <w:bookmarkEnd w:id="3"/>
    </w:p>
    <w:p w14:paraId="3AA5FA0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（１）策定体制</w:t>
      </w:r>
    </w:p>
    <w:p w14:paraId="0C755E8C"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町は、本計画に定める施策の進捗状況の把握及び効果等の検証を、庁内の関係部署において定期的に行い、本計画を着実に推進します。</w:t>
      </w:r>
    </w:p>
    <w:p w14:paraId="0DB8D457"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おのまち障がい者計画・第４期障がい児福祉計画・第８期障がい福祉計画」については、「小野町自立支援協議会」の意見を受けるとともに、障がい者団体、事業者、関係機関等とは随時協議・意見交換等を行い、本計画の策定・見直しに反映させていきます。</w:t>
      </w:r>
    </w:p>
    <w:p w14:paraId="06B6B8E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（２）計画策定のためのアンケート調査及びヒアリングの実施</w:t>
      </w:r>
    </w:p>
    <w:p w14:paraId="2AE0C266" w14:textId="77777777" w:rsidR="009D6CAB" w:rsidRPr="00370011" w:rsidRDefault="00000000" w:rsidP="0005706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計画の策定は、障がい者の意見等が十分に反映されることが望まれることから、前計画の策定にあわせて令和５年10月に実施した「障がい福祉に関するアンケート調査」の結果を基礎資料として活用するとともに、令和８年８月に開催した小野町自立支援協議会及び民生児童委員協議会でのヒアリングをはじめ、関係団体・事業者との意見交換を通じて、障がい者の現状、意見や要望、地域の課題を把握し、計画づくりに反映させています。</w:t>
      </w:r>
    </w:p>
    <w:p w14:paraId="0B8E9149" w14:textId="77777777" w:rsidR="009D6CAB" w:rsidRPr="00370011" w:rsidRDefault="00000000" w:rsidP="00AF093D">
      <w:pPr>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■障がい福祉に関するアンケート調査の実施概要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9D6CAB" w:rsidRPr="00370011" w14:paraId="0813A4CC" w14:textId="77777777">
        <w:trPr>
          <w:tblHeader/>
        </w:trPr>
        <w:tc>
          <w:tcPr>
            <w:tcW w:w="1800" w:type="dxa"/>
            <w:shd w:val="clear" w:color="auto" w:fill="DCE8DC"/>
            <w:tcMar>
              <w:top w:w="130" w:type="dxa"/>
              <w:left w:w="130" w:type="dxa"/>
              <w:bottom w:w="130" w:type="dxa"/>
              <w:right w:w="130" w:type="dxa"/>
            </w:tcMar>
            <w:vAlign w:val="center"/>
          </w:tcPr>
          <w:p w14:paraId="776842E8" w14:textId="77777777" w:rsidR="009D6CAB" w:rsidRPr="00DF37FA"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7200" w:type="dxa"/>
            <w:shd w:val="clear" w:color="auto" w:fill="DCE8DC"/>
            <w:tcMar>
              <w:top w:w="130" w:type="dxa"/>
              <w:left w:w="130" w:type="dxa"/>
              <w:bottom w:w="130" w:type="dxa"/>
              <w:right w:w="130" w:type="dxa"/>
            </w:tcMar>
            <w:vAlign w:val="center"/>
          </w:tcPr>
          <w:p w14:paraId="75DBB09E" w14:textId="77777777" w:rsidR="009D6CAB" w:rsidRPr="00DF37FA"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内容</w:t>
            </w:r>
          </w:p>
        </w:tc>
      </w:tr>
      <w:tr w:rsidR="009D6CAB" w:rsidRPr="00370011" w14:paraId="1A821D1E" w14:textId="77777777">
        <w:tc>
          <w:tcPr>
            <w:tcW w:w="1800" w:type="dxa"/>
            <w:tcMar>
              <w:top w:w="130" w:type="dxa"/>
              <w:left w:w="130" w:type="dxa"/>
              <w:bottom w:w="130" w:type="dxa"/>
              <w:right w:w="130" w:type="dxa"/>
            </w:tcMar>
            <w:vAlign w:val="center"/>
          </w:tcPr>
          <w:p w14:paraId="74A5E246"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調査の種類</w:t>
            </w:r>
          </w:p>
        </w:tc>
        <w:tc>
          <w:tcPr>
            <w:tcW w:w="7200" w:type="dxa"/>
            <w:tcMar>
              <w:top w:w="130" w:type="dxa"/>
              <w:left w:w="130" w:type="dxa"/>
              <w:bottom w:w="130" w:type="dxa"/>
              <w:right w:w="130" w:type="dxa"/>
            </w:tcMar>
            <w:vAlign w:val="center"/>
          </w:tcPr>
          <w:p w14:paraId="1AE6922A"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障がい者、障がい児対象</w:t>
            </w:r>
          </w:p>
        </w:tc>
      </w:tr>
      <w:tr w:rsidR="009D6CAB" w:rsidRPr="00370011" w14:paraId="75937E6C" w14:textId="77777777">
        <w:tc>
          <w:tcPr>
            <w:tcW w:w="1800" w:type="dxa"/>
            <w:tcMar>
              <w:top w:w="130" w:type="dxa"/>
              <w:left w:w="130" w:type="dxa"/>
              <w:bottom w:w="130" w:type="dxa"/>
              <w:right w:w="130" w:type="dxa"/>
            </w:tcMar>
            <w:vAlign w:val="center"/>
          </w:tcPr>
          <w:p w14:paraId="0CA3C2CC"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調査対象</w:t>
            </w:r>
          </w:p>
        </w:tc>
        <w:tc>
          <w:tcPr>
            <w:tcW w:w="7200" w:type="dxa"/>
            <w:tcMar>
              <w:top w:w="130" w:type="dxa"/>
              <w:left w:w="130" w:type="dxa"/>
              <w:bottom w:w="130" w:type="dxa"/>
              <w:right w:w="130" w:type="dxa"/>
            </w:tcMar>
            <w:vAlign w:val="center"/>
          </w:tcPr>
          <w:p w14:paraId="0174B6BF"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身体障害者手帳、精神障害者保健福祉手帳、療育手帳の所持者</w:t>
            </w:r>
          </w:p>
        </w:tc>
      </w:tr>
      <w:tr w:rsidR="009D6CAB" w:rsidRPr="00370011" w14:paraId="0B145893" w14:textId="77777777">
        <w:tc>
          <w:tcPr>
            <w:tcW w:w="1800" w:type="dxa"/>
            <w:tcMar>
              <w:top w:w="130" w:type="dxa"/>
              <w:left w:w="130" w:type="dxa"/>
              <w:bottom w:w="130" w:type="dxa"/>
              <w:right w:w="130" w:type="dxa"/>
            </w:tcMar>
            <w:vAlign w:val="center"/>
          </w:tcPr>
          <w:p w14:paraId="3665E88D"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抽出方法</w:t>
            </w:r>
          </w:p>
        </w:tc>
        <w:tc>
          <w:tcPr>
            <w:tcW w:w="7200" w:type="dxa"/>
            <w:tcMar>
              <w:top w:w="130" w:type="dxa"/>
              <w:left w:w="130" w:type="dxa"/>
              <w:bottom w:w="130" w:type="dxa"/>
              <w:right w:w="130" w:type="dxa"/>
            </w:tcMar>
            <w:vAlign w:val="center"/>
          </w:tcPr>
          <w:p w14:paraId="7E973D3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手帳所持者から無作為抽出</w:t>
            </w:r>
          </w:p>
        </w:tc>
      </w:tr>
      <w:tr w:rsidR="009D6CAB" w:rsidRPr="00370011" w14:paraId="3ACBDFFB" w14:textId="77777777">
        <w:tc>
          <w:tcPr>
            <w:tcW w:w="1800" w:type="dxa"/>
            <w:tcMar>
              <w:top w:w="130" w:type="dxa"/>
              <w:left w:w="130" w:type="dxa"/>
              <w:bottom w:w="130" w:type="dxa"/>
              <w:right w:w="130" w:type="dxa"/>
            </w:tcMar>
            <w:vAlign w:val="center"/>
          </w:tcPr>
          <w:p w14:paraId="2696C0F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調査方法</w:t>
            </w:r>
          </w:p>
        </w:tc>
        <w:tc>
          <w:tcPr>
            <w:tcW w:w="7200" w:type="dxa"/>
            <w:tcMar>
              <w:top w:w="130" w:type="dxa"/>
              <w:left w:w="130" w:type="dxa"/>
              <w:bottom w:w="130" w:type="dxa"/>
              <w:right w:w="130" w:type="dxa"/>
            </w:tcMar>
            <w:vAlign w:val="center"/>
          </w:tcPr>
          <w:p w14:paraId="00759B1A"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郵送による配布・回収</w:t>
            </w:r>
          </w:p>
        </w:tc>
      </w:tr>
      <w:tr w:rsidR="009D6CAB" w:rsidRPr="00370011" w14:paraId="24FBB9EE" w14:textId="77777777">
        <w:tc>
          <w:tcPr>
            <w:tcW w:w="1800" w:type="dxa"/>
            <w:tcMar>
              <w:top w:w="130" w:type="dxa"/>
              <w:left w:w="130" w:type="dxa"/>
              <w:bottom w:w="130" w:type="dxa"/>
              <w:right w:w="130" w:type="dxa"/>
            </w:tcMar>
            <w:vAlign w:val="center"/>
          </w:tcPr>
          <w:p w14:paraId="3A5C681E"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調査時期</w:t>
            </w:r>
          </w:p>
        </w:tc>
        <w:tc>
          <w:tcPr>
            <w:tcW w:w="7200" w:type="dxa"/>
            <w:tcMar>
              <w:top w:w="130" w:type="dxa"/>
              <w:left w:w="130" w:type="dxa"/>
              <w:bottom w:w="130" w:type="dxa"/>
              <w:right w:w="130" w:type="dxa"/>
            </w:tcMar>
            <w:vAlign w:val="center"/>
          </w:tcPr>
          <w:p w14:paraId="0613143A"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令和５年10月</w:t>
            </w:r>
          </w:p>
        </w:tc>
      </w:tr>
      <w:tr w:rsidR="009D6CAB" w:rsidRPr="00370011" w14:paraId="23519561" w14:textId="77777777">
        <w:tc>
          <w:tcPr>
            <w:tcW w:w="1800" w:type="dxa"/>
            <w:tcMar>
              <w:top w:w="130" w:type="dxa"/>
              <w:left w:w="130" w:type="dxa"/>
              <w:bottom w:w="130" w:type="dxa"/>
              <w:right w:w="130" w:type="dxa"/>
            </w:tcMar>
            <w:vAlign w:val="center"/>
          </w:tcPr>
          <w:p w14:paraId="6818B687"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回収結果</w:t>
            </w:r>
          </w:p>
        </w:tc>
        <w:tc>
          <w:tcPr>
            <w:tcW w:w="7200" w:type="dxa"/>
            <w:tcMar>
              <w:top w:w="130" w:type="dxa"/>
              <w:left w:w="130" w:type="dxa"/>
              <w:bottom w:w="130" w:type="dxa"/>
              <w:right w:w="130" w:type="dxa"/>
            </w:tcMar>
            <w:vAlign w:val="center"/>
          </w:tcPr>
          <w:p w14:paraId="171F356F" w14:textId="77777777" w:rsidR="009D6CAB" w:rsidRPr="00DF37FA"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障がい者：配布数520件／有効回収数280件（有効回収率53.8％）　障がい児：配布数36件／有効回収数22件（有効回収率61.1％）</w:t>
            </w:r>
          </w:p>
        </w:tc>
      </w:tr>
    </w:tbl>
    <w:p w14:paraId="0BDC6A9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※上記調査に加え、令和</w:t>
      </w:r>
      <w:r>
        <w:rPr>
          <w:rFonts w:ascii="BIZ UDPゴシック" w:eastAsia="BIZ UDPゴシック" w:hAnsi="BIZ UDPゴシック" w:hint="eastAsia"/>
          <w:color w:val="5B5B5B"/>
          <w:sz w:val="19"/>
          <w:szCs w:val="19"/>
        </w:rPr>
        <w:t>８</w:t>
      </w:r>
      <w:r>
        <w:rPr>
          <w:rFonts w:ascii="BIZ UDPゴシック" w:eastAsia="BIZ UDPゴシック" w:hAnsi="BIZ UDPゴシック"/>
          <w:color w:val="5B5B5B"/>
          <w:sz w:val="19"/>
          <w:szCs w:val="19"/>
        </w:rPr>
        <w:t>年</w:t>
      </w:r>
      <w:r>
        <w:rPr>
          <w:rFonts w:ascii="BIZ UDPゴシック" w:eastAsia="BIZ UDPゴシック" w:hAnsi="BIZ UDPゴシック" w:hint="eastAsia"/>
          <w:color w:val="5B5B5B"/>
          <w:sz w:val="19"/>
          <w:szCs w:val="19"/>
        </w:rPr>
        <w:t>８</w:t>
      </w:r>
      <w:r>
        <w:rPr>
          <w:rFonts w:ascii="BIZ UDPゴシック" w:eastAsia="BIZ UDPゴシック" w:hAnsi="BIZ UDPゴシック"/>
          <w:color w:val="5B5B5B"/>
          <w:sz w:val="19"/>
          <w:szCs w:val="19"/>
        </w:rPr>
        <w:t>月</w:t>
      </w:r>
      <w:r>
        <w:rPr>
          <w:rFonts w:ascii="BIZ UDPゴシック" w:eastAsia="BIZ UDPゴシック" w:hAnsi="BIZ UDPゴシック" w:hint="eastAsia"/>
          <w:color w:val="5B5B5B"/>
          <w:sz w:val="19"/>
          <w:szCs w:val="19"/>
        </w:rPr>
        <w:t>19</w:t>
      </w:r>
      <w:r>
        <w:rPr>
          <w:rFonts w:ascii="BIZ UDPゴシック" w:eastAsia="BIZ UDPゴシック" w:hAnsi="BIZ UDPゴシック"/>
          <w:color w:val="5B5B5B"/>
          <w:sz w:val="19"/>
          <w:szCs w:val="19"/>
        </w:rPr>
        <w:t>日に小野町自立支援協議会、同年８月26日に民生児童委員協議会（高齢福祉部会・社会福祉部会・児童福祉部会）でのヒアリングを行い、就労支援、障がい児・障がい者支援、通学・子育て支援、虐待防止・権利擁護、地域連携・体制づくり等について、直近の課題や意見を確認しました。</w:t>
      </w:r>
    </w:p>
    <w:p w14:paraId="21F270E9"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（３）パブリックコメントの実施</w:t>
      </w:r>
    </w:p>
    <w:p w14:paraId="6CE261C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計画案を町ウェブサイト及び健康福祉課の窓口で公開し、広く町民の皆さまから意見を募集しました（実施期間：令和９年○月○日～○月○日）。寄せられた意見とそれに対する町の考え方は、町ウェブサイトで公表します。</w:t>
      </w:r>
      <w:r>
        <w:rPr>
          <w:rFonts w:ascii="BIZ UDPゴシック" w:eastAsia="BIZ UDPゴシック" w:hAnsi="BIZ UDPゴシック"/>
          <w:sz w:val="22"/>
          <w:szCs w:val="22"/>
          <w:highlight w:val="yellow"/>
        </w:rPr>
        <w:t>【要確認：実施期間・意見の件数】</w:t>
      </w:r>
    </w:p>
    <w:p w14:paraId="43CCEB0D"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（４）計画の公表</w:t>
      </w:r>
    </w:p>
    <w:p w14:paraId="2762259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策定した計画は、町ウェブサイトに掲載するとともに、健康福祉課の窓口で閲覧できるようにし、関係機関へ送付します。また、計画の概要を広報紙等で周知し、障がいのある人にも分かりやすい形での情報提供に努めます。</w:t>
      </w:r>
    </w:p>
    <w:p w14:paraId="7B480F54" w14:textId="77777777" w:rsidR="009D6CAB" w:rsidRPr="00370011" w:rsidRDefault="00000000" w:rsidP="00AF093D">
      <w:pPr>
        <w:pStyle w:val="1"/>
        <w:pageBreakBefore/>
        <w:shd w:val="clear" w:color="auto" w:fill="4A7A5E"/>
        <w:spacing w:before="480" w:after="320"/>
        <w:ind w:left="60"/>
        <w:jc w:val="center"/>
        <w:rPr>
          <w:rFonts w:ascii="BIZ UDPゴシック" w:eastAsia="BIZ UDPゴシック" w:hAnsi="BIZ UDPゴシック"/>
        </w:rPr>
      </w:pPr>
      <w:bookmarkStart w:id="4" w:name="_TocOno007"/>
      <w:r>
        <w:rPr>
          <w:rFonts w:ascii="BIZ UDPゴシック" w:eastAsia="BIZ UDPゴシック" w:hAnsi="BIZ UDPゴシック"/>
          <w:b/>
          <w:bCs/>
          <w:color w:val="FFFFFF"/>
          <w:sz w:val="30"/>
          <w:szCs w:val="30"/>
        </w:rPr>
        <w:lastRenderedPageBreak/>
        <w:t>第２章　計画の進行管理</w:t>
      </w:r>
      <w:bookmarkEnd w:id="4"/>
    </w:p>
    <w:p w14:paraId="1680F9B0"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ＰＤＣＡサイクルによる評価と見直し</w:t>
      </w:r>
    </w:p>
    <w:p w14:paraId="6CF78544" w14:textId="77777777" w:rsidR="009D6CAB" w:rsidRPr="00370011" w:rsidRDefault="00000000" w:rsidP="00AF093D">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障がい者計画の推進にあたっては、障害者権利条約第31条、第33条等の趣旨を踏まえ、「証拠に基づく政策立案」の実現に向け、障がい者施策のＰＤＣＡサイクルを構築し、着実に実行していきます。</w:t>
      </w:r>
    </w:p>
    <w:p w14:paraId="6EC0619C"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また、障がい福祉計画・障がい児福祉計画の推進にあたっては、障害者総合支援法において、計画に定める事項について、定期的に調査、分析及び評価を行い、必要があると認めるときは、計画を変更することその他の必要な措置を講ずること（ＰＤＣＡサイクル）とされています。</w:t>
      </w:r>
    </w:p>
    <w:p w14:paraId="656D8AB1"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ＰＤＣＡサイクル」とは、様々な分野・領域における品質管理や業務改善などに広く活用されているマネジメント手法で、「計画（Plan）」、「実行（Do）」、「評価（Check）」、「改善（Action）」のプロセスを順に実施していくものです。各年度において、障がい福祉サービス等の見込量のほか、地域生活への移行が進んでいるか、あるいは一般就労への移行が進んでいるか等の達成状況を点検、評価し、その結果に基づいて業務を進めていく上で、計画を立て、それを実行し、結果を評価した後、改善して次のステップへとつなげていく過程は、業務の質を高めていく上で重要となります。</w:t>
      </w:r>
    </w:p>
    <w:p w14:paraId="366E8D3B" w14:textId="77777777" w:rsidR="009D6CAB" w:rsidRDefault="00000000" w:rsidP="00AF093D">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特に第８期計画では、国の基本指針において「望まないセルフプラン」の解消や障がい福祉サービス等情報公表制度の公表率・更新率100％といった新たな成果目標が示されていることから、小野町自立支援協議会での定期的な点検を通じて、これらの新指標も含めた進行管理を行います。</w:t>
      </w:r>
    </w:p>
    <w:p w14:paraId="4A2CDD9C" w14:textId="77777777" w:rsidR="00AF093D" w:rsidRPr="00370011" w:rsidRDefault="007214E1" w:rsidP="00AF093D">
      <w:pPr>
        <w:spacing w:after="200" w:line="360" w:lineRule="auto"/>
        <w:rPr>
          <w:rFonts w:ascii="BIZ UDPゴシック" w:eastAsia="BIZ UDPゴシック" w:hAnsi="BIZ UDPゴシック"/>
        </w:rPr>
      </w:pPr>
      <w:r>
        <w:rPr>
          <w:rFonts w:ascii="BIZ UDPゴシック" w:eastAsia="BIZ UDPゴシック" w:hAnsi="BIZ UDPゴシック"/>
          <w:noProof/>
        </w:rPr>
        <mc:AlternateContent>
          <mc:Choice Requires="wps">
            <w:drawing>
              <wp:anchor distT="0" distB="0" distL="114300" distR="114300" simplePos="0" relativeHeight="251657215" behindDoc="0" locked="0" layoutInCell="1" allowOverlap="1" wp14:anchorId="47A404D9" wp14:editId="0A839E2B">
                <wp:simplePos x="0" y="0"/>
                <wp:positionH relativeFrom="column">
                  <wp:posOffset>4016394</wp:posOffset>
                </wp:positionH>
                <wp:positionV relativeFrom="paragraph">
                  <wp:posOffset>260511</wp:posOffset>
                </wp:positionV>
                <wp:extent cx="1917510" cy="1105469"/>
                <wp:effectExtent l="19050" t="19050" r="26035" b="19050"/>
                <wp:wrapNone/>
                <wp:docPr id="147732243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5">
                            <a:lumMod val="50000"/>
                          </a:schemeClr>
                        </a:solidFill>
                        <a:ln w="3810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64306C" w14:textId="77777777" w:rsidR="00AF093D" w:rsidRPr="007214E1" w:rsidRDefault="00AF093D"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A404D9" id="四角形: 角を丸くする 7" o:spid="_x0000_s1028" style="position:absolute;margin-left:316.25pt;margin-top:20.5pt;width:151pt;height:87.05pt;z-index:25165721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" fillcolor="#1f4d78 [1608]" strokecolor="#002060" strokeweight="3pt">
                <v:stroke joinstyle="miter"/>
                <v:textbox>
                  <w:txbxContent>
                    <w:p w14:paraId="5F64306C" w14:textId="77777777" w:rsidR="00AF093D" w:rsidRPr="007214E1" w:rsidRDefault="00AF093D"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Plan</w:t>
                      </w:r>
                    </w:p>
                  </w:txbxContent>
                </v:textbox>
              </v:roundrect>
            </w:pict>
          </mc:Fallback>
        </mc:AlternateContent>
      </w:r>
      <w:r>
        <w:rPr>
          <w:rFonts w:ascii="BIZ UDPゴシック" w:eastAsia="BIZ UDPゴシック" w:hAnsi="BIZ UDPゴシック"/>
          <w:noProof/>
        </w:rPr>
        <w:drawing>
          <wp:anchor distT="0" distB="0" distL="114300" distR="114300" simplePos="0" relativeHeight="251661312" behindDoc="0" locked="0" layoutInCell="1" allowOverlap="1" wp14:anchorId="511BF66D" wp14:editId="54852D31">
            <wp:simplePos x="0" y="0"/>
            <wp:positionH relativeFrom="margin">
              <wp:posOffset>1853726</wp:posOffset>
            </wp:positionH>
            <wp:positionV relativeFrom="paragraph">
              <wp:posOffset>390364</wp:posOffset>
            </wp:positionV>
            <wp:extent cx="2142679" cy="2329795"/>
            <wp:effectExtent l="0" t="0" r="0" b="0"/>
            <wp:wrapNone/>
            <wp:docPr id="187785973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858" r="2954"/>
                    <a:stretch>
                      <a:fillRect/>
                    </a:stretch>
                  </pic:blipFill>
                  <pic:spPr bwMode="auto">
                    <a:xfrm>
                      <a:off x="0" y="0"/>
                      <a:ext cx="2142679" cy="2329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noProof/>
        </w:rPr>
        <mc:AlternateContent>
          <mc:Choice Requires="wps">
            <w:drawing>
              <wp:anchor distT="0" distB="0" distL="114300" distR="114300" simplePos="0" relativeHeight="251666432" behindDoc="0" locked="0" layoutInCell="1" allowOverlap="1" wp14:anchorId="1F3F0CE7" wp14:editId="3A0E3161">
                <wp:simplePos x="0" y="0"/>
                <wp:positionH relativeFrom="column">
                  <wp:posOffset>-109182</wp:posOffset>
                </wp:positionH>
                <wp:positionV relativeFrom="paragraph">
                  <wp:posOffset>315472</wp:posOffset>
                </wp:positionV>
                <wp:extent cx="1917510" cy="1105469"/>
                <wp:effectExtent l="19050" t="19050" r="26035" b="19050"/>
                <wp:wrapNone/>
                <wp:docPr id="2111154076"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rgbClr val="FF0066"/>
                        </a:solidFill>
                        <a:ln w="38100" cap="flat" cmpd="sng" algn="ctr">
                          <a:solidFill>
                            <a:srgbClr val="EE0000"/>
                          </a:solidFill>
                          <a:prstDash val="solid"/>
                          <a:miter lim="800000"/>
                        </a:ln>
                        <a:effectLst/>
                      </wps:spPr>
                      <wps:txbx>
                        <w:txbxContent>
                          <w:p w14:paraId="71C6772A"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3F0CE7" id="_x0000_s1029" style="position:absolute;margin-left:-8.6pt;margin-top:24.85pt;width:151pt;height:87.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" fillcolor="#f06" strokecolor="#e00" strokeweight="3pt">
                <v:stroke joinstyle="miter"/>
                <v:textbox>
                  <w:txbxContent>
                    <w:p w14:paraId="71C6772A"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Action</w:t>
                      </w:r>
                    </w:p>
                  </w:txbxContent>
                </v:textbox>
              </v:roundrect>
            </w:pict>
          </mc:Fallback>
        </mc:AlternateContent>
      </w:r>
      <w:r>
        <w:rPr>
          <w:rFonts w:ascii="BIZ UDPゴシック" w:eastAsia="BIZ UDPゴシック" w:hAnsi="BIZ UDPゴシック" w:hint="eastAsia"/>
          <w:sz w:val="22"/>
          <w:szCs w:val="22"/>
        </w:rPr>
        <w:t>■PDCAサイクル概念図</w:t>
      </w:r>
    </w:p>
    <w:p w14:paraId="363E86F5" w14:textId="77777777" w:rsidR="009D6CAB" w:rsidRPr="00370011" w:rsidRDefault="007214E1">
      <w:pPr>
        <w:rPr>
          <w:rFonts w:ascii="BIZ UDPゴシック" w:eastAsia="BIZ UDPゴシック" w:hAnsi="BIZ UDPゴシック"/>
        </w:rPr>
      </w:pPr>
      <w:r>
        <w:rPr>
          <w:rFonts w:ascii="BIZ UDPゴシック" w:eastAsia="BIZ UDPゴシック" w:hAnsi="BIZ UDPゴシック"/>
          <w:noProof/>
        </w:rPr>
        <mc:AlternateContent>
          <mc:Choice Requires="wps">
            <w:drawing>
              <wp:anchor distT="0" distB="0" distL="114300" distR="114300" simplePos="0" relativeHeight="251664384" behindDoc="0" locked="0" layoutInCell="1" allowOverlap="1" wp14:anchorId="6AC2DAFC" wp14:editId="0D8C8885">
                <wp:simplePos x="0" y="0"/>
                <wp:positionH relativeFrom="column">
                  <wp:posOffset>3999353</wp:posOffset>
                </wp:positionH>
                <wp:positionV relativeFrom="paragraph">
                  <wp:posOffset>1390015</wp:posOffset>
                </wp:positionV>
                <wp:extent cx="1917510" cy="1105469"/>
                <wp:effectExtent l="19050" t="19050" r="26035" b="19050"/>
                <wp:wrapNone/>
                <wp:docPr id="143784871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4">
                            <a:lumMod val="75000"/>
                          </a:schemeClr>
                        </a:solidFill>
                        <a:ln w="38100" cap="flat" cmpd="sng" algn="ctr">
                          <a:solidFill>
                            <a:schemeClr val="accent4">
                              <a:lumMod val="50000"/>
                            </a:schemeClr>
                          </a:solidFill>
                          <a:prstDash val="solid"/>
                          <a:miter lim="800000"/>
                        </a:ln>
                        <a:effectLst/>
                      </wps:spPr>
                      <wps:txbx>
                        <w:txbxContent>
                          <w:p w14:paraId="71F9CE4C"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C2DAFC" id="_x0000_s1030" style="position:absolute;margin-left:314.9pt;margin-top:109.45pt;width:151pt;height:87.0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" fillcolor="#bf8f00 [2407]" strokecolor="#7f5f00 [1607]" strokeweight="3pt">
                <v:stroke joinstyle="miter"/>
                <v:textbox>
                  <w:txbxContent>
                    <w:p w14:paraId="71F9CE4C"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Do</w:t>
                      </w:r>
                    </w:p>
                  </w:txbxContent>
                </v:textbox>
              </v:roundrect>
            </w:pict>
          </mc:Fallback>
        </mc:AlternateContent>
      </w:r>
      <w:r>
        <w:rPr>
          <w:rFonts w:ascii="BIZ UDPゴシック" w:eastAsia="BIZ UDPゴシック" w:hAnsi="BIZ UDPゴシック"/>
          <w:noProof/>
        </w:rPr>
        <mc:AlternateContent>
          <mc:Choice Requires="wps">
            <w:drawing>
              <wp:anchor distT="0" distB="0" distL="114300" distR="114300" simplePos="0" relativeHeight="251668480" behindDoc="0" locked="0" layoutInCell="1" allowOverlap="1" wp14:anchorId="380EA127" wp14:editId="1E9C4A71">
                <wp:simplePos x="0" y="0"/>
                <wp:positionH relativeFrom="column">
                  <wp:posOffset>-103476</wp:posOffset>
                </wp:positionH>
                <wp:positionV relativeFrom="paragraph">
                  <wp:posOffset>1391285</wp:posOffset>
                </wp:positionV>
                <wp:extent cx="1917510" cy="1105469"/>
                <wp:effectExtent l="19050" t="19050" r="26035" b="19050"/>
                <wp:wrapNone/>
                <wp:docPr id="167907744" name="四角形: 角を丸くする 7"/>
                <wp:cNvGraphicFramePr/>
                <a:graphic xmlns:a="http://schemas.openxmlformats.org/drawingml/2006/main">
                  <a:graphicData uri="http://schemas.microsoft.com/office/word/2010/wordprocessingShape">
                    <wps:wsp>
                      <wps:cNvSpPr/>
                      <wps:spPr>
                        <a:xfrm>
                          <a:off x="0" y="0"/>
                          <a:ext cx="1917510" cy="1105469"/>
                        </a:xfrm>
                        <a:prstGeom prst="roundRect">
                          <a:avLst/>
                        </a:prstGeom>
                        <a:solidFill>
                          <a:schemeClr val="accent6">
                            <a:lumMod val="75000"/>
                          </a:schemeClr>
                        </a:solidFill>
                        <a:ln w="38100" cap="flat" cmpd="sng" algn="ctr">
                          <a:solidFill>
                            <a:schemeClr val="accent6">
                              <a:lumMod val="50000"/>
                            </a:schemeClr>
                          </a:solidFill>
                          <a:prstDash val="solid"/>
                          <a:miter lim="800000"/>
                        </a:ln>
                        <a:effectLst/>
                      </wps:spPr>
                      <wps:txbx>
                        <w:txbxContent>
                          <w:p w14:paraId="2E1DD072"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0EA127" id="_x0000_s1031" style="position:absolute;margin-left:-8.15pt;margin-top:109.55pt;width:151pt;height:87.0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" fillcolor="#538135 [2409]" strokecolor="#375623 [1609]" strokeweight="3pt">
                <v:stroke joinstyle="miter"/>
                <v:textbox>
                  <w:txbxContent>
                    <w:p w14:paraId="2E1DD072" w14:textId="77777777" w:rsidR="007214E1" w:rsidRPr="007214E1" w:rsidRDefault="007214E1" w:rsidP="007214E1">
                      <w:pPr>
                        <w:jc w:val="center"/>
                        <w:rPr>
                          <w:rFonts w:ascii="BIZ UDPゴシック" w:eastAsia="BIZ UDPゴシック" w:hAnsi="BIZ UDPゴシック"/>
                          <w:b/>
                          <w:bCs/>
                          <w:color w:val="FFFFFF" w:themeColor="background1"/>
                          <w:sz w:val="56"/>
                          <w:szCs w:val="56"/>
                        </w:rPr>
                      </w:pPr>
                      <w:r>
                        <w:rPr>
                          <w:rFonts w:ascii="BIZ UDPゴシック" w:eastAsia="BIZ UDPゴシック" w:hAnsi="BIZ UDPゴシック" w:hint="eastAsia"/>
                          <w:b/>
                          <w:bCs/>
                          <w:color w:val="FFFFFF" w:themeColor="background1"/>
                          <w:sz w:val="56"/>
                          <w:szCs w:val="56"/>
                        </w:rPr>
                        <w:t>Check</w:t>
                      </w:r>
                    </w:p>
                  </w:txbxContent>
                </v:textbox>
              </v:roundrect>
            </w:pict>
          </mc:Fallback>
        </mc:AlternateContent>
      </w:r>
    </w:p>
    <w:p w14:paraId="17CC4451"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年次の点検評価の方法</w:t>
      </w:r>
    </w:p>
    <w:p w14:paraId="12658CB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８期障がい福祉計画・第４期障がい児福祉計画の成果目標及び見込量については、少なくとも年１回、実績を把握して分析・評価を行い、小野町自立支援協議会に報告して意見を聴きます。評価の結果は、必要に応じて計画の見直しや次期計画に反映するとともに、町ウェブサイト等で公表します。</w:t>
      </w:r>
    </w:p>
    <w:p w14:paraId="5CD38E7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は人口規模が小さく、サービスの利用者も少数であるため、一人の増減が率に大きく表れます。また、町内に事業所がないサービスは、田村地方や県中圏域の事業所の利用により確保しています。このため、実績の多少だけで評価せず、事業ごとに次の項目により点検します。</w:t>
      </w:r>
    </w:p>
    <w:p w14:paraId="3B0E149F"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■年次の点検評価の項目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660"/>
      </w:tblGrid>
      <w:tr w:rsidR="001E7E48" w14:paraId="50F7769D" w14:textId="77777777">
        <w:trPr>
          <w:cantSplit/>
          <w:tblHeader/>
        </w:trPr>
        <w:tc>
          <w:tcPr>
            <w:tcW w:w="2340" w:type="dxa"/>
            <w:shd w:val="clear" w:color="auto" w:fill="DCE8DC"/>
            <w:tcMar>
              <w:top w:w="130" w:type="dxa"/>
              <w:left w:w="130" w:type="dxa"/>
              <w:bottom w:w="130" w:type="dxa"/>
              <w:right w:w="130" w:type="dxa"/>
            </w:tcMar>
            <w:vAlign w:val="center"/>
          </w:tcPr>
          <w:p w14:paraId="2639EEF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6660" w:type="dxa"/>
            <w:shd w:val="clear" w:color="auto" w:fill="DCE8DC"/>
            <w:tcMar>
              <w:top w:w="130" w:type="dxa"/>
              <w:left w:w="130" w:type="dxa"/>
              <w:bottom w:w="130" w:type="dxa"/>
              <w:right w:w="130" w:type="dxa"/>
            </w:tcMar>
            <w:vAlign w:val="center"/>
          </w:tcPr>
          <w:p w14:paraId="1791D72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記録すること</w:t>
            </w:r>
          </w:p>
        </w:tc>
      </w:tr>
      <w:tr w:rsidR="001E7E48" w14:paraId="391E92DA" w14:textId="77777777">
        <w:trPr>
          <w:cantSplit/>
        </w:trPr>
        <w:tc>
          <w:tcPr>
            <w:tcW w:w="2340" w:type="dxa"/>
            <w:tcMar>
              <w:top w:w="130" w:type="dxa"/>
              <w:left w:w="130" w:type="dxa"/>
              <w:bottom w:w="130" w:type="dxa"/>
              <w:right w:w="130" w:type="dxa"/>
            </w:tcMar>
            <w:vAlign w:val="center"/>
          </w:tcPr>
          <w:p w14:paraId="408E4C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w:t>
            </w:r>
          </w:p>
        </w:tc>
        <w:tc>
          <w:tcPr>
            <w:tcW w:w="6660" w:type="dxa"/>
            <w:tcMar>
              <w:top w:w="130" w:type="dxa"/>
              <w:left w:w="130" w:type="dxa"/>
              <w:bottom w:w="130" w:type="dxa"/>
              <w:right w:w="130" w:type="dxa"/>
            </w:tcMar>
            <w:vAlign w:val="center"/>
          </w:tcPr>
          <w:p w14:paraId="2E1A11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各年度の実績（人、人日、時間、件）。どの資料の数値を用いたかを併せて記録します。</w:t>
            </w:r>
          </w:p>
        </w:tc>
      </w:tr>
      <w:tr w:rsidR="001E7E48" w14:paraId="2C2C3B5A" w14:textId="77777777">
        <w:trPr>
          <w:cantSplit/>
        </w:trPr>
        <w:tc>
          <w:tcPr>
            <w:tcW w:w="2340" w:type="dxa"/>
            <w:tcMar>
              <w:top w:w="130" w:type="dxa"/>
              <w:left w:w="130" w:type="dxa"/>
              <w:bottom w:w="130" w:type="dxa"/>
              <w:right w:w="130" w:type="dxa"/>
            </w:tcMar>
            <w:vAlign w:val="center"/>
          </w:tcPr>
          <w:p w14:paraId="64F47A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w:t>
            </w:r>
          </w:p>
        </w:tc>
        <w:tc>
          <w:tcPr>
            <w:tcW w:w="6660" w:type="dxa"/>
            <w:tcMar>
              <w:top w:w="130" w:type="dxa"/>
              <w:left w:w="130" w:type="dxa"/>
              <w:bottom w:w="130" w:type="dxa"/>
              <w:right w:w="130" w:type="dxa"/>
            </w:tcMar>
            <w:vAlign w:val="center"/>
          </w:tcPr>
          <w:p w14:paraId="121AE0B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必要とする人の人数と内容。把握できていない場合は空欄とせず「把握不足」と記録します。</w:t>
            </w:r>
          </w:p>
        </w:tc>
      </w:tr>
      <w:tr w:rsidR="001E7E48" w14:paraId="5A78AE81" w14:textId="77777777">
        <w:trPr>
          <w:cantSplit/>
        </w:trPr>
        <w:tc>
          <w:tcPr>
            <w:tcW w:w="2340" w:type="dxa"/>
            <w:tcMar>
              <w:top w:w="130" w:type="dxa"/>
              <w:left w:w="130" w:type="dxa"/>
              <w:bottom w:w="130" w:type="dxa"/>
              <w:right w:w="130" w:type="dxa"/>
            </w:tcMar>
            <w:vAlign w:val="center"/>
          </w:tcPr>
          <w:p w14:paraId="37EDC83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障がい福祉での供給</w:t>
            </w:r>
          </w:p>
        </w:tc>
        <w:tc>
          <w:tcPr>
            <w:tcW w:w="6660" w:type="dxa"/>
            <w:tcMar>
              <w:top w:w="130" w:type="dxa"/>
              <w:left w:w="130" w:type="dxa"/>
              <w:bottom w:w="130" w:type="dxa"/>
              <w:right w:w="130" w:type="dxa"/>
            </w:tcMar>
            <w:vAlign w:val="center"/>
          </w:tcPr>
          <w:p w14:paraId="382765C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障がい福祉サービス及び地域生活支援事業による提供量。町内と町外（田村地方・県中圏域）を分けて記録します。</w:t>
            </w:r>
          </w:p>
        </w:tc>
      </w:tr>
      <w:tr w:rsidR="001E7E48" w14:paraId="7C0BD977" w14:textId="77777777">
        <w:trPr>
          <w:cantSplit/>
        </w:trPr>
        <w:tc>
          <w:tcPr>
            <w:tcW w:w="2340" w:type="dxa"/>
            <w:tcMar>
              <w:top w:w="130" w:type="dxa"/>
              <w:left w:w="130" w:type="dxa"/>
              <w:bottom w:w="130" w:type="dxa"/>
              <w:right w:w="130" w:type="dxa"/>
            </w:tcMar>
            <w:vAlign w:val="center"/>
          </w:tcPr>
          <w:p w14:paraId="62CB669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他の制度による代替・補完</w:t>
            </w:r>
          </w:p>
        </w:tc>
        <w:tc>
          <w:tcPr>
            <w:tcW w:w="6660" w:type="dxa"/>
            <w:tcMar>
              <w:top w:w="130" w:type="dxa"/>
              <w:left w:w="130" w:type="dxa"/>
              <w:bottom w:w="130" w:type="dxa"/>
              <w:right w:w="130" w:type="dxa"/>
            </w:tcMar>
            <w:vAlign w:val="center"/>
          </w:tcPr>
          <w:p w14:paraId="302AFBD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介護保険、高齢者福祉施策、一般の施策及び町単独事業による代替・補完。障がいのある人が対象となるかを確かめて記録します。</w:t>
            </w:r>
          </w:p>
        </w:tc>
      </w:tr>
      <w:tr w:rsidR="001E7E48" w14:paraId="69F3C840" w14:textId="77777777">
        <w:trPr>
          <w:cantSplit/>
        </w:trPr>
        <w:tc>
          <w:tcPr>
            <w:tcW w:w="2340" w:type="dxa"/>
            <w:tcMar>
              <w:top w:w="130" w:type="dxa"/>
              <w:left w:w="130" w:type="dxa"/>
              <w:bottom w:w="130" w:type="dxa"/>
              <w:right w:w="130" w:type="dxa"/>
            </w:tcMar>
            <w:vAlign w:val="center"/>
          </w:tcPr>
          <w:p w14:paraId="6DA2A82F"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圏域での利用</w:t>
            </w:r>
          </w:p>
        </w:tc>
        <w:tc>
          <w:tcPr>
            <w:tcW w:w="6660" w:type="dxa"/>
            <w:tcMar>
              <w:top w:w="130" w:type="dxa"/>
              <w:left w:w="130" w:type="dxa"/>
              <w:bottom w:w="130" w:type="dxa"/>
              <w:right w:w="130" w:type="dxa"/>
            </w:tcMar>
            <w:vAlign w:val="center"/>
          </w:tcPr>
          <w:p w14:paraId="141AF9F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田村地方・県中圏域の事業所の利用実績と、広域での整備の状況を記録します。</w:t>
            </w:r>
          </w:p>
        </w:tc>
      </w:tr>
      <w:tr w:rsidR="001E7E48" w14:paraId="66809225" w14:textId="77777777">
        <w:trPr>
          <w:cantSplit/>
        </w:trPr>
        <w:tc>
          <w:tcPr>
            <w:tcW w:w="2340" w:type="dxa"/>
            <w:tcMar>
              <w:top w:w="130" w:type="dxa"/>
              <w:left w:w="130" w:type="dxa"/>
              <w:bottom w:w="130" w:type="dxa"/>
              <w:right w:w="130" w:type="dxa"/>
            </w:tcMar>
            <w:vAlign w:val="center"/>
          </w:tcPr>
          <w:p w14:paraId="48562B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未充足</w:t>
            </w:r>
          </w:p>
        </w:tc>
        <w:tc>
          <w:tcPr>
            <w:tcW w:w="6660" w:type="dxa"/>
            <w:tcMar>
              <w:top w:w="130" w:type="dxa"/>
              <w:left w:w="130" w:type="dxa"/>
              <w:bottom w:w="130" w:type="dxa"/>
              <w:right w:w="130" w:type="dxa"/>
            </w:tcMar>
            <w:vAlign w:val="center"/>
          </w:tcPr>
          <w:p w14:paraId="2CCD995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ニーズから供給を差し引いた残り。下表「実績がない場合の評価の区分」の①～⑥のいずれに当たるかを併記します。</w:t>
            </w:r>
          </w:p>
        </w:tc>
      </w:tr>
      <w:tr w:rsidR="001E7E48" w14:paraId="3DFE1B60" w14:textId="77777777">
        <w:trPr>
          <w:cantSplit/>
        </w:trPr>
        <w:tc>
          <w:tcPr>
            <w:tcW w:w="2340" w:type="dxa"/>
            <w:tcMar>
              <w:top w:w="130" w:type="dxa"/>
              <w:left w:w="130" w:type="dxa"/>
              <w:bottom w:w="130" w:type="dxa"/>
              <w:right w:w="130" w:type="dxa"/>
            </w:tcMar>
            <w:vAlign w:val="center"/>
          </w:tcPr>
          <w:p w14:paraId="6D7372B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次年度以降の対応</w:t>
            </w:r>
          </w:p>
        </w:tc>
        <w:tc>
          <w:tcPr>
            <w:tcW w:w="6660" w:type="dxa"/>
            <w:tcMar>
              <w:top w:w="130" w:type="dxa"/>
              <w:left w:w="130" w:type="dxa"/>
              <w:bottom w:w="130" w:type="dxa"/>
              <w:right w:w="130" w:type="dxa"/>
            </w:tcMar>
            <w:vAlign w:val="center"/>
          </w:tcPr>
          <w:p w14:paraId="010528E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見込量を見直す、他の制度で対応する、圏域で確保する、実態の把握から始める、のいずれかを記録します。</w:t>
            </w:r>
          </w:p>
        </w:tc>
      </w:tr>
    </w:tbl>
    <w:p w14:paraId="586D1155"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に既にある制度や設備を評価するときは、「あること」で終わらせません。制度や設備があることと、障がいのある人がそれを実際に利用できていることは別だからです。既にある資源については、①その資源が町（又は田村地方）にあるか、②障がいのある人が対象に含まれるか、③実際に利用されているか（年度別の実績）、④利用されていない場合に妨げている理由は何か、⑤それでも残る未充足は何か、⑥令和９年度から令和11年度までに何をするか、の順に確かめま</w:t>
      </w:r>
      <w:r>
        <w:rPr>
          <w:rFonts w:ascii="BIZ UDPゴシック" w:eastAsia="BIZ UDPゴシック" w:hAnsi="BIZ UDPゴシック"/>
          <w:sz w:val="22"/>
          <w:szCs w:val="22"/>
        </w:rPr>
        <w:lastRenderedPageBreak/>
        <w:t>す。</w:t>
      </w:r>
    </w:p>
    <w:p w14:paraId="6B3EDEEA"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また、利用者が少数の本町では、実績がないことと支援が足りていないことは別のことです。実績がない事業やサービスは、実施したか否かの二つに分けるのではなく、次の区分により理由を示します。</w:t>
      </w:r>
    </w:p>
    <w:p w14:paraId="65FAAC9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■実績がない場合の評価の区分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480"/>
      </w:tblGrid>
      <w:tr w:rsidR="001E7E48" w14:paraId="56A8ECC0" w14:textId="77777777">
        <w:trPr>
          <w:cantSplit/>
          <w:tblHeader/>
        </w:trPr>
        <w:tc>
          <w:tcPr>
            <w:tcW w:w="2520" w:type="dxa"/>
            <w:shd w:val="clear" w:color="auto" w:fill="DCE8DC"/>
            <w:tcMar>
              <w:top w:w="130" w:type="dxa"/>
              <w:left w:w="130" w:type="dxa"/>
              <w:bottom w:w="130" w:type="dxa"/>
              <w:right w:w="130" w:type="dxa"/>
            </w:tcMar>
            <w:vAlign w:val="center"/>
          </w:tcPr>
          <w:p w14:paraId="5CBB36B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6480" w:type="dxa"/>
            <w:shd w:val="clear" w:color="auto" w:fill="DCE8DC"/>
            <w:tcMar>
              <w:top w:w="130" w:type="dxa"/>
              <w:left w:w="130" w:type="dxa"/>
              <w:bottom w:w="130" w:type="dxa"/>
              <w:right w:w="130" w:type="dxa"/>
            </w:tcMar>
            <w:vAlign w:val="center"/>
          </w:tcPr>
          <w:p w14:paraId="152F67A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意味</w:t>
            </w:r>
          </w:p>
        </w:tc>
      </w:tr>
      <w:tr w:rsidR="001E7E48" w14:paraId="101C797F" w14:textId="77777777">
        <w:trPr>
          <w:cantSplit/>
        </w:trPr>
        <w:tc>
          <w:tcPr>
            <w:tcW w:w="2520" w:type="dxa"/>
            <w:tcMar>
              <w:top w:w="130" w:type="dxa"/>
              <w:left w:w="130" w:type="dxa"/>
              <w:bottom w:w="130" w:type="dxa"/>
              <w:right w:w="130" w:type="dxa"/>
            </w:tcMar>
            <w:vAlign w:val="center"/>
          </w:tcPr>
          <w:p w14:paraId="298F7597"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①障がい福祉で実施</w:t>
            </w:r>
          </w:p>
        </w:tc>
        <w:tc>
          <w:tcPr>
            <w:tcW w:w="6480" w:type="dxa"/>
            <w:tcMar>
              <w:top w:w="130" w:type="dxa"/>
              <w:left w:w="130" w:type="dxa"/>
              <w:bottom w:w="130" w:type="dxa"/>
              <w:right w:w="130" w:type="dxa"/>
            </w:tcMar>
            <w:vAlign w:val="center"/>
          </w:tcPr>
          <w:p w14:paraId="7F9EF4A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障害者総合支援法又は児童福祉法のサービス・事業として実績がある</w:t>
            </w:r>
          </w:p>
        </w:tc>
      </w:tr>
      <w:tr w:rsidR="001E7E48" w14:paraId="58955455" w14:textId="77777777">
        <w:trPr>
          <w:cantSplit/>
        </w:trPr>
        <w:tc>
          <w:tcPr>
            <w:tcW w:w="2520" w:type="dxa"/>
            <w:tcMar>
              <w:top w:w="130" w:type="dxa"/>
              <w:left w:w="130" w:type="dxa"/>
              <w:bottom w:w="130" w:type="dxa"/>
              <w:right w:w="130" w:type="dxa"/>
            </w:tcMar>
            <w:vAlign w:val="center"/>
          </w:tcPr>
          <w:p w14:paraId="2F6DB3E9"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②他の制度で対応</w:t>
            </w:r>
          </w:p>
        </w:tc>
        <w:tc>
          <w:tcPr>
            <w:tcW w:w="6480" w:type="dxa"/>
            <w:tcMar>
              <w:top w:w="130" w:type="dxa"/>
              <w:left w:w="130" w:type="dxa"/>
              <w:bottom w:w="130" w:type="dxa"/>
              <w:right w:w="130" w:type="dxa"/>
            </w:tcMar>
            <w:vAlign w:val="center"/>
          </w:tcPr>
          <w:p w14:paraId="1E9BC30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介護保険、高齢者福祉施策、一般の施策又は町単独事業によりニーズが満たされている</w:t>
            </w:r>
          </w:p>
        </w:tc>
      </w:tr>
      <w:tr w:rsidR="001E7E48" w14:paraId="2CE54250" w14:textId="77777777">
        <w:trPr>
          <w:cantSplit/>
        </w:trPr>
        <w:tc>
          <w:tcPr>
            <w:tcW w:w="2520" w:type="dxa"/>
            <w:tcMar>
              <w:top w:w="130" w:type="dxa"/>
              <w:left w:w="130" w:type="dxa"/>
              <w:bottom w:w="130" w:type="dxa"/>
              <w:right w:w="130" w:type="dxa"/>
            </w:tcMar>
            <w:vAlign w:val="center"/>
          </w:tcPr>
          <w:p w14:paraId="73D11F96"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③圏域で対応</w:t>
            </w:r>
          </w:p>
        </w:tc>
        <w:tc>
          <w:tcPr>
            <w:tcW w:w="6480" w:type="dxa"/>
            <w:tcMar>
              <w:top w:w="130" w:type="dxa"/>
              <w:left w:w="130" w:type="dxa"/>
              <w:bottom w:w="130" w:type="dxa"/>
              <w:right w:w="130" w:type="dxa"/>
            </w:tcMar>
            <w:vAlign w:val="center"/>
          </w:tcPr>
          <w:p w14:paraId="38B5AE1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町内に事業所がなく、田村地方・県中圏域の事業所の利用又は広域での整備により確保している</w:t>
            </w:r>
          </w:p>
        </w:tc>
      </w:tr>
      <w:tr w:rsidR="001E7E48" w14:paraId="6BE41E8B" w14:textId="77777777">
        <w:trPr>
          <w:cantSplit/>
        </w:trPr>
        <w:tc>
          <w:tcPr>
            <w:tcW w:w="2520" w:type="dxa"/>
            <w:tcMar>
              <w:top w:w="130" w:type="dxa"/>
              <w:left w:w="130" w:type="dxa"/>
              <w:bottom w:w="130" w:type="dxa"/>
              <w:right w:w="130" w:type="dxa"/>
            </w:tcMar>
            <w:vAlign w:val="center"/>
          </w:tcPr>
          <w:p w14:paraId="722DBE3E"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④ニーズなし</w:t>
            </w:r>
          </w:p>
        </w:tc>
        <w:tc>
          <w:tcPr>
            <w:tcW w:w="6480" w:type="dxa"/>
            <w:tcMar>
              <w:top w:w="130" w:type="dxa"/>
              <w:left w:w="130" w:type="dxa"/>
              <w:bottom w:w="130" w:type="dxa"/>
              <w:right w:w="130" w:type="dxa"/>
            </w:tcMar>
            <w:vAlign w:val="center"/>
          </w:tcPr>
          <w:p w14:paraId="5FE83FC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対象となる人がいないことを個別に確認できている</w:t>
            </w:r>
          </w:p>
        </w:tc>
      </w:tr>
      <w:tr w:rsidR="001E7E48" w14:paraId="73073B5B" w14:textId="77777777">
        <w:trPr>
          <w:cantSplit/>
        </w:trPr>
        <w:tc>
          <w:tcPr>
            <w:tcW w:w="2520" w:type="dxa"/>
            <w:tcMar>
              <w:top w:w="130" w:type="dxa"/>
              <w:left w:w="130" w:type="dxa"/>
              <w:bottom w:w="130" w:type="dxa"/>
              <w:right w:w="130" w:type="dxa"/>
            </w:tcMar>
            <w:vAlign w:val="center"/>
          </w:tcPr>
          <w:p w14:paraId="2974A57F" w14:textId="77777777" w:rsidR="001E7E48" w:rsidRDefault="00000000">
            <w:pPr>
              <w:keepNext/>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⑤ニーズあり・供給不足</w:t>
            </w:r>
          </w:p>
        </w:tc>
        <w:tc>
          <w:tcPr>
            <w:tcW w:w="6480" w:type="dxa"/>
            <w:tcMar>
              <w:top w:w="130" w:type="dxa"/>
              <w:left w:w="130" w:type="dxa"/>
              <w:bottom w:w="130" w:type="dxa"/>
              <w:right w:w="130" w:type="dxa"/>
            </w:tcMar>
            <w:vAlign w:val="center"/>
          </w:tcPr>
          <w:p w14:paraId="7AFDBB4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必要とする人がいるが、受け入れられる事業所がない又は量が足りない</w:t>
            </w:r>
          </w:p>
        </w:tc>
      </w:tr>
      <w:tr w:rsidR="001E7E48" w14:paraId="23B5FDED" w14:textId="77777777">
        <w:trPr>
          <w:cantSplit/>
        </w:trPr>
        <w:tc>
          <w:tcPr>
            <w:tcW w:w="2520" w:type="dxa"/>
            <w:tcMar>
              <w:top w:w="130" w:type="dxa"/>
              <w:left w:w="130" w:type="dxa"/>
              <w:bottom w:w="130" w:type="dxa"/>
              <w:right w:w="130" w:type="dxa"/>
            </w:tcMar>
            <w:vAlign w:val="center"/>
          </w:tcPr>
          <w:p w14:paraId="777D0FDC" w14:textId="77777777" w:rsidR="001E7E48" w:rsidRDefault="00000000">
            <w:pPr>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⑥把握不足</w:t>
            </w:r>
          </w:p>
        </w:tc>
        <w:tc>
          <w:tcPr>
            <w:tcW w:w="6480" w:type="dxa"/>
            <w:tcMar>
              <w:top w:w="130" w:type="dxa"/>
              <w:left w:w="130" w:type="dxa"/>
              <w:bottom w:w="130" w:type="dxa"/>
              <w:right w:w="130" w:type="dxa"/>
            </w:tcMar>
            <w:vAlign w:val="center"/>
          </w:tcPr>
          <w:p w14:paraId="13D66A3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ニーズの有無そのものを把握できていない。実績がないことを理由に未実施とする前に、この区分に当たらないかを確かめる</w:t>
            </w:r>
          </w:p>
        </w:tc>
      </w:tr>
    </w:tbl>
    <w:p w14:paraId="17DB322F"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点検に用いる数値は、町の給付実績のほか、国民健康保険団体連合会の審査支払の実績、国及び県から提供されるデータ等を用います。また、第８期の国の基本指針で新たに設けられた成果目標（「望まないセルフプラン」の件数、障害福祉サービス等情報公表制度の公表率・更新率等）は、田村地方基幹相談支援センターや県と連携して把握します。</w:t>
      </w:r>
    </w:p>
    <w:p w14:paraId="4F20FAAF"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r>
        <w:rPr>
          <w:rFonts w:ascii="BIZ UDPゴシック" w:eastAsia="BIZ UDPゴシック" w:hAnsi="BIZ UDPゴシック"/>
          <w:b/>
          <w:bCs/>
          <w:color w:val="FFFFFF"/>
          <w:sz w:val="30"/>
          <w:szCs w:val="30"/>
        </w:rPr>
        <w:lastRenderedPageBreak/>
        <w:t>第３章　障がい者等の現状</w:t>
      </w:r>
    </w:p>
    <w:p w14:paraId="3F3DDB99"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5" w:name="_TocOno009"/>
      <w:r>
        <w:rPr>
          <w:rFonts w:ascii="BIZ UDPゴシック" w:eastAsia="BIZ UDPゴシック" w:hAnsi="BIZ UDPゴシック"/>
          <w:b/>
          <w:bCs/>
          <w:color w:val="1B3B2A"/>
          <w:sz w:val="25"/>
          <w:szCs w:val="25"/>
        </w:rPr>
        <w:t>１　人口動態等</w:t>
      </w:r>
      <w:bookmarkEnd w:id="5"/>
    </w:p>
    <w:p w14:paraId="431E561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（１）人口の推移</w:t>
      </w:r>
    </w:p>
    <w:p w14:paraId="7DDABF6C" w14:textId="77777777" w:rsidR="009D6CAB" w:rsidRPr="00370011" w:rsidRDefault="00000000" w:rsidP="007214E1">
      <w:pPr>
        <w:spacing w:after="200" w:line="360" w:lineRule="auto"/>
        <w:ind w:firstLineChars="50" w:firstLine="110"/>
        <w:rPr>
          <w:rFonts w:ascii="BIZ UDPゴシック" w:eastAsia="BIZ UDPゴシック" w:hAnsi="BIZ UDPゴシック"/>
        </w:rPr>
      </w:pPr>
      <w:r>
        <w:rPr>
          <w:rFonts w:ascii="BIZ UDPゴシック" w:eastAsia="BIZ UDPゴシック" w:hAnsi="BIZ UDPゴシック"/>
          <w:sz w:val="22"/>
          <w:szCs w:val="22"/>
        </w:rPr>
        <w:t>本町の人口は減少傾向で推移し、令和８年度には8,520人となっています。年齢３区分別人口推移をみると、15歳未満の年少人口、15～64歳の生産年齢人口は減少傾向で推移しています。65歳以上の高齢人口は令和５年度の3,502人をピークに緩やかな減少傾向となっています。</w:t>
      </w:r>
    </w:p>
    <w:p w14:paraId="4BEE7C1C" w14:textId="77777777" w:rsidR="009D6CAB" w:rsidRPr="00370011" w:rsidRDefault="00000000" w:rsidP="007214E1">
      <w:pPr>
        <w:spacing w:after="200" w:line="360" w:lineRule="auto"/>
        <w:ind w:firstLineChars="50" w:firstLine="110"/>
        <w:rPr>
          <w:rFonts w:ascii="BIZ UDPゴシック" w:eastAsia="BIZ UDPゴシック" w:hAnsi="BIZ UDPゴシック"/>
        </w:rPr>
      </w:pPr>
      <w:r>
        <w:rPr>
          <w:rFonts w:ascii="BIZ UDPゴシック" w:eastAsia="BIZ UDPゴシック" w:hAnsi="BIZ UDPゴシック"/>
          <w:sz w:val="22"/>
          <w:szCs w:val="22"/>
        </w:rPr>
        <w:t>また、年齢３区分別人口割合では、15歳未満の年少人口割合、15～64歳の生産年齢人口割合は減少傾向で推移し、65歳以上の高齢者人口割合は増加傾向で推移しています。小野町地域福祉計画における将来人口推計によれば、令和11年度には7,830人まで減少すると見込まれます。</w:t>
      </w:r>
    </w:p>
    <w:p w14:paraId="171C0AFA" w14:textId="77777777" w:rsidR="009D6CAB" w:rsidRDefault="00697346" w:rsidP="00697346">
      <w:pPr>
        <w:spacing w:before="260" w:after="160"/>
        <w:rPr>
          <w:rFonts w:ascii="BIZ UDPゴシック" w:eastAsia="BIZ UDPゴシック" w:hAnsi="BIZ UDPゴシック"/>
          <w:b/>
          <w:bCs/>
          <w:sz w:val="22"/>
          <w:szCs w:val="22"/>
        </w:rPr>
      </w:pPr>
      <w:r>
        <w:rPr>
          <w:rFonts w:ascii="BIZ UDPゴシック" w:eastAsia="BIZ UDPゴシック" w:hAnsi="BIZ UDPゴシック"/>
          <w:b/>
          <w:bCs/>
          <w:noProof/>
          <w:sz w:val="22"/>
          <w:szCs w:val="22"/>
        </w:rPr>
        <w:drawing>
          <wp:anchor distT="0" distB="0" distL="114300" distR="114300" simplePos="0" relativeHeight="251669504" behindDoc="0" locked="0" layoutInCell="1" allowOverlap="1" wp14:anchorId="267B657B" wp14:editId="13369E72">
            <wp:simplePos x="0" y="0"/>
            <wp:positionH relativeFrom="margin">
              <wp:posOffset>-1896</wp:posOffset>
            </wp:positionH>
            <wp:positionV relativeFrom="paragraph">
              <wp:posOffset>270669</wp:posOffset>
            </wp:positionV>
            <wp:extent cx="5782310" cy="2409825"/>
            <wp:effectExtent l="0" t="0" r="8890" b="9525"/>
            <wp:wrapNone/>
            <wp:docPr id="93181810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2310" cy="2409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b/>
          <w:bCs/>
          <w:sz w:val="22"/>
          <w:szCs w:val="22"/>
        </w:rPr>
        <w:t>■年齢３区分別人口</w:t>
      </w:r>
    </w:p>
    <w:p w14:paraId="29DDD344" w14:textId="77777777" w:rsidR="00697346" w:rsidRDefault="00697346" w:rsidP="00697346">
      <w:pPr>
        <w:spacing w:before="260" w:after="160"/>
        <w:rPr>
          <w:rFonts w:ascii="BIZ UDPゴシック" w:eastAsia="BIZ UDPゴシック" w:hAnsi="BIZ UDPゴシック"/>
          <w:b/>
          <w:bCs/>
          <w:sz w:val="22"/>
          <w:szCs w:val="22"/>
        </w:rPr>
      </w:pPr>
    </w:p>
    <w:p w14:paraId="3DFEA541" w14:textId="77777777" w:rsidR="00697346" w:rsidRDefault="00697346" w:rsidP="00697346">
      <w:pPr>
        <w:spacing w:before="260" w:after="160"/>
        <w:rPr>
          <w:rFonts w:ascii="BIZ UDPゴシック" w:eastAsia="BIZ UDPゴシック" w:hAnsi="BIZ UDPゴシック"/>
          <w:b/>
          <w:bCs/>
          <w:sz w:val="22"/>
          <w:szCs w:val="22"/>
        </w:rPr>
      </w:pPr>
    </w:p>
    <w:p w14:paraId="6D168860" w14:textId="77777777" w:rsidR="00697346" w:rsidRDefault="00697346" w:rsidP="00697346">
      <w:pPr>
        <w:spacing w:before="260" w:after="160"/>
        <w:rPr>
          <w:rFonts w:ascii="BIZ UDPゴシック" w:eastAsia="BIZ UDPゴシック" w:hAnsi="BIZ UDPゴシック"/>
          <w:b/>
          <w:bCs/>
          <w:sz w:val="22"/>
          <w:szCs w:val="22"/>
        </w:rPr>
      </w:pPr>
    </w:p>
    <w:p w14:paraId="147ABBF2" w14:textId="77777777" w:rsidR="00697346" w:rsidRDefault="00697346" w:rsidP="00697346">
      <w:pPr>
        <w:spacing w:before="260" w:after="160"/>
        <w:rPr>
          <w:rFonts w:ascii="BIZ UDPゴシック" w:eastAsia="BIZ UDPゴシック" w:hAnsi="BIZ UDPゴシック"/>
          <w:b/>
          <w:bCs/>
          <w:sz w:val="22"/>
          <w:szCs w:val="22"/>
        </w:rPr>
      </w:pPr>
    </w:p>
    <w:p w14:paraId="4388EA23" w14:textId="77777777" w:rsidR="00697346" w:rsidRDefault="00697346" w:rsidP="00697346">
      <w:pPr>
        <w:spacing w:before="260" w:after="160"/>
        <w:rPr>
          <w:rFonts w:ascii="BIZ UDPゴシック" w:eastAsia="BIZ UDPゴシック" w:hAnsi="BIZ UDPゴシック"/>
          <w:b/>
          <w:bCs/>
          <w:sz w:val="22"/>
          <w:szCs w:val="22"/>
        </w:rPr>
      </w:pPr>
    </w:p>
    <w:p w14:paraId="768B1588" w14:textId="77777777" w:rsidR="00697346" w:rsidRDefault="00697346" w:rsidP="00697346">
      <w:pPr>
        <w:spacing w:before="260" w:after="160"/>
        <w:rPr>
          <w:rFonts w:ascii="BIZ UDPゴシック" w:eastAsia="BIZ UDPゴシック" w:hAnsi="BIZ UDPゴシック"/>
          <w:b/>
          <w:bCs/>
          <w:sz w:val="22"/>
          <w:szCs w:val="22"/>
        </w:rPr>
      </w:pPr>
    </w:p>
    <w:p w14:paraId="50C5F3EC" w14:textId="77777777" w:rsidR="00697346" w:rsidRPr="00370011" w:rsidRDefault="00697346" w:rsidP="00697346">
      <w:pPr>
        <w:spacing w:before="260" w:after="160"/>
        <w:rPr>
          <w:rFonts w:ascii="BIZ UDPゴシック" w:eastAsia="BIZ UDPゴシック" w:hAnsi="BIZ UDPゴシック"/>
        </w:rPr>
      </w:pPr>
      <w:r>
        <w:rPr>
          <w:noProof/>
        </w:rPr>
        <w:drawing>
          <wp:inline distT="0" distB="0" distL="0" distR="0" wp14:anchorId="1849B070" wp14:editId="56E12D1B">
            <wp:extent cx="5619750" cy="2079789"/>
            <wp:effectExtent l="0" t="0" r="0" b="0"/>
            <wp:docPr id="70964939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7214" cy="2082551"/>
                    </a:xfrm>
                    <a:prstGeom prst="rect">
                      <a:avLst/>
                    </a:prstGeom>
                    <a:noFill/>
                    <a:ln>
                      <a:noFill/>
                    </a:ln>
                  </pic:spPr>
                </pic:pic>
              </a:graphicData>
            </a:graphic>
          </wp:inline>
        </w:drawing>
      </w:r>
    </w:p>
    <w:p w14:paraId="552B85C4" w14:textId="77777777" w:rsidR="009D6CAB" w:rsidRPr="00370011" w:rsidRDefault="00000000">
      <w:pPr>
        <w:spacing w:before="100" w:after="320"/>
        <w:jc w:val="right"/>
        <w:rPr>
          <w:rFonts w:ascii="BIZ UDPゴシック" w:eastAsia="BIZ UDPゴシック" w:hAnsi="BIZ UDPゴシック"/>
        </w:rPr>
      </w:pPr>
      <w:r>
        <w:rPr>
          <w:rFonts w:ascii="BIZ UDPゴシック" w:eastAsia="BIZ UDPゴシック" w:hAnsi="BIZ UDPゴシック"/>
          <w:color w:val="5B5B5B"/>
          <w:sz w:val="18"/>
          <w:szCs w:val="18"/>
        </w:rPr>
        <w:t>資料：住民基本台帳（各年</w:t>
      </w:r>
      <w:r>
        <w:rPr>
          <w:rFonts w:ascii="BIZ UDPゴシック" w:eastAsia="BIZ UDPゴシック" w:hAnsi="BIZ UDPゴシック" w:hint="eastAsia"/>
          <w:color w:val="5B5B5B"/>
          <w:sz w:val="18"/>
          <w:szCs w:val="18"/>
        </w:rPr>
        <w:t>１</w:t>
      </w:r>
      <w:r>
        <w:rPr>
          <w:rFonts w:ascii="BIZ UDPゴシック" w:eastAsia="BIZ UDPゴシック" w:hAnsi="BIZ UDPゴシック"/>
          <w:color w:val="5B5B5B"/>
          <w:sz w:val="18"/>
          <w:szCs w:val="18"/>
        </w:rPr>
        <w:t>月１日現在）、令和９年度以降は小野町地域福祉計画によるコーホート変化率法による推計</w:t>
      </w:r>
    </w:p>
    <w:p w14:paraId="01B792A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（２）人口構成</w:t>
      </w:r>
    </w:p>
    <w:p w14:paraId="7A822ACB" w14:textId="77777777" w:rsidR="000D1485" w:rsidRDefault="000D1485" w:rsidP="000D1485">
      <w:pPr>
        <w:spacing w:after="200" w:line="360" w:lineRule="auto"/>
        <w:ind w:firstLineChars="100" w:firstLine="210"/>
        <w:rPr>
          <w:rFonts w:ascii="BIZ UDPゴシック" w:eastAsia="BIZ UDPゴシック" w:hAnsi="BIZ UDPゴシック"/>
          <w:sz w:val="22"/>
          <w:szCs w:val="22"/>
        </w:rPr>
      </w:pPr>
      <w:r>
        <w:rPr>
          <w:noProof/>
        </w:rPr>
        <w:drawing>
          <wp:anchor distT="0" distB="0" distL="114300" distR="114300" simplePos="0" relativeHeight="251670528" behindDoc="0" locked="0" layoutInCell="1" allowOverlap="1" wp14:anchorId="561D6B54" wp14:editId="298959C2">
            <wp:simplePos x="0" y="0"/>
            <wp:positionH relativeFrom="margin">
              <wp:align>left</wp:align>
            </wp:positionH>
            <wp:positionV relativeFrom="paragraph">
              <wp:posOffset>1708150</wp:posOffset>
            </wp:positionV>
            <wp:extent cx="6134100" cy="3138805"/>
            <wp:effectExtent l="0" t="0" r="0" b="4445"/>
            <wp:wrapTopAndBottom/>
            <wp:docPr id="1599125159" name="グラフ 1">
              <a:extLst xmlns:a="http://schemas.openxmlformats.org/drawingml/2006/main">
                <a:ext uri="{FF2B5EF4-FFF2-40B4-BE49-F238E27FC236}">
                  <a16:creationId xmlns:a16="http://schemas.microsoft.com/office/drawing/2014/main" id="{3A4AEB8B-051A-8359-B50F-3A5CBA42EB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rFonts w:ascii="BIZ UDPゴシック" w:eastAsia="BIZ UDPゴシック" w:hAnsi="BIZ UDPゴシック"/>
          <w:sz w:val="22"/>
          <w:szCs w:val="22"/>
        </w:rPr>
        <w:t>本町の人口構成をみると、年少人口が少なく将来の人口減少が予測される人口構成となっています。また、年齢構成が高齢化している様子がうかがえるとともに、65～69歳を中心とする高齢層の割合が高く、今後も後期高齢者数の高い水準が続くことが予測されます。国においては、「基本指針」の見直しにあたり、人口減少地域・中山間地域における障がい福祉サービス提供体制の維持・確保の重要性が新たに盛り込まれており、本町のような人口規模の小さい町村においても、広域的な連携を含めたサービス提供体制の確保が一層重要な課題となっています。</w:t>
      </w:r>
    </w:p>
    <w:p w14:paraId="6EB09FF0" w14:textId="77777777" w:rsidR="00DD2430" w:rsidRDefault="00DD2430" w:rsidP="00DD2430">
      <w:pPr>
        <w:spacing w:line="360" w:lineRule="auto"/>
        <w:ind w:firstLineChars="100" w:firstLine="220"/>
        <w:rPr>
          <w:rFonts w:ascii="BIZ UDPゴシック" w:eastAsia="BIZ UDPゴシック" w:hAnsi="BIZ UDPゴシック"/>
          <w:sz w:val="22"/>
          <w:szCs w:val="22"/>
        </w:rPr>
      </w:pPr>
    </w:p>
    <w:tbl>
      <w:tblPr>
        <w:tblW w:w="5296" w:type="pct"/>
        <w:tblCellMar>
          <w:left w:w="99" w:type="dxa"/>
          <w:right w:w="99" w:type="dxa"/>
        </w:tblCellMar>
        <w:tblLook w:val="04A0" w:firstRow="1" w:lastRow="0" w:firstColumn="1" w:lastColumn="0" w:noHBand="0" w:noVBand="1"/>
      </w:tblPr>
      <w:tblGrid>
        <w:gridCol w:w="1670"/>
        <w:gridCol w:w="1443"/>
        <w:gridCol w:w="1416"/>
        <w:gridCol w:w="1540"/>
        <w:gridCol w:w="1723"/>
        <w:gridCol w:w="1842"/>
      </w:tblGrid>
      <w:tr w:rsidR="000D1485" w:rsidRPr="000D1485" w14:paraId="61869132" w14:textId="77777777" w:rsidTr="00DD2430">
        <w:trPr>
          <w:trHeight w:val="227"/>
        </w:trPr>
        <w:tc>
          <w:tcPr>
            <w:tcW w:w="867" w:type="pct"/>
            <w:tcBorders>
              <w:top w:val="single" w:sz="4" w:space="0" w:color="auto"/>
              <w:left w:val="single" w:sz="4" w:space="0" w:color="auto"/>
              <w:bottom w:val="single" w:sz="4" w:space="0" w:color="auto"/>
              <w:right w:val="single" w:sz="4" w:space="0" w:color="auto"/>
            </w:tcBorders>
            <w:shd w:val="clear" w:color="0066CC" w:fill="E2EFDA"/>
            <w:vAlign w:val="center"/>
            <w:hideMark/>
          </w:tcPr>
          <w:p w14:paraId="08F4A437"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年齢階層</w:t>
            </w:r>
          </w:p>
        </w:tc>
        <w:tc>
          <w:tcPr>
            <w:tcW w:w="749" w:type="pct"/>
            <w:tcBorders>
              <w:top w:val="single" w:sz="4" w:space="0" w:color="auto"/>
              <w:left w:val="nil"/>
              <w:bottom w:val="single" w:sz="4" w:space="0" w:color="auto"/>
              <w:right w:val="single" w:sz="4" w:space="0" w:color="auto"/>
            </w:tcBorders>
            <w:shd w:val="clear" w:color="0066CC" w:fill="E2EFDA"/>
            <w:vAlign w:val="center"/>
            <w:hideMark/>
          </w:tcPr>
          <w:p w14:paraId="2C4C865B"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男性人口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735" w:type="pct"/>
            <w:tcBorders>
              <w:top w:val="single" w:sz="4" w:space="0" w:color="auto"/>
              <w:left w:val="nil"/>
              <w:bottom w:val="single" w:sz="4" w:space="0" w:color="auto"/>
              <w:right w:val="single" w:sz="4" w:space="0" w:color="auto"/>
            </w:tcBorders>
            <w:shd w:val="clear" w:color="0066CC" w:fill="E2EFDA"/>
            <w:vAlign w:val="center"/>
            <w:hideMark/>
          </w:tcPr>
          <w:p w14:paraId="0ECB29A1"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女性人口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799" w:type="pct"/>
            <w:tcBorders>
              <w:top w:val="single" w:sz="4" w:space="0" w:color="auto"/>
              <w:left w:val="nil"/>
              <w:bottom w:val="single" w:sz="4" w:space="0" w:color="auto"/>
              <w:right w:val="single" w:sz="4" w:space="0" w:color="auto"/>
            </w:tcBorders>
            <w:shd w:val="clear" w:color="0066CC" w:fill="E2EFDA"/>
            <w:vAlign w:val="center"/>
            <w:hideMark/>
          </w:tcPr>
          <w:p w14:paraId="2308AD6D"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男女計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人</w:t>
            </w:r>
            <w:r>
              <w:rPr>
                <w:rFonts w:ascii="BIZ UDPゴシック" w:eastAsia="BIZ UDPゴシック" w:hAnsi="BIZ UDPゴシック" w:hint="eastAsia"/>
                <w:b/>
                <w:bCs/>
                <w:sz w:val="16"/>
                <w:szCs w:val="16"/>
              </w:rPr>
              <w:t>）</w:t>
            </w:r>
          </w:p>
        </w:tc>
        <w:tc>
          <w:tcPr>
            <w:tcW w:w="894" w:type="pct"/>
            <w:tcBorders>
              <w:top w:val="single" w:sz="4" w:space="0" w:color="auto"/>
              <w:left w:val="nil"/>
              <w:bottom w:val="single" w:sz="4" w:space="0" w:color="auto"/>
              <w:right w:val="single" w:sz="4" w:space="0" w:color="auto"/>
            </w:tcBorders>
            <w:shd w:val="clear" w:color="0066CC" w:fill="E2EFDA"/>
            <w:vAlign w:val="center"/>
            <w:hideMark/>
          </w:tcPr>
          <w:p w14:paraId="1EF20152"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男性人口比率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w:t>
            </w:r>
            <w:r>
              <w:rPr>
                <w:rFonts w:ascii="BIZ UDPゴシック" w:eastAsia="BIZ UDPゴシック" w:hAnsi="BIZ UDPゴシック" w:hint="eastAsia"/>
                <w:b/>
                <w:bCs/>
                <w:sz w:val="16"/>
                <w:szCs w:val="16"/>
              </w:rPr>
              <w:t>）</w:t>
            </w:r>
          </w:p>
        </w:tc>
        <w:tc>
          <w:tcPr>
            <w:tcW w:w="956" w:type="pct"/>
            <w:tcBorders>
              <w:top w:val="single" w:sz="4" w:space="0" w:color="auto"/>
              <w:left w:val="nil"/>
              <w:bottom w:val="single" w:sz="4" w:space="0" w:color="auto"/>
              <w:right w:val="single" w:sz="4" w:space="0" w:color="auto"/>
            </w:tcBorders>
            <w:shd w:val="clear" w:color="0066CC" w:fill="E2EFDA"/>
            <w:vAlign w:val="center"/>
            <w:hideMark/>
          </w:tcPr>
          <w:p w14:paraId="45296EA5" w14:textId="77777777" w:rsidR="000D1485" w:rsidRPr="000D1485" w:rsidRDefault="000D1485" w:rsidP="000D1485">
            <w:pPr>
              <w:widowControl/>
              <w:spacing w:line="240" w:lineRule="auto"/>
              <w:jc w:val="center"/>
              <w:rPr>
                <w:rFonts w:ascii="BIZ UDPゴシック" w:eastAsia="BIZ UDPゴシック" w:hAnsi="BIZ UDPゴシック"/>
                <w:b/>
                <w:bCs/>
                <w:sz w:val="16"/>
                <w:szCs w:val="16"/>
              </w:rPr>
            </w:pPr>
            <w:r>
              <w:rPr>
                <w:rFonts w:ascii="BIZ UDPゴシック" w:eastAsia="BIZ UDPゴシック" w:hAnsi="BIZ UDPゴシック"/>
                <w:b/>
                <w:bCs/>
                <w:sz w:val="16"/>
                <w:szCs w:val="16"/>
              </w:rPr>
              <w:t xml:space="preserve">女性人口比率 </w:t>
            </w:r>
            <w:r>
              <w:rPr>
                <w:rFonts w:ascii="BIZ UDPゴシック" w:eastAsia="BIZ UDPゴシック" w:hAnsi="BIZ UDPゴシック" w:hint="eastAsia"/>
                <w:b/>
                <w:bCs/>
                <w:sz w:val="16"/>
                <w:szCs w:val="16"/>
              </w:rPr>
              <w:t>（</w:t>
            </w:r>
            <w:r>
              <w:rPr>
                <w:rFonts w:ascii="BIZ UDPゴシック" w:eastAsia="BIZ UDPゴシック" w:hAnsi="BIZ UDPゴシック"/>
                <w:b/>
                <w:bCs/>
                <w:sz w:val="16"/>
                <w:szCs w:val="16"/>
              </w:rPr>
              <w:t>%</w:t>
            </w:r>
            <w:r>
              <w:rPr>
                <w:rFonts w:ascii="BIZ UDPゴシック" w:eastAsia="BIZ UDPゴシック" w:hAnsi="BIZ UDPゴシック" w:hint="eastAsia"/>
                <w:b/>
                <w:bCs/>
                <w:sz w:val="16"/>
                <w:szCs w:val="16"/>
              </w:rPr>
              <w:t>）</w:t>
            </w:r>
          </w:p>
        </w:tc>
      </w:tr>
      <w:tr w:rsidR="000D1485" w:rsidRPr="000D1485" w14:paraId="4612407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27D228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0～4歳</w:t>
            </w:r>
          </w:p>
        </w:tc>
        <w:tc>
          <w:tcPr>
            <w:tcW w:w="749" w:type="pct"/>
            <w:tcBorders>
              <w:top w:val="nil"/>
              <w:left w:val="nil"/>
              <w:bottom w:val="single" w:sz="4" w:space="0" w:color="auto"/>
              <w:right w:val="single" w:sz="4" w:space="0" w:color="auto"/>
            </w:tcBorders>
            <w:noWrap/>
            <w:vAlign w:val="bottom"/>
            <w:hideMark/>
          </w:tcPr>
          <w:p w14:paraId="15A2561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71</w:t>
            </w:r>
          </w:p>
        </w:tc>
        <w:tc>
          <w:tcPr>
            <w:tcW w:w="735" w:type="pct"/>
            <w:tcBorders>
              <w:top w:val="nil"/>
              <w:left w:val="nil"/>
              <w:bottom w:val="single" w:sz="4" w:space="0" w:color="auto"/>
              <w:right w:val="single" w:sz="4" w:space="0" w:color="auto"/>
            </w:tcBorders>
            <w:noWrap/>
            <w:vAlign w:val="bottom"/>
            <w:hideMark/>
          </w:tcPr>
          <w:p w14:paraId="0FCD30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83</w:t>
            </w:r>
          </w:p>
        </w:tc>
        <w:tc>
          <w:tcPr>
            <w:tcW w:w="799" w:type="pct"/>
            <w:tcBorders>
              <w:top w:val="nil"/>
              <w:left w:val="nil"/>
              <w:bottom w:val="single" w:sz="4" w:space="0" w:color="auto"/>
              <w:right w:val="single" w:sz="4" w:space="0" w:color="auto"/>
            </w:tcBorders>
            <w:noWrap/>
            <w:vAlign w:val="bottom"/>
            <w:hideMark/>
          </w:tcPr>
          <w:p w14:paraId="4DCDA38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154</w:t>
            </w:r>
          </w:p>
        </w:tc>
        <w:tc>
          <w:tcPr>
            <w:tcW w:w="894" w:type="pct"/>
            <w:tcBorders>
              <w:top w:val="nil"/>
              <w:left w:val="nil"/>
              <w:bottom w:val="single" w:sz="4" w:space="0" w:color="auto"/>
              <w:right w:val="single" w:sz="4" w:space="0" w:color="auto"/>
            </w:tcBorders>
            <w:noWrap/>
            <w:vAlign w:val="bottom"/>
            <w:hideMark/>
          </w:tcPr>
          <w:p w14:paraId="6506BB3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w:t>
            </w:r>
          </w:p>
        </w:tc>
        <w:tc>
          <w:tcPr>
            <w:tcW w:w="956" w:type="pct"/>
            <w:tcBorders>
              <w:top w:val="nil"/>
              <w:left w:val="nil"/>
              <w:bottom w:val="single" w:sz="4" w:space="0" w:color="auto"/>
              <w:right w:val="single" w:sz="4" w:space="0" w:color="auto"/>
            </w:tcBorders>
            <w:noWrap/>
            <w:vAlign w:val="bottom"/>
            <w:hideMark/>
          </w:tcPr>
          <w:p w14:paraId="4E48488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w:t>
            </w:r>
          </w:p>
        </w:tc>
      </w:tr>
      <w:tr w:rsidR="000D1485" w:rsidRPr="000D1485" w14:paraId="5B033802"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53F4F7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5～9歳</w:t>
            </w:r>
          </w:p>
        </w:tc>
        <w:tc>
          <w:tcPr>
            <w:tcW w:w="749" w:type="pct"/>
            <w:tcBorders>
              <w:top w:val="nil"/>
              <w:left w:val="nil"/>
              <w:bottom w:val="single" w:sz="4" w:space="0" w:color="auto"/>
              <w:right w:val="single" w:sz="4" w:space="0" w:color="auto"/>
            </w:tcBorders>
            <w:noWrap/>
            <w:vAlign w:val="bottom"/>
            <w:hideMark/>
          </w:tcPr>
          <w:p w14:paraId="28D8AA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125</w:t>
            </w:r>
          </w:p>
        </w:tc>
        <w:tc>
          <w:tcPr>
            <w:tcW w:w="735" w:type="pct"/>
            <w:tcBorders>
              <w:top w:val="nil"/>
              <w:left w:val="nil"/>
              <w:bottom w:val="single" w:sz="4" w:space="0" w:color="auto"/>
              <w:right w:val="single" w:sz="4" w:space="0" w:color="auto"/>
            </w:tcBorders>
            <w:noWrap/>
            <w:vAlign w:val="bottom"/>
            <w:hideMark/>
          </w:tcPr>
          <w:p w14:paraId="1B1880E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125</w:t>
            </w:r>
          </w:p>
        </w:tc>
        <w:tc>
          <w:tcPr>
            <w:tcW w:w="799" w:type="pct"/>
            <w:tcBorders>
              <w:top w:val="nil"/>
              <w:left w:val="nil"/>
              <w:bottom w:val="single" w:sz="4" w:space="0" w:color="auto"/>
              <w:right w:val="single" w:sz="4" w:space="0" w:color="auto"/>
            </w:tcBorders>
            <w:noWrap/>
            <w:vAlign w:val="bottom"/>
            <w:hideMark/>
          </w:tcPr>
          <w:p w14:paraId="1615A71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250</w:t>
            </w:r>
          </w:p>
        </w:tc>
        <w:tc>
          <w:tcPr>
            <w:tcW w:w="894" w:type="pct"/>
            <w:tcBorders>
              <w:top w:val="nil"/>
              <w:left w:val="nil"/>
              <w:bottom w:val="single" w:sz="4" w:space="0" w:color="auto"/>
              <w:right w:val="single" w:sz="4" w:space="0" w:color="auto"/>
            </w:tcBorders>
            <w:noWrap/>
            <w:vAlign w:val="bottom"/>
            <w:hideMark/>
          </w:tcPr>
          <w:p w14:paraId="57B6CA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c>
          <w:tcPr>
            <w:tcW w:w="956" w:type="pct"/>
            <w:tcBorders>
              <w:top w:val="nil"/>
              <w:left w:val="nil"/>
              <w:bottom w:val="single" w:sz="4" w:space="0" w:color="auto"/>
              <w:right w:val="single" w:sz="4" w:space="0" w:color="auto"/>
            </w:tcBorders>
            <w:noWrap/>
            <w:vAlign w:val="bottom"/>
            <w:hideMark/>
          </w:tcPr>
          <w:p w14:paraId="1A80D1F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r>
      <w:tr w:rsidR="000D1485" w:rsidRPr="000D1485" w14:paraId="626E9839"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58891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10～14歳</w:t>
            </w:r>
          </w:p>
        </w:tc>
        <w:tc>
          <w:tcPr>
            <w:tcW w:w="749" w:type="pct"/>
            <w:tcBorders>
              <w:top w:val="nil"/>
              <w:left w:val="nil"/>
              <w:bottom w:val="single" w:sz="4" w:space="0" w:color="auto"/>
              <w:right w:val="single" w:sz="4" w:space="0" w:color="auto"/>
            </w:tcBorders>
            <w:noWrap/>
            <w:vAlign w:val="bottom"/>
            <w:hideMark/>
          </w:tcPr>
          <w:p w14:paraId="0349516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179</w:t>
            </w:r>
          </w:p>
        </w:tc>
        <w:tc>
          <w:tcPr>
            <w:tcW w:w="735" w:type="pct"/>
            <w:tcBorders>
              <w:top w:val="nil"/>
              <w:left w:val="nil"/>
              <w:bottom w:val="single" w:sz="4" w:space="0" w:color="auto"/>
              <w:right w:val="single" w:sz="4" w:space="0" w:color="auto"/>
            </w:tcBorders>
            <w:noWrap/>
            <w:vAlign w:val="bottom"/>
            <w:hideMark/>
          </w:tcPr>
          <w:p w14:paraId="2EC373D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164</w:t>
            </w:r>
          </w:p>
        </w:tc>
        <w:tc>
          <w:tcPr>
            <w:tcW w:w="799" w:type="pct"/>
            <w:tcBorders>
              <w:top w:val="nil"/>
              <w:left w:val="nil"/>
              <w:bottom w:val="single" w:sz="4" w:space="0" w:color="auto"/>
              <w:right w:val="single" w:sz="4" w:space="0" w:color="auto"/>
            </w:tcBorders>
            <w:noWrap/>
            <w:vAlign w:val="bottom"/>
            <w:hideMark/>
          </w:tcPr>
          <w:p w14:paraId="1B3FE02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343</w:t>
            </w:r>
          </w:p>
        </w:tc>
        <w:tc>
          <w:tcPr>
            <w:tcW w:w="894" w:type="pct"/>
            <w:tcBorders>
              <w:top w:val="nil"/>
              <w:left w:val="nil"/>
              <w:bottom w:val="single" w:sz="4" w:space="0" w:color="auto"/>
              <w:right w:val="single" w:sz="4" w:space="0" w:color="auto"/>
            </w:tcBorders>
            <w:noWrap/>
            <w:vAlign w:val="bottom"/>
            <w:hideMark/>
          </w:tcPr>
          <w:p w14:paraId="7C86982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w:t>
            </w:r>
          </w:p>
        </w:tc>
        <w:tc>
          <w:tcPr>
            <w:tcW w:w="956" w:type="pct"/>
            <w:tcBorders>
              <w:top w:val="nil"/>
              <w:left w:val="nil"/>
              <w:bottom w:val="single" w:sz="4" w:space="0" w:color="auto"/>
              <w:right w:val="single" w:sz="4" w:space="0" w:color="auto"/>
            </w:tcBorders>
            <w:noWrap/>
            <w:vAlign w:val="bottom"/>
            <w:hideMark/>
          </w:tcPr>
          <w:p w14:paraId="5288BAA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3.7%</w:t>
            </w:r>
          </w:p>
        </w:tc>
      </w:tr>
      <w:tr w:rsidR="000D1485" w:rsidRPr="000D1485" w14:paraId="264892A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7D2BBF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15～19歳</w:t>
            </w:r>
          </w:p>
        </w:tc>
        <w:tc>
          <w:tcPr>
            <w:tcW w:w="749" w:type="pct"/>
            <w:tcBorders>
              <w:top w:val="nil"/>
              <w:left w:val="nil"/>
              <w:bottom w:val="single" w:sz="4" w:space="0" w:color="auto"/>
              <w:right w:val="single" w:sz="4" w:space="0" w:color="auto"/>
            </w:tcBorders>
            <w:noWrap/>
            <w:vAlign w:val="bottom"/>
            <w:hideMark/>
          </w:tcPr>
          <w:p w14:paraId="7A80E25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202</w:t>
            </w:r>
          </w:p>
        </w:tc>
        <w:tc>
          <w:tcPr>
            <w:tcW w:w="735" w:type="pct"/>
            <w:tcBorders>
              <w:top w:val="nil"/>
              <w:left w:val="nil"/>
              <w:bottom w:val="single" w:sz="4" w:space="0" w:color="auto"/>
              <w:right w:val="single" w:sz="4" w:space="0" w:color="auto"/>
            </w:tcBorders>
            <w:noWrap/>
            <w:vAlign w:val="bottom"/>
            <w:hideMark/>
          </w:tcPr>
          <w:p w14:paraId="3D7822F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184</w:t>
            </w:r>
          </w:p>
        </w:tc>
        <w:tc>
          <w:tcPr>
            <w:tcW w:w="799" w:type="pct"/>
            <w:tcBorders>
              <w:top w:val="nil"/>
              <w:left w:val="nil"/>
              <w:bottom w:val="single" w:sz="4" w:space="0" w:color="auto"/>
              <w:right w:val="single" w:sz="4" w:space="0" w:color="auto"/>
            </w:tcBorders>
            <w:noWrap/>
            <w:vAlign w:val="bottom"/>
            <w:hideMark/>
          </w:tcPr>
          <w:p w14:paraId="44E2EF4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386</w:t>
            </w:r>
          </w:p>
        </w:tc>
        <w:tc>
          <w:tcPr>
            <w:tcW w:w="894" w:type="pct"/>
            <w:tcBorders>
              <w:top w:val="nil"/>
              <w:left w:val="nil"/>
              <w:bottom w:val="single" w:sz="4" w:space="0" w:color="auto"/>
              <w:right w:val="single" w:sz="4" w:space="0" w:color="auto"/>
            </w:tcBorders>
            <w:noWrap/>
            <w:vAlign w:val="bottom"/>
            <w:hideMark/>
          </w:tcPr>
          <w:p w14:paraId="5102F09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4.6%</w:t>
            </w:r>
          </w:p>
        </w:tc>
        <w:tc>
          <w:tcPr>
            <w:tcW w:w="956" w:type="pct"/>
            <w:tcBorders>
              <w:top w:val="nil"/>
              <w:left w:val="nil"/>
              <w:bottom w:val="single" w:sz="4" w:space="0" w:color="auto"/>
              <w:right w:val="single" w:sz="4" w:space="0" w:color="auto"/>
            </w:tcBorders>
            <w:noWrap/>
            <w:vAlign w:val="bottom"/>
            <w:hideMark/>
          </w:tcPr>
          <w:p w14:paraId="78D5346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w:t>
            </w:r>
          </w:p>
        </w:tc>
      </w:tr>
      <w:tr w:rsidR="000D1485" w:rsidRPr="000D1485" w14:paraId="2CAF0EBA"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92E3FA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20～24歳</w:t>
            </w:r>
          </w:p>
        </w:tc>
        <w:tc>
          <w:tcPr>
            <w:tcW w:w="749" w:type="pct"/>
            <w:tcBorders>
              <w:top w:val="nil"/>
              <w:left w:val="nil"/>
              <w:bottom w:val="single" w:sz="4" w:space="0" w:color="auto"/>
              <w:right w:val="single" w:sz="4" w:space="0" w:color="auto"/>
            </w:tcBorders>
            <w:noWrap/>
            <w:vAlign w:val="bottom"/>
            <w:hideMark/>
          </w:tcPr>
          <w:p w14:paraId="0E4D75C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271</w:t>
            </w:r>
          </w:p>
        </w:tc>
        <w:tc>
          <w:tcPr>
            <w:tcW w:w="735" w:type="pct"/>
            <w:tcBorders>
              <w:top w:val="nil"/>
              <w:left w:val="nil"/>
              <w:bottom w:val="single" w:sz="4" w:space="0" w:color="auto"/>
              <w:right w:val="single" w:sz="4" w:space="0" w:color="auto"/>
            </w:tcBorders>
            <w:noWrap/>
            <w:vAlign w:val="bottom"/>
            <w:hideMark/>
          </w:tcPr>
          <w:p w14:paraId="4CAB903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153</w:t>
            </w:r>
          </w:p>
        </w:tc>
        <w:tc>
          <w:tcPr>
            <w:tcW w:w="799" w:type="pct"/>
            <w:tcBorders>
              <w:top w:val="nil"/>
              <w:left w:val="nil"/>
              <w:bottom w:val="single" w:sz="4" w:space="0" w:color="auto"/>
              <w:right w:val="single" w:sz="4" w:space="0" w:color="auto"/>
            </w:tcBorders>
            <w:noWrap/>
            <w:vAlign w:val="bottom"/>
            <w:hideMark/>
          </w:tcPr>
          <w:p w14:paraId="6CC911D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424</w:t>
            </w:r>
          </w:p>
        </w:tc>
        <w:tc>
          <w:tcPr>
            <w:tcW w:w="894" w:type="pct"/>
            <w:tcBorders>
              <w:top w:val="nil"/>
              <w:left w:val="nil"/>
              <w:bottom w:val="single" w:sz="4" w:space="0" w:color="auto"/>
              <w:right w:val="single" w:sz="4" w:space="0" w:color="auto"/>
            </w:tcBorders>
            <w:noWrap/>
            <w:vAlign w:val="bottom"/>
            <w:hideMark/>
          </w:tcPr>
          <w:p w14:paraId="78BDEF8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6.1%</w:t>
            </w:r>
          </w:p>
        </w:tc>
        <w:tc>
          <w:tcPr>
            <w:tcW w:w="956" w:type="pct"/>
            <w:tcBorders>
              <w:top w:val="nil"/>
              <w:left w:val="nil"/>
              <w:bottom w:val="single" w:sz="4" w:space="0" w:color="auto"/>
              <w:right w:val="single" w:sz="4" w:space="0" w:color="auto"/>
            </w:tcBorders>
            <w:noWrap/>
            <w:vAlign w:val="bottom"/>
            <w:hideMark/>
          </w:tcPr>
          <w:p w14:paraId="299AA4B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3.5%</w:t>
            </w:r>
          </w:p>
        </w:tc>
      </w:tr>
      <w:tr w:rsidR="000D1485" w:rsidRPr="000D1485" w14:paraId="4D9AABA0"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2D4B92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25～29歳</w:t>
            </w:r>
          </w:p>
        </w:tc>
        <w:tc>
          <w:tcPr>
            <w:tcW w:w="749" w:type="pct"/>
            <w:tcBorders>
              <w:top w:val="nil"/>
              <w:left w:val="nil"/>
              <w:bottom w:val="single" w:sz="4" w:space="0" w:color="auto"/>
              <w:right w:val="single" w:sz="4" w:space="0" w:color="auto"/>
            </w:tcBorders>
            <w:noWrap/>
            <w:vAlign w:val="bottom"/>
            <w:hideMark/>
          </w:tcPr>
          <w:p w14:paraId="45D007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178</w:t>
            </w:r>
          </w:p>
        </w:tc>
        <w:tc>
          <w:tcPr>
            <w:tcW w:w="735" w:type="pct"/>
            <w:tcBorders>
              <w:top w:val="nil"/>
              <w:left w:val="nil"/>
              <w:bottom w:val="single" w:sz="4" w:space="0" w:color="auto"/>
              <w:right w:val="single" w:sz="4" w:space="0" w:color="auto"/>
            </w:tcBorders>
            <w:noWrap/>
            <w:vAlign w:val="bottom"/>
            <w:hideMark/>
          </w:tcPr>
          <w:p w14:paraId="58B211C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123</w:t>
            </w:r>
          </w:p>
        </w:tc>
        <w:tc>
          <w:tcPr>
            <w:tcW w:w="799" w:type="pct"/>
            <w:tcBorders>
              <w:top w:val="nil"/>
              <w:left w:val="nil"/>
              <w:bottom w:val="single" w:sz="4" w:space="0" w:color="auto"/>
              <w:right w:val="single" w:sz="4" w:space="0" w:color="auto"/>
            </w:tcBorders>
            <w:noWrap/>
            <w:vAlign w:val="bottom"/>
            <w:hideMark/>
          </w:tcPr>
          <w:p w14:paraId="426144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301</w:t>
            </w:r>
          </w:p>
        </w:tc>
        <w:tc>
          <w:tcPr>
            <w:tcW w:w="894" w:type="pct"/>
            <w:tcBorders>
              <w:top w:val="nil"/>
              <w:left w:val="nil"/>
              <w:bottom w:val="single" w:sz="4" w:space="0" w:color="auto"/>
              <w:right w:val="single" w:sz="4" w:space="0" w:color="auto"/>
            </w:tcBorders>
            <w:noWrap/>
            <w:vAlign w:val="bottom"/>
            <w:hideMark/>
          </w:tcPr>
          <w:p w14:paraId="288B05D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w:t>
            </w:r>
          </w:p>
        </w:tc>
        <w:tc>
          <w:tcPr>
            <w:tcW w:w="956" w:type="pct"/>
            <w:tcBorders>
              <w:top w:val="nil"/>
              <w:left w:val="nil"/>
              <w:bottom w:val="single" w:sz="4" w:space="0" w:color="auto"/>
              <w:right w:val="single" w:sz="4" w:space="0" w:color="auto"/>
            </w:tcBorders>
            <w:noWrap/>
            <w:vAlign w:val="bottom"/>
            <w:hideMark/>
          </w:tcPr>
          <w:p w14:paraId="786B75F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w:t>
            </w:r>
          </w:p>
        </w:tc>
      </w:tr>
      <w:tr w:rsidR="000D1485" w:rsidRPr="000D1485" w14:paraId="05E18095"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B6F9D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30～34歳</w:t>
            </w:r>
          </w:p>
        </w:tc>
        <w:tc>
          <w:tcPr>
            <w:tcW w:w="749" w:type="pct"/>
            <w:tcBorders>
              <w:top w:val="nil"/>
              <w:left w:val="nil"/>
              <w:bottom w:val="single" w:sz="4" w:space="0" w:color="auto"/>
              <w:right w:val="single" w:sz="4" w:space="0" w:color="auto"/>
            </w:tcBorders>
            <w:noWrap/>
            <w:vAlign w:val="bottom"/>
            <w:hideMark/>
          </w:tcPr>
          <w:p w14:paraId="239C338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182</w:t>
            </w:r>
          </w:p>
        </w:tc>
        <w:tc>
          <w:tcPr>
            <w:tcW w:w="735" w:type="pct"/>
            <w:tcBorders>
              <w:top w:val="nil"/>
              <w:left w:val="nil"/>
              <w:bottom w:val="single" w:sz="4" w:space="0" w:color="auto"/>
              <w:right w:val="single" w:sz="4" w:space="0" w:color="auto"/>
            </w:tcBorders>
            <w:noWrap/>
            <w:vAlign w:val="bottom"/>
            <w:hideMark/>
          </w:tcPr>
          <w:p w14:paraId="3A70B9C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121</w:t>
            </w:r>
          </w:p>
        </w:tc>
        <w:tc>
          <w:tcPr>
            <w:tcW w:w="799" w:type="pct"/>
            <w:tcBorders>
              <w:top w:val="nil"/>
              <w:left w:val="nil"/>
              <w:bottom w:val="single" w:sz="4" w:space="0" w:color="auto"/>
              <w:right w:val="single" w:sz="4" w:space="0" w:color="auto"/>
            </w:tcBorders>
            <w:noWrap/>
            <w:vAlign w:val="bottom"/>
            <w:hideMark/>
          </w:tcPr>
          <w:p w14:paraId="1192C51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303</w:t>
            </w:r>
          </w:p>
        </w:tc>
        <w:tc>
          <w:tcPr>
            <w:tcW w:w="894" w:type="pct"/>
            <w:tcBorders>
              <w:top w:val="nil"/>
              <w:left w:val="nil"/>
              <w:bottom w:val="single" w:sz="4" w:space="0" w:color="auto"/>
              <w:right w:val="single" w:sz="4" w:space="0" w:color="auto"/>
            </w:tcBorders>
            <w:noWrap/>
            <w:vAlign w:val="bottom"/>
            <w:hideMark/>
          </w:tcPr>
          <w:p w14:paraId="469F714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w:t>
            </w:r>
          </w:p>
        </w:tc>
        <w:tc>
          <w:tcPr>
            <w:tcW w:w="956" w:type="pct"/>
            <w:tcBorders>
              <w:top w:val="nil"/>
              <w:left w:val="nil"/>
              <w:bottom w:val="single" w:sz="4" w:space="0" w:color="auto"/>
              <w:right w:val="single" w:sz="4" w:space="0" w:color="auto"/>
            </w:tcBorders>
            <w:noWrap/>
            <w:vAlign w:val="bottom"/>
            <w:hideMark/>
          </w:tcPr>
          <w:p w14:paraId="6DCA531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w:t>
            </w:r>
          </w:p>
        </w:tc>
      </w:tr>
      <w:tr w:rsidR="000D1485" w:rsidRPr="000D1485" w14:paraId="64DF99A7"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370E79A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35～39歳</w:t>
            </w:r>
          </w:p>
        </w:tc>
        <w:tc>
          <w:tcPr>
            <w:tcW w:w="749" w:type="pct"/>
            <w:tcBorders>
              <w:top w:val="nil"/>
              <w:left w:val="nil"/>
              <w:bottom w:val="single" w:sz="4" w:space="0" w:color="auto"/>
              <w:right w:val="single" w:sz="4" w:space="0" w:color="auto"/>
            </w:tcBorders>
            <w:noWrap/>
            <w:vAlign w:val="bottom"/>
            <w:hideMark/>
          </w:tcPr>
          <w:p w14:paraId="415E6F0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222</w:t>
            </w:r>
          </w:p>
        </w:tc>
        <w:tc>
          <w:tcPr>
            <w:tcW w:w="735" w:type="pct"/>
            <w:tcBorders>
              <w:top w:val="nil"/>
              <w:left w:val="nil"/>
              <w:bottom w:val="single" w:sz="4" w:space="0" w:color="auto"/>
              <w:right w:val="single" w:sz="4" w:space="0" w:color="auto"/>
            </w:tcBorders>
            <w:noWrap/>
            <w:vAlign w:val="bottom"/>
            <w:hideMark/>
          </w:tcPr>
          <w:p w14:paraId="5ED684E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189</w:t>
            </w:r>
          </w:p>
        </w:tc>
        <w:tc>
          <w:tcPr>
            <w:tcW w:w="799" w:type="pct"/>
            <w:tcBorders>
              <w:top w:val="nil"/>
              <w:left w:val="nil"/>
              <w:bottom w:val="single" w:sz="4" w:space="0" w:color="auto"/>
              <w:right w:val="single" w:sz="4" w:space="0" w:color="auto"/>
            </w:tcBorders>
            <w:noWrap/>
            <w:vAlign w:val="bottom"/>
            <w:hideMark/>
          </w:tcPr>
          <w:p w14:paraId="66B5B3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411</w:t>
            </w:r>
          </w:p>
        </w:tc>
        <w:tc>
          <w:tcPr>
            <w:tcW w:w="894" w:type="pct"/>
            <w:tcBorders>
              <w:top w:val="nil"/>
              <w:left w:val="nil"/>
              <w:bottom w:val="single" w:sz="4" w:space="0" w:color="auto"/>
              <w:right w:val="single" w:sz="4" w:space="0" w:color="auto"/>
            </w:tcBorders>
            <w:noWrap/>
            <w:vAlign w:val="bottom"/>
            <w:hideMark/>
          </w:tcPr>
          <w:p w14:paraId="63C3E69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5.0%</w:t>
            </w:r>
          </w:p>
        </w:tc>
        <w:tc>
          <w:tcPr>
            <w:tcW w:w="956" w:type="pct"/>
            <w:tcBorders>
              <w:top w:val="nil"/>
              <w:left w:val="nil"/>
              <w:bottom w:val="single" w:sz="4" w:space="0" w:color="auto"/>
              <w:right w:val="single" w:sz="4" w:space="0" w:color="auto"/>
            </w:tcBorders>
            <w:noWrap/>
            <w:vAlign w:val="bottom"/>
            <w:hideMark/>
          </w:tcPr>
          <w:p w14:paraId="6D72B6E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w:t>
            </w:r>
          </w:p>
        </w:tc>
      </w:tr>
      <w:tr w:rsidR="000D1485" w:rsidRPr="000D1485" w14:paraId="5A03E336"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71167E7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40～44歳</w:t>
            </w:r>
          </w:p>
        </w:tc>
        <w:tc>
          <w:tcPr>
            <w:tcW w:w="749" w:type="pct"/>
            <w:tcBorders>
              <w:top w:val="nil"/>
              <w:left w:val="nil"/>
              <w:bottom w:val="single" w:sz="4" w:space="0" w:color="auto"/>
              <w:right w:val="single" w:sz="4" w:space="0" w:color="auto"/>
            </w:tcBorders>
            <w:noWrap/>
            <w:vAlign w:val="bottom"/>
            <w:hideMark/>
          </w:tcPr>
          <w:p w14:paraId="06FFBE6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253</w:t>
            </w:r>
          </w:p>
        </w:tc>
        <w:tc>
          <w:tcPr>
            <w:tcW w:w="735" w:type="pct"/>
            <w:tcBorders>
              <w:top w:val="nil"/>
              <w:left w:val="nil"/>
              <w:bottom w:val="single" w:sz="4" w:space="0" w:color="auto"/>
              <w:right w:val="single" w:sz="4" w:space="0" w:color="auto"/>
            </w:tcBorders>
            <w:noWrap/>
            <w:vAlign w:val="bottom"/>
            <w:hideMark/>
          </w:tcPr>
          <w:p w14:paraId="1C376CF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190</w:t>
            </w:r>
          </w:p>
        </w:tc>
        <w:tc>
          <w:tcPr>
            <w:tcW w:w="799" w:type="pct"/>
            <w:tcBorders>
              <w:top w:val="nil"/>
              <w:left w:val="nil"/>
              <w:bottom w:val="single" w:sz="4" w:space="0" w:color="auto"/>
              <w:right w:val="single" w:sz="4" w:space="0" w:color="auto"/>
            </w:tcBorders>
            <w:noWrap/>
            <w:vAlign w:val="bottom"/>
            <w:hideMark/>
          </w:tcPr>
          <w:p w14:paraId="155C6F3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443</w:t>
            </w:r>
          </w:p>
        </w:tc>
        <w:tc>
          <w:tcPr>
            <w:tcW w:w="894" w:type="pct"/>
            <w:tcBorders>
              <w:top w:val="nil"/>
              <w:left w:val="nil"/>
              <w:bottom w:val="single" w:sz="4" w:space="0" w:color="auto"/>
              <w:right w:val="single" w:sz="4" w:space="0" w:color="auto"/>
            </w:tcBorders>
            <w:noWrap/>
            <w:vAlign w:val="bottom"/>
            <w:hideMark/>
          </w:tcPr>
          <w:p w14:paraId="162353E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5.7%</w:t>
            </w:r>
          </w:p>
        </w:tc>
        <w:tc>
          <w:tcPr>
            <w:tcW w:w="956" w:type="pct"/>
            <w:tcBorders>
              <w:top w:val="nil"/>
              <w:left w:val="nil"/>
              <w:bottom w:val="single" w:sz="4" w:space="0" w:color="auto"/>
              <w:right w:val="single" w:sz="4" w:space="0" w:color="auto"/>
            </w:tcBorders>
            <w:noWrap/>
            <w:vAlign w:val="bottom"/>
            <w:hideMark/>
          </w:tcPr>
          <w:p w14:paraId="6456338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w:t>
            </w:r>
          </w:p>
        </w:tc>
      </w:tr>
      <w:tr w:rsidR="000D1485" w:rsidRPr="000D1485" w14:paraId="1EA1C3D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623083A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45～49歳</w:t>
            </w:r>
          </w:p>
        </w:tc>
        <w:tc>
          <w:tcPr>
            <w:tcW w:w="749" w:type="pct"/>
            <w:tcBorders>
              <w:top w:val="nil"/>
              <w:left w:val="nil"/>
              <w:bottom w:val="single" w:sz="4" w:space="0" w:color="auto"/>
              <w:right w:val="single" w:sz="4" w:space="0" w:color="auto"/>
            </w:tcBorders>
            <w:noWrap/>
            <w:vAlign w:val="bottom"/>
            <w:hideMark/>
          </w:tcPr>
          <w:p w14:paraId="7A3793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294</w:t>
            </w:r>
          </w:p>
        </w:tc>
        <w:tc>
          <w:tcPr>
            <w:tcW w:w="735" w:type="pct"/>
            <w:tcBorders>
              <w:top w:val="nil"/>
              <w:left w:val="nil"/>
              <w:bottom w:val="single" w:sz="4" w:space="0" w:color="auto"/>
              <w:right w:val="single" w:sz="4" w:space="0" w:color="auto"/>
            </w:tcBorders>
            <w:noWrap/>
            <w:vAlign w:val="bottom"/>
            <w:hideMark/>
          </w:tcPr>
          <w:p w14:paraId="4118180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270</w:t>
            </w:r>
          </w:p>
        </w:tc>
        <w:tc>
          <w:tcPr>
            <w:tcW w:w="799" w:type="pct"/>
            <w:tcBorders>
              <w:top w:val="nil"/>
              <w:left w:val="nil"/>
              <w:bottom w:val="single" w:sz="4" w:space="0" w:color="auto"/>
              <w:right w:val="single" w:sz="4" w:space="0" w:color="auto"/>
            </w:tcBorders>
            <w:noWrap/>
            <w:vAlign w:val="bottom"/>
            <w:hideMark/>
          </w:tcPr>
          <w:p w14:paraId="545F677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564</w:t>
            </w:r>
          </w:p>
        </w:tc>
        <w:tc>
          <w:tcPr>
            <w:tcW w:w="894" w:type="pct"/>
            <w:tcBorders>
              <w:top w:val="nil"/>
              <w:left w:val="nil"/>
              <w:bottom w:val="single" w:sz="4" w:space="0" w:color="auto"/>
              <w:right w:val="single" w:sz="4" w:space="0" w:color="auto"/>
            </w:tcBorders>
            <w:noWrap/>
            <w:vAlign w:val="bottom"/>
            <w:hideMark/>
          </w:tcPr>
          <w:p w14:paraId="6B120C2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6.6%</w:t>
            </w:r>
          </w:p>
        </w:tc>
        <w:tc>
          <w:tcPr>
            <w:tcW w:w="956" w:type="pct"/>
            <w:tcBorders>
              <w:top w:val="nil"/>
              <w:left w:val="nil"/>
              <w:bottom w:val="single" w:sz="4" w:space="0" w:color="auto"/>
              <w:right w:val="single" w:sz="4" w:space="0" w:color="auto"/>
            </w:tcBorders>
            <w:noWrap/>
            <w:vAlign w:val="bottom"/>
            <w:hideMark/>
          </w:tcPr>
          <w:p w14:paraId="2E69745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6.1%</w:t>
            </w:r>
          </w:p>
        </w:tc>
      </w:tr>
      <w:tr w:rsidR="000D1485" w:rsidRPr="000D1485" w14:paraId="2FFAC0EC"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3EE1ECF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50～54歳</w:t>
            </w:r>
          </w:p>
        </w:tc>
        <w:tc>
          <w:tcPr>
            <w:tcW w:w="749" w:type="pct"/>
            <w:tcBorders>
              <w:top w:val="nil"/>
              <w:left w:val="nil"/>
              <w:bottom w:val="single" w:sz="4" w:space="0" w:color="auto"/>
              <w:right w:val="single" w:sz="4" w:space="0" w:color="auto"/>
            </w:tcBorders>
            <w:noWrap/>
            <w:vAlign w:val="bottom"/>
            <w:hideMark/>
          </w:tcPr>
          <w:p w14:paraId="7C4C708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228</w:t>
            </w:r>
          </w:p>
        </w:tc>
        <w:tc>
          <w:tcPr>
            <w:tcW w:w="735" w:type="pct"/>
            <w:tcBorders>
              <w:top w:val="nil"/>
              <w:left w:val="nil"/>
              <w:bottom w:val="single" w:sz="4" w:space="0" w:color="auto"/>
              <w:right w:val="single" w:sz="4" w:space="0" w:color="auto"/>
            </w:tcBorders>
            <w:noWrap/>
            <w:vAlign w:val="bottom"/>
            <w:hideMark/>
          </w:tcPr>
          <w:p w14:paraId="1B850E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259</w:t>
            </w:r>
          </w:p>
        </w:tc>
        <w:tc>
          <w:tcPr>
            <w:tcW w:w="799" w:type="pct"/>
            <w:tcBorders>
              <w:top w:val="nil"/>
              <w:left w:val="nil"/>
              <w:bottom w:val="single" w:sz="4" w:space="0" w:color="auto"/>
              <w:right w:val="single" w:sz="4" w:space="0" w:color="auto"/>
            </w:tcBorders>
            <w:noWrap/>
            <w:vAlign w:val="bottom"/>
            <w:hideMark/>
          </w:tcPr>
          <w:p w14:paraId="5A8D3E9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487</w:t>
            </w:r>
          </w:p>
        </w:tc>
        <w:tc>
          <w:tcPr>
            <w:tcW w:w="894" w:type="pct"/>
            <w:tcBorders>
              <w:top w:val="nil"/>
              <w:left w:val="nil"/>
              <w:bottom w:val="single" w:sz="4" w:space="0" w:color="auto"/>
              <w:right w:val="single" w:sz="4" w:space="0" w:color="auto"/>
            </w:tcBorders>
            <w:noWrap/>
            <w:vAlign w:val="bottom"/>
            <w:hideMark/>
          </w:tcPr>
          <w:p w14:paraId="77A65C1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5.1%</w:t>
            </w:r>
          </w:p>
        </w:tc>
        <w:tc>
          <w:tcPr>
            <w:tcW w:w="956" w:type="pct"/>
            <w:tcBorders>
              <w:top w:val="nil"/>
              <w:left w:val="nil"/>
              <w:bottom w:val="single" w:sz="4" w:space="0" w:color="auto"/>
              <w:right w:val="single" w:sz="4" w:space="0" w:color="auto"/>
            </w:tcBorders>
            <w:noWrap/>
            <w:vAlign w:val="bottom"/>
            <w:hideMark/>
          </w:tcPr>
          <w:p w14:paraId="44273A7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w:t>
            </w:r>
          </w:p>
        </w:tc>
      </w:tr>
      <w:tr w:rsidR="000D1485" w:rsidRPr="000D1485" w14:paraId="7FF73808"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C7E17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55～59歳</w:t>
            </w:r>
          </w:p>
        </w:tc>
        <w:tc>
          <w:tcPr>
            <w:tcW w:w="749" w:type="pct"/>
            <w:tcBorders>
              <w:top w:val="nil"/>
              <w:left w:val="nil"/>
              <w:bottom w:val="single" w:sz="4" w:space="0" w:color="auto"/>
              <w:right w:val="single" w:sz="4" w:space="0" w:color="auto"/>
            </w:tcBorders>
            <w:noWrap/>
            <w:vAlign w:val="bottom"/>
            <w:hideMark/>
          </w:tcPr>
          <w:p w14:paraId="2C219A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297</w:t>
            </w:r>
          </w:p>
        </w:tc>
        <w:tc>
          <w:tcPr>
            <w:tcW w:w="735" w:type="pct"/>
            <w:tcBorders>
              <w:top w:val="nil"/>
              <w:left w:val="nil"/>
              <w:bottom w:val="single" w:sz="4" w:space="0" w:color="auto"/>
              <w:right w:val="single" w:sz="4" w:space="0" w:color="auto"/>
            </w:tcBorders>
            <w:noWrap/>
            <w:vAlign w:val="bottom"/>
            <w:hideMark/>
          </w:tcPr>
          <w:p w14:paraId="2026708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294</w:t>
            </w:r>
          </w:p>
        </w:tc>
        <w:tc>
          <w:tcPr>
            <w:tcW w:w="799" w:type="pct"/>
            <w:tcBorders>
              <w:top w:val="nil"/>
              <w:left w:val="nil"/>
              <w:bottom w:val="single" w:sz="4" w:space="0" w:color="auto"/>
              <w:right w:val="single" w:sz="4" w:space="0" w:color="auto"/>
            </w:tcBorders>
            <w:noWrap/>
            <w:vAlign w:val="bottom"/>
            <w:hideMark/>
          </w:tcPr>
          <w:p w14:paraId="7DB87DA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591</w:t>
            </w:r>
          </w:p>
        </w:tc>
        <w:tc>
          <w:tcPr>
            <w:tcW w:w="894" w:type="pct"/>
            <w:tcBorders>
              <w:top w:val="nil"/>
              <w:left w:val="nil"/>
              <w:bottom w:val="single" w:sz="4" w:space="0" w:color="auto"/>
              <w:right w:val="single" w:sz="4" w:space="0" w:color="auto"/>
            </w:tcBorders>
            <w:noWrap/>
            <w:vAlign w:val="bottom"/>
            <w:hideMark/>
          </w:tcPr>
          <w:p w14:paraId="29B964D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6.7%</w:t>
            </w:r>
          </w:p>
        </w:tc>
        <w:tc>
          <w:tcPr>
            <w:tcW w:w="956" w:type="pct"/>
            <w:tcBorders>
              <w:top w:val="nil"/>
              <w:left w:val="nil"/>
              <w:bottom w:val="single" w:sz="4" w:space="0" w:color="auto"/>
              <w:right w:val="single" w:sz="4" w:space="0" w:color="auto"/>
            </w:tcBorders>
            <w:noWrap/>
            <w:vAlign w:val="bottom"/>
            <w:hideMark/>
          </w:tcPr>
          <w:p w14:paraId="485F02B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6.6%</w:t>
            </w:r>
          </w:p>
        </w:tc>
      </w:tr>
      <w:tr w:rsidR="000D1485" w:rsidRPr="000D1485" w14:paraId="3620F553"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A2D952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60～64歳</w:t>
            </w:r>
          </w:p>
        </w:tc>
        <w:tc>
          <w:tcPr>
            <w:tcW w:w="749" w:type="pct"/>
            <w:tcBorders>
              <w:top w:val="nil"/>
              <w:left w:val="nil"/>
              <w:bottom w:val="single" w:sz="4" w:space="0" w:color="auto"/>
              <w:right w:val="single" w:sz="4" w:space="0" w:color="auto"/>
            </w:tcBorders>
            <w:noWrap/>
            <w:vAlign w:val="bottom"/>
            <w:hideMark/>
          </w:tcPr>
          <w:p w14:paraId="51BFB19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374</w:t>
            </w:r>
          </w:p>
        </w:tc>
        <w:tc>
          <w:tcPr>
            <w:tcW w:w="735" w:type="pct"/>
            <w:tcBorders>
              <w:top w:val="nil"/>
              <w:left w:val="nil"/>
              <w:bottom w:val="single" w:sz="4" w:space="0" w:color="auto"/>
              <w:right w:val="single" w:sz="4" w:space="0" w:color="auto"/>
            </w:tcBorders>
            <w:noWrap/>
            <w:vAlign w:val="bottom"/>
            <w:hideMark/>
          </w:tcPr>
          <w:p w14:paraId="420CBF1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349</w:t>
            </w:r>
          </w:p>
        </w:tc>
        <w:tc>
          <w:tcPr>
            <w:tcW w:w="799" w:type="pct"/>
            <w:tcBorders>
              <w:top w:val="nil"/>
              <w:left w:val="nil"/>
              <w:bottom w:val="single" w:sz="4" w:space="0" w:color="auto"/>
              <w:right w:val="single" w:sz="4" w:space="0" w:color="auto"/>
            </w:tcBorders>
            <w:noWrap/>
            <w:vAlign w:val="bottom"/>
            <w:hideMark/>
          </w:tcPr>
          <w:p w14:paraId="7E0B383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723</w:t>
            </w:r>
          </w:p>
        </w:tc>
        <w:tc>
          <w:tcPr>
            <w:tcW w:w="894" w:type="pct"/>
            <w:tcBorders>
              <w:top w:val="nil"/>
              <w:left w:val="nil"/>
              <w:bottom w:val="single" w:sz="4" w:space="0" w:color="auto"/>
              <w:right w:val="single" w:sz="4" w:space="0" w:color="auto"/>
            </w:tcBorders>
            <w:noWrap/>
            <w:vAlign w:val="bottom"/>
            <w:hideMark/>
          </w:tcPr>
          <w:p w14:paraId="0F78303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8.4%</w:t>
            </w:r>
          </w:p>
        </w:tc>
        <w:tc>
          <w:tcPr>
            <w:tcW w:w="956" w:type="pct"/>
            <w:tcBorders>
              <w:top w:val="nil"/>
              <w:left w:val="nil"/>
              <w:bottom w:val="single" w:sz="4" w:space="0" w:color="auto"/>
              <w:right w:val="single" w:sz="4" w:space="0" w:color="auto"/>
            </w:tcBorders>
            <w:noWrap/>
            <w:vAlign w:val="bottom"/>
            <w:hideMark/>
          </w:tcPr>
          <w:p w14:paraId="10DE2A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7.9%</w:t>
            </w:r>
          </w:p>
        </w:tc>
      </w:tr>
      <w:tr w:rsidR="000D1485" w:rsidRPr="000D1485" w14:paraId="70A04A2F"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970525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65～69歳</w:t>
            </w:r>
          </w:p>
        </w:tc>
        <w:tc>
          <w:tcPr>
            <w:tcW w:w="749" w:type="pct"/>
            <w:tcBorders>
              <w:top w:val="nil"/>
              <w:left w:val="nil"/>
              <w:bottom w:val="single" w:sz="4" w:space="0" w:color="auto"/>
              <w:right w:val="single" w:sz="4" w:space="0" w:color="auto"/>
            </w:tcBorders>
            <w:noWrap/>
            <w:vAlign w:val="bottom"/>
            <w:hideMark/>
          </w:tcPr>
          <w:p w14:paraId="5513774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435</w:t>
            </w:r>
          </w:p>
        </w:tc>
        <w:tc>
          <w:tcPr>
            <w:tcW w:w="735" w:type="pct"/>
            <w:tcBorders>
              <w:top w:val="nil"/>
              <w:left w:val="nil"/>
              <w:bottom w:val="single" w:sz="4" w:space="0" w:color="auto"/>
              <w:right w:val="single" w:sz="4" w:space="0" w:color="auto"/>
            </w:tcBorders>
            <w:noWrap/>
            <w:vAlign w:val="bottom"/>
            <w:hideMark/>
          </w:tcPr>
          <w:p w14:paraId="66D37D9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422</w:t>
            </w:r>
          </w:p>
        </w:tc>
        <w:tc>
          <w:tcPr>
            <w:tcW w:w="799" w:type="pct"/>
            <w:tcBorders>
              <w:top w:val="nil"/>
              <w:left w:val="nil"/>
              <w:bottom w:val="single" w:sz="4" w:space="0" w:color="auto"/>
              <w:right w:val="single" w:sz="4" w:space="0" w:color="auto"/>
            </w:tcBorders>
            <w:noWrap/>
            <w:vAlign w:val="bottom"/>
            <w:hideMark/>
          </w:tcPr>
          <w:p w14:paraId="5A85D66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857</w:t>
            </w:r>
          </w:p>
        </w:tc>
        <w:tc>
          <w:tcPr>
            <w:tcW w:w="894" w:type="pct"/>
            <w:tcBorders>
              <w:top w:val="nil"/>
              <w:left w:val="nil"/>
              <w:bottom w:val="single" w:sz="4" w:space="0" w:color="auto"/>
              <w:right w:val="single" w:sz="4" w:space="0" w:color="auto"/>
            </w:tcBorders>
            <w:noWrap/>
            <w:vAlign w:val="bottom"/>
            <w:hideMark/>
          </w:tcPr>
          <w:p w14:paraId="5B802C3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9.8%</w:t>
            </w:r>
          </w:p>
        </w:tc>
        <w:tc>
          <w:tcPr>
            <w:tcW w:w="956" w:type="pct"/>
            <w:tcBorders>
              <w:top w:val="nil"/>
              <w:left w:val="nil"/>
              <w:bottom w:val="single" w:sz="4" w:space="0" w:color="auto"/>
              <w:right w:val="single" w:sz="4" w:space="0" w:color="auto"/>
            </w:tcBorders>
            <w:noWrap/>
            <w:vAlign w:val="bottom"/>
            <w:hideMark/>
          </w:tcPr>
          <w:p w14:paraId="5F2D86F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9.5%</w:t>
            </w:r>
          </w:p>
        </w:tc>
      </w:tr>
      <w:tr w:rsidR="000D1485" w:rsidRPr="000D1485" w14:paraId="7AABA09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04AE8B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70～74歳</w:t>
            </w:r>
          </w:p>
        </w:tc>
        <w:tc>
          <w:tcPr>
            <w:tcW w:w="749" w:type="pct"/>
            <w:tcBorders>
              <w:top w:val="nil"/>
              <w:left w:val="nil"/>
              <w:bottom w:val="single" w:sz="4" w:space="0" w:color="auto"/>
              <w:right w:val="single" w:sz="4" w:space="0" w:color="auto"/>
            </w:tcBorders>
            <w:noWrap/>
            <w:vAlign w:val="bottom"/>
            <w:hideMark/>
          </w:tcPr>
          <w:p w14:paraId="64CE368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408</w:t>
            </w:r>
          </w:p>
        </w:tc>
        <w:tc>
          <w:tcPr>
            <w:tcW w:w="735" w:type="pct"/>
            <w:tcBorders>
              <w:top w:val="nil"/>
              <w:left w:val="nil"/>
              <w:bottom w:val="single" w:sz="4" w:space="0" w:color="auto"/>
              <w:right w:val="single" w:sz="4" w:space="0" w:color="auto"/>
            </w:tcBorders>
            <w:noWrap/>
            <w:vAlign w:val="bottom"/>
            <w:hideMark/>
          </w:tcPr>
          <w:p w14:paraId="560DC90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404</w:t>
            </w:r>
          </w:p>
        </w:tc>
        <w:tc>
          <w:tcPr>
            <w:tcW w:w="799" w:type="pct"/>
            <w:tcBorders>
              <w:top w:val="nil"/>
              <w:left w:val="nil"/>
              <w:bottom w:val="single" w:sz="4" w:space="0" w:color="auto"/>
              <w:right w:val="single" w:sz="4" w:space="0" w:color="auto"/>
            </w:tcBorders>
            <w:noWrap/>
            <w:vAlign w:val="bottom"/>
            <w:hideMark/>
          </w:tcPr>
          <w:p w14:paraId="69E60D6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812</w:t>
            </w:r>
          </w:p>
        </w:tc>
        <w:tc>
          <w:tcPr>
            <w:tcW w:w="894" w:type="pct"/>
            <w:tcBorders>
              <w:top w:val="nil"/>
              <w:left w:val="nil"/>
              <w:bottom w:val="single" w:sz="4" w:space="0" w:color="auto"/>
              <w:right w:val="single" w:sz="4" w:space="0" w:color="auto"/>
            </w:tcBorders>
            <w:noWrap/>
            <w:vAlign w:val="bottom"/>
            <w:hideMark/>
          </w:tcPr>
          <w:p w14:paraId="399CE58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9.2%</w:t>
            </w:r>
          </w:p>
        </w:tc>
        <w:tc>
          <w:tcPr>
            <w:tcW w:w="956" w:type="pct"/>
            <w:tcBorders>
              <w:top w:val="nil"/>
              <w:left w:val="nil"/>
              <w:bottom w:val="single" w:sz="4" w:space="0" w:color="auto"/>
              <w:right w:val="single" w:sz="4" w:space="0" w:color="auto"/>
            </w:tcBorders>
            <w:noWrap/>
            <w:vAlign w:val="bottom"/>
            <w:hideMark/>
          </w:tcPr>
          <w:p w14:paraId="531F812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9.1%</w:t>
            </w:r>
          </w:p>
        </w:tc>
      </w:tr>
      <w:tr w:rsidR="000D1485" w:rsidRPr="000D1485" w14:paraId="164E419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253BD93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75～79歳</w:t>
            </w:r>
          </w:p>
        </w:tc>
        <w:tc>
          <w:tcPr>
            <w:tcW w:w="749" w:type="pct"/>
            <w:tcBorders>
              <w:top w:val="nil"/>
              <w:left w:val="nil"/>
              <w:bottom w:val="single" w:sz="4" w:space="0" w:color="auto"/>
              <w:right w:val="single" w:sz="4" w:space="0" w:color="auto"/>
            </w:tcBorders>
            <w:noWrap/>
            <w:vAlign w:val="bottom"/>
            <w:hideMark/>
          </w:tcPr>
          <w:p w14:paraId="04097E56"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283</w:t>
            </w:r>
          </w:p>
        </w:tc>
        <w:tc>
          <w:tcPr>
            <w:tcW w:w="735" w:type="pct"/>
            <w:tcBorders>
              <w:top w:val="nil"/>
              <w:left w:val="nil"/>
              <w:bottom w:val="single" w:sz="4" w:space="0" w:color="auto"/>
              <w:right w:val="single" w:sz="4" w:space="0" w:color="auto"/>
            </w:tcBorders>
            <w:noWrap/>
            <w:vAlign w:val="bottom"/>
            <w:hideMark/>
          </w:tcPr>
          <w:p w14:paraId="7B404AC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295</w:t>
            </w:r>
          </w:p>
        </w:tc>
        <w:tc>
          <w:tcPr>
            <w:tcW w:w="799" w:type="pct"/>
            <w:tcBorders>
              <w:top w:val="nil"/>
              <w:left w:val="nil"/>
              <w:bottom w:val="single" w:sz="4" w:space="0" w:color="auto"/>
              <w:right w:val="single" w:sz="4" w:space="0" w:color="auto"/>
            </w:tcBorders>
            <w:noWrap/>
            <w:vAlign w:val="bottom"/>
            <w:hideMark/>
          </w:tcPr>
          <w:p w14:paraId="6C82CF6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578</w:t>
            </w:r>
          </w:p>
        </w:tc>
        <w:tc>
          <w:tcPr>
            <w:tcW w:w="894" w:type="pct"/>
            <w:tcBorders>
              <w:top w:val="nil"/>
              <w:left w:val="nil"/>
              <w:bottom w:val="single" w:sz="4" w:space="0" w:color="auto"/>
              <w:right w:val="single" w:sz="4" w:space="0" w:color="auto"/>
            </w:tcBorders>
            <w:noWrap/>
            <w:vAlign w:val="bottom"/>
            <w:hideMark/>
          </w:tcPr>
          <w:p w14:paraId="715C558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6.4%</w:t>
            </w:r>
          </w:p>
        </w:tc>
        <w:tc>
          <w:tcPr>
            <w:tcW w:w="956" w:type="pct"/>
            <w:tcBorders>
              <w:top w:val="nil"/>
              <w:left w:val="nil"/>
              <w:bottom w:val="single" w:sz="4" w:space="0" w:color="auto"/>
              <w:right w:val="single" w:sz="4" w:space="0" w:color="auto"/>
            </w:tcBorders>
            <w:noWrap/>
            <w:vAlign w:val="bottom"/>
            <w:hideMark/>
          </w:tcPr>
          <w:p w14:paraId="7E4ACAA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6.7%</w:t>
            </w:r>
          </w:p>
        </w:tc>
      </w:tr>
      <w:tr w:rsidR="000D1485" w:rsidRPr="000D1485" w14:paraId="2850D678"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3360EB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80～84歳</w:t>
            </w:r>
          </w:p>
        </w:tc>
        <w:tc>
          <w:tcPr>
            <w:tcW w:w="749" w:type="pct"/>
            <w:tcBorders>
              <w:top w:val="nil"/>
              <w:left w:val="nil"/>
              <w:bottom w:val="single" w:sz="4" w:space="0" w:color="auto"/>
              <w:right w:val="single" w:sz="4" w:space="0" w:color="auto"/>
            </w:tcBorders>
            <w:noWrap/>
            <w:vAlign w:val="bottom"/>
            <w:hideMark/>
          </w:tcPr>
          <w:p w14:paraId="5BE0A2A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206</w:t>
            </w:r>
          </w:p>
        </w:tc>
        <w:tc>
          <w:tcPr>
            <w:tcW w:w="735" w:type="pct"/>
            <w:tcBorders>
              <w:top w:val="nil"/>
              <w:left w:val="nil"/>
              <w:bottom w:val="single" w:sz="4" w:space="0" w:color="auto"/>
              <w:right w:val="single" w:sz="4" w:space="0" w:color="auto"/>
            </w:tcBorders>
            <w:noWrap/>
            <w:vAlign w:val="bottom"/>
            <w:hideMark/>
          </w:tcPr>
          <w:p w14:paraId="53CBF43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265</w:t>
            </w:r>
          </w:p>
        </w:tc>
        <w:tc>
          <w:tcPr>
            <w:tcW w:w="799" w:type="pct"/>
            <w:tcBorders>
              <w:top w:val="nil"/>
              <w:left w:val="nil"/>
              <w:bottom w:val="single" w:sz="4" w:space="0" w:color="auto"/>
              <w:right w:val="single" w:sz="4" w:space="0" w:color="auto"/>
            </w:tcBorders>
            <w:noWrap/>
            <w:vAlign w:val="bottom"/>
            <w:hideMark/>
          </w:tcPr>
          <w:p w14:paraId="5265F518"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471</w:t>
            </w:r>
          </w:p>
        </w:tc>
        <w:tc>
          <w:tcPr>
            <w:tcW w:w="894" w:type="pct"/>
            <w:tcBorders>
              <w:top w:val="nil"/>
              <w:left w:val="nil"/>
              <w:bottom w:val="single" w:sz="4" w:space="0" w:color="auto"/>
              <w:right w:val="single" w:sz="4" w:space="0" w:color="auto"/>
            </w:tcBorders>
            <w:noWrap/>
            <w:vAlign w:val="bottom"/>
            <w:hideMark/>
          </w:tcPr>
          <w:p w14:paraId="2C787C4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4.6%</w:t>
            </w:r>
          </w:p>
        </w:tc>
        <w:tc>
          <w:tcPr>
            <w:tcW w:w="956" w:type="pct"/>
            <w:tcBorders>
              <w:top w:val="nil"/>
              <w:left w:val="nil"/>
              <w:bottom w:val="single" w:sz="4" w:space="0" w:color="auto"/>
              <w:right w:val="single" w:sz="4" w:space="0" w:color="auto"/>
            </w:tcBorders>
            <w:noWrap/>
            <w:vAlign w:val="bottom"/>
            <w:hideMark/>
          </w:tcPr>
          <w:p w14:paraId="2543779F"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6.0%</w:t>
            </w:r>
          </w:p>
        </w:tc>
      </w:tr>
      <w:tr w:rsidR="000D1485" w:rsidRPr="000D1485" w14:paraId="228950A6"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0408CE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85～89歳</w:t>
            </w:r>
          </w:p>
        </w:tc>
        <w:tc>
          <w:tcPr>
            <w:tcW w:w="749" w:type="pct"/>
            <w:tcBorders>
              <w:top w:val="nil"/>
              <w:left w:val="nil"/>
              <w:bottom w:val="single" w:sz="4" w:space="0" w:color="auto"/>
              <w:right w:val="single" w:sz="4" w:space="0" w:color="auto"/>
            </w:tcBorders>
            <w:noWrap/>
            <w:vAlign w:val="bottom"/>
            <w:hideMark/>
          </w:tcPr>
          <w:p w14:paraId="076AC64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139</w:t>
            </w:r>
          </w:p>
        </w:tc>
        <w:tc>
          <w:tcPr>
            <w:tcW w:w="735" w:type="pct"/>
            <w:tcBorders>
              <w:top w:val="nil"/>
              <w:left w:val="nil"/>
              <w:bottom w:val="single" w:sz="4" w:space="0" w:color="auto"/>
              <w:right w:val="single" w:sz="4" w:space="0" w:color="auto"/>
            </w:tcBorders>
            <w:noWrap/>
            <w:vAlign w:val="bottom"/>
            <w:hideMark/>
          </w:tcPr>
          <w:p w14:paraId="2644458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274</w:t>
            </w:r>
          </w:p>
        </w:tc>
        <w:tc>
          <w:tcPr>
            <w:tcW w:w="799" w:type="pct"/>
            <w:tcBorders>
              <w:top w:val="nil"/>
              <w:left w:val="nil"/>
              <w:bottom w:val="single" w:sz="4" w:space="0" w:color="auto"/>
              <w:right w:val="single" w:sz="4" w:space="0" w:color="auto"/>
            </w:tcBorders>
            <w:noWrap/>
            <w:vAlign w:val="bottom"/>
            <w:hideMark/>
          </w:tcPr>
          <w:p w14:paraId="242C932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413</w:t>
            </w:r>
          </w:p>
        </w:tc>
        <w:tc>
          <w:tcPr>
            <w:tcW w:w="894" w:type="pct"/>
            <w:tcBorders>
              <w:top w:val="nil"/>
              <w:left w:val="nil"/>
              <w:bottom w:val="single" w:sz="4" w:space="0" w:color="auto"/>
              <w:right w:val="single" w:sz="4" w:space="0" w:color="auto"/>
            </w:tcBorders>
            <w:noWrap/>
            <w:vAlign w:val="bottom"/>
            <w:hideMark/>
          </w:tcPr>
          <w:p w14:paraId="5D152437"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3.1%</w:t>
            </w:r>
          </w:p>
        </w:tc>
        <w:tc>
          <w:tcPr>
            <w:tcW w:w="956" w:type="pct"/>
            <w:tcBorders>
              <w:top w:val="nil"/>
              <w:left w:val="nil"/>
              <w:bottom w:val="single" w:sz="4" w:space="0" w:color="auto"/>
              <w:right w:val="single" w:sz="4" w:space="0" w:color="auto"/>
            </w:tcBorders>
            <w:noWrap/>
            <w:vAlign w:val="bottom"/>
            <w:hideMark/>
          </w:tcPr>
          <w:p w14:paraId="0F1B39E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6.2%</w:t>
            </w:r>
          </w:p>
        </w:tc>
      </w:tr>
      <w:tr w:rsidR="000D1485" w:rsidRPr="000D1485" w14:paraId="6955457C"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8E7C234"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90～94歳</w:t>
            </w:r>
          </w:p>
        </w:tc>
        <w:tc>
          <w:tcPr>
            <w:tcW w:w="749" w:type="pct"/>
            <w:tcBorders>
              <w:top w:val="nil"/>
              <w:left w:val="nil"/>
              <w:bottom w:val="single" w:sz="4" w:space="0" w:color="auto"/>
              <w:right w:val="single" w:sz="4" w:space="0" w:color="auto"/>
            </w:tcBorders>
            <w:noWrap/>
            <w:vAlign w:val="bottom"/>
            <w:hideMark/>
          </w:tcPr>
          <w:p w14:paraId="3E120CD2"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71</w:t>
            </w:r>
          </w:p>
        </w:tc>
        <w:tc>
          <w:tcPr>
            <w:tcW w:w="735" w:type="pct"/>
            <w:tcBorders>
              <w:top w:val="nil"/>
              <w:left w:val="nil"/>
              <w:bottom w:val="single" w:sz="4" w:space="0" w:color="auto"/>
              <w:right w:val="single" w:sz="4" w:space="0" w:color="auto"/>
            </w:tcBorders>
            <w:noWrap/>
            <w:vAlign w:val="bottom"/>
            <w:hideMark/>
          </w:tcPr>
          <w:p w14:paraId="5582BC8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186</w:t>
            </w:r>
          </w:p>
        </w:tc>
        <w:tc>
          <w:tcPr>
            <w:tcW w:w="799" w:type="pct"/>
            <w:tcBorders>
              <w:top w:val="nil"/>
              <w:left w:val="nil"/>
              <w:bottom w:val="single" w:sz="4" w:space="0" w:color="auto"/>
              <w:right w:val="single" w:sz="4" w:space="0" w:color="auto"/>
            </w:tcBorders>
            <w:noWrap/>
            <w:vAlign w:val="bottom"/>
            <w:hideMark/>
          </w:tcPr>
          <w:p w14:paraId="1386E0D5"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257</w:t>
            </w:r>
          </w:p>
        </w:tc>
        <w:tc>
          <w:tcPr>
            <w:tcW w:w="894" w:type="pct"/>
            <w:tcBorders>
              <w:top w:val="nil"/>
              <w:left w:val="nil"/>
              <w:bottom w:val="single" w:sz="4" w:space="0" w:color="auto"/>
              <w:right w:val="single" w:sz="4" w:space="0" w:color="auto"/>
            </w:tcBorders>
            <w:noWrap/>
            <w:vAlign w:val="bottom"/>
            <w:hideMark/>
          </w:tcPr>
          <w:p w14:paraId="386C0CCB"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1.6%</w:t>
            </w:r>
          </w:p>
        </w:tc>
        <w:tc>
          <w:tcPr>
            <w:tcW w:w="956" w:type="pct"/>
            <w:tcBorders>
              <w:top w:val="nil"/>
              <w:left w:val="nil"/>
              <w:bottom w:val="single" w:sz="4" w:space="0" w:color="auto"/>
              <w:right w:val="single" w:sz="4" w:space="0" w:color="auto"/>
            </w:tcBorders>
            <w:noWrap/>
            <w:vAlign w:val="bottom"/>
            <w:hideMark/>
          </w:tcPr>
          <w:p w14:paraId="2433912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4.2%</w:t>
            </w:r>
          </w:p>
        </w:tc>
      </w:tr>
      <w:tr w:rsidR="000D1485" w:rsidRPr="000D1485" w14:paraId="42875E09"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0757939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95～99歳</w:t>
            </w:r>
          </w:p>
        </w:tc>
        <w:tc>
          <w:tcPr>
            <w:tcW w:w="749" w:type="pct"/>
            <w:tcBorders>
              <w:top w:val="nil"/>
              <w:left w:val="nil"/>
              <w:bottom w:val="single" w:sz="4" w:space="0" w:color="auto"/>
              <w:right w:val="single" w:sz="4" w:space="0" w:color="auto"/>
            </w:tcBorders>
            <w:noWrap/>
            <w:vAlign w:val="bottom"/>
            <w:hideMark/>
          </w:tcPr>
          <w:p w14:paraId="45C5F720"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19</w:t>
            </w:r>
          </w:p>
        </w:tc>
        <w:tc>
          <w:tcPr>
            <w:tcW w:w="735" w:type="pct"/>
            <w:tcBorders>
              <w:top w:val="nil"/>
              <w:left w:val="nil"/>
              <w:bottom w:val="single" w:sz="4" w:space="0" w:color="auto"/>
              <w:right w:val="single" w:sz="4" w:space="0" w:color="auto"/>
            </w:tcBorders>
            <w:noWrap/>
            <w:vAlign w:val="bottom"/>
            <w:hideMark/>
          </w:tcPr>
          <w:p w14:paraId="56A65659"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64</w:t>
            </w:r>
          </w:p>
        </w:tc>
        <w:tc>
          <w:tcPr>
            <w:tcW w:w="799" w:type="pct"/>
            <w:tcBorders>
              <w:top w:val="nil"/>
              <w:left w:val="nil"/>
              <w:bottom w:val="single" w:sz="4" w:space="0" w:color="auto"/>
              <w:right w:val="single" w:sz="4" w:space="0" w:color="auto"/>
            </w:tcBorders>
            <w:noWrap/>
            <w:vAlign w:val="bottom"/>
            <w:hideMark/>
          </w:tcPr>
          <w:p w14:paraId="464B785C"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83</w:t>
            </w:r>
          </w:p>
        </w:tc>
        <w:tc>
          <w:tcPr>
            <w:tcW w:w="894" w:type="pct"/>
            <w:tcBorders>
              <w:top w:val="nil"/>
              <w:left w:val="nil"/>
              <w:bottom w:val="single" w:sz="4" w:space="0" w:color="auto"/>
              <w:right w:val="single" w:sz="4" w:space="0" w:color="auto"/>
            </w:tcBorders>
            <w:noWrap/>
            <w:vAlign w:val="bottom"/>
            <w:hideMark/>
          </w:tcPr>
          <w:p w14:paraId="58554E11"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0.4%</w:t>
            </w:r>
          </w:p>
        </w:tc>
        <w:tc>
          <w:tcPr>
            <w:tcW w:w="956" w:type="pct"/>
            <w:tcBorders>
              <w:top w:val="nil"/>
              <w:left w:val="nil"/>
              <w:bottom w:val="single" w:sz="4" w:space="0" w:color="auto"/>
              <w:right w:val="single" w:sz="4" w:space="0" w:color="auto"/>
            </w:tcBorders>
            <w:noWrap/>
            <w:vAlign w:val="bottom"/>
            <w:hideMark/>
          </w:tcPr>
          <w:p w14:paraId="5BA0CA8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1.4%</w:t>
            </w:r>
          </w:p>
        </w:tc>
      </w:tr>
      <w:tr w:rsidR="000D1485" w:rsidRPr="000D1485" w14:paraId="00010005"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5E2F5EC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100歳～</w:t>
            </w:r>
          </w:p>
        </w:tc>
        <w:tc>
          <w:tcPr>
            <w:tcW w:w="749" w:type="pct"/>
            <w:tcBorders>
              <w:top w:val="nil"/>
              <w:left w:val="nil"/>
              <w:bottom w:val="single" w:sz="4" w:space="0" w:color="auto"/>
              <w:right w:val="single" w:sz="4" w:space="0" w:color="auto"/>
            </w:tcBorders>
            <w:noWrap/>
            <w:vAlign w:val="bottom"/>
            <w:hideMark/>
          </w:tcPr>
          <w:p w14:paraId="5A54CF0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w:t>
            </w:r>
          </w:p>
        </w:tc>
        <w:tc>
          <w:tcPr>
            <w:tcW w:w="735" w:type="pct"/>
            <w:tcBorders>
              <w:top w:val="nil"/>
              <w:left w:val="nil"/>
              <w:bottom w:val="single" w:sz="4" w:space="0" w:color="auto"/>
              <w:right w:val="single" w:sz="4" w:space="0" w:color="auto"/>
            </w:tcBorders>
            <w:noWrap/>
            <w:vAlign w:val="bottom"/>
            <w:hideMark/>
          </w:tcPr>
          <w:p w14:paraId="02969F8D"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12</w:t>
            </w:r>
          </w:p>
        </w:tc>
        <w:tc>
          <w:tcPr>
            <w:tcW w:w="799" w:type="pct"/>
            <w:tcBorders>
              <w:top w:val="nil"/>
              <w:left w:val="nil"/>
              <w:bottom w:val="single" w:sz="4" w:space="0" w:color="auto"/>
              <w:right w:val="single" w:sz="4" w:space="0" w:color="auto"/>
            </w:tcBorders>
            <w:noWrap/>
            <w:vAlign w:val="bottom"/>
            <w:hideMark/>
          </w:tcPr>
          <w:p w14:paraId="6773A88E"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13</w:t>
            </w:r>
          </w:p>
        </w:tc>
        <w:tc>
          <w:tcPr>
            <w:tcW w:w="894" w:type="pct"/>
            <w:tcBorders>
              <w:top w:val="nil"/>
              <w:left w:val="nil"/>
              <w:bottom w:val="single" w:sz="4" w:space="0" w:color="auto"/>
              <w:right w:val="single" w:sz="4" w:space="0" w:color="auto"/>
            </w:tcBorders>
            <w:noWrap/>
            <w:vAlign w:val="bottom"/>
            <w:hideMark/>
          </w:tcPr>
          <w:p w14:paraId="5B16429A"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0.0%</w:t>
            </w:r>
          </w:p>
        </w:tc>
        <w:tc>
          <w:tcPr>
            <w:tcW w:w="956" w:type="pct"/>
            <w:tcBorders>
              <w:top w:val="nil"/>
              <w:left w:val="nil"/>
              <w:bottom w:val="single" w:sz="4" w:space="0" w:color="auto"/>
              <w:right w:val="single" w:sz="4" w:space="0" w:color="auto"/>
            </w:tcBorders>
            <w:noWrap/>
            <w:vAlign w:val="bottom"/>
            <w:hideMark/>
          </w:tcPr>
          <w:p w14:paraId="0005F7D3" w14:textId="77777777" w:rsidR="000D1485" w:rsidRPr="000D1485" w:rsidRDefault="000D1485"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sz w:val="16"/>
                <w:szCs w:val="16"/>
              </w:rPr>
              <w:t>0.3%</w:t>
            </w:r>
          </w:p>
        </w:tc>
      </w:tr>
      <w:tr w:rsidR="00DD2430" w:rsidRPr="000D1485" w14:paraId="5372E121" w14:textId="77777777" w:rsidTr="00DD2430">
        <w:trPr>
          <w:trHeight w:val="227"/>
        </w:trPr>
        <w:tc>
          <w:tcPr>
            <w:tcW w:w="867" w:type="pct"/>
            <w:tcBorders>
              <w:top w:val="nil"/>
              <w:left w:val="single" w:sz="4" w:space="0" w:color="auto"/>
              <w:bottom w:val="single" w:sz="4" w:space="0" w:color="auto"/>
              <w:right w:val="single" w:sz="4" w:space="0" w:color="auto"/>
            </w:tcBorders>
            <w:noWrap/>
            <w:vAlign w:val="bottom"/>
            <w:hideMark/>
          </w:tcPr>
          <w:p w14:paraId="416A734B"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合計</w:t>
            </w:r>
          </w:p>
        </w:tc>
        <w:tc>
          <w:tcPr>
            <w:tcW w:w="749" w:type="pct"/>
            <w:tcBorders>
              <w:top w:val="nil"/>
              <w:left w:val="nil"/>
              <w:bottom w:val="single" w:sz="4" w:space="0" w:color="auto"/>
              <w:right w:val="single" w:sz="4" w:space="0" w:color="auto"/>
            </w:tcBorders>
            <w:noWrap/>
            <w:vAlign w:val="bottom"/>
            <w:hideMark/>
          </w:tcPr>
          <w:p w14:paraId="2BD5E393"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4438</w:t>
            </w:r>
          </w:p>
        </w:tc>
        <w:tc>
          <w:tcPr>
            <w:tcW w:w="735" w:type="pct"/>
            <w:tcBorders>
              <w:top w:val="nil"/>
              <w:left w:val="nil"/>
              <w:bottom w:val="single" w:sz="4" w:space="0" w:color="auto"/>
              <w:right w:val="single" w:sz="4" w:space="0" w:color="auto"/>
            </w:tcBorders>
            <w:noWrap/>
            <w:vAlign w:val="bottom"/>
            <w:hideMark/>
          </w:tcPr>
          <w:p w14:paraId="47884E0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4426</w:t>
            </w:r>
          </w:p>
        </w:tc>
        <w:tc>
          <w:tcPr>
            <w:tcW w:w="799" w:type="pct"/>
            <w:tcBorders>
              <w:top w:val="nil"/>
              <w:left w:val="nil"/>
              <w:bottom w:val="single" w:sz="4" w:space="0" w:color="auto"/>
              <w:right w:val="single" w:sz="4" w:space="0" w:color="auto"/>
            </w:tcBorders>
            <w:noWrap/>
            <w:vAlign w:val="bottom"/>
            <w:hideMark/>
          </w:tcPr>
          <w:p w14:paraId="532725C8"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8864</w:t>
            </w:r>
          </w:p>
        </w:tc>
        <w:tc>
          <w:tcPr>
            <w:tcW w:w="894" w:type="pct"/>
            <w:tcBorders>
              <w:top w:val="nil"/>
              <w:left w:val="nil"/>
              <w:bottom w:val="single" w:sz="4" w:space="0" w:color="auto"/>
              <w:right w:val="single" w:sz="4" w:space="0" w:color="auto"/>
            </w:tcBorders>
            <w:noWrap/>
            <w:vAlign w:val="bottom"/>
            <w:hideMark/>
          </w:tcPr>
          <w:p w14:paraId="1FE15A6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100.0%</w:t>
            </w:r>
          </w:p>
        </w:tc>
        <w:tc>
          <w:tcPr>
            <w:tcW w:w="956" w:type="pct"/>
            <w:tcBorders>
              <w:top w:val="nil"/>
              <w:left w:val="nil"/>
              <w:bottom w:val="single" w:sz="4" w:space="0" w:color="auto"/>
              <w:right w:val="single" w:sz="4" w:space="0" w:color="auto"/>
            </w:tcBorders>
            <w:noWrap/>
            <w:vAlign w:val="bottom"/>
            <w:hideMark/>
          </w:tcPr>
          <w:p w14:paraId="2356C93D" w14:textId="77777777" w:rsidR="00DD2430" w:rsidRPr="000D1485" w:rsidRDefault="00DD2430" w:rsidP="000D1485">
            <w:pPr>
              <w:widowControl/>
              <w:spacing w:line="240" w:lineRule="auto"/>
              <w:jc w:val="center"/>
              <w:rPr>
                <w:rFonts w:ascii="BIZ UDPゴシック" w:eastAsia="BIZ UDPゴシック" w:hAnsi="BIZ UDPゴシック"/>
                <w:sz w:val="16"/>
                <w:szCs w:val="16"/>
              </w:rPr>
            </w:pPr>
            <w:r>
              <w:rPr>
                <w:rFonts w:ascii="BIZ UDPゴシック" w:eastAsia="BIZ UDPゴシック" w:hAnsi="BIZ UDPゴシック"/>
                <w:b/>
                <w:bCs/>
                <w:sz w:val="16"/>
                <w:szCs w:val="16"/>
              </w:rPr>
              <w:t>100.0%</w:t>
            </w:r>
          </w:p>
        </w:tc>
      </w:tr>
    </w:tbl>
    <w:p w14:paraId="7933A320"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6" w:name="_TocOno010"/>
      <w:r>
        <w:rPr>
          <w:rFonts w:ascii="BIZ UDPゴシック" w:eastAsia="BIZ UDPゴシック" w:hAnsi="BIZ UDPゴシック"/>
          <w:b/>
          <w:bCs/>
          <w:color w:val="1B3B2A"/>
          <w:sz w:val="25"/>
          <w:szCs w:val="25"/>
        </w:rPr>
        <w:lastRenderedPageBreak/>
        <w:t>２　障がい者数等</w:t>
      </w:r>
      <w:bookmarkEnd w:id="6"/>
    </w:p>
    <w:p w14:paraId="4D05F14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（１）障がい者手帳所持者数</w:t>
      </w:r>
    </w:p>
    <w:p w14:paraId="7806AF06" w14:textId="77777777" w:rsidR="009D6CAB" w:rsidRPr="00370011" w:rsidRDefault="00000000" w:rsidP="00DD2430">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手帳所持者数は減少傾向で推移し、令和８年度では495人となっています。障がい別では、身体障害者手帳所持者、療育手帳所持者は減少傾向で推移していますが、精神障害者保健福祉手帳所持者は令和３年度の40人から令和８年度には60人へと増加しています。</w:t>
      </w:r>
    </w:p>
    <w:p w14:paraId="33755EC9" w14:textId="77777777" w:rsidR="009D6CAB" w:rsidRDefault="00D83565" w:rsidP="00DD2430">
      <w:pPr>
        <w:spacing w:before="260" w:after="160"/>
        <w:rPr>
          <w:rFonts w:ascii="BIZ UDPゴシック" w:eastAsia="BIZ UDPゴシック" w:hAnsi="BIZ UDPゴシック"/>
          <w:b/>
          <w:bCs/>
          <w:sz w:val="22"/>
          <w:szCs w:val="22"/>
        </w:rPr>
      </w:pPr>
      <w:r>
        <w:rPr>
          <w:noProof/>
        </w:rPr>
        <w:drawing>
          <wp:anchor distT="0" distB="0" distL="114300" distR="114300" simplePos="0" relativeHeight="251671552" behindDoc="0" locked="0" layoutInCell="1" allowOverlap="1" wp14:anchorId="43C033D5" wp14:editId="7A45D01B">
            <wp:simplePos x="0" y="0"/>
            <wp:positionH relativeFrom="margin">
              <wp:align>center</wp:align>
            </wp:positionH>
            <wp:positionV relativeFrom="paragraph">
              <wp:posOffset>251251</wp:posOffset>
            </wp:positionV>
            <wp:extent cx="5459105" cy="2811439"/>
            <wp:effectExtent l="0" t="0" r="8255" b="8255"/>
            <wp:wrapNone/>
            <wp:docPr id="754947456" name="グラフ 1">
              <a:extLst xmlns:a="http://schemas.openxmlformats.org/drawingml/2006/main">
                <a:ext uri="{FF2B5EF4-FFF2-40B4-BE49-F238E27FC236}">
                  <a16:creationId xmlns:a16="http://schemas.microsoft.com/office/drawing/2014/main" id="{4D0315E6-8F4B-17EE-5CEC-F5C2C28F18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Pr>
          <w:rFonts w:ascii="BIZ UDPゴシック" w:eastAsia="BIZ UDPゴシック" w:hAnsi="BIZ UDPゴシック"/>
          <w:b/>
          <w:bCs/>
          <w:sz w:val="22"/>
          <w:szCs w:val="22"/>
        </w:rPr>
        <w:t>■障がい者手帳所持者数</w:t>
      </w:r>
    </w:p>
    <w:p w14:paraId="38C2042F" w14:textId="77777777" w:rsidR="00D83565" w:rsidRDefault="00D83565" w:rsidP="00DD2430">
      <w:pPr>
        <w:spacing w:before="260" w:after="160"/>
        <w:rPr>
          <w:rFonts w:ascii="BIZ UDPゴシック" w:eastAsia="BIZ UDPゴシック" w:hAnsi="BIZ UDPゴシック"/>
          <w:b/>
          <w:bCs/>
          <w:sz w:val="22"/>
          <w:szCs w:val="22"/>
        </w:rPr>
      </w:pPr>
    </w:p>
    <w:p w14:paraId="06275DA3" w14:textId="77777777" w:rsidR="00D83565" w:rsidRDefault="00D83565" w:rsidP="00DD2430">
      <w:pPr>
        <w:spacing w:before="260" w:after="160"/>
        <w:rPr>
          <w:rFonts w:ascii="BIZ UDPゴシック" w:eastAsia="BIZ UDPゴシック" w:hAnsi="BIZ UDPゴシック"/>
          <w:b/>
          <w:bCs/>
          <w:sz w:val="22"/>
          <w:szCs w:val="22"/>
        </w:rPr>
      </w:pPr>
    </w:p>
    <w:p w14:paraId="2F3FF289" w14:textId="77777777" w:rsidR="00D83565" w:rsidRDefault="00D83565" w:rsidP="00DD2430">
      <w:pPr>
        <w:spacing w:before="260" w:after="160"/>
        <w:rPr>
          <w:rFonts w:ascii="BIZ UDPゴシック" w:eastAsia="BIZ UDPゴシック" w:hAnsi="BIZ UDPゴシック"/>
          <w:b/>
          <w:bCs/>
          <w:sz w:val="22"/>
          <w:szCs w:val="22"/>
        </w:rPr>
      </w:pPr>
    </w:p>
    <w:p w14:paraId="43482DB6" w14:textId="77777777" w:rsidR="00D83565" w:rsidRDefault="00D83565" w:rsidP="00DD2430">
      <w:pPr>
        <w:spacing w:before="260" w:after="160"/>
        <w:rPr>
          <w:rFonts w:ascii="BIZ UDPゴシック" w:eastAsia="BIZ UDPゴシック" w:hAnsi="BIZ UDPゴシック"/>
          <w:b/>
          <w:bCs/>
          <w:sz w:val="22"/>
          <w:szCs w:val="22"/>
        </w:rPr>
      </w:pPr>
    </w:p>
    <w:p w14:paraId="430E84F2" w14:textId="77777777" w:rsidR="00D83565" w:rsidRDefault="00D83565" w:rsidP="00DD2430">
      <w:pPr>
        <w:spacing w:before="260" w:after="160"/>
        <w:rPr>
          <w:rFonts w:ascii="BIZ UDPゴシック" w:eastAsia="BIZ UDPゴシック" w:hAnsi="BIZ UDPゴシック"/>
          <w:b/>
          <w:bCs/>
          <w:sz w:val="22"/>
          <w:szCs w:val="22"/>
        </w:rPr>
      </w:pPr>
    </w:p>
    <w:p w14:paraId="1F0F0BFC" w14:textId="77777777" w:rsidR="00D83565" w:rsidRDefault="00D83565">
      <w:pPr>
        <w:spacing w:before="100" w:after="320"/>
        <w:jc w:val="right"/>
        <w:rPr>
          <w:rFonts w:ascii="BIZ UDPゴシック" w:eastAsia="BIZ UDPゴシック" w:hAnsi="BIZ UDPゴシック"/>
          <w:color w:val="5B5B5B"/>
          <w:sz w:val="18"/>
          <w:szCs w:val="18"/>
        </w:rPr>
      </w:pPr>
    </w:p>
    <w:p w14:paraId="1F4B94BF" w14:textId="77777777" w:rsidR="00D83565" w:rsidRDefault="00D83565">
      <w:pPr>
        <w:spacing w:before="100" w:after="320"/>
        <w:jc w:val="right"/>
        <w:rPr>
          <w:rFonts w:ascii="BIZ UDPゴシック" w:eastAsia="BIZ UDPゴシック" w:hAnsi="BIZ UDPゴシック"/>
          <w:color w:val="5B5B5B"/>
          <w:sz w:val="18"/>
          <w:szCs w:val="18"/>
        </w:rPr>
      </w:pPr>
    </w:p>
    <w:p w14:paraId="319620D4" w14:textId="77777777" w:rsidR="00D83565" w:rsidRDefault="00D83565" w:rsidP="00D83565">
      <w:pPr>
        <w:spacing w:line="240" w:lineRule="auto"/>
        <w:jc w:val="right"/>
        <w:rPr>
          <w:rFonts w:ascii="BIZ UDPゴシック" w:eastAsia="BIZ UDPゴシック" w:hAnsi="BIZ UDPゴシック"/>
          <w:color w:val="5B5B5B"/>
          <w:sz w:val="18"/>
          <w:szCs w:val="18"/>
        </w:rPr>
      </w:pPr>
      <w:r>
        <w:rPr>
          <w:noProof/>
        </w:rPr>
        <w:drawing>
          <wp:inline distT="0" distB="0" distL="0" distR="0" wp14:anchorId="677107C3" wp14:editId="5748CE50">
            <wp:extent cx="5782310" cy="1756410"/>
            <wp:effectExtent l="0" t="0" r="8890" b="0"/>
            <wp:docPr id="2639553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2310" cy="1756410"/>
                    </a:xfrm>
                    <a:prstGeom prst="rect">
                      <a:avLst/>
                    </a:prstGeom>
                    <a:noFill/>
                    <a:ln>
                      <a:noFill/>
                    </a:ln>
                  </pic:spPr>
                </pic:pic>
              </a:graphicData>
            </a:graphic>
          </wp:inline>
        </w:drawing>
      </w:r>
    </w:p>
    <w:p w14:paraId="67763CC1" w14:textId="77777777" w:rsidR="00D83565" w:rsidRPr="00D83565" w:rsidRDefault="00000000" w:rsidP="00D83565">
      <w:pPr>
        <w:spacing w:line="240" w:lineRule="auto"/>
        <w:jc w:val="right"/>
        <w:rPr>
          <w:rFonts w:ascii="BIZ UDPゴシック" w:eastAsia="BIZ UDPゴシック" w:hAnsi="BIZ UDPゴシック"/>
        </w:rPr>
      </w:pPr>
      <w:r>
        <w:rPr>
          <w:rFonts w:ascii="BIZ UDPゴシック" w:eastAsia="BIZ UDPゴシック" w:hAnsi="BIZ UDPゴシック"/>
          <w:color w:val="5B5B5B"/>
          <w:sz w:val="18"/>
          <w:szCs w:val="18"/>
        </w:rPr>
        <w:t>資料：健康福祉課、小野町地域福祉計画（各年</w:t>
      </w:r>
      <w:r>
        <w:rPr>
          <w:rFonts w:ascii="BIZ UDPゴシック" w:eastAsia="BIZ UDPゴシック" w:hAnsi="BIZ UDPゴシック" w:hint="eastAsia"/>
          <w:color w:val="5B5B5B"/>
          <w:sz w:val="18"/>
          <w:szCs w:val="18"/>
        </w:rPr>
        <w:t>１</w:t>
      </w:r>
      <w:r>
        <w:rPr>
          <w:rFonts w:ascii="BIZ UDPゴシック" w:eastAsia="BIZ UDPゴシック" w:hAnsi="BIZ UDPゴシック"/>
          <w:color w:val="5B5B5B"/>
          <w:sz w:val="18"/>
          <w:szCs w:val="18"/>
        </w:rPr>
        <w:t>月１日現在）、令和９年度以降は推計値</w:t>
      </w:r>
    </w:p>
    <w:p w14:paraId="3E05ACDA"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等級は身体障害者手帳は１～６級まで、精神障害者保健福祉手帳は１～３級に分かれており、数字が小さいほど障がいが重いことを表しています。療育手帳はＡ（重度）、Ｂ（中軽度）に分かれています。</w:t>
      </w:r>
    </w:p>
    <w:p w14:paraId="7AC500E2"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身体障害者手帳、療育手帳は旅客鉄道株式会社旅客運賃減額（ＪＲ等の運賃割引）の区分として障がい種別・障がい等級で「第１種」「第２種」に分かれており、各種交通運賃の割引を受けるときの割引内容が違います。令和７年４月からは精神障害者保健福祉手帳所持者もＪＲ等の運賃割引の対象となり、１級の方は「第１種」、２級・３級の方は「第２種」に区分されています。</w:t>
      </w:r>
    </w:p>
    <w:p w14:paraId="72BFC832"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・第１種…各種交通機関を利用する際、障がい者本人と介護者（付添い）のどちらも割引適用</w:t>
      </w:r>
    </w:p>
    <w:p w14:paraId="42702E29" w14:textId="77777777" w:rsidR="009D6CAB" w:rsidRPr="00370011" w:rsidRDefault="00000000" w:rsidP="00D83565">
      <w:pPr>
        <w:pBdr>
          <w:top w:val="single" w:sz="12" w:space="1" w:color="385623" w:themeColor="accent6" w:themeShade="80"/>
          <w:left w:val="single" w:sz="12" w:space="4" w:color="385623" w:themeColor="accent6" w:themeShade="80"/>
          <w:bottom w:val="single" w:sz="12" w:space="1" w:color="385623" w:themeColor="accent6" w:themeShade="80"/>
          <w:right w:val="single" w:sz="12" w:space="4" w:color="385623" w:themeColor="accent6" w:themeShade="80"/>
        </w:pBdr>
        <w:shd w:val="solid" w:color="E2EFD9" w:themeColor="accent6" w:themeTint="33" w:fill="auto"/>
        <w:spacing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lastRenderedPageBreak/>
        <w:t>・第２種…各種交通機関を利用する際、障がい者本人のみ割引適用</w:t>
      </w:r>
    </w:p>
    <w:p w14:paraId="64A7A87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（２）身体障害者手帳所持者数</w:t>
      </w:r>
    </w:p>
    <w:p w14:paraId="0EF5F72E" w14:textId="77777777" w:rsidR="009D6CAB" w:rsidRDefault="00000000" w:rsidP="00D83565">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身体障害者手帳所持者数は、令和３年度の438人から令和８年度には363人と減少傾向で推移しており、対人口比も4.5％から4.3％に低下しています。今後も、障がいの重度化・高齢化を見据えた在宅支援や医療との連携が求められます。</w:t>
      </w:r>
    </w:p>
    <w:p w14:paraId="0D186A6B" w14:textId="77777777" w:rsidR="00DF37FA" w:rsidRDefault="00DF37FA" w:rsidP="00DF37FA">
      <w:pPr>
        <w:keepNext/>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t>■身体障害者手帳所持者数の推移</w:t>
      </w:r>
    </w:p>
    <w:p w14:paraId="7CB74204"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62E63BA1" wp14:editId="1EBAD719">
            <wp:extent cx="5782310" cy="3724275"/>
            <wp:effectExtent l="0" t="0" r="8890" b="9525"/>
            <wp:docPr id="1605358578" name="グラフ 1">
              <a:extLst xmlns:a="http://schemas.openxmlformats.org/drawingml/2006/main">
                <a:ext uri="{FF2B5EF4-FFF2-40B4-BE49-F238E27FC236}">
                  <a16:creationId xmlns:a16="http://schemas.microsoft.com/office/drawing/2014/main" id="{00000000-0008-0000-18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D6C87AB" w14:textId="77777777" w:rsidR="00DF37FA" w:rsidRDefault="00DF37FA" w:rsidP="00DF37FA">
      <w:pPr>
        <w:spacing w:after="200" w:line="360" w:lineRule="auto"/>
        <w:rPr>
          <w:rFonts w:ascii="BIZ UDPゴシック" w:eastAsia="BIZ UDPゴシック" w:hAnsi="BIZ UDPゴシック"/>
          <w:sz w:val="22"/>
          <w:szCs w:val="22"/>
        </w:rPr>
      </w:pPr>
    </w:p>
    <w:p w14:paraId="679D7A7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（３）療育手帳所持者数</w:t>
      </w:r>
    </w:p>
    <w:p w14:paraId="1F703526" w14:textId="77777777" w:rsidR="009D6CAB" w:rsidRDefault="00000000" w:rsidP="00D83565">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療育手帳所持者数は、令和３年度の79人から令和８年度には72人となっており、おおむね横ばいから微減で推移しています。一方、町の人口減少に伴い、対人口比は0.8％台で推移しています。今後も、発達に支援が必要なこどもの早期発見・早期支援に向け、母子保健や保育・教育等の関係機関と連携した体制の強化が重要です。</w:t>
      </w:r>
    </w:p>
    <w:p w14:paraId="2EB3A755" w14:textId="77777777" w:rsidR="00DF37FA" w:rsidRDefault="00DF37FA" w:rsidP="00DF37FA">
      <w:pPr>
        <w:keepNext/>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lastRenderedPageBreak/>
        <w:t>■療育手帳所持者数の推移</w:t>
      </w:r>
    </w:p>
    <w:p w14:paraId="3D272805"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19870CDB" wp14:editId="37E7E158">
            <wp:extent cx="5782310" cy="3702685"/>
            <wp:effectExtent l="0" t="0" r="8890" b="12065"/>
            <wp:docPr id="1260345533" name="グラフ 1">
              <a:extLst xmlns:a="http://schemas.openxmlformats.org/drawingml/2006/main">
                <a:ext uri="{FF2B5EF4-FFF2-40B4-BE49-F238E27FC236}">
                  <a16:creationId xmlns:a16="http://schemas.microsoft.com/office/drawing/2014/main" id="{00000000-0008-0000-1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2370DE0" w14:textId="77777777" w:rsidR="00DF37FA" w:rsidRPr="00370011" w:rsidRDefault="00DF37FA" w:rsidP="00DF37FA">
      <w:pPr>
        <w:spacing w:after="200" w:line="360" w:lineRule="auto"/>
        <w:rPr>
          <w:rFonts w:ascii="BIZ UDPゴシック" w:eastAsia="BIZ UDPゴシック" w:hAnsi="BIZ UDPゴシック"/>
        </w:rPr>
      </w:pPr>
    </w:p>
    <w:p w14:paraId="351C1DD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（４）精神障害者保健福祉手帳所持者数</w:t>
      </w:r>
    </w:p>
    <w:p w14:paraId="12B1CEA6" w14:textId="77777777" w:rsidR="009D6CAB" w:rsidRPr="00370011" w:rsidRDefault="00000000" w:rsidP="00D83565">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精神障害者保健福祉手帳所持者数は、令和３年度の40人から増加傾向にあり、令和８年度では60人（対人口比0.7％）となっています。精神障がいにも対応した地域包括ケアシステムの構築や、こころの健康に関する相談体制の充実が一層求められています。</w:t>
      </w:r>
    </w:p>
    <w:p w14:paraId="4A516E5A" w14:textId="77777777" w:rsidR="00DF37FA" w:rsidRDefault="00DF37FA" w:rsidP="00DF37FA">
      <w:pPr>
        <w:keepNext/>
        <w:spacing w:after="200" w:line="360" w:lineRule="auto"/>
        <w:rPr>
          <w:rFonts w:ascii="BIZ UDPゴシック" w:eastAsia="BIZ UDPゴシック" w:hAnsi="BIZ UDPゴシック"/>
          <w:sz w:val="22"/>
          <w:szCs w:val="22"/>
        </w:rPr>
      </w:pPr>
      <w:r>
        <w:rPr>
          <w:rFonts w:ascii="BIZ UDPゴシック" w:eastAsia="BIZ UDPゴシック" w:hAnsi="BIZ UDPゴシック" w:hint="eastAsia"/>
          <w:sz w:val="22"/>
          <w:szCs w:val="22"/>
        </w:rPr>
        <w:lastRenderedPageBreak/>
        <w:t>■精神障害者保健福祉手帳所持者数の推移</w:t>
      </w:r>
    </w:p>
    <w:p w14:paraId="31034771" w14:textId="77777777" w:rsidR="00DF37FA" w:rsidRDefault="00DF37FA" w:rsidP="00DF37FA">
      <w:pPr>
        <w:spacing w:after="200" w:line="360" w:lineRule="auto"/>
        <w:rPr>
          <w:rFonts w:ascii="BIZ UDPゴシック" w:eastAsia="BIZ UDPゴシック" w:hAnsi="BIZ UDPゴシック"/>
          <w:sz w:val="22"/>
          <w:szCs w:val="22"/>
        </w:rPr>
      </w:pPr>
      <w:r>
        <w:rPr>
          <w:noProof/>
        </w:rPr>
        <w:drawing>
          <wp:inline distT="0" distB="0" distL="0" distR="0" wp14:anchorId="0CE7266E" wp14:editId="383B8861">
            <wp:extent cx="5782310" cy="3724275"/>
            <wp:effectExtent l="0" t="0" r="8890" b="9525"/>
            <wp:docPr id="629466779" name="グラフ 1">
              <a:extLst xmlns:a="http://schemas.openxmlformats.org/drawingml/2006/main">
                <a:ext uri="{FF2B5EF4-FFF2-40B4-BE49-F238E27FC236}">
                  <a16:creationId xmlns:a16="http://schemas.microsoft.com/office/drawing/2014/main" id="{00000000-0008-0000-18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D87E3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（５）障がい支援区分認定者数</w:t>
      </w:r>
    </w:p>
    <w:p w14:paraId="3D6FA8E0" w14:textId="77777777" w:rsidR="009D6CAB" w:rsidRDefault="00000000">
      <w:pPr>
        <w:spacing w:after="200" w:line="36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障がい支援区分認定者数は、近年ほぼ横ばいで推移しています。区分の高い（介護の必要性が高い）認定者も一定数おり、訪問系サービスや短期入所等の確保が引き続き必要です。</w:t>
      </w:r>
    </w:p>
    <w:p w14:paraId="7FAE747C"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7" w:name="_TocOno101"/>
      <w:r>
        <w:rPr>
          <w:rFonts w:ascii="BIZ UDPゴシック" w:eastAsia="BIZ UDPゴシック" w:hAnsi="BIZ UDPゴシック"/>
          <w:b/>
          <w:bCs/>
          <w:color w:val="1B3B2A"/>
          <w:sz w:val="25"/>
          <w:szCs w:val="25"/>
        </w:rPr>
        <w:t>３　障がい児の状況</w:t>
      </w:r>
      <w:bookmarkEnd w:id="7"/>
    </w:p>
    <w:p w14:paraId="62B7B47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18歳未満の障がい児の状況は、障がい者手帳の所持だけでは把握できません。発達の特性があっても手帳を取得していない児童や、医療的ケアを必要とする児童がいるため、障がい児通所支援の利用、特別支援学級・特別支援学校の在籍、医療的ケアの状況をあわせて把握します。</w:t>
      </w:r>
    </w:p>
    <w:p w14:paraId="3C92A646"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■障がい児の状況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27"/>
        <w:gridCol w:w="1227"/>
        <w:gridCol w:w="1227"/>
        <w:gridCol w:w="1719"/>
      </w:tblGrid>
      <w:tr w:rsidR="001E7E48" w14:paraId="3C56A4BB" w14:textId="77777777">
        <w:trPr>
          <w:cantSplit/>
          <w:tblHeader/>
        </w:trPr>
        <w:tc>
          <w:tcPr>
            <w:tcW w:w="3600" w:type="dxa"/>
            <w:shd w:val="clear" w:color="auto" w:fill="DCE8DC"/>
            <w:tcMar>
              <w:top w:w="130" w:type="dxa"/>
              <w:left w:w="130" w:type="dxa"/>
              <w:bottom w:w="130" w:type="dxa"/>
              <w:right w:w="130" w:type="dxa"/>
            </w:tcMar>
            <w:vAlign w:val="center"/>
          </w:tcPr>
          <w:p w14:paraId="6101A6F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227" w:type="dxa"/>
            <w:shd w:val="clear" w:color="auto" w:fill="DCE8DC"/>
            <w:tcMar>
              <w:top w:w="130" w:type="dxa"/>
              <w:left w:w="130" w:type="dxa"/>
              <w:bottom w:w="130" w:type="dxa"/>
              <w:right w:w="130" w:type="dxa"/>
            </w:tcMar>
            <w:vAlign w:val="center"/>
          </w:tcPr>
          <w:p w14:paraId="177036C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令和６年度</w:t>
            </w:r>
          </w:p>
        </w:tc>
        <w:tc>
          <w:tcPr>
            <w:tcW w:w="1227" w:type="dxa"/>
            <w:shd w:val="clear" w:color="auto" w:fill="DCE8DC"/>
            <w:tcMar>
              <w:top w:w="130" w:type="dxa"/>
              <w:left w:w="130" w:type="dxa"/>
              <w:bottom w:w="130" w:type="dxa"/>
              <w:right w:w="130" w:type="dxa"/>
            </w:tcMar>
            <w:vAlign w:val="center"/>
          </w:tcPr>
          <w:p w14:paraId="46F1C48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令和７年度</w:t>
            </w:r>
          </w:p>
        </w:tc>
        <w:tc>
          <w:tcPr>
            <w:tcW w:w="1227" w:type="dxa"/>
            <w:shd w:val="clear" w:color="auto" w:fill="DCE8DC"/>
            <w:tcMar>
              <w:top w:w="130" w:type="dxa"/>
              <w:left w:w="130" w:type="dxa"/>
              <w:bottom w:w="130" w:type="dxa"/>
              <w:right w:w="130" w:type="dxa"/>
            </w:tcMar>
            <w:vAlign w:val="center"/>
          </w:tcPr>
          <w:p w14:paraId="440D929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令和８年度</w:t>
            </w:r>
          </w:p>
        </w:tc>
        <w:tc>
          <w:tcPr>
            <w:tcW w:w="1719" w:type="dxa"/>
            <w:shd w:val="clear" w:color="auto" w:fill="DCE8DC"/>
            <w:tcMar>
              <w:top w:w="130" w:type="dxa"/>
              <w:left w:w="130" w:type="dxa"/>
              <w:bottom w:w="130" w:type="dxa"/>
              <w:right w:w="130" w:type="dxa"/>
            </w:tcMar>
            <w:vAlign w:val="center"/>
          </w:tcPr>
          <w:p w14:paraId="57BE588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資料</w:t>
            </w:r>
          </w:p>
        </w:tc>
      </w:tr>
      <w:tr w:rsidR="001E7E48" w14:paraId="4989939F" w14:textId="77777777">
        <w:trPr>
          <w:cantSplit/>
        </w:trPr>
        <w:tc>
          <w:tcPr>
            <w:tcW w:w="3600" w:type="dxa"/>
            <w:tcMar>
              <w:top w:w="130" w:type="dxa"/>
              <w:left w:w="130" w:type="dxa"/>
              <w:bottom w:w="130" w:type="dxa"/>
              <w:right w:w="130" w:type="dxa"/>
            </w:tcMar>
            <w:vAlign w:val="center"/>
          </w:tcPr>
          <w:p w14:paraId="62FA7F8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児童発達支援の利用者数（月平均）</w:t>
            </w:r>
          </w:p>
        </w:tc>
        <w:tc>
          <w:tcPr>
            <w:tcW w:w="1227" w:type="dxa"/>
            <w:tcMar>
              <w:top w:w="130" w:type="dxa"/>
              <w:left w:w="130" w:type="dxa"/>
              <w:bottom w:w="130" w:type="dxa"/>
              <w:right w:w="130" w:type="dxa"/>
            </w:tcMar>
            <w:vAlign w:val="center"/>
          </w:tcPr>
          <w:p w14:paraId="3EFB904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7人</w:t>
            </w:r>
          </w:p>
        </w:tc>
        <w:tc>
          <w:tcPr>
            <w:tcW w:w="1227" w:type="dxa"/>
            <w:tcMar>
              <w:top w:w="130" w:type="dxa"/>
              <w:left w:w="130" w:type="dxa"/>
              <w:bottom w:w="130" w:type="dxa"/>
              <w:right w:w="130" w:type="dxa"/>
            </w:tcMar>
            <w:vAlign w:val="center"/>
          </w:tcPr>
          <w:p w14:paraId="53DB922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5人</w:t>
            </w:r>
          </w:p>
        </w:tc>
        <w:tc>
          <w:tcPr>
            <w:tcW w:w="1227" w:type="dxa"/>
            <w:tcMar>
              <w:top w:w="130" w:type="dxa"/>
              <w:left w:w="130" w:type="dxa"/>
              <w:bottom w:w="130" w:type="dxa"/>
              <w:right w:w="130" w:type="dxa"/>
            </w:tcMar>
            <w:vAlign w:val="center"/>
          </w:tcPr>
          <w:p w14:paraId="29835E4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6人</w:t>
            </w:r>
          </w:p>
        </w:tc>
        <w:tc>
          <w:tcPr>
            <w:tcW w:w="1719" w:type="dxa"/>
            <w:tcMar>
              <w:top w:w="130" w:type="dxa"/>
              <w:left w:w="130" w:type="dxa"/>
              <w:bottom w:w="130" w:type="dxa"/>
              <w:right w:w="130" w:type="dxa"/>
            </w:tcMar>
            <w:vAlign w:val="center"/>
          </w:tcPr>
          <w:p w14:paraId="2FC5924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給付実績（第３部第７章）</w:t>
            </w:r>
          </w:p>
        </w:tc>
      </w:tr>
      <w:tr w:rsidR="001E7E48" w14:paraId="1496FFC8" w14:textId="77777777">
        <w:trPr>
          <w:cantSplit/>
        </w:trPr>
        <w:tc>
          <w:tcPr>
            <w:tcW w:w="3600" w:type="dxa"/>
            <w:tcMar>
              <w:top w:w="130" w:type="dxa"/>
              <w:left w:w="130" w:type="dxa"/>
              <w:bottom w:w="130" w:type="dxa"/>
              <w:right w:w="130" w:type="dxa"/>
            </w:tcMar>
            <w:vAlign w:val="center"/>
          </w:tcPr>
          <w:p w14:paraId="3DF10ED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放課後等デイサービスの利用者数（月平均）</w:t>
            </w:r>
          </w:p>
        </w:tc>
        <w:tc>
          <w:tcPr>
            <w:tcW w:w="1227" w:type="dxa"/>
            <w:tcMar>
              <w:top w:w="130" w:type="dxa"/>
              <w:left w:w="130" w:type="dxa"/>
              <w:bottom w:w="130" w:type="dxa"/>
              <w:right w:w="130" w:type="dxa"/>
            </w:tcMar>
            <w:vAlign w:val="center"/>
          </w:tcPr>
          <w:p w14:paraId="63D2D39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30人</w:t>
            </w:r>
          </w:p>
        </w:tc>
        <w:tc>
          <w:tcPr>
            <w:tcW w:w="1227" w:type="dxa"/>
            <w:tcMar>
              <w:top w:w="130" w:type="dxa"/>
              <w:left w:w="130" w:type="dxa"/>
              <w:bottom w:w="130" w:type="dxa"/>
              <w:right w:w="130" w:type="dxa"/>
            </w:tcMar>
            <w:vAlign w:val="center"/>
          </w:tcPr>
          <w:p w14:paraId="2A0B923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24人</w:t>
            </w:r>
          </w:p>
        </w:tc>
        <w:tc>
          <w:tcPr>
            <w:tcW w:w="1227" w:type="dxa"/>
            <w:tcMar>
              <w:top w:w="130" w:type="dxa"/>
              <w:left w:w="130" w:type="dxa"/>
              <w:bottom w:w="130" w:type="dxa"/>
              <w:right w:w="130" w:type="dxa"/>
            </w:tcMar>
            <w:vAlign w:val="center"/>
          </w:tcPr>
          <w:p w14:paraId="18F4D2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19人</w:t>
            </w:r>
          </w:p>
        </w:tc>
        <w:tc>
          <w:tcPr>
            <w:tcW w:w="1719" w:type="dxa"/>
            <w:tcMar>
              <w:top w:w="130" w:type="dxa"/>
              <w:left w:w="130" w:type="dxa"/>
              <w:bottom w:w="130" w:type="dxa"/>
              <w:right w:w="130" w:type="dxa"/>
            </w:tcMar>
            <w:vAlign w:val="center"/>
          </w:tcPr>
          <w:p w14:paraId="034F4F0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給付実績（第３部第７章）</w:t>
            </w:r>
          </w:p>
        </w:tc>
      </w:tr>
      <w:tr w:rsidR="001E7E48" w14:paraId="007ACCDF" w14:textId="77777777">
        <w:trPr>
          <w:cantSplit/>
        </w:trPr>
        <w:tc>
          <w:tcPr>
            <w:tcW w:w="3600" w:type="dxa"/>
            <w:tcMar>
              <w:top w:w="130" w:type="dxa"/>
              <w:left w:w="130" w:type="dxa"/>
              <w:bottom w:w="130" w:type="dxa"/>
              <w:right w:w="130" w:type="dxa"/>
            </w:tcMar>
            <w:vAlign w:val="center"/>
          </w:tcPr>
          <w:p w14:paraId="7FDF5F6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18歳未満の障がい者手帳所持者数</w:t>
            </w:r>
          </w:p>
        </w:tc>
        <w:tc>
          <w:tcPr>
            <w:tcW w:w="1227" w:type="dxa"/>
            <w:tcMar>
              <w:top w:w="130" w:type="dxa"/>
              <w:left w:w="130" w:type="dxa"/>
              <w:bottom w:w="130" w:type="dxa"/>
              <w:right w:w="130" w:type="dxa"/>
            </w:tcMar>
            <w:vAlign w:val="center"/>
          </w:tcPr>
          <w:p w14:paraId="375B77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4B16034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26890F7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7322288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w:t>
            </w:r>
          </w:p>
        </w:tc>
      </w:tr>
      <w:tr w:rsidR="001E7E48" w14:paraId="283F479B" w14:textId="77777777">
        <w:trPr>
          <w:cantSplit/>
        </w:trPr>
        <w:tc>
          <w:tcPr>
            <w:tcW w:w="3600" w:type="dxa"/>
            <w:tcMar>
              <w:top w:w="130" w:type="dxa"/>
              <w:left w:w="130" w:type="dxa"/>
              <w:bottom w:w="130" w:type="dxa"/>
              <w:right w:w="130" w:type="dxa"/>
            </w:tcMar>
            <w:vAlign w:val="center"/>
          </w:tcPr>
          <w:p w14:paraId="02122F1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特別支援学級の在籍児童生徒数（町立小・中学校）</w:t>
            </w:r>
          </w:p>
        </w:tc>
        <w:tc>
          <w:tcPr>
            <w:tcW w:w="1227" w:type="dxa"/>
            <w:tcMar>
              <w:top w:w="130" w:type="dxa"/>
              <w:left w:w="130" w:type="dxa"/>
              <w:bottom w:w="130" w:type="dxa"/>
              <w:right w:w="130" w:type="dxa"/>
            </w:tcMar>
            <w:vAlign w:val="center"/>
          </w:tcPr>
          <w:p w14:paraId="0EA5B2B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05C6EE2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3BAA8E5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19247F9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教育委員会</w:t>
            </w:r>
          </w:p>
        </w:tc>
      </w:tr>
      <w:tr w:rsidR="001E7E48" w14:paraId="23819D29" w14:textId="77777777">
        <w:trPr>
          <w:cantSplit/>
        </w:trPr>
        <w:tc>
          <w:tcPr>
            <w:tcW w:w="3600" w:type="dxa"/>
            <w:tcMar>
              <w:top w:w="130" w:type="dxa"/>
              <w:left w:w="130" w:type="dxa"/>
              <w:bottom w:w="130" w:type="dxa"/>
              <w:right w:w="130" w:type="dxa"/>
            </w:tcMar>
            <w:vAlign w:val="center"/>
          </w:tcPr>
          <w:p w14:paraId="1EAABBE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特別支援学校の在籍児童生徒数（町内在住）</w:t>
            </w:r>
          </w:p>
        </w:tc>
        <w:tc>
          <w:tcPr>
            <w:tcW w:w="1227" w:type="dxa"/>
            <w:tcMar>
              <w:top w:w="130" w:type="dxa"/>
              <w:left w:w="130" w:type="dxa"/>
              <w:bottom w:w="130" w:type="dxa"/>
              <w:right w:w="130" w:type="dxa"/>
            </w:tcMar>
            <w:vAlign w:val="center"/>
          </w:tcPr>
          <w:p w14:paraId="16F883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56D0671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1410080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46115F4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教育委員会</w:t>
            </w:r>
          </w:p>
        </w:tc>
      </w:tr>
      <w:tr w:rsidR="001E7E48" w14:paraId="2AB4249E" w14:textId="77777777">
        <w:trPr>
          <w:cantSplit/>
        </w:trPr>
        <w:tc>
          <w:tcPr>
            <w:tcW w:w="3600" w:type="dxa"/>
            <w:tcMar>
              <w:top w:w="130" w:type="dxa"/>
              <w:left w:w="130" w:type="dxa"/>
              <w:bottom w:w="130" w:type="dxa"/>
              <w:right w:w="130" w:type="dxa"/>
            </w:tcMar>
            <w:vAlign w:val="center"/>
          </w:tcPr>
          <w:p w14:paraId="3E76EA5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医療的ケア児数</w:t>
            </w:r>
          </w:p>
        </w:tc>
        <w:tc>
          <w:tcPr>
            <w:tcW w:w="1227" w:type="dxa"/>
            <w:tcMar>
              <w:top w:w="130" w:type="dxa"/>
              <w:left w:w="130" w:type="dxa"/>
              <w:bottom w:w="130" w:type="dxa"/>
              <w:right w:w="130" w:type="dxa"/>
            </w:tcMar>
            <w:vAlign w:val="center"/>
          </w:tcPr>
          <w:p w14:paraId="7309BBA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5771465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227" w:type="dxa"/>
            <w:tcMar>
              <w:top w:w="130" w:type="dxa"/>
              <w:left w:w="130" w:type="dxa"/>
              <w:bottom w:w="130" w:type="dxa"/>
              <w:right w:w="130" w:type="dxa"/>
            </w:tcMar>
            <w:vAlign w:val="center"/>
          </w:tcPr>
          <w:p w14:paraId="2FA472D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719" w:type="dxa"/>
            <w:tcMar>
              <w:top w:w="130" w:type="dxa"/>
              <w:left w:w="130" w:type="dxa"/>
              <w:bottom w:w="130" w:type="dxa"/>
              <w:right w:w="130" w:type="dxa"/>
            </w:tcMar>
            <w:vAlign w:val="center"/>
          </w:tcPr>
          <w:p w14:paraId="52D75A6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w:t>
            </w:r>
          </w:p>
        </w:tc>
      </w:tr>
    </w:tbl>
    <w:p w14:paraId="5BED9D42"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※○の欄は、健康福祉課・教育委員会の資料により記載します。</w:t>
      </w:r>
      <w:r>
        <w:rPr>
          <w:rFonts w:ascii="BIZ UDPゴシック" w:eastAsia="BIZ UDPゴシック" w:hAnsi="BIZ UDPゴシック"/>
          <w:color w:val="5B5B5B"/>
          <w:sz w:val="19"/>
          <w:szCs w:val="19"/>
          <w:highlight w:val="yellow"/>
        </w:rPr>
        <w:t>【要確認】</w:t>
      </w:r>
    </w:p>
    <w:p w14:paraId="45B6E15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放課後等デイサービスの利用者数は、年少人口の減少等を背景に減少傾向（令和６年度30人→令和８年度19人）にありますが、前回のアンケート調査では、障がい児の63.6％が放課後等デイサービスの利用意向を示しています。学齢期から卒業後の進路までを見通した支援が必要であり、卒業予定者の把握と成人期のサービスへの引継ぎを第３部第９章１により進めます。</w:t>
      </w:r>
    </w:p>
    <w:p w14:paraId="13EFA3D2"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8" w:name="_TocOno102"/>
      <w:r>
        <w:rPr>
          <w:rFonts w:ascii="BIZ UDPゴシック" w:eastAsia="BIZ UDPゴシック" w:hAnsi="BIZ UDPゴシック"/>
          <w:b/>
          <w:bCs/>
          <w:color w:val="1B3B2A"/>
          <w:sz w:val="25"/>
          <w:szCs w:val="25"/>
        </w:rPr>
        <w:t>４　難病患者等の状況</w:t>
      </w:r>
      <w:bookmarkEnd w:id="8"/>
    </w:p>
    <w:p w14:paraId="6B6C614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害者総合支援法では、難病等（治療方法が確立していない疾病その他の特殊の疾病であって政令で定めるもの）による障がいの程度が一定以上の人を障がい者の範囲に含めており、身体障害者手帳を所持していなくても障がい福祉サービス等の対象となります。対象となる疾病は、令和７年４月から376疾病となっています。</w:t>
      </w:r>
    </w:p>
    <w:p w14:paraId="37DC4D76"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■難病患者等の状況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gridCol w:w="1350"/>
        <w:gridCol w:w="1350"/>
        <w:gridCol w:w="1350"/>
      </w:tblGrid>
      <w:tr w:rsidR="001E7E48" w14:paraId="292178E8" w14:textId="77777777">
        <w:trPr>
          <w:cantSplit/>
          <w:tblHeader/>
        </w:trPr>
        <w:tc>
          <w:tcPr>
            <w:tcW w:w="4950" w:type="dxa"/>
            <w:shd w:val="clear" w:color="auto" w:fill="DCE8DC"/>
            <w:tcMar>
              <w:top w:w="130" w:type="dxa"/>
              <w:left w:w="130" w:type="dxa"/>
              <w:bottom w:w="130" w:type="dxa"/>
              <w:right w:w="130" w:type="dxa"/>
            </w:tcMar>
            <w:vAlign w:val="center"/>
          </w:tcPr>
          <w:p w14:paraId="1994871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350" w:type="dxa"/>
            <w:shd w:val="clear" w:color="auto" w:fill="DCE8DC"/>
            <w:tcMar>
              <w:top w:w="130" w:type="dxa"/>
              <w:left w:w="130" w:type="dxa"/>
              <w:bottom w:w="130" w:type="dxa"/>
              <w:right w:w="130" w:type="dxa"/>
            </w:tcMar>
            <w:vAlign w:val="center"/>
          </w:tcPr>
          <w:p w14:paraId="720FC51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令和６年度</w:t>
            </w:r>
          </w:p>
        </w:tc>
        <w:tc>
          <w:tcPr>
            <w:tcW w:w="1350" w:type="dxa"/>
            <w:shd w:val="clear" w:color="auto" w:fill="DCE8DC"/>
            <w:tcMar>
              <w:top w:w="130" w:type="dxa"/>
              <w:left w:w="130" w:type="dxa"/>
              <w:bottom w:w="130" w:type="dxa"/>
              <w:right w:w="130" w:type="dxa"/>
            </w:tcMar>
            <w:vAlign w:val="center"/>
          </w:tcPr>
          <w:p w14:paraId="6209CD1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令和７年度</w:t>
            </w:r>
          </w:p>
        </w:tc>
        <w:tc>
          <w:tcPr>
            <w:tcW w:w="1350" w:type="dxa"/>
            <w:shd w:val="clear" w:color="auto" w:fill="DCE8DC"/>
            <w:tcMar>
              <w:top w:w="130" w:type="dxa"/>
              <w:left w:w="130" w:type="dxa"/>
              <w:bottom w:w="130" w:type="dxa"/>
              <w:right w:w="130" w:type="dxa"/>
            </w:tcMar>
            <w:vAlign w:val="center"/>
          </w:tcPr>
          <w:p w14:paraId="2D0EBAD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令和８年度</w:t>
            </w:r>
          </w:p>
        </w:tc>
      </w:tr>
      <w:tr w:rsidR="001E7E48" w14:paraId="11126471" w14:textId="77777777">
        <w:trPr>
          <w:cantSplit/>
        </w:trPr>
        <w:tc>
          <w:tcPr>
            <w:tcW w:w="4950" w:type="dxa"/>
            <w:tcMar>
              <w:top w:w="130" w:type="dxa"/>
              <w:left w:w="130" w:type="dxa"/>
              <w:bottom w:w="130" w:type="dxa"/>
              <w:right w:w="130" w:type="dxa"/>
            </w:tcMar>
            <w:vAlign w:val="center"/>
          </w:tcPr>
          <w:p w14:paraId="042830B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特定医療費（指定難病）受給者証の所持者数</w:t>
            </w:r>
          </w:p>
        </w:tc>
        <w:tc>
          <w:tcPr>
            <w:tcW w:w="1350" w:type="dxa"/>
            <w:tcMar>
              <w:top w:w="130" w:type="dxa"/>
              <w:left w:w="130" w:type="dxa"/>
              <w:bottom w:w="130" w:type="dxa"/>
              <w:right w:w="130" w:type="dxa"/>
            </w:tcMar>
            <w:vAlign w:val="center"/>
          </w:tcPr>
          <w:p w14:paraId="14E21E3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41AF261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7754F39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84A5EE5" w14:textId="77777777">
        <w:trPr>
          <w:cantSplit/>
        </w:trPr>
        <w:tc>
          <w:tcPr>
            <w:tcW w:w="4950" w:type="dxa"/>
            <w:tcMar>
              <w:top w:w="130" w:type="dxa"/>
              <w:left w:w="130" w:type="dxa"/>
              <w:bottom w:w="130" w:type="dxa"/>
              <w:right w:w="130" w:type="dxa"/>
            </w:tcMar>
            <w:vAlign w:val="center"/>
          </w:tcPr>
          <w:p w14:paraId="09A4028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小児慢性特定疾病医療受給者証の所持者数</w:t>
            </w:r>
          </w:p>
        </w:tc>
        <w:tc>
          <w:tcPr>
            <w:tcW w:w="1350" w:type="dxa"/>
            <w:tcMar>
              <w:top w:w="130" w:type="dxa"/>
              <w:left w:w="130" w:type="dxa"/>
              <w:bottom w:w="130" w:type="dxa"/>
              <w:right w:w="130" w:type="dxa"/>
            </w:tcMar>
            <w:vAlign w:val="center"/>
          </w:tcPr>
          <w:p w14:paraId="7401560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724DF66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33F1A4C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7675ABB8" w14:textId="77777777">
        <w:trPr>
          <w:cantSplit/>
        </w:trPr>
        <w:tc>
          <w:tcPr>
            <w:tcW w:w="4950" w:type="dxa"/>
            <w:tcMar>
              <w:top w:w="130" w:type="dxa"/>
              <w:left w:w="130" w:type="dxa"/>
              <w:bottom w:w="130" w:type="dxa"/>
              <w:right w:w="130" w:type="dxa"/>
            </w:tcMar>
            <w:vAlign w:val="center"/>
          </w:tcPr>
          <w:p w14:paraId="38276EC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難病等を理由とする障がい福祉サービスの利用者数</w:t>
            </w:r>
          </w:p>
        </w:tc>
        <w:tc>
          <w:tcPr>
            <w:tcW w:w="1350" w:type="dxa"/>
            <w:tcMar>
              <w:top w:w="130" w:type="dxa"/>
              <w:left w:w="130" w:type="dxa"/>
              <w:bottom w:w="130" w:type="dxa"/>
              <w:right w:w="130" w:type="dxa"/>
            </w:tcMar>
            <w:vAlign w:val="center"/>
          </w:tcPr>
          <w:p w14:paraId="5BD19E3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13B04AC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350" w:type="dxa"/>
            <w:tcMar>
              <w:top w:w="130" w:type="dxa"/>
              <w:left w:w="130" w:type="dxa"/>
              <w:bottom w:w="130" w:type="dxa"/>
              <w:right w:w="130" w:type="dxa"/>
            </w:tcMar>
            <w:vAlign w:val="center"/>
          </w:tcPr>
          <w:p w14:paraId="6D307141"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1B499B4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※資料：県中保健福祉事務所、健康福祉課。</w:t>
      </w:r>
      <w:r>
        <w:rPr>
          <w:rFonts w:ascii="BIZ UDPゴシック" w:eastAsia="BIZ UDPゴシック" w:hAnsi="BIZ UDPゴシック"/>
          <w:color w:val="5B5B5B"/>
          <w:sz w:val="19"/>
          <w:szCs w:val="19"/>
          <w:highlight w:val="yellow"/>
        </w:rPr>
        <w:t>【要確認：受給者証所持者数の提供】</w:t>
      </w:r>
    </w:p>
    <w:p w14:paraId="71D66F6B"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難病患者等は、手帳の所持の有無にかかわらず障がい福祉サービス等の対象となることが十分に知られていない場合があります。県中保健福祉事務所（難病の医療費助成の窓口）と連携し、受給者証の申請・更新の機会を通じて障がい福祉サービスの案内を行います。</w:t>
      </w:r>
    </w:p>
    <w:p w14:paraId="4A7D5568"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9" w:name="_TocOno103"/>
      <w:r>
        <w:rPr>
          <w:rFonts w:ascii="BIZ UDPゴシック" w:eastAsia="BIZ UDPゴシック" w:hAnsi="BIZ UDPゴシック"/>
          <w:b/>
          <w:bCs/>
          <w:color w:val="1B3B2A"/>
          <w:sz w:val="25"/>
          <w:szCs w:val="25"/>
        </w:rPr>
        <w:t>５　アンケート調査結果からみた課題と本計画での対応</w:t>
      </w:r>
      <w:bookmarkEnd w:id="9"/>
    </w:p>
    <w:p w14:paraId="4542423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令和５年10月に実施したアンケート調査と、令和８年８月に実施したヒアリングから把握した主な課題と、本計画での対応は次のとおりです。</w:t>
      </w:r>
    </w:p>
    <w:p w14:paraId="19F3CE44"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■主な課題と本計画での対応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4500"/>
        <w:gridCol w:w="2970"/>
      </w:tblGrid>
      <w:tr w:rsidR="001E7E48" w14:paraId="0D552E3F" w14:textId="77777777">
        <w:trPr>
          <w:cantSplit/>
          <w:tblHeader/>
        </w:trPr>
        <w:tc>
          <w:tcPr>
            <w:tcW w:w="1530" w:type="dxa"/>
            <w:shd w:val="clear" w:color="auto" w:fill="DCE8DC"/>
            <w:tcMar>
              <w:top w:w="130" w:type="dxa"/>
              <w:left w:w="130" w:type="dxa"/>
              <w:bottom w:w="130" w:type="dxa"/>
              <w:right w:w="130" w:type="dxa"/>
            </w:tcMar>
            <w:vAlign w:val="center"/>
          </w:tcPr>
          <w:p w14:paraId="393CD1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分野</w:t>
            </w:r>
          </w:p>
        </w:tc>
        <w:tc>
          <w:tcPr>
            <w:tcW w:w="4500" w:type="dxa"/>
            <w:shd w:val="clear" w:color="auto" w:fill="DCE8DC"/>
            <w:tcMar>
              <w:top w:w="130" w:type="dxa"/>
              <w:left w:w="130" w:type="dxa"/>
              <w:bottom w:w="130" w:type="dxa"/>
              <w:right w:w="130" w:type="dxa"/>
            </w:tcMar>
            <w:vAlign w:val="center"/>
          </w:tcPr>
          <w:p w14:paraId="6D45DFC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アンケート調査・ヒアリングの結果</w:t>
            </w:r>
          </w:p>
        </w:tc>
        <w:tc>
          <w:tcPr>
            <w:tcW w:w="2970" w:type="dxa"/>
            <w:shd w:val="clear" w:color="auto" w:fill="DCE8DC"/>
            <w:tcMar>
              <w:top w:w="130" w:type="dxa"/>
              <w:left w:w="130" w:type="dxa"/>
              <w:bottom w:w="130" w:type="dxa"/>
              <w:right w:w="130" w:type="dxa"/>
            </w:tcMar>
            <w:vAlign w:val="center"/>
          </w:tcPr>
          <w:p w14:paraId="2CA692A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本計画での対応</w:t>
            </w:r>
          </w:p>
        </w:tc>
      </w:tr>
      <w:tr w:rsidR="001E7E48" w14:paraId="563A9667" w14:textId="77777777">
        <w:trPr>
          <w:cantSplit/>
        </w:trPr>
        <w:tc>
          <w:tcPr>
            <w:tcW w:w="1530" w:type="dxa"/>
            <w:tcMar>
              <w:top w:w="130" w:type="dxa"/>
              <w:left w:w="130" w:type="dxa"/>
              <w:bottom w:w="130" w:type="dxa"/>
              <w:right w:w="130" w:type="dxa"/>
            </w:tcMar>
            <w:vAlign w:val="center"/>
          </w:tcPr>
          <w:p w14:paraId="17DBD9F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w:t>
            </w:r>
          </w:p>
        </w:tc>
        <w:tc>
          <w:tcPr>
            <w:tcW w:w="4500" w:type="dxa"/>
            <w:tcMar>
              <w:top w:w="130" w:type="dxa"/>
              <w:left w:w="130" w:type="dxa"/>
              <w:bottom w:w="130" w:type="dxa"/>
              <w:right w:w="130" w:type="dxa"/>
            </w:tcMar>
            <w:vAlign w:val="center"/>
          </w:tcPr>
          <w:p w14:paraId="6846941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成年後見制度を「名前も内容も知らない」が障がい者38.2％、障がい児36.4％。ヒアリングでも制度の周知不足が指摘された</w:t>
            </w:r>
          </w:p>
        </w:tc>
        <w:tc>
          <w:tcPr>
            <w:tcW w:w="2970" w:type="dxa"/>
            <w:tcMar>
              <w:top w:w="130" w:type="dxa"/>
              <w:left w:w="130" w:type="dxa"/>
              <w:bottom w:w="130" w:type="dxa"/>
              <w:right w:w="130" w:type="dxa"/>
            </w:tcMar>
            <w:vAlign w:val="center"/>
          </w:tcPr>
          <w:p w14:paraId="76AC97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第２部第２章１・３（成年後見制度の利用促進）、第３部第８章（成年後見制度利用支援事業）</w:t>
            </w:r>
          </w:p>
        </w:tc>
      </w:tr>
      <w:tr w:rsidR="001E7E48" w14:paraId="46D9B99F" w14:textId="77777777">
        <w:trPr>
          <w:cantSplit/>
        </w:trPr>
        <w:tc>
          <w:tcPr>
            <w:tcW w:w="1530" w:type="dxa"/>
            <w:tcMar>
              <w:top w:w="130" w:type="dxa"/>
              <w:left w:w="130" w:type="dxa"/>
              <w:bottom w:w="130" w:type="dxa"/>
              <w:right w:w="130" w:type="dxa"/>
            </w:tcMar>
            <w:vAlign w:val="center"/>
          </w:tcPr>
          <w:p w14:paraId="20A8CAD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差別の解消</w:t>
            </w:r>
          </w:p>
        </w:tc>
        <w:tc>
          <w:tcPr>
            <w:tcW w:w="4500" w:type="dxa"/>
            <w:tcMar>
              <w:top w:w="130" w:type="dxa"/>
              <w:left w:w="130" w:type="dxa"/>
              <w:bottom w:w="130" w:type="dxa"/>
              <w:right w:w="130" w:type="dxa"/>
            </w:tcMar>
            <w:vAlign w:val="center"/>
          </w:tcPr>
          <w:p w14:paraId="067AFA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差別や嫌な思いをする（した）ことが「ある」「少しある」が障がい者31.4％、障がい児72.7％</w:t>
            </w:r>
          </w:p>
        </w:tc>
        <w:tc>
          <w:tcPr>
            <w:tcW w:w="2970" w:type="dxa"/>
            <w:tcMar>
              <w:top w:w="130" w:type="dxa"/>
              <w:left w:w="130" w:type="dxa"/>
              <w:bottom w:w="130" w:type="dxa"/>
              <w:right w:w="130" w:type="dxa"/>
            </w:tcMar>
            <w:vAlign w:val="center"/>
          </w:tcPr>
          <w:p w14:paraId="36E694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第２部第２章２</w:t>
            </w:r>
          </w:p>
        </w:tc>
      </w:tr>
      <w:tr w:rsidR="001E7E48" w14:paraId="63365021" w14:textId="77777777">
        <w:trPr>
          <w:cantSplit/>
        </w:trPr>
        <w:tc>
          <w:tcPr>
            <w:tcW w:w="1530" w:type="dxa"/>
            <w:tcMar>
              <w:top w:w="130" w:type="dxa"/>
              <w:left w:w="130" w:type="dxa"/>
              <w:bottom w:w="130" w:type="dxa"/>
              <w:right w:w="130" w:type="dxa"/>
            </w:tcMar>
            <w:vAlign w:val="center"/>
          </w:tcPr>
          <w:p w14:paraId="29B2EB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移動・外出</w:t>
            </w:r>
          </w:p>
        </w:tc>
        <w:tc>
          <w:tcPr>
            <w:tcW w:w="4500" w:type="dxa"/>
            <w:tcMar>
              <w:top w:w="130" w:type="dxa"/>
              <w:left w:w="130" w:type="dxa"/>
              <w:bottom w:w="130" w:type="dxa"/>
              <w:right w:w="130" w:type="dxa"/>
            </w:tcMar>
            <w:vAlign w:val="center"/>
          </w:tcPr>
          <w:p w14:paraId="4FF9709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外出時に困ることは「困ったときにどうすればいいのか心配」「道路や駅に階段や段差が多い」が各21.6％、「公共交通機関が少ない」が21.2％（障がい者）</w:t>
            </w:r>
          </w:p>
        </w:tc>
        <w:tc>
          <w:tcPr>
            <w:tcW w:w="2970" w:type="dxa"/>
            <w:tcMar>
              <w:top w:w="130" w:type="dxa"/>
              <w:left w:w="130" w:type="dxa"/>
              <w:bottom w:w="130" w:type="dxa"/>
              <w:right w:w="130" w:type="dxa"/>
            </w:tcMar>
            <w:vAlign w:val="center"/>
          </w:tcPr>
          <w:p w14:paraId="2F62251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第２部第３章２</w:t>
            </w:r>
          </w:p>
        </w:tc>
      </w:tr>
      <w:tr w:rsidR="001E7E48" w14:paraId="73A4A51E" w14:textId="77777777">
        <w:trPr>
          <w:cantSplit/>
        </w:trPr>
        <w:tc>
          <w:tcPr>
            <w:tcW w:w="1530" w:type="dxa"/>
            <w:tcMar>
              <w:top w:w="130" w:type="dxa"/>
              <w:left w:w="130" w:type="dxa"/>
              <w:bottom w:w="130" w:type="dxa"/>
              <w:right w:w="130" w:type="dxa"/>
            </w:tcMar>
            <w:vAlign w:val="center"/>
          </w:tcPr>
          <w:p w14:paraId="35ACDB3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防災</w:t>
            </w:r>
          </w:p>
        </w:tc>
        <w:tc>
          <w:tcPr>
            <w:tcW w:w="4500" w:type="dxa"/>
            <w:tcMar>
              <w:top w:w="130" w:type="dxa"/>
              <w:left w:w="130" w:type="dxa"/>
              <w:bottom w:w="130" w:type="dxa"/>
              <w:right w:w="130" w:type="dxa"/>
            </w:tcMar>
            <w:vAlign w:val="center"/>
          </w:tcPr>
          <w:p w14:paraId="436326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災害時に一人で避難「できない」が障がい者35.4％、障がい児54.5％。近所に助けてくれる人が「いない」が障がい者22.9％、障がい児40.9％</w:t>
            </w:r>
          </w:p>
        </w:tc>
        <w:tc>
          <w:tcPr>
            <w:tcW w:w="2970" w:type="dxa"/>
            <w:tcMar>
              <w:top w:w="130" w:type="dxa"/>
              <w:left w:w="130" w:type="dxa"/>
              <w:bottom w:w="130" w:type="dxa"/>
              <w:right w:w="130" w:type="dxa"/>
            </w:tcMar>
            <w:vAlign w:val="center"/>
          </w:tcPr>
          <w:p w14:paraId="4DD15B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第２部第５章１、第３部第６章５（４）</w:t>
            </w:r>
          </w:p>
        </w:tc>
      </w:tr>
      <w:tr w:rsidR="001E7E48" w14:paraId="0CBDA475" w14:textId="77777777">
        <w:trPr>
          <w:cantSplit/>
        </w:trPr>
        <w:tc>
          <w:tcPr>
            <w:tcW w:w="1530" w:type="dxa"/>
            <w:tcMar>
              <w:top w:w="130" w:type="dxa"/>
              <w:left w:w="130" w:type="dxa"/>
              <w:bottom w:w="130" w:type="dxa"/>
              <w:right w:w="130" w:type="dxa"/>
            </w:tcMar>
            <w:vAlign w:val="center"/>
          </w:tcPr>
          <w:p w14:paraId="0E5F57D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サービスの利用意向</w:t>
            </w:r>
          </w:p>
        </w:tc>
        <w:tc>
          <w:tcPr>
            <w:tcW w:w="4500" w:type="dxa"/>
            <w:tcMar>
              <w:top w:w="130" w:type="dxa"/>
              <w:left w:w="130" w:type="dxa"/>
              <w:bottom w:w="130" w:type="dxa"/>
              <w:right w:w="130" w:type="dxa"/>
            </w:tcMar>
            <w:vAlign w:val="center"/>
          </w:tcPr>
          <w:p w14:paraId="7AB9111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障がい者は相談支援32.1％、生活介護23.6％、短期入所22.9％、居宅介護21.4％。障がい児は放課後等デイサービス・就労系サービスが各63.6％</w:t>
            </w:r>
          </w:p>
        </w:tc>
        <w:tc>
          <w:tcPr>
            <w:tcW w:w="2970" w:type="dxa"/>
            <w:tcMar>
              <w:top w:w="130" w:type="dxa"/>
              <w:left w:w="130" w:type="dxa"/>
              <w:bottom w:w="130" w:type="dxa"/>
              <w:right w:w="130" w:type="dxa"/>
            </w:tcMar>
            <w:vAlign w:val="center"/>
          </w:tcPr>
          <w:p w14:paraId="28D19E9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第３部第６章・第７章（見込量）</w:t>
            </w:r>
          </w:p>
        </w:tc>
      </w:tr>
      <w:tr w:rsidR="001E7E48" w14:paraId="3ADBF959" w14:textId="77777777">
        <w:trPr>
          <w:cantSplit/>
        </w:trPr>
        <w:tc>
          <w:tcPr>
            <w:tcW w:w="1530" w:type="dxa"/>
            <w:tcMar>
              <w:top w:w="130" w:type="dxa"/>
              <w:left w:w="130" w:type="dxa"/>
              <w:bottom w:w="130" w:type="dxa"/>
              <w:right w:w="130" w:type="dxa"/>
            </w:tcMar>
            <w:vAlign w:val="center"/>
          </w:tcPr>
          <w:p w14:paraId="625AC65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w:t>
            </w:r>
          </w:p>
        </w:tc>
        <w:tc>
          <w:tcPr>
            <w:tcW w:w="4500" w:type="dxa"/>
            <w:tcMar>
              <w:top w:w="130" w:type="dxa"/>
              <w:left w:w="130" w:type="dxa"/>
              <w:bottom w:w="130" w:type="dxa"/>
              <w:right w:w="130" w:type="dxa"/>
            </w:tcMar>
            <w:vAlign w:val="center"/>
          </w:tcPr>
          <w:p w14:paraId="4F76D28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就労支援として必要なことは「職場の上司や同僚に障がいの理解があること」32.5％、「通勤手段の確保」25.0％（障がい者）</w:t>
            </w:r>
          </w:p>
        </w:tc>
        <w:tc>
          <w:tcPr>
            <w:tcW w:w="2970" w:type="dxa"/>
            <w:tcMar>
              <w:top w:w="130" w:type="dxa"/>
              <w:left w:w="130" w:type="dxa"/>
              <w:bottom w:w="130" w:type="dxa"/>
              <w:right w:w="130" w:type="dxa"/>
            </w:tcMar>
            <w:vAlign w:val="center"/>
          </w:tcPr>
          <w:p w14:paraId="1C77CC0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第２部第９章、第３部第５章３</w:t>
            </w:r>
          </w:p>
        </w:tc>
      </w:tr>
      <w:tr w:rsidR="001E7E48" w14:paraId="4F2B8EEA" w14:textId="77777777">
        <w:trPr>
          <w:cantSplit/>
        </w:trPr>
        <w:tc>
          <w:tcPr>
            <w:tcW w:w="1530" w:type="dxa"/>
            <w:tcMar>
              <w:top w:w="130" w:type="dxa"/>
              <w:left w:w="130" w:type="dxa"/>
              <w:bottom w:w="130" w:type="dxa"/>
              <w:right w:w="130" w:type="dxa"/>
            </w:tcMar>
            <w:vAlign w:val="center"/>
          </w:tcPr>
          <w:p w14:paraId="23F9910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相談・地域連携</w:t>
            </w:r>
          </w:p>
        </w:tc>
        <w:tc>
          <w:tcPr>
            <w:tcW w:w="4500" w:type="dxa"/>
            <w:tcMar>
              <w:top w:w="130" w:type="dxa"/>
              <w:left w:w="130" w:type="dxa"/>
              <w:bottom w:w="130" w:type="dxa"/>
              <w:right w:w="130" w:type="dxa"/>
            </w:tcMar>
            <w:vAlign w:val="center"/>
          </w:tcPr>
          <w:p w14:paraId="383D1D7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ヒアリングで、支援が必要な人の把握の難しさ、児童・障がい・高齢等の分野間の縦割りの解消が指摘された</w:t>
            </w:r>
          </w:p>
        </w:tc>
        <w:tc>
          <w:tcPr>
            <w:tcW w:w="2970" w:type="dxa"/>
            <w:tcMar>
              <w:top w:w="130" w:type="dxa"/>
              <w:left w:w="130" w:type="dxa"/>
              <w:bottom w:w="130" w:type="dxa"/>
              <w:right w:w="130" w:type="dxa"/>
            </w:tcMar>
            <w:vAlign w:val="center"/>
          </w:tcPr>
          <w:p w14:paraId="1B9F73D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第２部第７章１、第３部第９章２</w:t>
            </w:r>
          </w:p>
        </w:tc>
      </w:tr>
    </w:tbl>
    <w:p w14:paraId="55168D5C"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資料：小野町障がい福祉に関するアンケート調査（令和５年10月実施）、令和８年８月のヒアリング</w:t>
      </w:r>
    </w:p>
    <w:p w14:paraId="5D39E0E8" w14:textId="77777777" w:rsidR="00D83565" w:rsidRDefault="00D83565">
      <w:pPr>
        <w:pageBreakBefore/>
        <w:spacing w:after="200" w:line="360" w:lineRule="auto"/>
        <w:rPr>
          <w:rFonts w:ascii="BIZ UDPゴシック" w:eastAsia="BIZ UDPゴシック" w:hAnsi="BIZ UDPゴシック"/>
          <w:sz w:val="22"/>
          <w:szCs w:val="22"/>
        </w:rPr>
      </w:pPr>
      <w:r>
        <w:rPr>
          <w:noProof/>
        </w:rPr>
        <w:lastRenderedPageBreak/>
        <mc:AlternateContent>
          <mc:Choice Requires="wps">
            <w:drawing>
              <wp:anchor distT="0" distB="0" distL="114300" distR="114300" simplePos="0" relativeHeight="251673600" behindDoc="0" locked="0" layoutInCell="1" allowOverlap="1" wp14:anchorId="595E5E57" wp14:editId="69D35E49">
                <wp:simplePos x="0" y="0"/>
                <wp:positionH relativeFrom="page">
                  <wp:posOffset>4454</wp:posOffset>
                </wp:positionH>
                <wp:positionV relativeFrom="paragraph">
                  <wp:posOffset>-825433</wp:posOffset>
                </wp:positionV>
                <wp:extent cx="7569816" cy="10648950"/>
                <wp:effectExtent l="0" t="0" r="0" b="0"/>
                <wp:wrapNone/>
                <wp:docPr id="1870227709"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CEA637C"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第２部</w:t>
                            </w:r>
                          </w:p>
                          <w:p w14:paraId="56F77073"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障がい者計画</w:t>
                            </w:r>
                          </w:p>
                          <w:p w14:paraId="6DA1D4E6" w14:textId="77777777" w:rsidR="00D83565" w:rsidRDefault="00D83565" w:rsidP="00D83565">
                            <w:pPr>
                              <w:jc w:val="center"/>
                              <w:rPr>
                                <w:rFonts w:ascii="BIZ UDPゴシック" w:eastAsia="BIZ UDPゴシック" w:hAnsi="BIZ UDPゴシック"/>
                                <w:b/>
                                <w:bCs/>
                                <w:sz w:val="144"/>
                                <w:szCs w:val="144"/>
                              </w:rPr>
                            </w:pPr>
                          </w:p>
                          <w:p w14:paraId="747175AF" w14:textId="77777777" w:rsidR="00D83565" w:rsidRPr="00257B3E" w:rsidRDefault="00D83565" w:rsidP="00D83565">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E5E57" id="_x0000_s1032" style="position:absolute;margin-left:.35pt;margin-top:-65pt;width:596.05pt;height:83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" fillcolor="#f7caac [1301]" stroked="f" strokeweight="1pt">
                <v:textbox>
                  <w:txbxContent>
                    <w:p w14:paraId="4CEA637C"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第２部</w:t>
                      </w:r>
                    </w:p>
                    <w:p w14:paraId="56F77073" w14:textId="77777777" w:rsidR="00D83565" w:rsidRPr="00D83565" w:rsidRDefault="00D83565" w:rsidP="00D83565">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障がい者計画</w:t>
                      </w:r>
                    </w:p>
                    <w:p w14:paraId="6DA1D4E6" w14:textId="77777777" w:rsidR="00D83565" w:rsidRDefault="00D83565" w:rsidP="00D83565">
                      <w:pPr>
                        <w:jc w:val="center"/>
                        <w:rPr>
                          <w:rFonts w:ascii="BIZ UDPゴシック" w:eastAsia="BIZ UDPゴシック" w:hAnsi="BIZ UDPゴシック"/>
                          <w:b/>
                          <w:bCs/>
                          <w:sz w:val="144"/>
                          <w:szCs w:val="144"/>
                        </w:rPr>
                      </w:pPr>
                    </w:p>
                    <w:p w14:paraId="747175AF" w14:textId="77777777" w:rsidR="00D83565" w:rsidRPr="00257B3E" w:rsidRDefault="00D83565" w:rsidP="00D83565">
                      <w:pPr>
                        <w:jc w:val="center"/>
                        <w:rPr>
                          <w:rFonts w:ascii="BIZ UDPゴシック" w:eastAsia="BIZ UDPゴシック" w:hAnsi="BIZ UDPゴシック"/>
                          <w:b/>
                          <w:bCs/>
                          <w:sz w:val="144"/>
                          <w:szCs w:val="144"/>
                        </w:rPr>
                      </w:pPr>
                    </w:p>
                  </w:txbxContent>
                </v:textbox>
                <w10:wrap anchorx="page"/>
              </v:rect>
            </w:pict>
          </mc:Fallback>
        </mc:AlternateContent>
      </w:r>
    </w:p>
    <w:p w14:paraId="1075FFFF" w14:textId="77777777" w:rsidR="00D83565" w:rsidRDefault="00D83565">
      <w:pPr>
        <w:spacing w:after="200" w:line="360" w:lineRule="auto"/>
        <w:rPr>
          <w:rFonts w:ascii="BIZ UDPゴシック" w:eastAsia="BIZ UDPゴシック" w:hAnsi="BIZ UDPゴシック"/>
          <w:sz w:val="22"/>
          <w:szCs w:val="22"/>
        </w:rPr>
      </w:pPr>
    </w:p>
    <w:p w14:paraId="19EA99B4" w14:textId="77777777" w:rsidR="00D83565" w:rsidRDefault="00D83565">
      <w:pPr>
        <w:spacing w:after="200" w:line="360" w:lineRule="auto"/>
        <w:rPr>
          <w:rFonts w:ascii="BIZ UDPゴシック" w:eastAsia="BIZ UDPゴシック" w:hAnsi="BIZ UDPゴシック"/>
          <w:sz w:val="22"/>
          <w:szCs w:val="22"/>
        </w:rPr>
      </w:pPr>
    </w:p>
    <w:p w14:paraId="58174D7B" w14:textId="77777777" w:rsidR="00D83565" w:rsidRDefault="00D83565">
      <w:pPr>
        <w:spacing w:after="200" w:line="360" w:lineRule="auto"/>
        <w:rPr>
          <w:rFonts w:ascii="BIZ UDPゴシック" w:eastAsia="BIZ UDPゴシック" w:hAnsi="BIZ UDPゴシック"/>
          <w:sz w:val="22"/>
          <w:szCs w:val="22"/>
        </w:rPr>
      </w:pPr>
    </w:p>
    <w:p w14:paraId="11043F47" w14:textId="77777777" w:rsidR="00D83565" w:rsidRDefault="00D83565">
      <w:pPr>
        <w:spacing w:after="200" w:line="360" w:lineRule="auto"/>
        <w:rPr>
          <w:rFonts w:ascii="BIZ UDPゴシック" w:eastAsia="BIZ UDPゴシック" w:hAnsi="BIZ UDPゴシック"/>
          <w:sz w:val="22"/>
          <w:szCs w:val="22"/>
        </w:rPr>
      </w:pPr>
    </w:p>
    <w:p w14:paraId="6AFC473B" w14:textId="77777777" w:rsidR="00D83565" w:rsidRDefault="00D83565">
      <w:pPr>
        <w:spacing w:after="200" w:line="360" w:lineRule="auto"/>
        <w:rPr>
          <w:rFonts w:ascii="BIZ UDPゴシック" w:eastAsia="BIZ UDPゴシック" w:hAnsi="BIZ UDPゴシック"/>
          <w:sz w:val="22"/>
          <w:szCs w:val="22"/>
        </w:rPr>
      </w:pPr>
    </w:p>
    <w:p w14:paraId="6B45845D" w14:textId="77777777" w:rsidR="00D83565" w:rsidRDefault="00D83565">
      <w:pPr>
        <w:spacing w:after="200" w:line="360" w:lineRule="auto"/>
        <w:rPr>
          <w:rFonts w:ascii="BIZ UDPゴシック" w:eastAsia="BIZ UDPゴシック" w:hAnsi="BIZ UDPゴシック"/>
          <w:sz w:val="22"/>
          <w:szCs w:val="22"/>
        </w:rPr>
      </w:pPr>
    </w:p>
    <w:p w14:paraId="64F3CD35" w14:textId="77777777" w:rsidR="00D83565" w:rsidRDefault="00D83565">
      <w:pPr>
        <w:spacing w:after="200" w:line="360" w:lineRule="auto"/>
        <w:rPr>
          <w:rFonts w:ascii="BIZ UDPゴシック" w:eastAsia="BIZ UDPゴシック" w:hAnsi="BIZ UDPゴシック"/>
          <w:sz w:val="22"/>
          <w:szCs w:val="22"/>
        </w:rPr>
      </w:pPr>
    </w:p>
    <w:p w14:paraId="781459F8" w14:textId="77777777" w:rsidR="00D83565" w:rsidRDefault="00D83565">
      <w:pPr>
        <w:spacing w:after="200" w:line="360" w:lineRule="auto"/>
        <w:rPr>
          <w:rFonts w:ascii="BIZ UDPゴシック" w:eastAsia="BIZ UDPゴシック" w:hAnsi="BIZ UDPゴシック"/>
          <w:sz w:val="22"/>
          <w:szCs w:val="22"/>
        </w:rPr>
      </w:pPr>
    </w:p>
    <w:p w14:paraId="3FCC78A1" w14:textId="77777777" w:rsidR="00D83565" w:rsidRDefault="00D83565">
      <w:pPr>
        <w:spacing w:after="200" w:line="360" w:lineRule="auto"/>
        <w:rPr>
          <w:rFonts w:ascii="BIZ UDPゴシック" w:eastAsia="BIZ UDPゴシック" w:hAnsi="BIZ UDPゴシック"/>
          <w:sz w:val="22"/>
          <w:szCs w:val="22"/>
        </w:rPr>
      </w:pPr>
    </w:p>
    <w:p w14:paraId="223C83F1" w14:textId="77777777" w:rsidR="00D83565" w:rsidRDefault="00D83565">
      <w:pPr>
        <w:spacing w:after="200" w:line="360" w:lineRule="auto"/>
        <w:rPr>
          <w:rFonts w:ascii="BIZ UDPゴシック" w:eastAsia="BIZ UDPゴシック" w:hAnsi="BIZ UDPゴシック"/>
          <w:sz w:val="22"/>
          <w:szCs w:val="22"/>
        </w:rPr>
      </w:pPr>
    </w:p>
    <w:p w14:paraId="069E8B06" w14:textId="77777777" w:rsidR="00D83565" w:rsidRDefault="00B96F49">
      <w:pPr>
        <w:spacing w:after="200" w:line="360" w:lineRule="auto"/>
        <w:rPr>
          <w:rFonts w:ascii="BIZ UDPゴシック" w:eastAsia="BIZ UDPゴシック" w:hAnsi="BIZ UDPゴシック"/>
          <w:sz w:val="22"/>
          <w:szCs w:val="22"/>
        </w:rPr>
      </w:pPr>
      <w:r>
        <w:rPr>
          <w:rFonts w:ascii="BIZ UDPゴシック" w:eastAsia="BIZ UDPゴシック" w:hAnsi="BIZ UDPゴシック"/>
          <w:noProof/>
          <w:sz w:val="22"/>
          <w:szCs w:val="22"/>
        </w:rPr>
        <w:drawing>
          <wp:anchor distT="0" distB="0" distL="114300" distR="114300" simplePos="0" relativeHeight="251674624" behindDoc="0" locked="0" layoutInCell="1" allowOverlap="1" wp14:anchorId="1E09158D" wp14:editId="5CE3B260">
            <wp:simplePos x="0" y="0"/>
            <wp:positionH relativeFrom="margin">
              <wp:align>center</wp:align>
            </wp:positionH>
            <wp:positionV relativeFrom="paragraph">
              <wp:posOffset>124711</wp:posOffset>
            </wp:positionV>
            <wp:extent cx="6188149" cy="4118086"/>
            <wp:effectExtent l="0" t="0" r="3175" b="0"/>
            <wp:wrapNone/>
            <wp:docPr id="49085555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149" cy="411808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B4809D3"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0" w:name="_TocOno012"/>
      <w:r>
        <w:rPr>
          <w:rFonts w:ascii="BIZ UDPゴシック" w:eastAsia="BIZ UDPゴシック" w:hAnsi="BIZ UDPゴシック"/>
          <w:b/>
          <w:bCs/>
          <w:color w:val="FFFFFF"/>
          <w:sz w:val="30"/>
          <w:szCs w:val="30"/>
        </w:rPr>
        <w:lastRenderedPageBreak/>
        <w:t>第１章　計画の基本的な考え方</w:t>
      </w:r>
      <w:bookmarkEnd w:id="10"/>
    </w:p>
    <w:p w14:paraId="65AD904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横断的視点</w:t>
      </w:r>
    </w:p>
    <w:p w14:paraId="4E860A6E" w14:textId="77777777" w:rsidR="009D6CAB" w:rsidRPr="00370011" w:rsidRDefault="00000000" w:rsidP="00DF37F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本町においては、基本理念「ともに支えあい　誰もが自分らしく暮らせる　おのまちへ」の下、次の５つの視点を各分野に共通する横断的な視点として計画の推進を図ります。</w:t>
      </w:r>
    </w:p>
    <w:p w14:paraId="074AEEB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（１）障害者権利条約の理念の尊重及び整合性の確保</w:t>
      </w:r>
    </w:p>
    <w:p w14:paraId="60B574C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障がい者に係る施策を実施するに当たっては、「障害者権利条約」の理念を尊重するとともに、整合性を確保することが重要です。</w:t>
      </w:r>
    </w:p>
    <w:p w14:paraId="2C4E6910"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また、「私たちのことを、私たち抜きに決めないで」の考え方の下、「</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インクルージョン」を推進する観点から、障がい者を自らの決定に基づき社会参加する主体としてとらえるとともに、障がい者施策の検討及び評価に当たっては、障がい者が意思決定過程に参画することとし、障がい者の視点を施策に反映させます。</w:t>
      </w:r>
    </w:p>
    <w:p w14:paraId="57215211"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障がい者本人の自己決定を尊重する観点から、障がい者本人が適切に意思決定を行い、その意思を表明することができるよう、相談の実施等による意思決定の支援とともに言語その他の意思疎通のための手段を選択する機会の提供を促進します。</w:t>
      </w:r>
    </w:p>
    <w:p w14:paraId="34564C6A"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6DBE4A1C"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382DF894"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56A60887"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3AA1F6D0"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7286663F"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290D732D"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04085B98"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4FAE8C51" w14:textId="77777777" w:rsidR="00DF37FA" w:rsidRDefault="00DF37FA" w:rsidP="00B96F49">
      <w:pPr>
        <w:spacing w:after="200" w:line="360" w:lineRule="auto"/>
        <w:ind w:firstLineChars="100" w:firstLine="220"/>
        <w:rPr>
          <w:rFonts w:ascii="BIZ UDPゴシック" w:eastAsia="BIZ UDPゴシック" w:hAnsi="BIZ UDPゴシック"/>
          <w:sz w:val="22"/>
          <w:szCs w:val="22"/>
        </w:rPr>
      </w:pPr>
    </w:p>
    <w:p w14:paraId="7649DECE" w14:textId="77777777" w:rsidR="00DF37FA" w:rsidRPr="00370011" w:rsidRDefault="00DF37FA" w:rsidP="00B96F49">
      <w:pPr>
        <w:spacing w:after="200" w:line="360" w:lineRule="auto"/>
        <w:ind w:firstLineChars="100" w:firstLine="210"/>
        <w:rPr>
          <w:rFonts w:ascii="BIZ UDPゴシック" w:eastAsia="BIZ UDPゴシック" w:hAnsi="BIZ UDPゴシック"/>
        </w:rPr>
      </w:pPr>
    </w:p>
    <w:p w14:paraId="0AF58DC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（２）共生社会の実現に資する取組の推進</w:t>
      </w:r>
    </w:p>
    <w:p w14:paraId="094DF32D"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「障害者権利条約」における考え方に即して、障がい者差別の解消に向けた社会的障壁の除去のため、障がい者の</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アクセシビリティ向上の環境整備を図ることが重要となります。</w:t>
      </w:r>
    </w:p>
    <w:p w14:paraId="0E76C8F0"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社会的障壁の除去に向けた各種の取り組みをより強力に推進していくにあたって、障がい者の参加を確保し、意見を施策に反映させるとともに、障がいのある人と障がいのない人が同じ地域社会でともに暮らし、学び、働く「共生社会」の実現に向けた取り組みを進め、社会のあらゆる場面でアクセシビリティ向上の視点を取り入れていく必要があります。</w:t>
      </w:r>
    </w:p>
    <w:p w14:paraId="7E074C84"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ため、障がい者差別解消法及び障がい者雇用促進法に基づき、県や障がい者団体を始めとする様々な主体の取り組みとの連携を図りつつ、事業者・事業主や住民一般の幅広い理解の下、障がい者差別の解消に向けた取り組みを積極的に推進します。令和６年４月からは事業者による合理的配慮の提供が法的義務となっており、周知・啓発を一層強化します。</w:t>
      </w:r>
    </w:p>
    <w:p w14:paraId="790F6008"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加えて、アクセシビリティ向上に繋がる新技術の利活用推進に向け、デジタル機器・サービスに不慣れな障がい者への支援も含め、障がい当事者自身がＩＣＴ機器を利用しやすくなるための支援に係る取組を推進していきます。</w:t>
      </w:r>
    </w:p>
    <w:p w14:paraId="5DE40B51" w14:textId="77777777" w:rsidR="00DF37FA" w:rsidRDefault="00DF37FA" w:rsidP="00DF37FA">
      <w:pPr>
        <w:pBdr>
          <w:bottom w:val="single" w:sz="4" w:space="1" w:color="auto"/>
        </w:pBdr>
        <w:spacing w:after="200" w:line="360" w:lineRule="auto"/>
        <w:rPr>
          <w:rFonts w:ascii="BIZ UDPゴシック" w:eastAsia="BIZ UDPゴシック" w:hAnsi="BIZ UDPゴシック"/>
          <w:sz w:val="22"/>
          <w:szCs w:val="22"/>
        </w:rPr>
      </w:pPr>
    </w:p>
    <w:p w14:paraId="1092F85F"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※インクルージョン：「包括的」という意味で、障がい者と健常者を分けないという考え方</w:t>
      </w:r>
    </w:p>
    <w:p w14:paraId="714F1519"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※アクセシビリティ：「利用しやすさ」、「便利である」という意味で、年齢や障がいの有無に関係な　　</w:t>
      </w:r>
    </w:p>
    <w:p w14:paraId="01E94FF4" w14:textId="77777777" w:rsidR="00DF37FA" w:rsidRDefault="00DF37FA" w:rsidP="00DF37FA">
      <w:pPr>
        <w:spacing w:line="240" w:lineRule="auto"/>
        <w:rPr>
          <w:rFonts w:ascii="BIZ UDPゴシック" w:eastAsia="BIZ UDPゴシック" w:hAnsi="BIZ UDPゴシック"/>
        </w:rPr>
      </w:pPr>
      <w:r>
        <w:rPr>
          <w:rFonts w:ascii="BIZ UDPゴシック" w:eastAsia="BIZ UDPゴシック" w:hAnsi="BIZ UDPゴシック" w:hint="eastAsia"/>
        </w:rPr>
        <w:t xml:space="preserve">　　　　　　　　　　　　　　　く、誰でも必要とする情報にたどり着け、利用できること</w:t>
      </w:r>
    </w:p>
    <w:p w14:paraId="6EACFE75" w14:textId="77777777" w:rsidR="00DF37FA" w:rsidRDefault="00DF37FA" w:rsidP="00DF37FA">
      <w:pPr>
        <w:spacing w:line="240" w:lineRule="auto"/>
        <w:rPr>
          <w:rFonts w:ascii="BIZ UDPゴシック" w:eastAsia="BIZ UDPゴシック" w:hAnsi="BIZ UDPゴシック"/>
        </w:rPr>
      </w:pPr>
    </w:p>
    <w:p w14:paraId="7DAABEE5" w14:textId="77777777" w:rsidR="00DF37FA" w:rsidRDefault="00DF37FA" w:rsidP="00DF37FA">
      <w:pPr>
        <w:spacing w:line="240" w:lineRule="auto"/>
        <w:rPr>
          <w:rFonts w:ascii="BIZ UDPゴシック" w:eastAsia="BIZ UDPゴシック" w:hAnsi="BIZ UDPゴシック"/>
        </w:rPr>
      </w:pPr>
    </w:p>
    <w:p w14:paraId="1A6A59CB" w14:textId="77777777" w:rsidR="00DF37FA" w:rsidRDefault="00DF37FA" w:rsidP="00DF37FA">
      <w:pPr>
        <w:spacing w:line="240" w:lineRule="auto"/>
        <w:rPr>
          <w:rFonts w:ascii="BIZ UDPゴシック" w:eastAsia="BIZ UDPゴシック" w:hAnsi="BIZ UDPゴシック"/>
        </w:rPr>
      </w:pPr>
    </w:p>
    <w:p w14:paraId="7D038B4C" w14:textId="77777777" w:rsidR="00DF37FA" w:rsidRDefault="00DF37FA" w:rsidP="00DF37FA">
      <w:pPr>
        <w:spacing w:line="240" w:lineRule="auto"/>
        <w:rPr>
          <w:rFonts w:ascii="BIZ UDPゴシック" w:eastAsia="BIZ UDPゴシック" w:hAnsi="BIZ UDPゴシック"/>
        </w:rPr>
      </w:pPr>
    </w:p>
    <w:p w14:paraId="0C03D88D" w14:textId="77777777" w:rsidR="00DF37FA" w:rsidRDefault="00DF37FA" w:rsidP="00DF37FA">
      <w:pPr>
        <w:spacing w:line="240" w:lineRule="auto"/>
        <w:rPr>
          <w:rFonts w:ascii="BIZ UDPゴシック" w:eastAsia="BIZ UDPゴシック" w:hAnsi="BIZ UDPゴシック"/>
        </w:rPr>
      </w:pPr>
    </w:p>
    <w:p w14:paraId="0A97491B" w14:textId="77777777" w:rsidR="00DF37FA" w:rsidRDefault="00DF37FA" w:rsidP="00DF37FA">
      <w:pPr>
        <w:spacing w:line="240" w:lineRule="auto"/>
        <w:rPr>
          <w:rFonts w:ascii="BIZ UDPゴシック" w:eastAsia="BIZ UDPゴシック" w:hAnsi="BIZ UDPゴシック"/>
        </w:rPr>
      </w:pPr>
    </w:p>
    <w:p w14:paraId="68DC46E8" w14:textId="77777777" w:rsidR="00DF37FA" w:rsidRDefault="00DF37FA" w:rsidP="00DF37FA">
      <w:pPr>
        <w:spacing w:line="240" w:lineRule="auto"/>
        <w:rPr>
          <w:rFonts w:ascii="BIZ UDPゴシック" w:eastAsia="BIZ UDPゴシック" w:hAnsi="BIZ UDPゴシック"/>
        </w:rPr>
      </w:pPr>
    </w:p>
    <w:p w14:paraId="659911AA" w14:textId="77777777" w:rsidR="00DF37FA" w:rsidRDefault="00DF37FA" w:rsidP="00DF37FA">
      <w:pPr>
        <w:spacing w:line="240" w:lineRule="auto"/>
        <w:rPr>
          <w:rFonts w:ascii="BIZ UDPゴシック" w:eastAsia="BIZ UDPゴシック" w:hAnsi="BIZ UDPゴシック"/>
        </w:rPr>
      </w:pPr>
    </w:p>
    <w:p w14:paraId="3C47895D" w14:textId="77777777" w:rsidR="00DF37FA" w:rsidRDefault="00DF37FA" w:rsidP="00DF37FA">
      <w:pPr>
        <w:spacing w:line="240" w:lineRule="auto"/>
        <w:rPr>
          <w:rFonts w:ascii="BIZ UDPゴシック" w:eastAsia="BIZ UDPゴシック" w:hAnsi="BIZ UDPゴシック"/>
        </w:rPr>
      </w:pPr>
    </w:p>
    <w:p w14:paraId="1F6D9020" w14:textId="77777777" w:rsidR="00DF37FA" w:rsidRDefault="00DF37FA" w:rsidP="00DF37FA">
      <w:pPr>
        <w:spacing w:line="240" w:lineRule="auto"/>
        <w:rPr>
          <w:rFonts w:ascii="BIZ UDPゴシック" w:eastAsia="BIZ UDPゴシック" w:hAnsi="BIZ UDPゴシック"/>
        </w:rPr>
      </w:pPr>
    </w:p>
    <w:p w14:paraId="493EDF36" w14:textId="77777777" w:rsidR="00DF37FA" w:rsidRDefault="00DF37FA" w:rsidP="00DF37FA">
      <w:pPr>
        <w:spacing w:line="240" w:lineRule="auto"/>
        <w:rPr>
          <w:rFonts w:ascii="BIZ UDPゴシック" w:eastAsia="BIZ UDPゴシック" w:hAnsi="BIZ UDPゴシック"/>
        </w:rPr>
      </w:pPr>
    </w:p>
    <w:p w14:paraId="0C05EE51" w14:textId="77777777" w:rsidR="00DF37FA" w:rsidRDefault="00DF37FA" w:rsidP="00DF37FA">
      <w:pPr>
        <w:spacing w:line="240" w:lineRule="auto"/>
        <w:rPr>
          <w:rFonts w:ascii="BIZ UDPゴシック" w:eastAsia="BIZ UDPゴシック" w:hAnsi="BIZ UDPゴシック"/>
        </w:rPr>
      </w:pPr>
    </w:p>
    <w:p w14:paraId="5A9448C7" w14:textId="77777777" w:rsidR="00DF37FA" w:rsidRDefault="00DF37FA" w:rsidP="00DF37FA">
      <w:pPr>
        <w:spacing w:line="240" w:lineRule="auto"/>
        <w:rPr>
          <w:rFonts w:ascii="BIZ UDPゴシック" w:eastAsia="BIZ UDPゴシック" w:hAnsi="BIZ UDPゴシック"/>
        </w:rPr>
      </w:pPr>
    </w:p>
    <w:p w14:paraId="05B8F2B5" w14:textId="77777777" w:rsidR="00DF37FA" w:rsidRDefault="00DF37FA" w:rsidP="00DF37FA">
      <w:pPr>
        <w:spacing w:line="240" w:lineRule="auto"/>
        <w:rPr>
          <w:rFonts w:ascii="BIZ UDPゴシック" w:eastAsia="BIZ UDPゴシック" w:hAnsi="BIZ UDPゴシック"/>
        </w:rPr>
      </w:pPr>
    </w:p>
    <w:p w14:paraId="2343B943" w14:textId="77777777" w:rsidR="00DF37FA" w:rsidRDefault="00DF37FA" w:rsidP="00DF37FA">
      <w:pPr>
        <w:spacing w:line="240" w:lineRule="auto"/>
        <w:rPr>
          <w:rFonts w:ascii="BIZ UDPゴシック" w:eastAsia="BIZ UDPゴシック" w:hAnsi="BIZ UDPゴシック"/>
        </w:rPr>
      </w:pPr>
    </w:p>
    <w:p w14:paraId="7826F8F5" w14:textId="77777777" w:rsidR="00DF37FA" w:rsidRDefault="00DF37FA" w:rsidP="00DF37FA">
      <w:pPr>
        <w:spacing w:line="240" w:lineRule="auto"/>
        <w:rPr>
          <w:rFonts w:ascii="BIZ UDPゴシック" w:eastAsia="BIZ UDPゴシック" w:hAnsi="BIZ UDPゴシック"/>
        </w:rPr>
      </w:pPr>
    </w:p>
    <w:p w14:paraId="0A29C2FF" w14:textId="77777777" w:rsidR="00DF37FA" w:rsidRDefault="00DF37FA" w:rsidP="00DF37FA">
      <w:pPr>
        <w:spacing w:line="240" w:lineRule="auto"/>
        <w:rPr>
          <w:rFonts w:ascii="BIZ UDPゴシック" w:eastAsia="BIZ UDPゴシック" w:hAnsi="BIZ UDPゴシック"/>
        </w:rPr>
      </w:pPr>
    </w:p>
    <w:p w14:paraId="7F2A6B01" w14:textId="77777777" w:rsidR="00DF37FA" w:rsidRDefault="00DF37FA" w:rsidP="00DF37FA">
      <w:pPr>
        <w:spacing w:line="240" w:lineRule="auto"/>
        <w:rPr>
          <w:rFonts w:ascii="BIZ UDPゴシック" w:eastAsia="BIZ UDPゴシック" w:hAnsi="BIZ UDPゴシック"/>
        </w:rPr>
      </w:pPr>
    </w:p>
    <w:p w14:paraId="1957F250" w14:textId="77777777" w:rsidR="00DF37FA" w:rsidRPr="00DF37FA" w:rsidRDefault="00DF37FA" w:rsidP="00DF37FA">
      <w:pPr>
        <w:spacing w:line="240" w:lineRule="auto"/>
        <w:rPr>
          <w:rFonts w:ascii="BIZ UDPゴシック" w:eastAsia="BIZ UDPゴシック" w:hAnsi="BIZ UDPゴシック"/>
        </w:rPr>
      </w:pPr>
    </w:p>
    <w:p w14:paraId="5DF79EB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（３）当事者本位の総合的かつ分野横断的な支援</w:t>
      </w:r>
    </w:p>
    <w:p w14:paraId="7F916A8F"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障がい者の尊厳、自律及び自立の尊重、無差別、社会への完全かつ効果的な参加及び包容等を目指す障害者権利条約の趣旨を踏まえ、障がい者が多様な</w:t>
      </w:r>
      <w:r>
        <w:rPr>
          <w:rFonts w:ascii="BIZ UDPゴシック" w:eastAsia="BIZ UDPゴシック" w:hAnsi="BIZ UDPゴシック" w:hint="eastAsia"/>
          <w:sz w:val="22"/>
          <w:szCs w:val="22"/>
          <w:vertAlign w:val="superscript"/>
        </w:rPr>
        <w:t>※</w:t>
      </w:r>
      <w:r>
        <w:rPr>
          <w:rFonts w:ascii="BIZ UDPゴシック" w:eastAsia="BIZ UDPゴシック" w:hAnsi="BIZ UDPゴシック"/>
          <w:sz w:val="22"/>
          <w:szCs w:val="22"/>
        </w:rPr>
        <w:t>ライフステージを通じて適切な支援を受けられるよう、教育、福祉、医療、雇用等の各分野の有機的な連携の下、施策を総合的に展開し、切れ目のない支援を行います。</w:t>
      </w:r>
    </w:p>
    <w:p w14:paraId="08B1EF1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支援に当たっては、障がい者施策が、障がい者が日常生活又は社会生活で直面する困難に着目して講じられる必要があること、障がい者の自立と社会参加の支援という観点に立って行われる必要があること、障がい者の家族やヤングケアラーを含む介助者など関係者への支援も重要であることに留意します。</w:t>
      </w:r>
    </w:p>
    <w:p w14:paraId="2D2E9BBA"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また、複数の分野にまたがる課題については、各分野の枠のみにとらわれることなく、関係する機関、制度等の必要な連携を図ることを通じて総合的かつ横断的に対応していきます。</w:t>
      </w:r>
    </w:p>
    <w:p w14:paraId="7018FBE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（４）障がい特性等に配慮したきめ細かい支援</w:t>
      </w:r>
    </w:p>
    <w:p w14:paraId="09846B6B"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障がい者一人ひとりの固有の尊厳を重視する「障害者権利条約」の理念を踏まえ、障がい者施策は、障がい特性、障がいの状態、生活実態等に応じた障がい者の個別的な支援の必要性を踏まえて実施します。</w:t>
      </w:r>
    </w:p>
    <w:p w14:paraId="381998A6"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知的障がい、精神障がい、発達障がい、難病、高次脳機能障がい、盲ろう・重症心身障がいその他の重複障がい等について、障がい特性等の社会全体の更なる理解の促進に向けた広報・啓発活動を行うとともに、施策の充実を図ります。特に高次脳機能障がいについては、令和７年12月に「高次脳機能障害者支援法」が成立し、令和８年４月に施行されたことを踏まえ、外見からは分かりにくい障がい特性への理解促進と、県が設置する「高次脳機能障害者支援センター」等との連携による相談支援体制の充実に努めます。</w:t>
      </w:r>
    </w:p>
    <w:p w14:paraId="4901FBA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（５）障がいのある女性、こども及び高齢者に配慮した取組の推進</w:t>
      </w:r>
    </w:p>
    <w:p w14:paraId="6C2056B0"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害者権利条約」第６条（障がいのある女子）、第７条（障がいのある児童）等の趣旨や、障がいに加えて高齢であることにより、更に困難な状況に置かれている場合があることを踏まえ、複合的に困難な状況に置かれた障がい者に対するきめ細かい配慮が求められていることを念頭に置いた障がい者施策を実施します。「困難な問題を抱える女性への支援に関する法律」（令和６年４月施行）等の関連制度とも連携を図ります。</w:t>
      </w:r>
    </w:p>
    <w:p w14:paraId="2FAA850A" w14:textId="77777777" w:rsidR="00BE3536" w:rsidRPr="00BE3536" w:rsidRDefault="00BE3536" w:rsidP="00BE3536">
      <w:pPr>
        <w:pBdr>
          <w:top w:val="single" w:sz="4" w:space="1" w:color="auto"/>
        </w:pBdr>
        <w:spacing w:after="200" w:line="360" w:lineRule="auto"/>
        <w:rPr>
          <w:rFonts w:ascii="BIZ UDPゴシック" w:eastAsia="BIZ UDPゴシック" w:hAnsi="BIZ UDPゴシック"/>
        </w:rPr>
      </w:pPr>
      <w:r>
        <w:rPr>
          <w:rFonts w:ascii="BIZ UDPゴシック" w:eastAsia="BIZ UDPゴシック" w:hAnsi="BIZ UDPゴシック" w:hint="eastAsia"/>
        </w:rPr>
        <w:t xml:space="preserve">　※ライフステージ：人の一生における幼年期・児童期・青年期・壮年期・老年期などのそれぞれの段階</w:t>
      </w:r>
    </w:p>
    <w:p w14:paraId="3BBEA813"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1" w:name="_TocOno013"/>
      <w:r>
        <w:rPr>
          <w:rFonts w:ascii="BIZ UDPゴシック" w:eastAsia="BIZ UDPゴシック" w:hAnsi="BIZ UDPゴシック"/>
          <w:b/>
          <w:bCs/>
          <w:color w:val="FFFFFF"/>
          <w:sz w:val="30"/>
          <w:szCs w:val="30"/>
        </w:rPr>
        <w:lastRenderedPageBreak/>
        <w:t>第２章　差別の解消、権利擁護の推進及び虐待の防止</w:t>
      </w:r>
      <w:bookmarkEnd w:id="11"/>
    </w:p>
    <w:p w14:paraId="1C42B9C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権利擁護の推進、虐待の防止</w:t>
      </w:r>
    </w:p>
    <w:p w14:paraId="46DD7E60" w14:textId="77777777" w:rsidR="009D6CAB" w:rsidRPr="00BE3536" w:rsidRDefault="00000000" w:rsidP="00BE353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A46117A"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を持つ人が地域で暮らしていく上で、特に知的障がいや精神障がいを持つ人は障がいを持たない人に比べ、判断能力が不十分であり、このことが原因で財産の搾取や虐待といった悪質な権利の侵害を受ける場合があり、財産保全や様々な支援、虐待の防止措置等の権利擁護・虐待防止に取り組んでいくことが必要となります。</w:t>
      </w:r>
    </w:p>
    <w:p w14:paraId="2D193EAD"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に対する虐待は障がい者の尊厳を害するものであることから、平成24年10月に「障害者虐待防止法」が施行され、発見者の通報が義務化されました。また、平成28年５月には「成年後見制度利用促進法」が施行され、令和４年３月には「第二期成年後見制度利用促進基本計画」（令和４年度～令和８年度）が閣議決定されています。本町では令和５年度から社会福祉協議会に権利擁護センターを委託し、成年後見制度の利用促進に向けた取組を進めています。また、令和８年６月に公布された「社会福祉法等の一部を改正する法律」により、成年後見制度や地域の権利擁護支援の利用を支援する中核的な機関として、市町村が「地域権利擁護相談支援センター」を設置できることが法定化され（令和９年４月施行）、権利擁護センターを基盤とした体制の充実が求められています。さらに、令和８年６月には、成年後見制度の見直し（法定後見の類型の見直し等）を内容とする民法等の改正法が公布されるとともに、国では、令和９年度を始期とする第三期成年後見制度利用促進基本計画の策定に向けた検討が進められており、これらの動向を踏まえた取組が必要です。</w:t>
      </w:r>
    </w:p>
    <w:p w14:paraId="3C864605"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では、成年後見制度の認知度について、「名前も内容も知らない」が障がい者・障がい児でともに約４割となっており、令和８年度に実施した民生児童委員協議会（社会福祉部会）でのヒアリングにおいても、「制度の周知が進んでおらず、必要な手続きがわからない」との意見が挙げられ、依然として制度の認知度・利用促進が課題となっています。</w:t>
      </w:r>
    </w:p>
    <w:p w14:paraId="0638F920"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家庭、障がい者福祉施設、職場において虐待を見つけた人には通報の義務があることや、早期発見、早期通報と相談が虐待の深刻化を防ぐことにつながることのさらなる周知・啓発を行い、障がいのある人が地域の中で尊厳をもって暮らせる社会の実現を図る必要があります。</w:t>
      </w:r>
    </w:p>
    <w:p w14:paraId="52B9E2CB" w14:textId="77777777" w:rsidR="009D6CAB" w:rsidRPr="00370011" w:rsidRDefault="00000000" w:rsidP="00B96F49">
      <w:pPr>
        <w:spacing w:before="260" w:after="160"/>
        <w:rPr>
          <w:rFonts w:ascii="BIZ UDPゴシック" w:eastAsia="BIZ UDPゴシック" w:hAnsi="BIZ UDPゴシック"/>
        </w:rPr>
      </w:pPr>
      <w:r>
        <w:rPr>
          <w:rFonts w:ascii="BIZ UDPゴシック" w:eastAsia="BIZ UDPゴシック" w:hAnsi="BIZ UDPゴシック"/>
          <w:b/>
          <w:bCs/>
          <w:sz w:val="22"/>
          <w:szCs w:val="22"/>
        </w:rPr>
        <w:t>■成年後見制度の認知度（令和５年度アンケート調査結果）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097"/>
        <w:gridCol w:w="2466"/>
        <w:gridCol w:w="1182"/>
        <w:gridCol w:w="952"/>
      </w:tblGrid>
      <w:tr w:rsidR="009D6CAB" w:rsidRPr="00370011" w14:paraId="50199B1B" w14:textId="77777777">
        <w:trPr>
          <w:tblHeader/>
        </w:trPr>
        <w:tc>
          <w:tcPr>
            <w:tcW w:w="2400" w:type="dxa"/>
            <w:shd w:val="clear" w:color="auto" w:fill="DCE8DC"/>
            <w:tcMar>
              <w:top w:w="130" w:type="dxa"/>
              <w:left w:w="130" w:type="dxa"/>
              <w:bottom w:w="130" w:type="dxa"/>
              <w:right w:w="130" w:type="dxa"/>
            </w:tcMar>
            <w:vAlign w:val="center"/>
          </w:tcPr>
          <w:p w14:paraId="403E58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区分</w:t>
            </w:r>
          </w:p>
        </w:tc>
        <w:tc>
          <w:tcPr>
            <w:tcW w:w="2200" w:type="dxa"/>
            <w:shd w:val="clear" w:color="auto" w:fill="DCE8DC"/>
            <w:tcMar>
              <w:top w:w="130" w:type="dxa"/>
              <w:left w:w="130" w:type="dxa"/>
              <w:bottom w:w="130" w:type="dxa"/>
              <w:right w:w="130" w:type="dxa"/>
            </w:tcMar>
            <w:vAlign w:val="center"/>
          </w:tcPr>
          <w:p w14:paraId="32E8DA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名前も内容も知っている</w:t>
            </w:r>
          </w:p>
        </w:tc>
        <w:tc>
          <w:tcPr>
            <w:tcW w:w="2600" w:type="dxa"/>
            <w:shd w:val="clear" w:color="auto" w:fill="DCE8DC"/>
            <w:tcMar>
              <w:top w:w="130" w:type="dxa"/>
              <w:left w:w="130" w:type="dxa"/>
              <w:bottom w:w="130" w:type="dxa"/>
              <w:right w:w="130" w:type="dxa"/>
            </w:tcMar>
            <w:vAlign w:val="center"/>
          </w:tcPr>
          <w:p w14:paraId="2A14F1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名前は聞いたことがあるが内容は知らない</w:t>
            </w:r>
          </w:p>
        </w:tc>
        <w:tc>
          <w:tcPr>
            <w:tcW w:w="1200" w:type="dxa"/>
            <w:shd w:val="clear" w:color="auto" w:fill="DCE8DC"/>
            <w:tcMar>
              <w:top w:w="130" w:type="dxa"/>
              <w:left w:w="130" w:type="dxa"/>
              <w:bottom w:w="130" w:type="dxa"/>
              <w:right w:w="130" w:type="dxa"/>
            </w:tcMar>
            <w:vAlign w:val="center"/>
          </w:tcPr>
          <w:p w14:paraId="0078B7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名前も内容も知らない</w:t>
            </w:r>
          </w:p>
        </w:tc>
        <w:tc>
          <w:tcPr>
            <w:tcW w:w="600" w:type="dxa"/>
            <w:shd w:val="clear" w:color="auto" w:fill="DCE8DC"/>
            <w:tcMar>
              <w:top w:w="130" w:type="dxa"/>
              <w:left w:w="130" w:type="dxa"/>
              <w:bottom w:w="130" w:type="dxa"/>
              <w:right w:w="130" w:type="dxa"/>
            </w:tcMar>
            <w:vAlign w:val="center"/>
          </w:tcPr>
          <w:p w14:paraId="322BA9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26764535" w14:textId="77777777">
        <w:tc>
          <w:tcPr>
            <w:tcW w:w="2400" w:type="dxa"/>
            <w:tcMar>
              <w:top w:w="130" w:type="dxa"/>
              <w:left w:w="130" w:type="dxa"/>
              <w:bottom w:w="130" w:type="dxa"/>
              <w:right w:w="130" w:type="dxa"/>
            </w:tcMar>
            <w:vAlign w:val="center"/>
          </w:tcPr>
          <w:p w14:paraId="01603B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障がい者（n=280）</w:t>
            </w:r>
          </w:p>
        </w:tc>
        <w:tc>
          <w:tcPr>
            <w:tcW w:w="2200" w:type="dxa"/>
            <w:tcMar>
              <w:top w:w="130" w:type="dxa"/>
              <w:left w:w="130" w:type="dxa"/>
              <w:bottom w:w="130" w:type="dxa"/>
              <w:right w:w="130" w:type="dxa"/>
            </w:tcMar>
            <w:vAlign w:val="center"/>
          </w:tcPr>
          <w:p w14:paraId="63E319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c>
          <w:tcPr>
            <w:tcW w:w="2600" w:type="dxa"/>
            <w:tcMar>
              <w:top w:w="130" w:type="dxa"/>
              <w:left w:w="130" w:type="dxa"/>
              <w:bottom w:w="130" w:type="dxa"/>
              <w:right w:w="130" w:type="dxa"/>
            </w:tcMar>
            <w:vAlign w:val="center"/>
          </w:tcPr>
          <w:p w14:paraId="1A5C61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25.4%</w:t>
            </w:r>
          </w:p>
        </w:tc>
        <w:tc>
          <w:tcPr>
            <w:tcW w:w="1200" w:type="dxa"/>
            <w:tcMar>
              <w:top w:w="130" w:type="dxa"/>
              <w:left w:w="130" w:type="dxa"/>
              <w:bottom w:w="130" w:type="dxa"/>
              <w:right w:w="130" w:type="dxa"/>
            </w:tcMar>
            <w:vAlign w:val="center"/>
          </w:tcPr>
          <w:p w14:paraId="651D1E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38.2%</w:t>
            </w:r>
          </w:p>
        </w:tc>
        <w:tc>
          <w:tcPr>
            <w:tcW w:w="600" w:type="dxa"/>
            <w:tcMar>
              <w:top w:w="130" w:type="dxa"/>
              <w:left w:w="130" w:type="dxa"/>
              <w:bottom w:w="130" w:type="dxa"/>
              <w:right w:w="130" w:type="dxa"/>
            </w:tcMar>
            <w:vAlign w:val="center"/>
          </w:tcPr>
          <w:p w14:paraId="292C60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r>
      <w:tr w:rsidR="009D6CAB" w:rsidRPr="00370011" w14:paraId="1A331AB7" w14:textId="77777777">
        <w:tc>
          <w:tcPr>
            <w:tcW w:w="2400" w:type="dxa"/>
            <w:tcMar>
              <w:top w:w="130" w:type="dxa"/>
              <w:left w:w="130" w:type="dxa"/>
              <w:bottom w:w="130" w:type="dxa"/>
              <w:right w:w="130" w:type="dxa"/>
            </w:tcMar>
            <w:vAlign w:val="center"/>
          </w:tcPr>
          <w:p w14:paraId="2249CB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障がい児（n=22）</w:t>
            </w:r>
          </w:p>
        </w:tc>
        <w:tc>
          <w:tcPr>
            <w:tcW w:w="2200" w:type="dxa"/>
            <w:tcMar>
              <w:top w:w="130" w:type="dxa"/>
              <w:left w:w="130" w:type="dxa"/>
              <w:bottom w:w="130" w:type="dxa"/>
              <w:right w:w="130" w:type="dxa"/>
            </w:tcMar>
            <w:vAlign w:val="center"/>
          </w:tcPr>
          <w:p w14:paraId="0417D2B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13.6%</w:t>
            </w:r>
          </w:p>
        </w:tc>
        <w:tc>
          <w:tcPr>
            <w:tcW w:w="2600" w:type="dxa"/>
            <w:tcMar>
              <w:top w:w="130" w:type="dxa"/>
              <w:left w:w="130" w:type="dxa"/>
              <w:bottom w:w="130" w:type="dxa"/>
              <w:right w:w="130" w:type="dxa"/>
            </w:tcMar>
            <w:vAlign w:val="center"/>
          </w:tcPr>
          <w:p w14:paraId="20FB7D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45.5%</w:t>
            </w:r>
          </w:p>
        </w:tc>
        <w:tc>
          <w:tcPr>
            <w:tcW w:w="1200" w:type="dxa"/>
            <w:tcMar>
              <w:top w:w="130" w:type="dxa"/>
              <w:left w:w="130" w:type="dxa"/>
              <w:bottom w:w="130" w:type="dxa"/>
              <w:right w:w="130" w:type="dxa"/>
            </w:tcMar>
            <w:vAlign w:val="center"/>
          </w:tcPr>
          <w:p w14:paraId="6B10AB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36.4%</w:t>
            </w:r>
          </w:p>
        </w:tc>
        <w:tc>
          <w:tcPr>
            <w:tcW w:w="600" w:type="dxa"/>
            <w:tcMar>
              <w:top w:w="130" w:type="dxa"/>
              <w:left w:w="130" w:type="dxa"/>
              <w:bottom w:w="130" w:type="dxa"/>
              <w:right w:w="130" w:type="dxa"/>
            </w:tcMar>
            <w:vAlign w:val="center"/>
          </w:tcPr>
          <w:p w14:paraId="799668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w:t>
            </w:r>
          </w:p>
        </w:tc>
      </w:tr>
    </w:tbl>
    <w:p w14:paraId="3594A4D7"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22849516" w14:textId="77777777" w:rsidR="00BE3536" w:rsidRDefault="00BE3536">
      <w:pPr>
        <w:spacing w:before="100" w:after="320"/>
        <w:jc w:val="right"/>
        <w:rPr>
          <w:rFonts w:ascii="BIZ UDPゴシック" w:eastAsia="BIZ UDPゴシック" w:hAnsi="BIZ UDPゴシック"/>
          <w:color w:val="5B5B5B"/>
          <w:sz w:val="18"/>
          <w:szCs w:val="18"/>
        </w:rPr>
      </w:pPr>
    </w:p>
    <w:p w14:paraId="535843AF" w14:textId="77777777" w:rsidR="00BE3536" w:rsidRDefault="00BE3536">
      <w:pPr>
        <w:spacing w:before="100" w:after="320"/>
        <w:jc w:val="right"/>
        <w:rPr>
          <w:rFonts w:ascii="BIZ UDPゴシック" w:eastAsia="BIZ UDPゴシック" w:hAnsi="BIZ UDPゴシック"/>
        </w:rPr>
      </w:pPr>
    </w:p>
    <w:p w14:paraId="7C29707B" w14:textId="77777777" w:rsidR="00BE3536" w:rsidRDefault="00BE3536">
      <w:pPr>
        <w:spacing w:before="100" w:after="320"/>
        <w:jc w:val="right"/>
        <w:rPr>
          <w:rFonts w:ascii="BIZ UDPゴシック" w:eastAsia="BIZ UDPゴシック" w:hAnsi="BIZ UDPゴシック"/>
        </w:rPr>
      </w:pPr>
    </w:p>
    <w:p w14:paraId="5CCD0BB4" w14:textId="77777777" w:rsidR="00BE3536" w:rsidRPr="00BE3536" w:rsidRDefault="00BE3536" w:rsidP="00BE3536">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9D6CAB" w:rsidRPr="00370011" w14:paraId="638CCCC3" w14:textId="77777777" w:rsidTr="00BE3536">
        <w:tc>
          <w:tcPr>
            <w:tcW w:w="3681" w:type="dxa"/>
            <w:shd w:val="clear" w:color="auto" w:fill="FFF2CC" w:themeFill="accent4" w:themeFillTint="33"/>
            <w:tcMar>
              <w:top w:w="130" w:type="dxa"/>
              <w:left w:w="130" w:type="dxa"/>
              <w:bottom w:w="130" w:type="dxa"/>
              <w:right w:w="130" w:type="dxa"/>
            </w:tcMar>
            <w:vAlign w:val="center"/>
          </w:tcPr>
          <w:p w14:paraId="4146DD52"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①障がい者等に対する虐待の防止</w:t>
            </w:r>
          </w:p>
        </w:tc>
        <w:tc>
          <w:tcPr>
            <w:tcW w:w="5319" w:type="dxa"/>
            <w:tcMar>
              <w:top w:w="130" w:type="dxa"/>
              <w:left w:w="130" w:type="dxa"/>
              <w:bottom w:w="130" w:type="dxa"/>
              <w:right w:w="130" w:type="dxa"/>
            </w:tcMar>
            <w:vAlign w:val="center"/>
          </w:tcPr>
          <w:p w14:paraId="56A55FF7"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○パンフレットやホームページ等で「障害者虐待防止法」の周知に努めます。</w:t>
            </w:r>
          </w:p>
          <w:p w14:paraId="215F6405"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等に対する虐待が行われることのないよう、小野町自立支援協議会や田村地方基幹相談支援センター、相談支援事業所等を中心にネットワークの強化を図り、虐待の未然防止など、虐待防止に向けた取り組みを進めます。</w:t>
            </w:r>
          </w:p>
        </w:tc>
      </w:tr>
      <w:tr w:rsidR="009D6CAB" w:rsidRPr="00370011" w14:paraId="0E2E9D9D" w14:textId="77777777" w:rsidTr="00BE3536">
        <w:tc>
          <w:tcPr>
            <w:tcW w:w="3681" w:type="dxa"/>
            <w:shd w:val="clear" w:color="auto" w:fill="FFF2CC" w:themeFill="accent4" w:themeFillTint="33"/>
            <w:tcMar>
              <w:top w:w="130" w:type="dxa"/>
              <w:left w:w="130" w:type="dxa"/>
              <w:bottom w:w="130" w:type="dxa"/>
              <w:right w:w="130" w:type="dxa"/>
            </w:tcMar>
            <w:vAlign w:val="center"/>
          </w:tcPr>
          <w:p w14:paraId="2B98307B"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②権利擁護のための取り組みの推進</w:t>
            </w:r>
          </w:p>
        </w:tc>
        <w:tc>
          <w:tcPr>
            <w:tcW w:w="5319" w:type="dxa"/>
            <w:tcMar>
              <w:top w:w="130" w:type="dxa"/>
              <w:left w:w="130" w:type="dxa"/>
              <w:bottom w:w="130" w:type="dxa"/>
              <w:right w:w="130" w:type="dxa"/>
            </w:tcMar>
            <w:vAlign w:val="center"/>
          </w:tcPr>
          <w:p w14:paraId="088897C8"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○成年後見制度を必要とする方が、自分らしい生活を守るため制度利用ができるよう、権利擁護支援の地域連携ネットワーク（「チーム」「協議会」「中核機関」）を構築します。 </w:t>
            </w:r>
          </w:p>
          <w:p w14:paraId="7B3396DD" w14:textId="77777777" w:rsidR="00BE3536" w:rsidRPr="00864C97" w:rsidRDefault="00000000" w:rsidP="00BE3536">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○小野町成年後見制度利用支援事業実施要綱による適正な助成を行い、社会情勢に合わせて利用できるよう支援拡充を検討します。 </w:t>
            </w:r>
          </w:p>
          <w:p w14:paraId="052F99DE"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○社会福祉協議会に委託した権利擁護センターを中心に、相談、広報啓発、成年後見制度利用促進及び後見人支援機能の充実を図ります。</w:t>
            </w:r>
          </w:p>
        </w:tc>
      </w:tr>
    </w:tbl>
    <w:p w14:paraId="2D6139D9"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5F4FAF3"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障がいを理由とする差別の解消の推進</w:t>
      </w:r>
    </w:p>
    <w:p w14:paraId="224BE9D6" w14:textId="77777777" w:rsidR="009D6CAB" w:rsidRPr="00BE3536" w:rsidRDefault="00000000" w:rsidP="00BE353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5567B00"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権利の主体として地域で安心して暮らしていくためには、「障害者差別解消法」、「障害を理由とする差別の解消の推進に関する基本方針」を踏まえ、障がいを理由とする差別の解消に向けた施策の推進を着実に進めることが重要です。令和６年４月からは事業者による合理的配慮の提供が義務化されており、事業者・住民双方への周知が一層重要となっています。</w:t>
      </w:r>
    </w:p>
    <w:p w14:paraId="71B99B0B"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障がいがあることで差別や嫌な思いをする（した）ことがあるかでは、「ある」と「少しある」の合計が障がい者の約３割、障がい児の約７割となっています。さらに、どのような場所で差別や嫌な思いをしたかでは、障がい者は「学校・仕事場」、「外出先」、「病院などの医療機関」、「住んでいる地域」が比較的多く挙げられており、本町における日常生活の中で差別を感じる機会が恒常的にある障がい者が多いことがわかります。</w:t>
      </w:r>
    </w:p>
    <w:p w14:paraId="787DF259"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を理由とするあらゆる差別の解消に向けては、外見からは分かりにくい障がいも含めた障がい特性や必要な配慮等に関する理解の促進から、町民の障がい者への偏見や差別意識を払拭し、「心のバリアフリー」を推進していく必要があります。令和７年には「小野町手話言語及び障がい者コミュニケーション条例」を制定し、町・町民・事業所等の役割を定めたところであり、条例の基本理念に基づき、障がいの特性に応じた多様なコミュニケーション手段の利用を促進していきます。</w:t>
      </w:r>
    </w:p>
    <w:p w14:paraId="12C73C31" w14:textId="77777777" w:rsidR="009D6CAB" w:rsidRPr="00370011" w:rsidRDefault="00000000" w:rsidP="00B96F49">
      <w:pPr>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■障がいがあることで差別や嫌な思いをする（した）ことがあるか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1EB968B3" w14:textId="77777777">
        <w:trPr>
          <w:tblHeader/>
        </w:trPr>
        <w:tc>
          <w:tcPr>
            <w:tcW w:w="3000" w:type="dxa"/>
            <w:shd w:val="clear" w:color="auto" w:fill="DCE8DC"/>
            <w:tcMar>
              <w:top w:w="130" w:type="dxa"/>
              <w:left w:w="130" w:type="dxa"/>
              <w:bottom w:w="130" w:type="dxa"/>
              <w:right w:w="130" w:type="dxa"/>
            </w:tcMar>
            <w:vAlign w:val="center"/>
          </w:tcPr>
          <w:p w14:paraId="005CE10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06313F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ある</w:t>
            </w:r>
          </w:p>
        </w:tc>
        <w:tc>
          <w:tcPr>
            <w:tcW w:w="1500" w:type="dxa"/>
            <w:shd w:val="clear" w:color="auto" w:fill="DCE8DC"/>
            <w:tcMar>
              <w:top w:w="130" w:type="dxa"/>
              <w:left w:w="130" w:type="dxa"/>
              <w:bottom w:w="130" w:type="dxa"/>
              <w:right w:w="130" w:type="dxa"/>
            </w:tcMar>
            <w:vAlign w:val="center"/>
          </w:tcPr>
          <w:p w14:paraId="2A63C4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少しある</w:t>
            </w:r>
          </w:p>
        </w:tc>
        <w:tc>
          <w:tcPr>
            <w:tcW w:w="1500" w:type="dxa"/>
            <w:shd w:val="clear" w:color="auto" w:fill="DCE8DC"/>
            <w:tcMar>
              <w:top w:w="130" w:type="dxa"/>
              <w:left w:w="130" w:type="dxa"/>
              <w:bottom w:w="130" w:type="dxa"/>
              <w:right w:w="130" w:type="dxa"/>
            </w:tcMar>
            <w:vAlign w:val="center"/>
          </w:tcPr>
          <w:p w14:paraId="5072B0B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ない</w:t>
            </w:r>
          </w:p>
        </w:tc>
        <w:tc>
          <w:tcPr>
            <w:tcW w:w="1500" w:type="dxa"/>
            <w:shd w:val="clear" w:color="auto" w:fill="DCE8DC"/>
            <w:tcMar>
              <w:top w:w="130" w:type="dxa"/>
              <w:left w:w="130" w:type="dxa"/>
              <w:bottom w:w="130" w:type="dxa"/>
              <w:right w:w="130" w:type="dxa"/>
            </w:tcMar>
            <w:vAlign w:val="center"/>
          </w:tcPr>
          <w:p w14:paraId="5AF25BD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0A738DF6" w14:textId="77777777">
        <w:tc>
          <w:tcPr>
            <w:tcW w:w="3000" w:type="dxa"/>
            <w:tcMar>
              <w:top w:w="130" w:type="dxa"/>
              <w:left w:w="130" w:type="dxa"/>
              <w:bottom w:w="130" w:type="dxa"/>
              <w:right w:w="130" w:type="dxa"/>
            </w:tcMar>
            <w:vAlign w:val="center"/>
          </w:tcPr>
          <w:p w14:paraId="49F253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707DF3B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9.6%</w:t>
            </w:r>
          </w:p>
        </w:tc>
        <w:tc>
          <w:tcPr>
            <w:tcW w:w="1500" w:type="dxa"/>
            <w:tcMar>
              <w:top w:w="130" w:type="dxa"/>
              <w:left w:w="130" w:type="dxa"/>
              <w:bottom w:w="130" w:type="dxa"/>
              <w:right w:w="130" w:type="dxa"/>
            </w:tcMar>
            <w:vAlign w:val="center"/>
          </w:tcPr>
          <w:p w14:paraId="2AFC8DB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21.8%</w:t>
            </w:r>
          </w:p>
        </w:tc>
        <w:tc>
          <w:tcPr>
            <w:tcW w:w="1500" w:type="dxa"/>
            <w:tcMar>
              <w:top w:w="130" w:type="dxa"/>
              <w:left w:w="130" w:type="dxa"/>
              <w:bottom w:w="130" w:type="dxa"/>
              <w:right w:w="130" w:type="dxa"/>
            </w:tcMar>
            <w:vAlign w:val="center"/>
          </w:tcPr>
          <w:p w14:paraId="35D5D9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56.4%</w:t>
            </w:r>
          </w:p>
        </w:tc>
        <w:tc>
          <w:tcPr>
            <w:tcW w:w="1500" w:type="dxa"/>
            <w:tcMar>
              <w:top w:w="130" w:type="dxa"/>
              <w:left w:w="130" w:type="dxa"/>
              <w:bottom w:w="130" w:type="dxa"/>
              <w:right w:w="130" w:type="dxa"/>
            </w:tcMar>
            <w:vAlign w:val="center"/>
          </w:tcPr>
          <w:p w14:paraId="681861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12.1%</w:t>
            </w:r>
          </w:p>
        </w:tc>
      </w:tr>
      <w:tr w:rsidR="009D6CAB" w:rsidRPr="00370011" w14:paraId="45552E5E" w14:textId="77777777">
        <w:tc>
          <w:tcPr>
            <w:tcW w:w="3000" w:type="dxa"/>
            <w:tcMar>
              <w:top w:w="130" w:type="dxa"/>
              <w:left w:w="130" w:type="dxa"/>
              <w:bottom w:w="130" w:type="dxa"/>
              <w:right w:w="130" w:type="dxa"/>
            </w:tcMar>
            <w:vAlign w:val="center"/>
          </w:tcPr>
          <w:p w14:paraId="0E19DD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 xml:space="preserve">　身体障がい者（n=208）</w:t>
            </w:r>
          </w:p>
        </w:tc>
        <w:tc>
          <w:tcPr>
            <w:tcW w:w="1500" w:type="dxa"/>
            <w:tcMar>
              <w:top w:w="130" w:type="dxa"/>
              <w:left w:w="130" w:type="dxa"/>
              <w:bottom w:w="130" w:type="dxa"/>
              <w:right w:w="130" w:type="dxa"/>
            </w:tcMar>
            <w:vAlign w:val="center"/>
          </w:tcPr>
          <w:p w14:paraId="115533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6.7%</w:t>
            </w:r>
          </w:p>
        </w:tc>
        <w:tc>
          <w:tcPr>
            <w:tcW w:w="1500" w:type="dxa"/>
            <w:tcMar>
              <w:top w:w="130" w:type="dxa"/>
              <w:left w:w="130" w:type="dxa"/>
              <w:bottom w:w="130" w:type="dxa"/>
              <w:right w:w="130" w:type="dxa"/>
            </w:tcMar>
            <w:vAlign w:val="center"/>
          </w:tcPr>
          <w:p w14:paraId="0C9748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20.2%</w:t>
            </w:r>
          </w:p>
        </w:tc>
        <w:tc>
          <w:tcPr>
            <w:tcW w:w="1500" w:type="dxa"/>
            <w:tcMar>
              <w:top w:w="130" w:type="dxa"/>
              <w:left w:w="130" w:type="dxa"/>
              <w:bottom w:w="130" w:type="dxa"/>
              <w:right w:w="130" w:type="dxa"/>
            </w:tcMar>
            <w:vAlign w:val="center"/>
          </w:tcPr>
          <w:p w14:paraId="22CD52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61.5%</w:t>
            </w:r>
          </w:p>
        </w:tc>
        <w:tc>
          <w:tcPr>
            <w:tcW w:w="1500" w:type="dxa"/>
            <w:tcMar>
              <w:top w:w="130" w:type="dxa"/>
              <w:left w:w="130" w:type="dxa"/>
              <w:bottom w:w="130" w:type="dxa"/>
              <w:right w:w="130" w:type="dxa"/>
            </w:tcMar>
            <w:vAlign w:val="center"/>
          </w:tcPr>
          <w:p w14:paraId="39D542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11.5%</w:t>
            </w:r>
          </w:p>
        </w:tc>
      </w:tr>
      <w:tr w:rsidR="009D6CAB" w:rsidRPr="00370011" w14:paraId="29AF2237" w14:textId="77777777">
        <w:tc>
          <w:tcPr>
            <w:tcW w:w="3000" w:type="dxa"/>
            <w:tcMar>
              <w:top w:w="130" w:type="dxa"/>
              <w:left w:w="130" w:type="dxa"/>
              <w:bottom w:w="130" w:type="dxa"/>
              <w:right w:w="130" w:type="dxa"/>
            </w:tcMar>
            <w:vAlign w:val="center"/>
          </w:tcPr>
          <w:p w14:paraId="6FE0A6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 xml:space="preserve">　知的障がい者（n=29）</w:t>
            </w:r>
          </w:p>
        </w:tc>
        <w:tc>
          <w:tcPr>
            <w:tcW w:w="1500" w:type="dxa"/>
            <w:tcMar>
              <w:top w:w="130" w:type="dxa"/>
              <w:left w:w="130" w:type="dxa"/>
              <w:bottom w:w="130" w:type="dxa"/>
              <w:right w:w="130" w:type="dxa"/>
            </w:tcMar>
            <w:vAlign w:val="center"/>
          </w:tcPr>
          <w:p w14:paraId="18720AE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13.8%</w:t>
            </w:r>
          </w:p>
        </w:tc>
        <w:tc>
          <w:tcPr>
            <w:tcW w:w="1500" w:type="dxa"/>
            <w:tcMar>
              <w:top w:w="130" w:type="dxa"/>
              <w:left w:w="130" w:type="dxa"/>
              <w:bottom w:w="130" w:type="dxa"/>
              <w:right w:w="130" w:type="dxa"/>
            </w:tcMar>
            <w:vAlign w:val="center"/>
          </w:tcPr>
          <w:p w14:paraId="6A190A2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27.6%</w:t>
            </w:r>
          </w:p>
        </w:tc>
        <w:tc>
          <w:tcPr>
            <w:tcW w:w="1500" w:type="dxa"/>
            <w:tcMar>
              <w:top w:w="130" w:type="dxa"/>
              <w:left w:w="130" w:type="dxa"/>
              <w:bottom w:w="130" w:type="dxa"/>
              <w:right w:w="130" w:type="dxa"/>
            </w:tcMar>
            <w:vAlign w:val="center"/>
          </w:tcPr>
          <w:p w14:paraId="5DA814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44.8%</w:t>
            </w:r>
          </w:p>
        </w:tc>
        <w:tc>
          <w:tcPr>
            <w:tcW w:w="1500" w:type="dxa"/>
            <w:tcMar>
              <w:top w:w="130" w:type="dxa"/>
              <w:left w:w="130" w:type="dxa"/>
              <w:bottom w:w="130" w:type="dxa"/>
              <w:right w:w="130" w:type="dxa"/>
            </w:tcMar>
            <w:vAlign w:val="center"/>
          </w:tcPr>
          <w:p w14:paraId="1415F6F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13.8%</w:t>
            </w:r>
          </w:p>
        </w:tc>
      </w:tr>
      <w:tr w:rsidR="009D6CAB" w:rsidRPr="00370011" w14:paraId="4E315F68" w14:textId="77777777">
        <w:tc>
          <w:tcPr>
            <w:tcW w:w="3000" w:type="dxa"/>
            <w:tcMar>
              <w:top w:w="130" w:type="dxa"/>
              <w:left w:w="130" w:type="dxa"/>
              <w:bottom w:w="130" w:type="dxa"/>
              <w:right w:w="130" w:type="dxa"/>
            </w:tcMar>
            <w:vAlign w:val="center"/>
          </w:tcPr>
          <w:p w14:paraId="3EC067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 xml:space="preserve">　精神障がい者（n=37）</w:t>
            </w:r>
          </w:p>
        </w:tc>
        <w:tc>
          <w:tcPr>
            <w:tcW w:w="1500" w:type="dxa"/>
            <w:tcMar>
              <w:top w:w="130" w:type="dxa"/>
              <w:left w:w="130" w:type="dxa"/>
              <w:bottom w:w="130" w:type="dxa"/>
              <w:right w:w="130" w:type="dxa"/>
            </w:tcMar>
            <w:vAlign w:val="center"/>
          </w:tcPr>
          <w:p w14:paraId="7648E9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29.7%</w:t>
            </w:r>
          </w:p>
        </w:tc>
        <w:tc>
          <w:tcPr>
            <w:tcW w:w="1500" w:type="dxa"/>
            <w:tcMar>
              <w:top w:w="130" w:type="dxa"/>
              <w:left w:w="130" w:type="dxa"/>
              <w:bottom w:w="130" w:type="dxa"/>
              <w:right w:w="130" w:type="dxa"/>
            </w:tcMar>
            <w:vAlign w:val="center"/>
          </w:tcPr>
          <w:p w14:paraId="66220C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29.7%</w:t>
            </w:r>
          </w:p>
        </w:tc>
        <w:tc>
          <w:tcPr>
            <w:tcW w:w="1500" w:type="dxa"/>
            <w:tcMar>
              <w:top w:w="130" w:type="dxa"/>
              <w:left w:w="130" w:type="dxa"/>
              <w:bottom w:w="130" w:type="dxa"/>
              <w:right w:w="130" w:type="dxa"/>
            </w:tcMar>
            <w:vAlign w:val="center"/>
          </w:tcPr>
          <w:p w14:paraId="4335A86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w:t>
            </w:r>
          </w:p>
        </w:tc>
        <w:tc>
          <w:tcPr>
            <w:tcW w:w="1500" w:type="dxa"/>
            <w:tcMar>
              <w:top w:w="130" w:type="dxa"/>
              <w:left w:w="130" w:type="dxa"/>
              <w:bottom w:w="130" w:type="dxa"/>
              <w:right w:w="130" w:type="dxa"/>
            </w:tcMar>
            <w:vAlign w:val="center"/>
          </w:tcPr>
          <w:p w14:paraId="7C89D15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13.5%</w:t>
            </w:r>
          </w:p>
        </w:tc>
      </w:tr>
      <w:tr w:rsidR="009D6CAB" w:rsidRPr="00370011" w14:paraId="3A3C6D11" w14:textId="77777777">
        <w:tc>
          <w:tcPr>
            <w:tcW w:w="3000" w:type="dxa"/>
            <w:tcMar>
              <w:top w:w="130" w:type="dxa"/>
              <w:left w:w="130" w:type="dxa"/>
              <w:bottom w:w="130" w:type="dxa"/>
              <w:right w:w="130" w:type="dxa"/>
            </w:tcMar>
            <w:vAlign w:val="center"/>
          </w:tcPr>
          <w:p w14:paraId="572600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　全体（n=22）</w:t>
            </w:r>
          </w:p>
        </w:tc>
        <w:tc>
          <w:tcPr>
            <w:tcW w:w="1500" w:type="dxa"/>
            <w:tcMar>
              <w:top w:w="130" w:type="dxa"/>
              <w:left w:w="130" w:type="dxa"/>
              <w:bottom w:w="130" w:type="dxa"/>
              <w:right w:w="130" w:type="dxa"/>
            </w:tcMar>
            <w:vAlign w:val="center"/>
          </w:tcPr>
          <w:p w14:paraId="67EA77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22.7%</w:t>
            </w:r>
          </w:p>
        </w:tc>
        <w:tc>
          <w:tcPr>
            <w:tcW w:w="1500" w:type="dxa"/>
            <w:tcMar>
              <w:top w:w="130" w:type="dxa"/>
              <w:left w:w="130" w:type="dxa"/>
              <w:bottom w:w="130" w:type="dxa"/>
              <w:right w:w="130" w:type="dxa"/>
            </w:tcMar>
            <w:vAlign w:val="center"/>
          </w:tcPr>
          <w:p w14:paraId="28FC8A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50.0%</w:t>
            </w:r>
          </w:p>
        </w:tc>
        <w:tc>
          <w:tcPr>
            <w:tcW w:w="1500" w:type="dxa"/>
            <w:tcMar>
              <w:top w:w="130" w:type="dxa"/>
              <w:left w:w="130" w:type="dxa"/>
              <w:bottom w:w="130" w:type="dxa"/>
              <w:right w:w="130" w:type="dxa"/>
            </w:tcMar>
            <w:vAlign w:val="center"/>
          </w:tcPr>
          <w:p w14:paraId="7B5DD6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27.3%</w:t>
            </w:r>
          </w:p>
        </w:tc>
        <w:tc>
          <w:tcPr>
            <w:tcW w:w="1500" w:type="dxa"/>
            <w:tcMar>
              <w:top w:w="130" w:type="dxa"/>
              <w:left w:w="130" w:type="dxa"/>
              <w:bottom w:w="130" w:type="dxa"/>
              <w:right w:w="130" w:type="dxa"/>
            </w:tcMar>
            <w:vAlign w:val="center"/>
          </w:tcPr>
          <w:p w14:paraId="59E8276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bl>
    <w:p w14:paraId="3B30E610" w14:textId="77777777" w:rsidR="00B96F49" w:rsidRDefault="00B96F49" w:rsidP="00B96F49">
      <w:pPr>
        <w:spacing w:before="260" w:after="160"/>
        <w:rPr>
          <w:rFonts w:ascii="BIZ UDPゴシック" w:eastAsia="BIZ UDPゴシック" w:hAnsi="BIZ UDPゴシック"/>
          <w:b/>
          <w:bCs/>
          <w:sz w:val="22"/>
          <w:szCs w:val="22"/>
        </w:rPr>
      </w:pPr>
    </w:p>
    <w:p w14:paraId="5DF6D930" w14:textId="77777777" w:rsidR="00B96F49" w:rsidRDefault="00B96F49" w:rsidP="00B96F49">
      <w:pPr>
        <w:spacing w:before="260" w:after="160"/>
        <w:rPr>
          <w:rFonts w:ascii="BIZ UDPゴシック" w:eastAsia="BIZ UDPゴシック" w:hAnsi="BIZ UDPゴシック"/>
          <w:b/>
          <w:bCs/>
          <w:sz w:val="22"/>
          <w:szCs w:val="22"/>
        </w:rPr>
      </w:pPr>
    </w:p>
    <w:p w14:paraId="61F6FD6C" w14:textId="77777777" w:rsidR="009D6CAB" w:rsidRPr="00370011" w:rsidRDefault="00000000" w:rsidP="00B96F49">
      <w:pPr>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■どのような場所で差別や嫌な思いをしたか（障がい者、上位項目・複数回答）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9D6CAB" w:rsidRPr="00370011" w14:paraId="50B1F3DD" w14:textId="77777777">
        <w:trPr>
          <w:tblHeader/>
        </w:trPr>
        <w:tc>
          <w:tcPr>
            <w:tcW w:w="5500" w:type="dxa"/>
            <w:shd w:val="clear" w:color="auto" w:fill="DCE8DC"/>
            <w:tcMar>
              <w:top w:w="130" w:type="dxa"/>
              <w:left w:w="130" w:type="dxa"/>
              <w:bottom w:w="130" w:type="dxa"/>
              <w:right w:w="130" w:type="dxa"/>
            </w:tcMar>
            <w:vAlign w:val="center"/>
          </w:tcPr>
          <w:p w14:paraId="5B6503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場所</w:t>
            </w:r>
          </w:p>
        </w:tc>
        <w:tc>
          <w:tcPr>
            <w:tcW w:w="3500" w:type="dxa"/>
            <w:shd w:val="clear" w:color="auto" w:fill="DCE8DC"/>
            <w:tcMar>
              <w:top w:w="130" w:type="dxa"/>
              <w:left w:w="130" w:type="dxa"/>
              <w:bottom w:w="130" w:type="dxa"/>
              <w:right w:w="130" w:type="dxa"/>
            </w:tcMar>
            <w:vAlign w:val="center"/>
          </w:tcPr>
          <w:p w14:paraId="4D36F71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全体（n=88）</w:t>
            </w:r>
          </w:p>
        </w:tc>
      </w:tr>
      <w:tr w:rsidR="009D6CAB" w:rsidRPr="00370011" w14:paraId="72939B43" w14:textId="77777777">
        <w:tc>
          <w:tcPr>
            <w:tcW w:w="5500" w:type="dxa"/>
            <w:tcMar>
              <w:top w:w="130" w:type="dxa"/>
              <w:left w:w="130" w:type="dxa"/>
              <w:bottom w:w="130" w:type="dxa"/>
              <w:right w:w="130" w:type="dxa"/>
            </w:tcMar>
            <w:vAlign w:val="center"/>
          </w:tcPr>
          <w:p w14:paraId="55E53C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学校・仕事場</w:t>
            </w:r>
          </w:p>
        </w:tc>
        <w:tc>
          <w:tcPr>
            <w:tcW w:w="3500" w:type="dxa"/>
            <w:tcMar>
              <w:top w:w="130" w:type="dxa"/>
              <w:left w:w="130" w:type="dxa"/>
              <w:bottom w:w="130" w:type="dxa"/>
              <w:right w:w="130" w:type="dxa"/>
            </w:tcMar>
            <w:vAlign w:val="center"/>
          </w:tcPr>
          <w:p w14:paraId="564365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36.4%</w:t>
            </w:r>
          </w:p>
        </w:tc>
      </w:tr>
      <w:tr w:rsidR="009D6CAB" w:rsidRPr="00370011" w14:paraId="3D219426" w14:textId="77777777">
        <w:tc>
          <w:tcPr>
            <w:tcW w:w="5500" w:type="dxa"/>
            <w:tcMar>
              <w:top w:w="130" w:type="dxa"/>
              <w:left w:w="130" w:type="dxa"/>
              <w:bottom w:w="130" w:type="dxa"/>
              <w:right w:w="130" w:type="dxa"/>
            </w:tcMar>
            <w:vAlign w:val="center"/>
          </w:tcPr>
          <w:p w14:paraId="23B83F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外出先</w:t>
            </w:r>
          </w:p>
        </w:tc>
        <w:tc>
          <w:tcPr>
            <w:tcW w:w="3500" w:type="dxa"/>
            <w:tcMar>
              <w:top w:w="130" w:type="dxa"/>
              <w:left w:w="130" w:type="dxa"/>
              <w:bottom w:w="130" w:type="dxa"/>
              <w:right w:w="130" w:type="dxa"/>
            </w:tcMar>
            <w:vAlign w:val="center"/>
          </w:tcPr>
          <w:p w14:paraId="6E61E88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35.2%</w:t>
            </w:r>
          </w:p>
        </w:tc>
      </w:tr>
      <w:tr w:rsidR="009D6CAB" w:rsidRPr="00370011" w14:paraId="03144CCF" w14:textId="77777777">
        <w:tc>
          <w:tcPr>
            <w:tcW w:w="5500" w:type="dxa"/>
            <w:tcMar>
              <w:top w:w="130" w:type="dxa"/>
              <w:left w:w="130" w:type="dxa"/>
              <w:bottom w:w="130" w:type="dxa"/>
              <w:right w:w="130" w:type="dxa"/>
            </w:tcMar>
            <w:vAlign w:val="center"/>
          </w:tcPr>
          <w:p w14:paraId="4C3D563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病院などの医療機関</w:t>
            </w:r>
          </w:p>
        </w:tc>
        <w:tc>
          <w:tcPr>
            <w:tcW w:w="3500" w:type="dxa"/>
            <w:tcMar>
              <w:top w:w="130" w:type="dxa"/>
              <w:left w:w="130" w:type="dxa"/>
              <w:bottom w:w="130" w:type="dxa"/>
              <w:right w:w="130" w:type="dxa"/>
            </w:tcMar>
            <w:vAlign w:val="center"/>
          </w:tcPr>
          <w:p w14:paraId="682233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34.1%</w:t>
            </w:r>
          </w:p>
        </w:tc>
      </w:tr>
      <w:tr w:rsidR="009D6CAB" w:rsidRPr="00370011" w14:paraId="62E8F387" w14:textId="77777777">
        <w:tc>
          <w:tcPr>
            <w:tcW w:w="5500" w:type="dxa"/>
            <w:tcMar>
              <w:top w:w="130" w:type="dxa"/>
              <w:left w:w="130" w:type="dxa"/>
              <w:bottom w:w="130" w:type="dxa"/>
              <w:right w:w="130" w:type="dxa"/>
            </w:tcMar>
            <w:vAlign w:val="center"/>
          </w:tcPr>
          <w:p w14:paraId="3CD343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住んでいる地域</w:t>
            </w:r>
          </w:p>
        </w:tc>
        <w:tc>
          <w:tcPr>
            <w:tcW w:w="3500" w:type="dxa"/>
            <w:tcMar>
              <w:top w:w="130" w:type="dxa"/>
              <w:left w:w="130" w:type="dxa"/>
              <w:bottom w:w="130" w:type="dxa"/>
              <w:right w:w="130" w:type="dxa"/>
            </w:tcMar>
            <w:vAlign w:val="center"/>
          </w:tcPr>
          <w:p w14:paraId="0FD7BF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19.3%</w:t>
            </w:r>
          </w:p>
        </w:tc>
      </w:tr>
      <w:tr w:rsidR="009D6CAB" w:rsidRPr="00370011" w14:paraId="1B9D3FA8" w14:textId="77777777">
        <w:tc>
          <w:tcPr>
            <w:tcW w:w="5500" w:type="dxa"/>
            <w:tcMar>
              <w:top w:w="130" w:type="dxa"/>
              <w:left w:w="130" w:type="dxa"/>
              <w:bottom w:w="130" w:type="dxa"/>
              <w:right w:w="130" w:type="dxa"/>
            </w:tcMar>
            <w:vAlign w:val="center"/>
          </w:tcPr>
          <w:p w14:paraId="1DD365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仕事を探すとき</w:t>
            </w:r>
          </w:p>
        </w:tc>
        <w:tc>
          <w:tcPr>
            <w:tcW w:w="3500" w:type="dxa"/>
            <w:tcMar>
              <w:top w:w="130" w:type="dxa"/>
              <w:left w:w="130" w:type="dxa"/>
              <w:bottom w:w="130" w:type="dxa"/>
              <w:right w:w="130" w:type="dxa"/>
            </w:tcMar>
            <w:vAlign w:val="center"/>
          </w:tcPr>
          <w:p w14:paraId="51E00E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13.6%</w:t>
            </w:r>
          </w:p>
        </w:tc>
      </w:tr>
    </w:tbl>
    <w:p w14:paraId="7A9FC05B"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5DA36954" w14:textId="77777777" w:rsidR="00864C97" w:rsidRPr="00BE3536" w:rsidRDefault="00864C97" w:rsidP="00864C97">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6D693974" w14:textId="77777777" w:rsidTr="00864C97">
        <w:tc>
          <w:tcPr>
            <w:tcW w:w="3397" w:type="dxa"/>
            <w:shd w:val="clear" w:color="auto" w:fill="FFF2CC" w:themeFill="accent4" w:themeFillTint="33"/>
            <w:tcMar>
              <w:top w:w="130" w:type="dxa"/>
              <w:left w:w="130" w:type="dxa"/>
              <w:bottom w:w="130" w:type="dxa"/>
              <w:right w:w="130" w:type="dxa"/>
            </w:tcMar>
            <w:vAlign w:val="center"/>
          </w:tcPr>
          <w:p w14:paraId="610CA889" w14:textId="77777777" w:rsidR="009D6CAB" w:rsidRPr="00864C97"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①差別の解消の推進</w:t>
            </w:r>
          </w:p>
        </w:tc>
        <w:tc>
          <w:tcPr>
            <w:tcW w:w="5603" w:type="dxa"/>
            <w:tcMar>
              <w:top w:w="130" w:type="dxa"/>
              <w:left w:w="130" w:type="dxa"/>
              <w:bottom w:w="130" w:type="dxa"/>
              <w:right w:w="130" w:type="dxa"/>
            </w:tcMar>
            <w:vAlign w:val="center"/>
          </w:tcPr>
          <w:p w14:paraId="3DAA74A0" w14:textId="77777777" w:rsidR="00864C97"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○合理的配慮についての理解促進のために、パンフレットを活用した啓発活動を実施します。 </w:t>
            </w:r>
          </w:p>
          <w:p w14:paraId="4F48E455" w14:textId="77777777" w:rsidR="00864C97"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○障害福祉施設の授産製品販売などの様々な機会を通じて相互理解のための取り組みを実施します。 </w:t>
            </w:r>
          </w:p>
          <w:p w14:paraId="3A6C7249" w14:textId="77777777" w:rsidR="009D6CAB" w:rsidRPr="00864C97" w:rsidRDefault="00000000" w:rsidP="00864C97">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○「小野町手話言語及び障がい者コミュニケーション条例」の理念に基づき、手話・点字・音声・拡大文字等、多様なコミュニケーション手段の普及を図ります。</w:t>
            </w:r>
          </w:p>
        </w:tc>
      </w:tr>
    </w:tbl>
    <w:p w14:paraId="78CDF64C"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成年後見制度の利用促進</w:t>
      </w:r>
    </w:p>
    <w:p w14:paraId="106EB5D4" w14:textId="77777777" w:rsidR="009D6CAB" w:rsidRPr="00BE3536" w:rsidRDefault="00000000" w:rsidP="00BE3536">
      <w:pPr>
        <w:keepNext/>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2422F01"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認知症、知的障がい、精神障がい等により判断能力が十分でない人が、地域で安心して暮らし続けるためには、財産管理や契約等を支える成年後見制度を、必要な人が適切に利用できることが重要です。本町では、社会福祉協議会に委託した権利擁護センターにおいて制度の利用相談や申立ての支援等を行うとともに、小野町成年後見制度利用支援事業実施要綱により、申立てに要する費用や後見人等の報酬の助成を行っています。</w:t>
      </w:r>
    </w:p>
    <w:p w14:paraId="4011FA8D"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一方で、前回のアンケート調査では、制度を「名前も内容も知らない」が障がい者38.2％、障がい児36.4％であり（本章１）、成年後見制度利用支援事業の利用は第７期（令和６～８年度。令和８年度は見込み）を通じて０人でした（第３部第８章）。障がいのある人の高齢化や「親亡き後」を見据えると、制度の必要性は今後さらに高まることが見込まれます。</w:t>
      </w:r>
    </w:p>
    <w:p w14:paraId="0CC5CE1E" w14:textId="77777777" w:rsidR="009D6CAB" w:rsidRPr="00370011" w:rsidRDefault="00000000" w:rsidP="00BE3536">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８年６月に公布された「民法等の一部を改正する法律」により成年後見制度の見直しが行われ、同月公布の「社会福祉法等の一部を改正する法律」では、成年後見制度等の利用を支援する「地域権利擁護相談支援センター」が法定化されました。国の第三期成年後見制度利用促進基本計画（令和９～13年度予定）の内容も踏まえ、町の体制を見直していく必要があります。</w:t>
      </w:r>
    </w:p>
    <w:p w14:paraId="1B8105AE" w14:textId="77777777" w:rsidR="00BE3536" w:rsidRPr="00BE3536" w:rsidRDefault="00BE3536" w:rsidP="00BE3536">
      <w:pPr>
        <w:keepNext/>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施策の方向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1E7E48" w14:paraId="4C6C7BCA" w14:textId="77777777">
        <w:trPr>
          <w:cantSplit/>
        </w:trPr>
        <w:tc>
          <w:tcPr>
            <w:tcW w:w="3681" w:type="dxa"/>
            <w:shd w:val="clear" w:color="auto" w:fill="FFF2CC"/>
            <w:tcMar>
              <w:top w:w="130" w:type="dxa"/>
              <w:left w:w="130" w:type="dxa"/>
              <w:bottom w:w="130" w:type="dxa"/>
              <w:right w:w="130" w:type="dxa"/>
            </w:tcMar>
            <w:vAlign w:val="center"/>
          </w:tcPr>
          <w:p w14:paraId="3FC3A13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①制度の周知・啓発</w:t>
            </w:r>
          </w:p>
        </w:tc>
        <w:tc>
          <w:tcPr>
            <w:tcW w:w="5319" w:type="dxa"/>
            <w:tcMar>
              <w:top w:w="130" w:type="dxa"/>
              <w:left w:w="130" w:type="dxa"/>
              <w:bottom w:w="130" w:type="dxa"/>
              <w:right w:w="130" w:type="dxa"/>
            </w:tcMar>
            <w:vAlign w:val="center"/>
          </w:tcPr>
          <w:p w14:paraId="4F0C1C2F" w14:textId="77777777" w:rsidR="001E7E48" w:rsidRDefault="00000000">
            <w:pPr>
              <w:spacing w:after="60"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○広報紙やウェブサイト、各種相談の機会を通じて制度を周知するとともに、障がいのある人や家族を対象とした説明の機会を設けます。</w:t>
            </w:r>
          </w:p>
          <w:p w14:paraId="1EA21E2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○民生児童委員や相談支援専門員など、身近な支援者が制度を説明できるよう情報提供を行います。</w:t>
            </w:r>
          </w:p>
        </w:tc>
      </w:tr>
      <w:tr w:rsidR="001E7E48" w14:paraId="6EE72C1F" w14:textId="77777777">
        <w:trPr>
          <w:cantSplit/>
        </w:trPr>
        <w:tc>
          <w:tcPr>
            <w:tcW w:w="3681" w:type="dxa"/>
            <w:shd w:val="clear" w:color="auto" w:fill="FFF2CC"/>
            <w:tcMar>
              <w:top w:w="130" w:type="dxa"/>
              <w:left w:w="130" w:type="dxa"/>
              <w:bottom w:w="130" w:type="dxa"/>
              <w:right w:w="130" w:type="dxa"/>
            </w:tcMar>
            <w:vAlign w:val="center"/>
          </w:tcPr>
          <w:p w14:paraId="78D5CD3F"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②権利擁護センターを中心とした相談体制の充実</w:t>
            </w:r>
          </w:p>
        </w:tc>
        <w:tc>
          <w:tcPr>
            <w:tcW w:w="5319" w:type="dxa"/>
            <w:tcMar>
              <w:top w:w="130" w:type="dxa"/>
              <w:left w:w="130" w:type="dxa"/>
              <w:bottom w:w="130" w:type="dxa"/>
              <w:right w:w="130" w:type="dxa"/>
            </w:tcMar>
            <w:vAlign w:val="center"/>
          </w:tcPr>
          <w:p w14:paraId="3D2FD410"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○権利擁護センター（社会福祉協議会に委託）、健康福祉課、地域包括支援センター、相談支援事業所等が連携し、権利擁護支援が必要な人を早期に発見して支援につなげます。</w:t>
            </w:r>
          </w:p>
        </w:tc>
      </w:tr>
      <w:tr w:rsidR="001E7E48" w14:paraId="3896A632" w14:textId="77777777">
        <w:trPr>
          <w:cantSplit/>
        </w:trPr>
        <w:tc>
          <w:tcPr>
            <w:tcW w:w="3681" w:type="dxa"/>
            <w:shd w:val="clear" w:color="auto" w:fill="FFF2CC"/>
            <w:tcMar>
              <w:top w:w="130" w:type="dxa"/>
              <w:left w:w="130" w:type="dxa"/>
              <w:bottom w:w="130" w:type="dxa"/>
              <w:right w:w="130" w:type="dxa"/>
            </w:tcMar>
            <w:vAlign w:val="center"/>
          </w:tcPr>
          <w:p w14:paraId="359497F3"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③町長申立ての適切な実施</w:t>
            </w:r>
          </w:p>
        </w:tc>
        <w:tc>
          <w:tcPr>
            <w:tcW w:w="5319" w:type="dxa"/>
            <w:tcMar>
              <w:top w:w="130" w:type="dxa"/>
              <w:left w:w="130" w:type="dxa"/>
              <w:bottom w:w="130" w:type="dxa"/>
              <w:right w:w="130" w:type="dxa"/>
            </w:tcMar>
            <w:vAlign w:val="center"/>
          </w:tcPr>
          <w:p w14:paraId="2096145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○親族による申立てが困難な場合には、町長による審判の請求を適切に行います。</w:t>
            </w:r>
          </w:p>
        </w:tc>
      </w:tr>
      <w:tr w:rsidR="001E7E48" w14:paraId="29AFA30E" w14:textId="77777777">
        <w:trPr>
          <w:cantSplit/>
        </w:trPr>
        <w:tc>
          <w:tcPr>
            <w:tcW w:w="3681" w:type="dxa"/>
            <w:shd w:val="clear" w:color="auto" w:fill="FFF2CC"/>
            <w:tcMar>
              <w:top w:w="130" w:type="dxa"/>
              <w:left w:w="130" w:type="dxa"/>
              <w:bottom w:w="130" w:type="dxa"/>
              <w:right w:w="130" w:type="dxa"/>
            </w:tcMar>
            <w:vAlign w:val="center"/>
          </w:tcPr>
          <w:p w14:paraId="0672912D"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④成年後見制度利用支援事業による助成</w:t>
            </w:r>
          </w:p>
        </w:tc>
        <w:tc>
          <w:tcPr>
            <w:tcW w:w="5319" w:type="dxa"/>
            <w:tcMar>
              <w:top w:w="130" w:type="dxa"/>
              <w:left w:w="130" w:type="dxa"/>
              <w:bottom w:w="130" w:type="dxa"/>
              <w:right w:w="130" w:type="dxa"/>
            </w:tcMar>
            <w:vAlign w:val="center"/>
          </w:tcPr>
          <w:p w14:paraId="743829FC"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○申立てに要する費用や後見人等の報酬の負担が困難な人に対し、小野町成年後見制度利用支援事業実施要綱に基づき助成を行います（見込量は第３部第８章）。</w:t>
            </w:r>
          </w:p>
        </w:tc>
      </w:tr>
      <w:tr w:rsidR="001E7E48" w14:paraId="6C5021D4" w14:textId="77777777">
        <w:trPr>
          <w:cantSplit/>
        </w:trPr>
        <w:tc>
          <w:tcPr>
            <w:tcW w:w="3681" w:type="dxa"/>
            <w:shd w:val="clear" w:color="auto" w:fill="FFF2CC"/>
            <w:tcMar>
              <w:top w:w="130" w:type="dxa"/>
              <w:left w:w="130" w:type="dxa"/>
              <w:bottom w:w="130" w:type="dxa"/>
              <w:right w:w="130" w:type="dxa"/>
            </w:tcMar>
            <w:vAlign w:val="center"/>
          </w:tcPr>
          <w:p w14:paraId="520F2953"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⑤担い手の確保</w:t>
            </w:r>
          </w:p>
        </w:tc>
        <w:tc>
          <w:tcPr>
            <w:tcW w:w="5319" w:type="dxa"/>
            <w:tcMar>
              <w:top w:w="130" w:type="dxa"/>
              <w:left w:w="130" w:type="dxa"/>
              <w:bottom w:w="130" w:type="dxa"/>
              <w:right w:w="130" w:type="dxa"/>
            </w:tcMar>
            <w:vAlign w:val="center"/>
          </w:tcPr>
          <w:p w14:paraId="2AB13BC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○法人後見や住民後見人の活用について、田村地方の市町や社会福祉協議会と連携して検討します（成年後見制度法人後見支援事業：第３部第８章）。</w:t>
            </w:r>
          </w:p>
        </w:tc>
      </w:tr>
      <w:tr w:rsidR="001E7E48" w14:paraId="6113BA29" w14:textId="77777777">
        <w:trPr>
          <w:cantSplit/>
        </w:trPr>
        <w:tc>
          <w:tcPr>
            <w:tcW w:w="3681" w:type="dxa"/>
            <w:shd w:val="clear" w:color="auto" w:fill="FFF2CC"/>
            <w:tcMar>
              <w:top w:w="130" w:type="dxa"/>
              <w:left w:w="130" w:type="dxa"/>
              <w:bottom w:w="130" w:type="dxa"/>
              <w:right w:w="130" w:type="dxa"/>
            </w:tcMar>
            <w:vAlign w:val="center"/>
          </w:tcPr>
          <w:p w14:paraId="592EB39B"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⑥地域連携ネットワークの充実</w:t>
            </w:r>
          </w:p>
        </w:tc>
        <w:tc>
          <w:tcPr>
            <w:tcW w:w="5319" w:type="dxa"/>
            <w:tcMar>
              <w:top w:w="130" w:type="dxa"/>
              <w:left w:w="130" w:type="dxa"/>
              <w:bottom w:w="130" w:type="dxa"/>
              <w:right w:w="130" w:type="dxa"/>
            </w:tcMar>
            <w:vAlign w:val="center"/>
          </w:tcPr>
          <w:p w14:paraId="6FAD293B"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○家庭裁判所、専門職団体、医療・福祉関係者等との連携により、権利擁護支援の地域連携ネットワーク（「チーム」「協議会」「中核機関」）の構築・充実に努めます。</w:t>
            </w:r>
          </w:p>
        </w:tc>
      </w:tr>
      <w:tr w:rsidR="001E7E48" w14:paraId="34FEBFE0" w14:textId="77777777">
        <w:trPr>
          <w:cantSplit/>
        </w:trPr>
        <w:tc>
          <w:tcPr>
            <w:tcW w:w="3681" w:type="dxa"/>
            <w:shd w:val="clear" w:color="auto" w:fill="FFF2CC"/>
            <w:tcMar>
              <w:top w:w="130" w:type="dxa"/>
              <w:left w:w="130" w:type="dxa"/>
              <w:bottom w:w="130" w:type="dxa"/>
              <w:right w:w="130" w:type="dxa"/>
            </w:tcMar>
            <w:vAlign w:val="center"/>
          </w:tcPr>
          <w:p w14:paraId="4CD9AF4E"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⑦制度の見直しへの対応</w:t>
            </w:r>
          </w:p>
        </w:tc>
        <w:tc>
          <w:tcPr>
            <w:tcW w:w="5319" w:type="dxa"/>
            <w:tcMar>
              <w:top w:w="130" w:type="dxa"/>
              <w:left w:w="130" w:type="dxa"/>
              <w:bottom w:w="130" w:type="dxa"/>
              <w:right w:w="130" w:type="dxa"/>
            </w:tcMar>
            <w:vAlign w:val="center"/>
          </w:tcPr>
          <w:p w14:paraId="56271934" w14:textId="77777777" w:rsidR="001E7E48" w:rsidRDefault="00000000">
            <w:pPr>
              <w:spacing w:line="320" w:lineRule="auto"/>
              <w:ind w:left="220" w:hanging="220"/>
              <w:rPr>
                <w:rFonts w:ascii="BIZ UDPゴシック" w:eastAsia="BIZ UDPゴシック" w:hAnsi="BIZ UDPゴシック"/>
                <w:sz w:val="22"/>
                <w:szCs w:val="22"/>
              </w:rPr>
            </w:pPr>
            <w:r>
              <w:rPr>
                <w:rFonts w:ascii="BIZ UDPゴシック" w:eastAsia="BIZ UDPゴシック" w:hAnsi="BIZ UDPゴシック"/>
                <w:sz w:val="22"/>
                <w:szCs w:val="22"/>
              </w:rPr>
              <w:t>○地域権利擁護相談支援センターの法定化や民法の改正による成年後見制度の見直しの内容を踏まえ、施行の内容が明らかになった段階で、相談体制、町長申立ての運用、助成の対象を見直します。</w:t>
            </w:r>
          </w:p>
        </w:tc>
      </w:tr>
    </w:tbl>
    <w:p w14:paraId="2C13C20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■取組の指標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620"/>
        <w:gridCol w:w="3420"/>
      </w:tblGrid>
      <w:tr w:rsidR="001E7E48" w14:paraId="666EA974" w14:textId="77777777">
        <w:trPr>
          <w:cantSplit/>
          <w:tblHeader/>
        </w:trPr>
        <w:tc>
          <w:tcPr>
            <w:tcW w:w="3960" w:type="dxa"/>
            <w:shd w:val="clear" w:color="auto" w:fill="DCE8DC"/>
            <w:tcMar>
              <w:top w:w="130" w:type="dxa"/>
              <w:left w:w="130" w:type="dxa"/>
              <w:bottom w:w="130" w:type="dxa"/>
              <w:right w:w="130" w:type="dxa"/>
            </w:tcMar>
            <w:vAlign w:val="center"/>
          </w:tcPr>
          <w:p w14:paraId="0D065AB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620" w:type="dxa"/>
            <w:shd w:val="clear" w:color="auto" w:fill="DCE8DC"/>
            <w:tcMar>
              <w:top w:w="130" w:type="dxa"/>
              <w:left w:w="130" w:type="dxa"/>
              <w:bottom w:w="130" w:type="dxa"/>
              <w:right w:w="130" w:type="dxa"/>
            </w:tcMar>
            <w:vAlign w:val="center"/>
          </w:tcPr>
          <w:p w14:paraId="47D3A4E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数値</w:t>
            </w:r>
          </w:p>
        </w:tc>
        <w:tc>
          <w:tcPr>
            <w:tcW w:w="3420" w:type="dxa"/>
            <w:shd w:val="clear" w:color="auto" w:fill="DCE8DC"/>
            <w:tcMar>
              <w:top w:w="130" w:type="dxa"/>
              <w:left w:w="130" w:type="dxa"/>
              <w:bottom w:w="130" w:type="dxa"/>
              <w:right w:w="130" w:type="dxa"/>
            </w:tcMar>
            <w:vAlign w:val="center"/>
          </w:tcPr>
          <w:p w14:paraId="1D6929A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備考</w:t>
            </w:r>
          </w:p>
        </w:tc>
      </w:tr>
      <w:tr w:rsidR="001E7E48" w14:paraId="33768BF8" w14:textId="77777777">
        <w:trPr>
          <w:cantSplit/>
        </w:trPr>
        <w:tc>
          <w:tcPr>
            <w:tcW w:w="3960" w:type="dxa"/>
            <w:tcBorders>
              <w:bottom w:val="single" w:sz="18" w:space="0" w:color="EE0000"/>
            </w:tcBorders>
            <w:tcMar>
              <w:top w:w="130" w:type="dxa"/>
              <w:left w:w="130" w:type="dxa"/>
              <w:bottom w:w="130" w:type="dxa"/>
              <w:right w:w="130" w:type="dxa"/>
            </w:tcMar>
            <w:vAlign w:val="center"/>
          </w:tcPr>
          <w:p w14:paraId="3E67A82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令和７年度の成年後見制度利用支援事業の利用者数</w:t>
            </w:r>
          </w:p>
        </w:tc>
        <w:tc>
          <w:tcPr>
            <w:tcW w:w="1620" w:type="dxa"/>
            <w:tcBorders>
              <w:bottom w:val="single" w:sz="18" w:space="0" w:color="EE0000"/>
            </w:tcBorders>
            <w:tcMar>
              <w:top w:w="130" w:type="dxa"/>
              <w:left w:w="130" w:type="dxa"/>
              <w:bottom w:w="130" w:type="dxa"/>
              <w:right w:w="130" w:type="dxa"/>
            </w:tcMar>
            <w:vAlign w:val="center"/>
          </w:tcPr>
          <w:p w14:paraId="29AB827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０人</w:t>
            </w:r>
          </w:p>
        </w:tc>
        <w:tc>
          <w:tcPr>
            <w:tcW w:w="3420" w:type="dxa"/>
            <w:tcMar>
              <w:top w:w="130" w:type="dxa"/>
              <w:left w:w="130" w:type="dxa"/>
              <w:bottom w:w="130" w:type="dxa"/>
              <w:right w:w="130" w:type="dxa"/>
            </w:tcMar>
            <w:vAlign w:val="center"/>
          </w:tcPr>
          <w:p w14:paraId="33B7F67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第７期の実績</w:t>
            </w:r>
          </w:p>
        </w:tc>
      </w:tr>
      <w:tr w:rsidR="001E7E48" w14:paraId="497EAF9D" w14:textId="77777777">
        <w:trPr>
          <w:cantSplit/>
        </w:trPr>
        <w:tc>
          <w:tcPr>
            <w:tcW w:w="3960" w:type="dxa"/>
            <w:tcBorders>
              <w:top w:val="single" w:sz="18" w:space="0" w:color="EE0000"/>
              <w:left w:val="single" w:sz="18" w:space="0" w:color="EE0000"/>
              <w:bottom w:val="single" w:sz="18" w:space="0" w:color="EE0000"/>
              <w:right w:val="single" w:sz="4" w:space="0" w:color="000000"/>
            </w:tcBorders>
            <w:shd w:val="clear" w:color="auto" w:fill="FBE4D5"/>
            <w:tcMar>
              <w:top w:w="130" w:type="dxa"/>
              <w:left w:w="130" w:type="dxa"/>
              <w:bottom w:w="130" w:type="dxa"/>
              <w:right w:w="130" w:type="dxa"/>
            </w:tcMar>
            <w:vAlign w:val="center"/>
          </w:tcPr>
          <w:p w14:paraId="65E47C0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b/>
                <w:bCs/>
                <w:sz w:val="20"/>
                <w:szCs w:val="20"/>
              </w:rPr>
              <w:t>【目標値】令和11年度の利用者数</w:t>
            </w:r>
          </w:p>
        </w:tc>
        <w:tc>
          <w:tcPr>
            <w:tcW w:w="1620" w:type="dxa"/>
            <w:tcBorders>
              <w:top w:val="single" w:sz="18" w:space="0" w:color="EE0000"/>
              <w:left w:val="single" w:sz="4" w:space="0" w:color="000000"/>
              <w:bottom w:val="single" w:sz="18" w:space="0" w:color="EE0000"/>
              <w:right w:val="single" w:sz="18" w:space="0" w:color="EE0000"/>
            </w:tcBorders>
            <w:shd w:val="clear" w:color="auto" w:fill="FBE4D5"/>
            <w:tcMar>
              <w:top w:w="130" w:type="dxa"/>
              <w:left w:w="130" w:type="dxa"/>
              <w:bottom w:w="130" w:type="dxa"/>
              <w:right w:w="130" w:type="dxa"/>
            </w:tcMar>
            <w:vAlign w:val="center"/>
          </w:tcPr>
          <w:p w14:paraId="0977686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b/>
                <w:bCs/>
                <w:sz w:val="20"/>
                <w:szCs w:val="20"/>
              </w:rPr>
              <w:t>１人</w:t>
            </w:r>
          </w:p>
        </w:tc>
        <w:tc>
          <w:tcPr>
            <w:tcW w:w="3420" w:type="dxa"/>
            <w:tcBorders>
              <w:left w:val="single" w:sz="18" w:space="0" w:color="EE0000"/>
            </w:tcBorders>
            <w:tcMar>
              <w:top w:w="130" w:type="dxa"/>
              <w:left w:w="130" w:type="dxa"/>
              <w:bottom w:w="130" w:type="dxa"/>
              <w:right w:w="130" w:type="dxa"/>
            </w:tcMar>
            <w:vAlign w:val="center"/>
          </w:tcPr>
          <w:p w14:paraId="44ECBF9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第３部第８章の見込量（各年度１人）</w:t>
            </w:r>
          </w:p>
        </w:tc>
      </w:tr>
      <w:tr w:rsidR="001E7E48" w14:paraId="7EF48715" w14:textId="77777777">
        <w:trPr>
          <w:cantSplit/>
        </w:trPr>
        <w:tc>
          <w:tcPr>
            <w:tcW w:w="3960" w:type="dxa"/>
            <w:tcMar>
              <w:top w:w="130" w:type="dxa"/>
              <w:left w:w="130" w:type="dxa"/>
              <w:bottom w:w="130" w:type="dxa"/>
              <w:right w:w="130" w:type="dxa"/>
            </w:tcMar>
            <w:vAlign w:val="center"/>
          </w:tcPr>
          <w:p w14:paraId="1C23F6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令和７年度の権利擁護センターへの相談件数（障がいのある人）</w:t>
            </w:r>
          </w:p>
        </w:tc>
        <w:tc>
          <w:tcPr>
            <w:tcW w:w="1620" w:type="dxa"/>
            <w:tcMar>
              <w:top w:w="130" w:type="dxa"/>
              <w:left w:w="130" w:type="dxa"/>
              <w:bottom w:w="130" w:type="dxa"/>
              <w:right w:w="130" w:type="dxa"/>
            </w:tcMar>
            <w:vAlign w:val="center"/>
          </w:tcPr>
          <w:p w14:paraId="2AC2A4E0" w14:textId="77777777" w:rsidR="001E7E48" w:rsidRDefault="00000000">
            <w:pPr>
              <w:spacing w:line="320" w:lineRule="auto"/>
              <w:ind w:left="220" w:hanging="220"/>
              <w:rPr>
                <w:rFonts w:ascii="BIZ UDPゴシック" w:eastAsia="BIZ UDPゴシック" w:hAnsi="BIZ UDPゴシック"/>
                <w:sz w:val="20"/>
                <w:szCs w:val="20"/>
              </w:rPr>
            </w:pPr>
            <w:r>
              <w:rPr>
                <w:rFonts w:ascii="BIZ UDPゴシック" w:eastAsia="BIZ UDPゴシック" w:hAnsi="BIZ UDPゴシック"/>
                <w:sz w:val="20"/>
                <w:szCs w:val="20"/>
              </w:rPr>
              <w:t>○件</w:t>
            </w:r>
          </w:p>
        </w:tc>
        <w:tc>
          <w:tcPr>
            <w:tcW w:w="3420" w:type="dxa"/>
            <w:tcMar>
              <w:top w:w="130" w:type="dxa"/>
              <w:left w:w="130" w:type="dxa"/>
              <w:bottom w:w="130" w:type="dxa"/>
              <w:right w:w="130" w:type="dxa"/>
            </w:tcMar>
            <w:vAlign w:val="center"/>
          </w:tcPr>
          <w:p w14:paraId="083BF36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毎年度把握し、年次の点検評価で報告</w:t>
            </w:r>
            <w:r>
              <w:rPr>
                <w:rFonts w:ascii="BIZ UDPゴシック" w:eastAsia="BIZ UDPゴシック" w:hAnsi="BIZ UDPゴシック"/>
                <w:sz w:val="20"/>
                <w:szCs w:val="20"/>
                <w:highlight w:val="yellow"/>
              </w:rPr>
              <w:t>【要確認】</w:t>
            </w:r>
          </w:p>
        </w:tc>
      </w:tr>
    </w:tbl>
    <w:p w14:paraId="05EF2F56"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※本節を成年後見制度の利用の促進に関する法律第14条第１項の市町村計画として位置づけるかは、町の計画の策定状況を踏まえて整理します。</w:t>
      </w:r>
      <w:r>
        <w:rPr>
          <w:rFonts w:ascii="BIZ UDPゴシック" w:eastAsia="BIZ UDPゴシック" w:hAnsi="BIZ UDPゴシック"/>
          <w:color w:val="5B5B5B"/>
          <w:sz w:val="19"/>
          <w:szCs w:val="19"/>
          <w:highlight w:val="yellow"/>
        </w:rPr>
        <w:t>【要確認：市町村計画の位置づけ】</w:t>
      </w:r>
    </w:p>
    <w:p w14:paraId="43F7AFB6" w14:textId="77777777" w:rsidR="009D6CAB" w:rsidRPr="00370011" w:rsidRDefault="00000000">
      <w:pPr>
        <w:pStyle w:val="1"/>
        <w:pageBreakBefore/>
        <w:shd w:val="clear" w:color="auto" w:fill="4A7A5E"/>
        <w:spacing w:before="480" w:after="320"/>
        <w:ind w:left="60"/>
        <w:rPr>
          <w:rFonts w:ascii="BIZ UDPゴシック" w:eastAsia="BIZ UDPゴシック" w:hAnsi="BIZ UDPゴシック"/>
        </w:rPr>
      </w:pPr>
      <w:bookmarkStart w:id="12" w:name="_TocOno014"/>
      <w:r>
        <w:rPr>
          <w:rFonts w:ascii="BIZ UDPゴシック" w:eastAsia="BIZ UDPゴシック" w:hAnsi="BIZ UDPゴシック"/>
          <w:b/>
          <w:bCs/>
          <w:color w:val="FFFFFF"/>
          <w:sz w:val="30"/>
          <w:szCs w:val="30"/>
        </w:rPr>
        <w:lastRenderedPageBreak/>
        <w:t>第３章　安全・安心な生活環境の整備</w:t>
      </w:r>
      <w:bookmarkEnd w:id="12"/>
    </w:p>
    <w:p w14:paraId="101CBF2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住宅の確保</w:t>
      </w:r>
    </w:p>
    <w:p w14:paraId="39DEBD99"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11C5C6B"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地域で安心して生活するためには住宅が確保されていることや住居環境・生活環境が整っていることが重要であり、また、障がい者が利用しやすいように、ユニバーサルデザインを取り入れた整備を検討、推進していくことも必要です。</w:t>
      </w:r>
    </w:p>
    <w:p w14:paraId="28123370" w14:textId="77777777" w:rsidR="00105E13"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の地域移行を図るために、バリアフリーに配慮した住まいの整備や、日常生活用具の給付や貸与、住宅改修への支援、グループホームに対する障がい者本人や家族、地域住民の理解を深めるなど、障がい者の生活に適した住まいの場の確保と、それぞれの状況及びニーズに沿った住環境の整備を推進していきます。国の基本指針においても、住宅セーフティネット制度（住宅確保要配慮者に対する賃貸住宅の供給の促進に関する法律）に基づく供給促進計画との調和や、住宅担当部局・居住支援協議会等との連携の重要性が新たに示されており、本町においても関係部局間の連携を強化します。</w:t>
      </w:r>
    </w:p>
    <w:p w14:paraId="5D4C1CDD" w14:textId="77777777" w:rsidR="00105E13" w:rsidRPr="00BE3536"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5036"/>
      </w:tblGrid>
      <w:tr w:rsidR="009D6CAB" w:rsidRPr="00370011" w14:paraId="09FF90F9" w14:textId="77777777" w:rsidTr="00105E13">
        <w:tc>
          <w:tcPr>
            <w:tcW w:w="3964" w:type="dxa"/>
            <w:shd w:val="clear" w:color="auto" w:fill="FFF2CC" w:themeFill="accent4" w:themeFillTint="33"/>
            <w:tcMar>
              <w:top w:w="130" w:type="dxa"/>
              <w:left w:w="130" w:type="dxa"/>
              <w:bottom w:w="130" w:type="dxa"/>
              <w:right w:w="130" w:type="dxa"/>
            </w:tcMar>
            <w:vAlign w:val="center"/>
          </w:tcPr>
          <w:p w14:paraId="4BFC2792"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①グループホーム（共同生活援助）の整備</w:t>
            </w:r>
          </w:p>
        </w:tc>
        <w:tc>
          <w:tcPr>
            <w:tcW w:w="5036" w:type="dxa"/>
            <w:tcMar>
              <w:top w:w="130" w:type="dxa"/>
              <w:left w:w="130" w:type="dxa"/>
              <w:bottom w:w="130" w:type="dxa"/>
              <w:right w:w="130" w:type="dxa"/>
            </w:tcMar>
            <w:vAlign w:val="center"/>
          </w:tcPr>
          <w:p w14:paraId="2386EB5A"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○ニーズに合ったサービスをタイムリーに提供できるよう努めていきます。</w:t>
            </w:r>
          </w:p>
        </w:tc>
      </w:tr>
      <w:tr w:rsidR="009D6CAB" w:rsidRPr="00370011" w14:paraId="1070EC54" w14:textId="77777777" w:rsidTr="00105E13">
        <w:tc>
          <w:tcPr>
            <w:tcW w:w="3964" w:type="dxa"/>
            <w:shd w:val="clear" w:color="auto" w:fill="FFF2CC" w:themeFill="accent4" w:themeFillTint="33"/>
            <w:tcMar>
              <w:top w:w="130" w:type="dxa"/>
              <w:left w:w="130" w:type="dxa"/>
              <w:bottom w:w="130" w:type="dxa"/>
              <w:right w:w="130" w:type="dxa"/>
            </w:tcMar>
            <w:vAlign w:val="center"/>
          </w:tcPr>
          <w:p w14:paraId="2C69598E"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②住宅改修の推進</w:t>
            </w:r>
          </w:p>
        </w:tc>
        <w:tc>
          <w:tcPr>
            <w:tcW w:w="5036" w:type="dxa"/>
            <w:tcMar>
              <w:top w:w="130" w:type="dxa"/>
              <w:left w:w="130" w:type="dxa"/>
              <w:bottom w:w="130" w:type="dxa"/>
              <w:right w:w="130" w:type="dxa"/>
            </w:tcMar>
            <w:vAlign w:val="center"/>
          </w:tcPr>
          <w:p w14:paraId="609D5FCC"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○地域生活支援事業の住宅改修事業の活用促進を図ります。</w:t>
            </w:r>
          </w:p>
        </w:tc>
      </w:tr>
      <w:tr w:rsidR="009D6CAB" w:rsidRPr="00370011" w14:paraId="45E9C740" w14:textId="77777777" w:rsidTr="00105E13">
        <w:tc>
          <w:tcPr>
            <w:tcW w:w="3964" w:type="dxa"/>
            <w:shd w:val="clear" w:color="auto" w:fill="FFF2CC" w:themeFill="accent4" w:themeFillTint="33"/>
            <w:tcMar>
              <w:top w:w="130" w:type="dxa"/>
              <w:left w:w="130" w:type="dxa"/>
              <w:bottom w:w="130" w:type="dxa"/>
              <w:right w:w="130" w:type="dxa"/>
            </w:tcMar>
            <w:vAlign w:val="center"/>
          </w:tcPr>
          <w:p w14:paraId="57271679"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③居住支援協議会等との連携</w:t>
            </w:r>
          </w:p>
        </w:tc>
        <w:tc>
          <w:tcPr>
            <w:tcW w:w="5036" w:type="dxa"/>
            <w:tcMar>
              <w:top w:w="130" w:type="dxa"/>
              <w:left w:w="130" w:type="dxa"/>
              <w:bottom w:w="130" w:type="dxa"/>
              <w:right w:w="130" w:type="dxa"/>
            </w:tcMar>
            <w:vAlign w:val="center"/>
          </w:tcPr>
          <w:p w14:paraId="1196167F"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○住宅担当部局や福島県、居住支援協議会等と連携し、障がい者の住まいの確保に向けた情報提供・相談支援の充実を図ります。</w:t>
            </w:r>
          </w:p>
        </w:tc>
      </w:tr>
    </w:tbl>
    <w:p w14:paraId="348DB62C" w14:textId="77777777" w:rsidR="00B96F49" w:rsidRDefault="00B96F49" w:rsidP="00B96F49">
      <w:pPr>
        <w:pStyle w:val="a4"/>
      </w:pPr>
    </w:p>
    <w:p w14:paraId="3B927A3F" w14:textId="77777777" w:rsidR="00B96F49" w:rsidRDefault="00B96F49" w:rsidP="00B96F49">
      <w:pPr>
        <w:pStyle w:val="a4"/>
      </w:pPr>
    </w:p>
    <w:p w14:paraId="7D688891" w14:textId="77777777" w:rsidR="00B96F49" w:rsidRDefault="00B96F49" w:rsidP="00B96F49">
      <w:pPr>
        <w:pStyle w:val="a4"/>
      </w:pPr>
    </w:p>
    <w:p w14:paraId="2E4C2008" w14:textId="77777777" w:rsidR="00B96F49" w:rsidRDefault="00B96F49" w:rsidP="00B96F49">
      <w:pPr>
        <w:pStyle w:val="a4"/>
      </w:pPr>
    </w:p>
    <w:p w14:paraId="3975A866" w14:textId="77777777" w:rsidR="00B96F49" w:rsidRDefault="00B96F49" w:rsidP="00B96F49">
      <w:pPr>
        <w:pStyle w:val="a4"/>
      </w:pPr>
    </w:p>
    <w:p w14:paraId="71CA348F" w14:textId="77777777" w:rsidR="00B96F49" w:rsidRDefault="00B96F49" w:rsidP="00B96F49">
      <w:pPr>
        <w:pStyle w:val="a4"/>
      </w:pPr>
    </w:p>
    <w:p w14:paraId="754F342D" w14:textId="77777777" w:rsidR="00B96F49" w:rsidRDefault="00B96F49" w:rsidP="00B96F49">
      <w:pPr>
        <w:pStyle w:val="a4"/>
      </w:pPr>
    </w:p>
    <w:p w14:paraId="7A91A7A4" w14:textId="77777777" w:rsidR="00B96F49" w:rsidRDefault="00B96F49" w:rsidP="00B96F49">
      <w:pPr>
        <w:pStyle w:val="a4"/>
      </w:pPr>
    </w:p>
    <w:p w14:paraId="40D9442D" w14:textId="77777777" w:rsidR="00B96F49" w:rsidRDefault="00B96F49" w:rsidP="00B96F49">
      <w:pPr>
        <w:pStyle w:val="a4"/>
      </w:pPr>
    </w:p>
    <w:p w14:paraId="6A194717" w14:textId="77777777" w:rsidR="00B96F49" w:rsidRDefault="00B96F49" w:rsidP="00B96F49">
      <w:pPr>
        <w:pStyle w:val="a4"/>
      </w:pPr>
    </w:p>
    <w:p w14:paraId="66C927E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移動しやすい環境の整備</w:t>
      </w:r>
    </w:p>
    <w:p w14:paraId="4E0CADFF"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77BEAC0"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障がい者の自立と積極的な社会参加を促進するためには、障がい特性に応じた移動手段の確保や外出の支援などを通じ、障がい者の移動における社会的又は心理的な障壁を取り払うことが重要となります。</w:t>
      </w:r>
    </w:p>
    <w:p w14:paraId="47E99CCB"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おいて、外出する時に困ることは、障がい者では「困ったときにどうすればいいのか心配」、「道路や駅に階段や段差が多い」、「公共交通機関が少ない（通っていない）」がいずれも２割を超えて多く、次いで「外出にお金がかかる」、「列車やバスの乗り降りが困難」となっています。人口減少・少子高齢化が進む本町においては、移動支援やタクシー等の地域交通の確保が引き続き大きな課題です。</w:t>
      </w:r>
    </w:p>
    <w:p w14:paraId="6830F7CD" w14:textId="77777777" w:rsidR="009D6CAB" w:rsidRPr="00370011" w:rsidRDefault="00000000" w:rsidP="00105E13">
      <w:pPr>
        <w:spacing w:before="260" w:after="160"/>
        <w:rPr>
          <w:rFonts w:ascii="BIZ UDPゴシック" w:eastAsia="BIZ UDPゴシック" w:hAnsi="BIZ UDPゴシック"/>
        </w:rPr>
      </w:pPr>
      <w:r>
        <w:rPr>
          <w:rFonts w:ascii="BIZ UDPゴシック" w:eastAsia="BIZ UDPゴシック" w:hAnsi="BIZ UDPゴシック"/>
          <w:b/>
          <w:bCs/>
          <w:sz w:val="22"/>
          <w:szCs w:val="22"/>
        </w:rPr>
        <w:t>■１週間の外出頻度</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0F8CCCB8" w14:textId="77777777">
        <w:trPr>
          <w:tblHeader/>
        </w:trPr>
        <w:tc>
          <w:tcPr>
            <w:tcW w:w="3000" w:type="dxa"/>
            <w:shd w:val="clear" w:color="auto" w:fill="DCE8DC"/>
            <w:tcMar>
              <w:top w:w="130" w:type="dxa"/>
              <w:left w:w="130" w:type="dxa"/>
              <w:bottom w:w="130" w:type="dxa"/>
              <w:right w:w="130" w:type="dxa"/>
            </w:tcMar>
            <w:vAlign w:val="center"/>
          </w:tcPr>
          <w:p w14:paraId="399F6E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345C4E9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毎日外出する</w:t>
            </w:r>
          </w:p>
        </w:tc>
        <w:tc>
          <w:tcPr>
            <w:tcW w:w="1500" w:type="dxa"/>
            <w:shd w:val="clear" w:color="auto" w:fill="DCE8DC"/>
            <w:tcMar>
              <w:top w:w="130" w:type="dxa"/>
              <w:left w:w="130" w:type="dxa"/>
              <w:bottom w:w="130" w:type="dxa"/>
              <w:right w:w="130" w:type="dxa"/>
            </w:tcMar>
            <w:vAlign w:val="center"/>
          </w:tcPr>
          <w:p w14:paraId="543F24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週数回外出する</w:t>
            </w:r>
          </w:p>
        </w:tc>
        <w:tc>
          <w:tcPr>
            <w:tcW w:w="1500" w:type="dxa"/>
            <w:shd w:val="clear" w:color="auto" w:fill="DCE8DC"/>
            <w:tcMar>
              <w:top w:w="130" w:type="dxa"/>
              <w:left w:w="130" w:type="dxa"/>
              <w:bottom w:w="130" w:type="dxa"/>
              <w:right w:w="130" w:type="dxa"/>
            </w:tcMar>
            <w:vAlign w:val="center"/>
          </w:tcPr>
          <w:p w14:paraId="1562B7C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めったに外出しない</w:t>
            </w:r>
          </w:p>
        </w:tc>
        <w:tc>
          <w:tcPr>
            <w:tcW w:w="1500" w:type="dxa"/>
            <w:shd w:val="clear" w:color="auto" w:fill="DCE8DC"/>
            <w:tcMar>
              <w:top w:w="130" w:type="dxa"/>
              <w:left w:w="130" w:type="dxa"/>
              <w:bottom w:w="130" w:type="dxa"/>
              <w:right w:w="130" w:type="dxa"/>
            </w:tcMar>
            <w:vAlign w:val="center"/>
          </w:tcPr>
          <w:p w14:paraId="0731761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まったく外出しない</w:t>
            </w:r>
          </w:p>
        </w:tc>
      </w:tr>
      <w:tr w:rsidR="009D6CAB" w:rsidRPr="00370011" w14:paraId="2995D639" w14:textId="77777777">
        <w:tc>
          <w:tcPr>
            <w:tcW w:w="3000" w:type="dxa"/>
            <w:tcMar>
              <w:top w:w="130" w:type="dxa"/>
              <w:left w:w="130" w:type="dxa"/>
              <w:bottom w:w="130" w:type="dxa"/>
              <w:right w:w="130" w:type="dxa"/>
            </w:tcMar>
            <w:vAlign w:val="center"/>
          </w:tcPr>
          <w:p w14:paraId="279659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4DEDC4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23.9%</w:t>
            </w:r>
          </w:p>
        </w:tc>
        <w:tc>
          <w:tcPr>
            <w:tcW w:w="1500" w:type="dxa"/>
            <w:tcMar>
              <w:top w:w="130" w:type="dxa"/>
              <w:left w:w="130" w:type="dxa"/>
              <w:bottom w:w="130" w:type="dxa"/>
              <w:right w:w="130" w:type="dxa"/>
            </w:tcMar>
            <w:vAlign w:val="center"/>
          </w:tcPr>
          <w:p w14:paraId="35AAA66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41.1%</w:t>
            </w:r>
          </w:p>
        </w:tc>
        <w:tc>
          <w:tcPr>
            <w:tcW w:w="1500" w:type="dxa"/>
            <w:tcMar>
              <w:top w:w="130" w:type="dxa"/>
              <w:left w:w="130" w:type="dxa"/>
              <w:bottom w:w="130" w:type="dxa"/>
              <w:right w:w="130" w:type="dxa"/>
            </w:tcMar>
            <w:vAlign w:val="center"/>
          </w:tcPr>
          <w:p w14:paraId="6EBD9E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21.1%</w:t>
            </w:r>
          </w:p>
        </w:tc>
        <w:tc>
          <w:tcPr>
            <w:tcW w:w="1500" w:type="dxa"/>
            <w:tcMar>
              <w:top w:w="130" w:type="dxa"/>
              <w:left w:w="130" w:type="dxa"/>
              <w:bottom w:w="130" w:type="dxa"/>
              <w:right w:w="130" w:type="dxa"/>
            </w:tcMar>
            <w:vAlign w:val="center"/>
          </w:tcPr>
          <w:p w14:paraId="7B849D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9.3%</w:t>
            </w:r>
          </w:p>
        </w:tc>
      </w:tr>
      <w:tr w:rsidR="009D6CAB" w:rsidRPr="00370011" w14:paraId="46998499" w14:textId="77777777">
        <w:tc>
          <w:tcPr>
            <w:tcW w:w="3000" w:type="dxa"/>
            <w:tcMar>
              <w:top w:w="130" w:type="dxa"/>
              <w:left w:w="130" w:type="dxa"/>
              <w:bottom w:w="130" w:type="dxa"/>
              <w:right w:w="130" w:type="dxa"/>
            </w:tcMar>
            <w:vAlign w:val="center"/>
          </w:tcPr>
          <w:p w14:paraId="74480F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　全体（n=22）</w:t>
            </w:r>
          </w:p>
        </w:tc>
        <w:tc>
          <w:tcPr>
            <w:tcW w:w="1500" w:type="dxa"/>
            <w:tcMar>
              <w:top w:w="130" w:type="dxa"/>
              <w:left w:w="130" w:type="dxa"/>
              <w:bottom w:w="130" w:type="dxa"/>
              <w:right w:w="130" w:type="dxa"/>
            </w:tcMar>
            <w:vAlign w:val="center"/>
          </w:tcPr>
          <w:p w14:paraId="0B8DC72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77.3%</w:t>
            </w:r>
          </w:p>
        </w:tc>
        <w:tc>
          <w:tcPr>
            <w:tcW w:w="1500" w:type="dxa"/>
            <w:tcMar>
              <w:top w:w="130" w:type="dxa"/>
              <w:left w:w="130" w:type="dxa"/>
              <w:bottom w:w="130" w:type="dxa"/>
              <w:right w:w="130" w:type="dxa"/>
            </w:tcMar>
            <w:vAlign w:val="center"/>
          </w:tcPr>
          <w:p w14:paraId="591CCC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c>
          <w:tcPr>
            <w:tcW w:w="1500" w:type="dxa"/>
            <w:tcMar>
              <w:top w:w="130" w:type="dxa"/>
              <w:left w:w="130" w:type="dxa"/>
              <w:bottom w:w="130" w:type="dxa"/>
              <w:right w:w="130" w:type="dxa"/>
            </w:tcMar>
            <w:vAlign w:val="center"/>
          </w:tcPr>
          <w:p w14:paraId="40DE14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22.7%</w:t>
            </w:r>
          </w:p>
        </w:tc>
        <w:tc>
          <w:tcPr>
            <w:tcW w:w="1500" w:type="dxa"/>
            <w:tcMar>
              <w:top w:w="130" w:type="dxa"/>
              <w:left w:w="130" w:type="dxa"/>
              <w:bottom w:w="130" w:type="dxa"/>
              <w:right w:w="130" w:type="dxa"/>
            </w:tcMar>
            <w:vAlign w:val="center"/>
          </w:tcPr>
          <w:p w14:paraId="22D7A9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r>
    </w:tbl>
    <w:p w14:paraId="0A80AFBC" w14:textId="77777777" w:rsidR="009D6CAB" w:rsidRPr="00370011" w:rsidRDefault="00000000" w:rsidP="00105E13">
      <w:pPr>
        <w:spacing w:before="260" w:after="160"/>
        <w:rPr>
          <w:rFonts w:ascii="BIZ UDPゴシック" w:eastAsia="BIZ UDPゴシック" w:hAnsi="BIZ UDPゴシック"/>
        </w:rPr>
      </w:pPr>
      <w:r>
        <w:rPr>
          <w:rFonts w:ascii="BIZ UDPゴシック" w:eastAsia="BIZ UDPゴシック" w:hAnsi="BIZ UDPゴシック"/>
          <w:b/>
          <w:bCs/>
          <w:sz w:val="22"/>
          <w:szCs w:val="22"/>
        </w:rPr>
        <w:t>■外出するときに困ること（障がい者、上位項目・複数回答）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9D6CAB" w:rsidRPr="00370011" w14:paraId="24A06514" w14:textId="77777777">
        <w:trPr>
          <w:tblHeader/>
        </w:trPr>
        <w:tc>
          <w:tcPr>
            <w:tcW w:w="5500" w:type="dxa"/>
            <w:shd w:val="clear" w:color="auto" w:fill="DCE8DC"/>
            <w:tcMar>
              <w:top w:w="130" w:type="dxa"/>
              <w:left w:w="130" w:type="dxa"/>
              <w:bottom w:w="130" w:type="dxa"/>
              <w:right w:w="130" w:type="dxa"/>
            </w:tcMar>
            <w:vAlign w:val="center"/>
          </w:tcPr>
          <w:p w14:paraId="05E2841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困りごと</w:t>
            </w:r>
          </w:p>
        </w:tc>
        <w:tc>
          <w:tcPr>
            <w:tcW w:w="3500" w:type="dxa"/>
            <w:shd w:val="clear" w:color="auto" w:fill="DCE8DC"/>
            <w:tcMar>
              <w:top w:w="130" w:type="dxa"/>
              <w:left w:w="130" w:type="dxa"/>
              <w:bottom w:w="130" w:type="dxa"/>
              <w:right w:w="130" w:type="dxa"/>
            </w:tcMar>
            <w:vAlign w:val="center"/>
          </w:tcPr>
          <w:p w14:paraId="5DF1E9B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全体（n=241）</w:t>
            </w:r>
          </w:p>
        </w:tc>
      </w:tr>
      <w:tr w:rsidR="009D6CAB" w:rsidRPr="00370011" w14:paraId="3923FDB3" w14:textId="77777777">
        <w:tc>
          <w:tcPr>
            <w:tcW w:w="5500" w:type="dxa"/>
            <w:tcMar>
              <w:top w:w="130" w:type="dxa"/>
              <w:left w:w="130" w:type="dxa"/>
              <w:bottom w:w="130" w:type="dxa"/>
              <w:right w:w="130" w:type="dxa"/>
            </w:tcMar>
            <w:vAlign w:val="center"/>
          </w:tcPr>
          <w:p w14:paraId="385288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困ったときにどうすればいいのか心配</w:t>
            </w:r>
          </w:p>
        </w:tc>
        <w:tc>
          <w:tcPr>
            <w:tcW w:w="3500" w:type="dxa"/>
            <w:tcMar>
              <w:top w:w="130" w:type="dxa"/>
              <w:left w:w="130" w:type="dxa"/>
              <w:bottom w:w="130" w:type="dxa"/>
              <w:right w:w="130" w:type="dxa"/>
            </w:tcMar>
            <w:vAlign w:val="center"/>
          </w:tcPr>
          <w:p w14:paraId="514402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21.6%</w:t>
            </w:r>
          </w:p>
        </w:tc>
      </w:tr>
      <w:tr w:rsidR="009D6CAB" w:rsidRPr="00370011" w14:paraId="0EF55E40" w14:textId="77777777">
        <w:tc>
          <w:tcPr>
            <w:tcW w:w="5500" w:type="dxa"/>
            <w:tcMar>
              <w:top w:w="130" w:type="dxa"/>
              <w:left w:w="130" w:type="dxa"/>
              <w:bottom w:w="130" w:type="dxa"/>
              <w:right w:w="130" w:type="dxa"/>
            </w:tcMar>
            <w:vAlign w:val="center"/>
          </w:tcPr>
          <w:p w14:paraId="34C881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道路や駅に階段や段差が多い</w:t>
            </w:r>
          </w:p>
        </w:tc>
        <w:tc>
          <w:tcPr>
            <w:tcW w:w="3500" w:type="dxa"/>
            <w:tcMar>
              <w:top w:w="130" w:type="dxa"/>
              <w:left w:w="130" w:type="dxa"/>
              <w:bottom w:w="130" w:type="dxa"/>
              <w:right w:w="130" w:type="dxa"/>
            </w:tcMar>
            <w:vAlign w:val="center"/>
          </w:tcPr>
          <w:p w14:paraId="0B13BAE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21.6%</w:t>
            </w:r>
          </w:p>
        </w:tc>
      </w:tr>
      <w:tr w:rsidR="009D6CAB" w:rsidRPr="00370011" w14:paraId="7E27DC41" w14:textId="77777777">
        <w:tc>
          <w:tcPr>
            <w:tcW w:w="5500" w:type="dxa"/>
            <w:tcMar>
              <w:top w:w="130" w:type="dxa"/>
              <w:left w:w="130" w:type="dxa"/>
              <w:bottom w:w="130" w:type="dxa"/>
              <w:right w:w="130" w:type="dxa"/>
            </w:tcMar>
            <w:vAlign w:val="center"/>
          </w:tcPr>
          <w:p w14:paraId="762D71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公共交通機関が少ない（通っていない）</w:t>
            </w:r>
          </w:p>
        </w:tc>
        <w:tc>
          <w:tcPr>
            <w:tcW w:w="3500" w:type="dxa"/>
            <w:tcMar>
              <w:top w:w="130" w:type="dxa"/>
              <w:left w:w="130" w:type="dxa"/>
              <w:bottom w:w="130" w:type="dxa"/>
              <w:right w:w="130" w:type="dxa"/>
            </w:tcMar>
            <w:vAlign w:val="center"/>
          </w:tcPr>
          <w:p w14:paraId="485BA07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21.2%</w:t>
            </w:r>
          </w:p>
        </w:tc>
      </w:tr>
      <w:tr w:rsidR="009D6CAB" w:rsidRPr="00370011" w14:paraId="2F0D3A62" w14:textId="77777777">
        <w:tc>
          <w:tcPr>
            <w:tcW w:w="5500" w:type="dxa"/>
            <w:tcMar>
              <w:top w:w="130" w:type="dxa"/>
              <w:left w:w="130" w:type="dxa"/>
              <w:bottom w:w="130" w:type="dxa"/>
              <w:right w:w="130" w:type="dxa"/>
            </w:tcMar>
            <w:vAlign w:val="center"/>
          </w:tcPr>
          <w:p w14:paraId="5A39A0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外出にお金がかかる</w:t>
            </w:r>
          </w:p>
        </w:tc>
        <w:tc>
          <w:tcPr>
            <w:tcW w:w="3500" w:type="dxa"/>
            <w:tcMar>
              <w:top w:w="130" w:type="dxa"/>
              <w:left w:w="130" w:type="dxa"/>
              <w:bottom w:w="130" w:type="dxa"/>
              <w:right w:w="130" w:type="dxa"/>
            </w:tcMar>
            <w:vAlign w:val="center"/>
          </w:tcPr>
          <w:p w14:paraId="6FCD38E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17.8%</w:t>
            </w:r>
          </w:p>
        </w:tc>
      </w:tr>
      <w:tr w:rsidR="009D6CAB" w:rsidRPr="00370011" w14:paraId="4A617EB5" w14:textId="77777777">
        <w:tc>
          <w:tcPr>
            <w:tcW w:w="5500" w:type="dxa"/>
            <w:tcMar>
              <w:top w:w="130" w:type="dxa"/>
              <w:left w:w="130" w:type="dxa"/>
              <w:bottom w:w="130" w:type="dxa"/>
              <w:right w:w="130" w:type="dxa"/>
            </w:tcMar>
            <w:vAlign w:val="center"/>
          </w:tcPr>
          <w:p w14:paraId="29857F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列車やバスの乗り降りが困難</w:t>
            </w:r>
          </w:p>
        </w:tc>
        <w:tc>
          <w:tcPr>
            <w:tcW w:w="3500" w:type="dxa"/>
            <w:tcMar>
              <w:top w:w="130" w:type="dxa"/>
              <w:left w:w="130" w:type="dxa"/>
              <w:bottom w:w="130" w:type="dxa"/>
              <w:right w:w="130" w:type="dxa"/>
            </w:tcMar>
            <w:vAlign w:val="center"/>
          </w:tcPr>
          <w:p w14:paraId="0170405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17.4%</w:t>
            </w:r>
          </w:p>
        </w:tc>
      </w:tr>
    </w:tbl>
    <w:p w14:paraId="1946C092"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4A5665AC" w14:textId="77777777" w:rsidR="00105E13" w:rsidRDefault="00105E13">
      <w:pPr>
        <w:spacing w:before="100" w:after="320"/>
        <w:jc w:val="right"/>
        <w:rPr>
          <w:rFonts w:ascii="BIZ UDPゴシック" w:eastAsia="BIZ UDPゴシック" w:hAnsi="BIZ UDPゴシック"/>
          <w:color w:val="5B5B5B"/>
          <w:sz w:val="18"/>
          <w:szCs w:val="18"/>
        </w:rPr>
      </w:pPr>
    </w:p>
    <w:p w14:paraId="6F876002" w14:textId="77777777" w:rsidR="00105E13" w:rsidRDefault="00105E13">
      <w:pPr>
        <w:spacing w:before="100" w:after="320"/>
        <w:jc w:val="right"/>
        <w:rPr>
          <w:rFonts w:ascii="BIZ UDPゴシック" w:eastAsia="BIZ UDPゴシック" w:hAnsi="BIZ UDPゴシック"/>
          <w:color w:val="5B5B5B"/>
          <w:sz w:val="18"/>
          <w:szCs w:val="18"/>
        </w:rPr>
      </w:pPr>
    </w:p>
    <w:p w14:paraId="377B157A" w14:textId="77777777" w:rsidR="00105E13" w:rsidRPr="00BE3536"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5319"/>
      </w:tblGrid>
      <w:tr w:rsidR="009D6CAB" w:rsidRPr="00370011" w14:paraId="4BA90CE9" w14:textId="77777777" w:rsidTr="00105E13">
        <w:tc>
          <w:tcPr>
            <w:tcW w:w="3681" w:type="dxa"/>
            <w:shd w:val="clear" w:color="auto" w:fill="FFF2CC" w:themeFill="accent4" w:themeFillTint="33"/>
            <w:tcMar>
              <w:top w:w="130" w:type="dxa"/>
              <w:left w:w="130" w:type="dxa"/>
              <w:bottom w:w="130" w:type="dxa"/>
              <w:right w:w="130" w:type="dxa"/>
            </w:tcMar>
            <w:vAlign w:val="center"/>
          </w:tcPr>
          <w:p w14:paraId="07F3C0C4"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①関連施設の整備</w:t>
            </w:r>
          </w:p>
        </w:tc>
        <w:tc>
          <w:tcPr>
            <w:tcW w:w="5319" w:type="dxa"/>
            <w:tcMar>
              <w:top w:w="130" w:type="dxa"/>
              <w:left w:w="130" w:type="dxa"/>
              <w:bottom w:w="130" w:type="dxa"/>
              <w:right w:w="130" w:type="dxa"/>
            </w:tcMar>
            <w:vAlign w:val="center"/>
          </w:tcPr>
          <w:p w14:paraId="2D36D1B5"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○福島県の「人にやさしいまちづくり条例」を基本として障がい者の利便性に配慮した施設の整備を検討します。 </w:t>
            </w:r>
          </w:p>
          <w:p w14:paraId="2B17D091" w14:textId="77777777" w:rsidR="009D6CAB" w:rsidRP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○公共施設の駐車場については、車いす用駐車スペースの確保に努めます。</w:t>
            </w:r>
          </w:p>
        </w:tc>
      </w:tr>
      <w:tr w:rsidR="009D6CAB" w:rsidRPr="00370011" w14:paraId="330E688F" w14:textId="77777777" w:rsidTr="00105E13">
        <w:tc>
          <w:tcPr>
            <w:tcW w:w="3681" w:type="dxa"/>
            <w:shd w:val="clear" w:color="auto" w:fill="FFF2CC" w:themeFill="accent4" w:themeFillTint="33"/>
            <w:tcMar>
              <w:top w:w="130" w:type="dxa"/>
              <w:left w:w="130" w:type="dxa"/>
              <w:bottom w:w="130" w:type="dxa"/>
              <w:right w:w="130" w:type="dxa"/>
            </w:tcMar>
            <w:vAlign w:val="center"/>
          </w:tcPr>
          <w:p w14:paraId="2F61365D" w14:textId="77777777" w:rsidR="009D6CAB" w:rsidRPr="00105E13"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②移動支援の充実</w:t>
            </w:r>
          </w:p>
        </w:tc>
        <w:tc>
          <w:tcPr>
            <w:tcW w:w="5319" w:type="dxa"/>
            <w:tcMar>
              <w:top w:w="130" w:type="dxa"/>
              <w:left w:w="130" w:type="dxa"/>
              <w:bottom w:w="130" w:type="dxa"/>
              <w:right w:w="130" w:type="dxa"/>
            </w:tcMar>
            <w:vAlign w:val="center"/>
          </w:tcPr>
          <w:p w14:paraId="3F6F60F5"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○地域生活支援事業による自動車運転免許取得・改造助成事業の周知に努め、障がい者の社会参加を促進します。 </w:t>
            </w:r>
          </w:p>
          <w:p w14:paraId="2EE7624F"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○鉄道・バス・タクシーの運賃割引制度の周知に努めます。</w:t>
            </w:r>
          </w:p>
          <w:p w14:paraId="7DB3393A" w14:textId="77777777" w:rsid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○福祉・巡回タクシーの運行やタクシー利用料金助成事業など、地域の実情に応じた移動手段の確保に努めます。 </w:t>
            </w:r>
          </w:p>
          <w:p w14:paraId="5FA75FAD" w14:textId="77777777" w:rsidR="009D6CAB" w:rsidRPr="00105E13" w:rsidRDefault="00000000" w:rsidP="00105E13">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○支援学校高等部の通学支援に努めます。</w:t>
            </w:r>
          </w:p>
        </w:tc>
      </w:tr>
    </w:tbl>
    <w:p w14:paraId="4ACE015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障がい者に配慮したまちづくりの総合的な推進</w:t>
      </w:r>
    </w:p>
    <w:p w14:paraId="5C15C303"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49E73F94"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建築物や道路、交通機関等における物理的な障壁を除去することは、障がい者に限らず、高齢者や児童など誰でも地域で安心して生活することや、障がい者の自立と社会参加を促進するために重要なことです。</w:t>
      </w:r>
    </w:p>
    <w:p w14:paraId="477EE369" w14:textId="77777777" w:rsidR="009D6CAB"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においては、「高齢者、障害者等の移動等の円滑化の促進に関する法律」（バリアフリー法）や県の「人にやさしいまちづくり条例」を基本として、障がい者や高齢者が安心して快適な生活を送れるよう安全性・利便性・快適性が確保されたまちづくりを推進しています。建物、道路、交通機関等を含む町全体でハード・ソフト両面でのバリアフリー化を推進していくことで、障がい者が住み慣れた地域で安心・安全に暮らし、社会活動に参加できるまちづくりを推進していく必要があります。</w:t>
      </w:r>
    </w:p>
    <w:p w14:paraId="69E71A65" w14:textId="77777777" w:rsidR="00105E13" w:rsidRDefault="00105E13" w:rsidP="00105E13">
      <w:pPr>
        <w:pStyle w:val="a4"/>
      </w:pPr>
    </w:p>
    <w:p w14:paraId="61EC7A11" w14:textId="77777777" w:rsidR="00105E13" w:rsidRDefault="00105E13" w:rsidP="00105E13">
      <w:pPr>
        <w:pStyle w:val="a4"/>
      </w:pPr>
    </w:p>
    <w:p w14:paraId="4813D529" w14:textId="77777777" w:rsidR="00105E13" w:rsidRDefault="00105E13" w:rsidP="00105E13">
      <w:pPr>
        <w:pStyle w:val="a4"/>
      </w:pPr>
    </w:p>
    <w:p w14:paraId="3BE570D1" w14:textId="77777777" w:rsidR="00105E13" w:rsidRDefault="00105E13" w:rsidP="00105E13">
      <w:pPr>
        <w:pStyle w:val="a4"/>
      </w:pPr>
    </w:p>
    <w:p w14:paraId="6C25E37B" w14:textId="77777777" w:rsidR="00105E13" w:rsidRPr="00105E13" w:rsidRDefault="00105E13" w:rsidP="00105E13">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7A25A69C" w14:textId="77777777" w:rsidTr="00105E13">
        <w:tc>
          <w:tcPr>
            <w:tcW w:w="3539" w:type="dxa"/>
            <w:shd w:val="clear" w:color="auto" w:fill="FFF2CC" w:themeFill="accent4" w:themeFillTint="33"/>
            <w:tcMar>
              <w:top w:w="130" w:type="dxa"/>
              <w:left w:w="130" w:type="dxa"/>
              <w:bottom w:w="130" w:type="dxa"/>
              <w:right w:w="130" w:type="dxa"/>
            </w:tcMar>
            <w:vAlign w:val="center"/>
          </w:tcPr>
          <w:p w14:paraId="0494D2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①福祉のまちづくりの啓発</w:t>
            </w:r>
          </w:p>
        </w:tc>
        <w:tc>
          <w:tcPr>
            <w:tcW w:w="5461" w:type="dxa"/>
            <w:tcMar>
              <w:top w:w="130" w:type="dxa"/>
              <w:left w:w="130" w:type="dxa"/>
              <w:bottom w:w="130" w:type="dxa"/>
              <w:right w:w="130" w:type="dxa"/>
            </w:tcMar>
            <w:vAlign w:val="center"/>
          </w:tcPr>
          <w:p w14:paraId="5C5E6894"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○福島県の「人にやさしいまちづくり条例」の普及を図り、福祉のまちづくりを推進します。 </w:t>
            </w:r>
          </w:p>
          <w:p w14:paraId="2CDECB2F" w14:textId="77777777" w:rsidR="009D6CAB" w:rsidRPr="00370011" w:rsidRDefault="00000000" w:rsidP="00105E13">
            <w:pPr>
              <w:spacing w:afterLines="50" w:after="120" w:line="319" w:lineRule="auto"/>
              <w:rPr>
                <w:rFonts w:ascii="BIZ UDPゴシック" w:eastAsia="BIZ UDPゴシック" w:hAnsi="BIZ UDPゴシック"/>
              </w:rPr>
            </w:pPr>
            <w:r>
              <w:rPr>
                <w:rFonts w:ascii="BIZ UDPゴシック" w:eastAsia="BIZ UDPゴシック" w:hAnsi="BIZ UDPゴシック"/>
                <w:sz w:val="20"/>
                <w:szCs w:val="20"/>
              </w:rPr>
              <w:t>○町民に対する啓発や小・中学校における児童生徒への啓発を行い、意識の高揚を図ります。</w:t>
            </w:r>
          </w:p>
        </w:tc>
      </w:tr>
      <w:tr w:rsidR="009D6CAB" w:rsidRPr="00370011" w14:paraId="1E9A95AD" w14:textId="77777777" w:rsidTr="00105E13">
        <w:tc>
          <w:tcPr>
            <w:tcW w:w="3539" w:type="dxa"/>
            <w:shd w:val="clear" w:color="auto" w:fill="FFF2CC" w:themeFill="accent4" w:themeFillTint="33"/>
            <w:tcMar>
              <w:top w:w="130" w:type="dxa"/>
              <w:left w:w="130" w:type="dxa"/>
              <w:bottom w:w="130" w:type="dxa"/>
              <w:right w:w="130" w:type="dxa"/>
            </w:tcMar>
            <w:vAlign w:val="center"/>
          </w:tcPr>
          <w:p w14:paraId="117595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②公共的建築物等の改善整備</w:t>
            </w:r>
          </w:p>
        </w:tc>
        <w:tc>
          <w:tcPr>
            <w:tcW w:w="5461" w:type="dxa"/>
            <w:tcMar>
              <w:top w:w="130" w:type="dxa"/>
              <w:left w:w="130" w:type="dxa"/>
              <w:bottom w:w="130" w:type="dxa"/>
              <w:right w:w="130" w:type="dxa"/>
            </w:tcMar>
            <w:vAlign w:val="center"/>
          </w:tcPr>
          <w:p w14:paraId="66E2E5D0"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○役場庁舎、学校、体育館、公民館等の公共施設における出入口、通路、トイレ等について、優先的に障がい者に配慮した改善、整備に努めます。 </w:t>
            </w:r>
          </w:p>
          <w:p w14:paraId="29974637" w14:textId="77777777" w:rsidR="00105E13" w:rsidRDefault="00000000" w:rsidP="00105E13">
            <w:pPr>
              <w:spacing w:afterLines="50" w:after="120" w:line="319" w:lineRule="auto"/>
              <w:rPr>
                <w:rFonts w:ascii="BIZ UDPゴシック" w:eastAsia="BIZ UDPゴシック" w:hAnsi="BIZ UDPゴシック"/>
                <w:sz w:val="20"/>
                <w:szCs w:val="20"/>
              </w:rPr>
            </w:pPr>
            <w:r>
              <w:rPr>
                <w:rFonts w:ascii="BIZ UDPゴシック" w:eastAsia="BIZ UDPゴシック" w:hAnsi="BIZ UDPゴシック"/>
                <w:sz w:val="20"/>
                <w:szCs w:val="20"/>
              </w:rPr>
              <w:t xml:space="preserve">○人が集まる民間施設について、福島県の「人にやさしいまちづくり条例」に基づいた整備を要請します。 </w:t>
            </w:r>
          </w:p>
          <w:p w14:paraId="2B6D63CE" w14:textId="77777777" w:rsidR="009D6CAB" w:rsidRPr="00370011" w:rsidRDefault="00000000" w:rsidP="00105E13">
            <w:pPr>
              <w:spacing w:afterLines="50" w:after="120" w:line="319" w:lineRule="auto"/>
              <w:rPr>
                <w:rFonts w:ascii="BIZ UDPゴシック" w:eastAsia="BIZ UDPゴシック" w:hAnsi="BIZ UDPゴシック"/>
              </w:rPr>
            </w:pPr>
            <w:r>
              <w:rPr>
                <w:rFonts w:ascii="BIZ UDPゴシック" w:eastAsia="BIZ UDPゴシック" w:hAnsi="BIZ UDPゴシック"/>
                <w:sz w:val="20"/>
                <w:szCs w:val="20"/>
              </w:rPr>
              <w:t>○「バリアフリー法」や福島県の「人にやさしいまちづくり条例」に即した改善整備に努めます。</w:t>
            </w:r>
          </w:p>
        </w:tc>
      </w:tr>
    </w:tbl>
    <w:p w14:paraId="2B6CDE66" w14:textId="77777777" w:rsidR="00105E13"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A9CACA6"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3" w:name="_TocOno015"/>
      <w:r>
        <w:rPr>
          <w:rFonts w:ascii="BIZ UDPゴシック" w:eastAsia="BIZ UDPゴシック" w:hAnsi="BIZ UDPゴシック"/>
          <w:b/>
          <w:bCs/>
          <w:color w:val="FFFFFF"/>
          <w:sz w:val="30"/>
          <w:szCs w:val="30"/>
        </w:rPr>
        <w:lastRenderedPageBreak/>
        <w:t>第４章　情報アクセシビリティの向上及び意思疎通支援の充実</w:t>
      </w:r>
      <w:bookmarkEnd w:id="13"/>
    </w:p>
    <w:p w14:paraId="37981B9F" w14:textId="77777777" w:rsidR="009D6CAB" w:rsidRPr="00105E13" w:rsidRDefault="00000000" w:rsidP="00105E13">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616868E5"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必要な情報に円滑にアクセスすることができるよう、障がい者に配慮した情報通信機器利用の促進、サービス等の周知等、様々な取組を通じて情報アクセシビリティの向上に努める必要があります。</w:t>
      </w:r>
    </w:p>
    <w:p w14:paraId="7D8CF3A0" w14:textId="77777777" w:rsidR="009D6CAB" w:rsidRPr="00370011"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４年に制定された「障害者による情報の取得及び利用並びに意思疎通に係る施策の推進に関する法律」の趣旨を踏まえ、行動の制約をともなう障がい者にとって、ホームページや電子メール、ＳＮＳ等の情報機器の利用機会等の格差が生じないよう配慮し、情報のバリアフリー化を推進する必要があります。</w:t>
      </w:r>
    </w:p>
    <w:p w14:paraId="236B4A8C" w14:textId="77777777" w:rsidR="009D6CAB" w:rsidRDefault="00000000" w:rsidP="00105E13">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あわせて、意思疎通に困難を抱える人が自分の意思や要求を的確に伝え、正しく理解することを支援するため、意思疎通支援を担う人材の育成・確保やサービスの円滑な利用の促進、支援機器の利用促進などの取り組みを通じて意思疎通支援の充実を図る必要があります。令和７年６月に施行された「手話に関する施策の推進に関する法律」（手話施策推進法）や「小野町手話言語及び障がい者コミュニケーション条例」（令和７年制定）に基づき、手話をはじめとする多様なコミュニケーション手段の普及にも取り組みます。</w:t>
      </w:r>
    </w:p>
    <w:p w14:paraId="6617956E" w14:textId="77777777" w:rsidR="00105E13" w:rsidRDefault="00105E13" w:rsidP="00105E13">
      <w:pPr>
        <w:pStyle w:val="a4"/>
      </w:pPr>
    </w:p>
    <w:p w14:paraId="31CC7C1F" w14:textId="77777777" w:rsidR="00105E13" w:rsidRPr="002D125C" w:rsidRDefault="002D125C" w:rsidP="002D125C">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5AC98242" w14:textId="77777777" w:rsidTr="002D125C">
        <w:tc>
          <w:tcPr>
            <w:tcW w:w="3539" w:type="dxa"/>
            <w:shd w:val="clear" w:color="auto" w:fill="FFF2CC" w:themeFill="accent4" w:themeFillTint="33"/>
            <w:tcMar>
              <w:top w:w="130" w:type="dxa"/>
              <w:left w:w="130" w:type="dxa"/>
              <w:bottom w:w="130" w:type="dxa"/>
              <w:right w:w="130" w:type="dxa"/>
            </w:tcMar>
            <w:vAlign w:val="center"/>
          </w:tcPr>
          <w:p w14:paraId="0CC27EF7"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①意思疎通支援事業の充実</w:t>
            </w:r>
          </w:p>
        </w:tc>
        <w:tc>
          <w:tcPr>
            <w:tcW w:w="5461" w:type="dxa"/>
            <w:tcMar>
              <w:top w:w="130" w:type="dxa"/>
              <w:left w:w="130" w:type="dxa"/>
              <w:bottom w:w="130" w:type="dxa"/>
              <w:right w:w="130" w:type="dxa"/>
            </w:tcMar>
            <w:vAlign w:val="center"/>
          </w:tcPr>
          <w:p w14:paraId="1C8D8B12"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○手話通訳者及び要約筆記者の派遣など意思疎通の円滑化を図ります。 </w:t>
            </w:r>
          </w:p>
          <w:p w14:paraId="7D1CF3FF"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○利用拡大に向けて、広報紙・ウェブサイト等で周知していきます。</w:t>
            </w:r>
          </w:p>
        </w:tc>
      </w:tr>
      <w:tr w:rsidR="009D6CAB" w:rsidRPr="00370011" w14:paraId="71C4F8B1" w14:textId="77777777" w:rsidTr="002D125C">
        <w:tc>
          <w:tcPr>
            <w:tcW w:w="3539" w:type="dxa"/>
            <w:shd w:val="clear" w:color="auto" w:fill="FFF2CC" w:themeFill="accent4" w:themeFillTint="33"/>
            <w:tcMar>
              <w:top w:w="130" w:type="dxa"/>
              <w:left w:w="130" w:type="dxa"/>
              <w:bottom w:w="130" w:type="dxa"/>
              <w:right w:w="130" w:type="dxa"/>
            </w:tcMar>
            <w:vAlign w:val="center"/>
          </w:tcPr>
          <w:p w14:paraId="7F970B4B"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②情報提供体制の充実</w:t>
            </w:r>
          </w:p>
        </w:tc>
        <w:tc>
          <w:tcPr>
            <w:tcW w:w="5461" w:type="dxa"/>
            <w:tcMar>
              <w:top w:w="130" w:type="dxa"/>
              <w:left w:w="130" w:type="dxa"/>
              <w:bottom w:w="130" w:type="dxa"/>
              <w:right w:w="130" w:type="dxa"/>
            </w:tcMar>
            <w:vAlign w:val="center"/>
          </w:tcPr>
          <w:p w14:paraId="60993CF9"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○様々な媒体や機会を通じて積極的に情報提供していくとともに、情報格差に配慮しつつ、パソコン、携帯電話などの活用による情報提供を推進します。</w:t>
            </w:r>
          </w:p>
        </w:tc>
      </w:tr>
      <w:tr w:rsidR="009D6CAB" w:rsidRPr="00370011" w14:paraId="0161B657" w14:textId="77777777" w:rsidTr="002D125C">
        <w:tc>
          <w:tcPr>
            <w:tcW w:w="3539" w:type="dxa"/>
            <w:shd w:val="clear" w:color="auto" w:fill="FFF2CC" w:themeFill="accent4" w:themeFillTint="33"/>
            <w:tcMar>
              <w:top w:w="130" w:type="dxa"/>
              <w:left w:w="130" w:type="dxa"/>
              <w:bottom w:w="130" w:type="dxa"/>
              <w:right w:w="130" w:type="dxa"/>
            </w:tcMar>
            <w:vAlign w:val="center"/>
          </w:tcPr>
          <w:p w14:paraId="2C858F25"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③情報アクセシビリティの向上</w:t>
            </w:r>
          </w:p>
        </w:tc>
        <w:tc>
          <w:tcPr>
            <w:tcW w:w="5461" w:type="dxa"/>
            <w:tcMar>
              <w:top w:w="130" w:type="dxa"/>
              <w:left w:w="130" w:type="dxa"/>
              <w:bottom w:w="130" w:type="dxa"/>
              <w:right w:w="130" w:type="dxa"/>
            </w:tcMar>
            <w:vAlign w:val="center"/>
          </w:tcPr>
          <w:p w14:paraId="1AD14733"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○障がいのある人が容易に情報にアクセスできるよう、利用しやすいホームページとなるように、ホームページのユニバーサルデザイン化を推進します。 </w:t>
            </w:r>
          </w:p>
          <w:p w14:paraId="69A53150"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○障がい当事者がＩＣＴ機器を利用しやすくなるよう、</w:t>
            </w:r>
            <w:r>
              <w:rPr>
                <w:rFonts w:ascii="BIZ UDPゴシック" w:eastAsia="BIZ UDPゴシック" w:hAnsi="BIZ UDPゴシック"/>
                <w:sz w:val="22"/>
                <w:szCs w:val="22"/>
              </w:rPr>
              <w:lastRenderedPageBreak/>
              <w:t>利用支援に係る取組を推進します。</w:t>
            </w:r>
          </w:p>
        </w:tc>
      </w:tr>
    </w:tbl>
    <w:p w14:paraId="1C9CC6C7" w14:textId="77777777" w:rsidR="009D6CAB" w:rsidRPr="00370011" w:rsidRDefault="00000000" w:rsidP="00B96F49">
      <w:pPr>
        <w:pStyle w:val="1"/>
        <w:pageBreakBefore/>
        <w:shd w:val="clear" w:color="auto" w:fill="4A7A5E"/>
        <w:spacing w:before="480" w:after="320"/>
        <w:ind w:left="60"/>
        <w:jc w:val="center"/>
        <w:rPr>
          <w:rFonts w:ascii="BIZ UDPゴシック" w:eastAsia="BIZ UDPゴシック" w:hAnsi="BIZ UDPゴシック"/>
        </w:rPr>
      </w:pPr>
      <w:bookmarkStart w:id="14" w:name="_TocOno016"/>
      <w:r>
        <w:rPr>
          <w:rFonts w:ascii="BIZ UDPゴシック" w:eastAsia="BIZ UDPゴシック" w:hAnsi="BIZ UDPゴシック"/>
          <w:b/>
          <w:bCs/>
          <w:color w:val="FFFFFF"/>
          <w:sz w:val="30"/>
          <w:szCs w:val="30"/>
        </w:rPr>
        <w:lastRenderedPageBreak/>
        <w:t>第５章　防犯・防災の推進</w:t>
      </w:r>
      <w:bookmarkEnd w:id="14"/>
    </w:p>
    <w:p w14:paraId="4582895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防災対策の推進</w:t>
      </w:r>
    </w:p>
    <w:p w14:paraId="3BDC047F" w14:textId="77777777" w:rsidR="009D6CAB" w:rsidRPr="002D125C" w:rsidRDefault="00000000" w:rsidP="002D125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2A5402D"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近年、全国各地で地震や台風による土砂災害、河川のはん濫等の大規模災害により、多くの命が奪われる等甚大な被害が多発しています。東日本大震災では、障がい者の死亡率が被災住民全体の死亡率の２倍になるなど、避難行動要支援者における被害の大きさが報告されています。</w:t>
      </w:r>
    </w:p>
    <w:p w14:paraId="189BAF21"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災害時に一人で避難できるかは、「できない」の回答が障がい者では３割以上、障がい児では５割以上となっており、緊急時に近所に助けてくれる人がいるかは、「いない」の回答が障がい者では約２割、障がい児では約４割となっています。</w:t>
      </w:r>
    </w:p>
    <w:p w14:paraId="279A41FC" w14:textId="77777777" w:rsidR="009D6CAB" w:rsidRPr="00370011" w:rsidRDefault="00000000" w:rsidP="002D125C">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小野町地域防災計画」に基づき、自主防災組織の育成や活動の充実、情報伝達のための環境づくりなど、必要な基盤整備を図るとともに、町内会や関係機関などの協力を得ながら、自力では避難できない障がい者や高齢者などの「避難行動要支援者名簿」の整備を進めています。国の基本指針の見直しでは、災害対策基本法等の改正を踏まえた防災部局や職能団体等との連携、障がい福祉サービス事業所等の耐災害性強化の必要性が新たに盛り込まれており、本町においても事業所と連携した対策の推進に努めます。また、令和８年の社会福祉法等の改正により、災害時に高齢者や障がいのある方等への福祉的支援を行う災害派遣福祉チーム（ＤＷＡＴ）が法律に位置付けられました（令和９年４月施行）。</w:t>
      </w:r>
    </w:p>
    <w:p w14:paraId="63E2257B" w14:textId="77777777" w:rsidR="002D125C" w:rsidRDefault="002D125C" w:rsidP="002D125C">
      <w:pPr>
        <w:spacing w:before="260" w:after="160"/>
        <w:rPr>
          <w:rFonts w:ascii="BIZ UDPゴシック" w:eastAsia="BIZ UDPゴシック" w:hAnsi="BIZ UDPゴシック"/>
          <w:b/>
          <w:bCs/>
          <w:sz w:val="22"/>
          <w:szCs w:val="22"/>
        </w:rPr>
      </w:pPr>
    </w:p>
    <w:p w14:paraId="75C4BDB7" w14:textId="77777777" w:rsidR="009D6CAB" w:rsidRPr="00370011" w:rsidRDefault="00000000" w:rsidP="002D125C">
      <w:pPr>
        <w:spacing w:before="260" w:after="160"/>
        <w:rPr>
          <w:rFonts w:ascii="BIZ UDPゴシック" w:eastAsia="BIZ UDPゴシック" w:hAnsi="BIZ UDPゴシック"/>
        </w:rPr>
      </w:pPr>
      <w:r>
        <w:rPr>
          <w:rFonts w:ascii="BIZ UDPゴシック" w:eastAsia="BIZ UDPゴシック" w:hAnsi="BIZ UDPゴシック"/>
          <w:b/>
          <w:bCs/>
          <w:sz w:val="22"/>
          <w:szCs w:val="22"/>
        </w:rPr>
        <w:t>■火事や地震等の災害時に一人で避難できるか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272FBDB9" w14:textId="77777777">
        <w:trPr>
          <w:tblHeader/>
        </w:trPr>
        <w:tc>
          <w:tcPr>
            <w:tcW w:w="3000" w:type="dxa"/>
            <w:shd w:val="clear" w:color="auto" w:fill="DCE8DC"/>
            <w:tcMar>
              <w:top w:w="130" w:type="dxa"/>
              <w:left w:w="130" w:type="dxa"/>
              <w:bottom w:w="130" w:type="dxa"/>
              <w:right w:w="130" w:type="dxa"/>
            </w:tcMar>
            <w:vAlign w:val="center"/>
          </w:tcPr>
          <w:p w14:paraId="17AF141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32A34F1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できる</w:t>
            </w:r>
          </w:p>
        </w:tc>
        <w:tc>
          <w:tcPr>
            <w:tcW w:w="1500" w:type="dxa"/>
            <w:shd w:val="clear" w:color="auto" w:fill="DCE8DC"/>
            <w:tcMar>
              <w:top w:w="130" w:type="dxa"/>
              <w:left w:w="130" w:type="dxa"/>
              <w:bottom w:w="130" w:type="dxa"/>
              <w:right w:w="130" w:type="dxa"/>
            </w:tcMar>
            <w:vAlign w:val="center"/>
          </w:tcPr>
          <w:p w14:paraId="3E1ED6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できない</w:t>
            </w:r>
          </w:p>
        </w:tc>
        <w:tc>
          <w:tcPr>
            <w:tcW w:w="1500" w:type="dxa"/>
            <w:shd w:val="clear" w:color="auto" w:fill="DCE8DC"/>
            <w:tcMar>
              <w:top w:w="130" w:type="dxa"/>
              <w:left w:w="130" w:type="dxa"/>
              <w:bottom w:w="130" w:type="dxa"/>
              <w:right w:w="130" w:type="dxa"/>
            </w:tcMar>
            <w:vAlign w:val="center"/>
          </w:tcPr>
          <w:p w14:paraId="40109F8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わからない</w:t>
            </w:r>
          </w:p>
        </w:tc>
        <w:tc>
          <w:tcPr>
            <w:tcW w:w="1500" w:type="dxa"/>
            <w:shd w:val="clear" w:color="auto" w:fill="DCE8DC"/>
            <w:tcMar>
              <w:top w:w="130" w:type="dxa"/>
              <w:left w:w="130" w:type="dxa"/>
              <w:bottom w:w="130" w:type="dxa"/>
              <w:right w:w="130" w:type="dxa"/>
            </w:tcMar>
            <w:vAlign w:val="center"/>
          </w:tcPr>
          <w:p w14:paraId="58C5613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68848316" w14:textId="77777777">
        <w:tc>
          <w:tcPr>
            <w:tcW w:w="3000" w:type="dxa"/>
            <w:tcMar>
              <w:top w:w="130" w:type="dxa"/>
              <w:left w:w="130" w:type="dxa"/>
              <w:bottom w:w="130" w:type="dxa"/>
              <w:right w:w="130" w:type="dxa"/>
            </w:tcMar>
            <w:vAlign w:val="center"/>
          </w:tcPr>
          <w:p w14:paraId="6D8E18E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7F5E46A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41.1%</w:t>
            </w:r>
          </w:p>
        </w:tc>
        <w:tc>
          <w:tcPr>
            <w:tcW w:w="1500" w:type="dxa"/>
            <w:tcMar>
              <w:top w:w="130" w:type="dxa"/>
              <w:left w:w="130" w:type="dxa"/>
              <w:bottom w:w="130" w:type="dxa"/>
              <w:right w:w="130" w:type="dxa"/>
            </w:tcMar>
            <w:vAlign w:val="center"/>
          </w:tcPr>
          <w:p w14:paraId="5ECA8F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35.4%</w:t>
            </w:r>
          </w:p>
        </w:tc>
        <w:tc>
          <w:tcPr>
            <w:tcW w:w="1500" w:type="dxa"/>
            <w:tcMar>
              <w:top w:w="130" w:type="dxa"/>
              <w:left w:w="130" w:type="dxa"/>
              <w:bottom w:w="130" w:type="dxa"/>
              <w:right w:w="130" w:type="dxa"/>
            </w:tcMar>
            <w:vAlign w:val="center"/>
          </w:tcPr>
          <w:p w14:paraId="1BF5B8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16.1%</w:t>
            </w:r>
          </w:p>
        </w:tc>
        <w:tc>
          <w:tcPr>
            <w:tcW w:w="1500" w:type="dxa"/>
            <w:tcMar>
              <w:top w:w="130" w:type="dxa"/>
              <w:left w:w="130" w:type="dxa"/>
              <w:bottom w:w="130" w:type="dxa"/>
              <w:right w:w="130" w:type="dxa"/>
            </w:tcMar>
            <w:vAlign w:val="center"/>
          </w:tcPr>
          <w:p w14:paraId="3CBAE2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7.5%</w:t>
            </w:r>
          </w:p>
        </w:tc>
      </w:tr>
      <w:tr w:rsidR="009D6CAB" w:rsidRPr="00370011" w14:paraId="22631DB6" w14:textId="77777777">
        <w:tc>
          <w:tcPr>
            <w:tcW w:w="3000" w:type="dxa"/>
            <w:tcMar>
              <w:top w:w="130" w:type="dxa"/>
              <w:left w:w="130" w:type="dxa"/>
              <w:bottom w:w="130" w:type="dxa"/>
              <w:right w:w="130" w:type="dxa"/>
            </w:tcMar>
            <w:vAlign w:val="center"/>
          </w:tcPr>
          <w:p w14:paraId="3EA5C4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　全体（n=22）</w:t>
            </w:r>
          </w:p>
        </w:tc>
        <w:tc>
          <w:tcPr>
            <w:tcW w:w="1500" w:type="dxa"/>
            <w:tcMar>
              <w:top w:w="130" w:type="dxa"/>
              <w:left w:w="130" w:type="dxa"/>
              <w:bottom w:w="130" w:type="dxa"/>
              <w:right w:w="130" w:type="dxa"/>
            </w:tcMar>
            <w:vAlign w:val="center"/>
          </w:tcPr>
          <w:p w14:paraId="78721BB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13.6%</w:t>
            </w:r>
          </w:p>
        </w:tc>
        <w:tc>
          <w:tcPr>
            <w:tcW w:w="1500" w:type="dxa"/>
            <w:tcMar>
              <w:top w:w="130" w:type="dxa"/>
              <w:left w:w="130" w:type="dxa"/>
              <w:bottom w:w="130" w:type="dxa"/>
              <w:right w:w="130" w:type="dxa"/>
            </w:tcMar>
            <w:vAlign w:val="center"/>
          </w:tcPr>
          <w:p w14:paraId="4C9EABD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54.5%</w:t>
            </w:r>
          </w:p>
        </w:tc>
        <w:tc>
          <w:tcPr>
            <w:tcW w:w="1500" w:type="dxa"/>
            <w:tcMar>
              <w:top w:w="130" w:type="dxa"/>
              <w:left w:w="130" w:type="dxa"/>
              <w:bottom w:w="130" w:type="dxa"/>
              <w:right w:w="130" w:type="dxa"/>
            </w:tcMar>
            <w:vAlign w:val="center"/>
          </w:tcPr>
          <w:p w14:paraId="7E3398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31.8%</w:t>
            </w:r>
          </w:p>
        </w:tc>
        <w:tc>
          <w:tcPr>
            <w:tcW w:w="1500" w:type="dxa"/>
            <w:tcMar>
              <w:top w:w="130" w:type="dxa"/>
              <w:left w:w="130" w:type="dxa"/>
              <w:bottom w:w="130" w:type="dxa"/>
              <w:right w:w="130" w:type="dxa"/>
            </w:tcMar>
            <w:vAlign w:val="center"/>
          </w:tcPr>
          <w:p w14:paraId="1C73D29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r>
    </w:tbl>
    <w:p w14:paraId="4F7798B2" w14:textId="77777777" w:rsidR="009D6CAB" w:rsidRPr="00370011" w:rsidRDefault="00000000" w:rsidP="002D125C">
      <w:pPr>
        <w:spacing w:before="260" w:after="160"/>
        <w:rPr>
          <w:rFonts w:ascii="BIZ UDPゴシック" w:eastAsia="BIZ UDPゴシック" w:hAnsi="BIZ UDPゴシック"/>
        </w:rPr>
      </w:pPr>
      <w:r>
        <w:rPr>
          <w:rFonts w:ascii="BIZ UDPゴシック" w:eastAsia="BIZ UDPゴシック" w:hAnsi="BIZ UDPゴシック"/>
          <w:b/>
          <w:bCs/>
          <w:sz w:val="22"/>
          <w:szCs w:val="22"/>
        </w:rPr>
        <w:t>■家族が不在の場合や一人暮らしの場合、近所に助けてくれる人がいるか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9D6CAB" w:rsidRPr="00370011" w14:paraId="44C2208B" w14:textId="77777777">
        <w:trPr>
          <w:tblHeader/>
        </w:trPr>
        <w:tc>
          <w:tcPr>
            <w:tcW w:w="3000" w:type="dxa"/>
            <w:shd w:val="clear" w:color="auto" w:fill="DCE8DC"/>
            <w:tcMar>
              <w:top w:w="130" w:type="dxa"/>
              <w:left w:w="130" w:type="dxa"/>
              <w:bottom w:w="130" w:type="dxa"/>
              <w:right w:w="130" w:type="dxa"/>
            </w:tcMar>
            <w:vAlign w:val="center"/>
          </w:tcPr>
          <w:p w14:paraId="3A29CCB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区分</w:t>
            </w:r>
          </w:p>
        </w:tc>
        <w:tc>
          <w:tcPr>
            <w:tcW w:w="1500" w:type="dxa"/>
            <w:shd w:val="clear" w:color="auto" w:fill="DCE8DC"/>
            <w:tcMar>
              <w:top w:w="130" w:type="dxa"/>
              <w:left w:w="130" w:type="dxa"/>
              <w:bottom w:w="130" w:type="dxa"/>
              <w:right w:w="130" w:type="dxa"/>
            </w:tcMar>
            <w:vAlign w:val="center"/>
          </w:tcPr>
          <w:p w14:paraId="70A053F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いる</w:t>
            </w:r>
          </w:p>
        </w:tc>
        <w:tc>
          <w:tcPr>
            <w:tcW w:w="1500" w:type="dxa"/>
            <w:shd w:val="clear" w:color="auto" w:fill="DCE8DC"/>
            <w:tcMar>
              <w:top w:w="130" w:type="dxa"/>
              <w:left w:w="130" w:type="dxa"/>
              <w:bottom w:w="130" w:type="dxa"/>
              <w:right w:w="130" w:type="dxa"/>
            </w:tcMar>
            <w:vAlign w:val="center"/>
          </w:tcPr>
          <w:p w14:paraId="51C1F46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いない</w:t>
            </w:r>
          </w:p>
        </w:tc>
        <w:tc>
          <w:tcPr>
            <w:tcW w:w="1500" w:type="dxa"/>
            <w:shd w:val="clear" w:color="auto" w:fill="DCE8DC"/>
            <w:tcMar>
              <w:top w:w="130" w:type="dxa"/>
              <w:left w:w="130" w:type="dxa"/>
              <w:bottom w:w="130" w:type="dxa"/>
              <w:right w:w="130" w:type="dxa"/>
            </w:tcMar>
            <w:vAlign w:val="center"/>
          </w:tcPr>
          <w:p w14:paraId="18C942B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わからない</w:t>
            </w:r>
          </w:p>
        </w:tc>
        <w:tc>
          <w:tcPr>
            <w:tcW w:w="1500" w:type="dxa"/>
            <w:shd w:val="clear" w:color="auto" w:fill="DCE8DC"/>
            <w:tcMar>
              <w:top w:w="130" w:type="dxa"/>
              <w:left w:w="130" w:type="dxa"/>
              <w:bottom w:w="130" w:type="dxa"/>
              <w:right w:w="130" w:type="dxa"/>
            </w:tcMar>
            <w:vAlign w:val="center"/>
          </w:tcPr>
          <w:p w14:paraId="7C1174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無回答</w:t>
            </w:r>
          </w:p>
        </w:tc>
      </w:tr>
      <w:tr w:rsidR="009D6CAB" w:rsidRPr="00370011" w14:paraId="0DA5E1FC" w14:textId="77777777">
        <w:tc>
          <w:tcPr>
            <w:tcW w:w="3000" w:type="dxa"/>
            <w:tcMar>
              <w:top w:w="130" w:type="dxa"/>
              <w:left w:w="130" w:type="dxa"/>
              <w:bottom w:w="130" w:type="dxa"/>
              <w:right w:w="130" w:type="dxa"/>
            </w:tcMar>
            <w:vAlign w:val="center"/>
          </w:tcPr>
          <w:p w14:paraId="6667607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　全体（n=280）</w:t>
            </w:r>
          </w:p>
        </w:tc>
        <w:tc>
          <w:tcPr>
            <w:tcW w:w="1500" w:type="dxa"/>
            <w:tcMar>
              <w:top w:w="130" w:type="dxa"/>
              <w:left w:w="130" w:type="dxa"/>
              <w:bottom w:w="130" w:type="dxa"/>
              <w:right w:w="130" w:type="dxa"/>
            </w:tcMar>
            <w:vAlign w:val="center"/>
          </w:tcPr>
          <w:p w14:paraId="26ECAB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33.6%</w:t>
            </w:r>
          </w:p>
        </w:tc>
        <w:tc>
          <w:tcPr>
            <w:tcW w:w="1500" w:type="dxa"/>
            <w:tcMar>
              <w:top w:w="130" w:type="dxa"/>
              <w:left w:w="130" w:type="dxa"/>
              <w:bottom w:w="130" w:type="dxa"/>
              <w:right w:w="130" w:type="dxa"/>
            </w:tcMar>
            <w:vAlign w:val="center"/>
          </w:tcPr>
          <w:p w14:paraId="6080A5F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22.9%</w:t>
            </w:r>
          </w:p>
        </w:tc>
        <w:tc>
          <w:tcPr>
            <w:tcW w:w="1500" w:type="dxa"/>
            <w:tcMar>
              <w:top w:w="130" w:type="dxa"/>
              <w:left w:w="130" w:type="dxa"/>
              <w:bottom w:w="130" w:type="dxa"/>
              <w:right w:w="130" w:type="dxa"/>
            </w:tcMar>
            <w:vAlign w:val="center"/>
          </w:tcPr>
          <w:p w14:paraId="426AC4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33.2%</w:t>
            </w:r>
          </w:p>
        </w:tc>
        <w:tc>
          <w:tcPr>
            <w:tcW w:w="1500" w:type="dxa"/>
            <w:tcMar>
              <w:top w:w="130" w:type="dxa"/>
              <w:left w:w="130" w:type="dxa"/>
              <w:bottom w:w="130" w:type="dxa"/>
              <w:right w:w="130" w:type="dxa"/>
            </w:tcMar>
            <w:vAlign w:val="center"/>
          </w:tcPr>
          <w:p w14:paraId="14FB743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10.4%</w:t>
            </w:r>
          </w:p>
        </w:tc>
      </w:tr>
      <w:tr w:rsidR="009D6CAB" w:rsidRPr="00370011" w14:paraId="07938690" w14:textId="77777777">
        <w:tc>
          <w:tcPr>
            <w:tcW w:w="3000" w:type="dxa"/>
            <w:tcMar>
              <w:top w:w="130" w:type="dxa"/>
              <w:left w:w="130" w:type="dxa"/>
              <w:bottom w:w="130" w:type="dxa"/>
              <w:right w:w="130" w:type="dxa"/>
            </w:tcMar>
            <w:vAlign w:val="center"/>
          </w:tcPr>
          <w:p w14:paraId="2FDB34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障がい児　全体（n=22）</w:t>
            </w:r>
          </w:p>
        </w:tc>
        <w:tc>
          <w:tcPr>
            <w:tcW w:w="1500" w:type="dxa"/>
            <w:tcMar>
              <w:top w:w="130" w:type="dxa"/>
              <w:left w:w="130" w:type="dxa"/>
              <w:bottom w:w="130" w:type="dxa"/>
              <w:right w:w="130" w:type="dxa"/>
            </w:tcMar>
            <w:vAlign w:val="center"/>
          </w:tcPr>
          <w:p w14:paraId="07679BD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27.3%</w:t>
            </w:r>
          </w:p>
        </w:tc>
        <w:tc>
          <w:tcPr>
            <w:tcW w:w="1500" w:type="dxa"/>
            <w:tcMar>
              <w:top w:w="130" w:type="dxa"/>
              <w:left w:w="130" w:type="dxa"/>
              <w:bottom w:w="130" w:type="dxa"/>
              <w:right w:w="130" w:type="dxa"/>
            </w:tcMar>
            <w:vAlign w:val="center"/>
          </w:tcPr>
          <w:p w14:paraId="2CD2D3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40.9%</w:t>
            </w:r>
          </w:p>
        </w:tc>
        <w:tc>
          <w:tcPr>
            <w:tcW w:w="1500" w:type="dxa"/>
            <w:tcMar>
              <w:top w:w="130" w:type="dxa"/>
              <w:left w:w="130" w:type="dxa"/>
              <w:bottom w:w="130" w:type="dxa"/>
              <w:right w:w="130" w:type="dxa"/>
            </w:tcMar>
            <w:vAlign w:val="center"/>
          </w:tcPr>
          <w:p w14:paraId="2F0BEFB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31.8%</w:t>
            </w:r>
          </w:p>
        </w:tc>
        <w:tc>
          <w:tcPr>
            <w:tcW w:w="1500" w:type="dxa"/>
            <w:tcMar>
              <w:top w:w="130" w:type="dxa"/>
              <w:left w:w="130" w:type="dxa"/>
              <w:bottom w:w="130" w:type="dxa"/>
              <w:right w:w="130" w:type="dxa"/>
            </w:tcMar>
            <w:vAlign w:val="center"/>
          </w:tcPr>
          <w:p w14:paraId="77F831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bl>
    <w:p w14:paraId="419DFCFB" w14:textId="77777777" w:rsidR="002D125C" w:rsidRDefault="002D125C" w:rsidP="002D125C">
      <w:pPr>
        <w:spacing w:before="260" w:after="160"/>
        <w:rPr>
          <w:rFonts w:ascii="BIZ UDPゴシック" w:eastAsia="BIZ UDPゴシック" w:hAnsi="BIZ UDPゴシック"/>
          <w:b/>
          <w:bCs/>
          <w:sz w:val="22"/>
          <w:szCs w:val="22"/>
        </w:rPr>
      </w:pPr>
    </w:p>
    <w:p w14:paraId="64FF0BA3" w14:textId="77777777" w:rsidR="002D125C" w:rsidRDefault="002D125C" w:rsidP="002D125C">
      <w:pPr>
        <w:spacing w:before="260" w:after="160"/>
        <w:rPr>
          <w:rFonts w:ascii="BIZ UDPゴシック" w:eastAsia="BIZ UDPゴシック" w:hAnsi="BIZ UDPゴシック"/>
          <w:b/>
          <w:bCs/>
          <w:sz w:val="22"/>
          <w:szCs w:val="22"/>
        </w:rPr>
      </w:pPr>
    </w:p>
    <w:p w14:paraId="276E5FFB" w14:textId="77777777" w:rsidR="009D6CAB" w:rsidRPr="00370011" w:rsidRDefault="00000000" w:rsidP="002D125C">
      <w:pPr>
        <w:spacing w:before="260" w:after="160"/>
        <w:rPr>
          <w:rFonts w:ascii="BIZ UDPゴシック" w:eastAsia="BIZ UDPゴシック" w:hAnsi="BIZ UDPゴシック"/>
        </w:rPr>
      </w:pPr>
      <w:r>
        <w:rPr>
          <w:rFonts w:ascii="BIZ UDPゴシック" w:eastAsia="BIZ UDPゴシック" w:hAnsi="BIZ UDPゴシック"/>
          <w:b/>
          <w:bCs/>
          <w:sz w:val="22"/>
          <w:szCs w:val="22"/>
        </w:rPr>
        <w:t>■火事や地震等の災害時に困ること（上位項目・複数回答）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9D6CAB" w:rsidRPr="00370011" w14:paraId="3DAE37CD" w14:textId="77777777">
        <w:trPr>
          <w:tblHeader/>
        </w:trPr>
        <w:tc>
          <w:tcPr>
            <w:tcW w:w="3800" w:type="dxa"/>
            <w:shd w:val="clear" w:color="auto" w:fill="DCE8DC"/>
            <w:tcMar>
              <w:top w:w="130" w:type="dxa"/>
              <w:left w:w="130" w:type="dxa"/>
              <w:bottom w:w="130" w:type="dxa"/>
              <w:right w:w="130" w:type="dxa"/>
            </w:tcMar>
            <w:vAlign w:val="center"/>
          </w:tcPr>
          <w:p w14:paraId="5064EC0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困りごと</w:t>
            </w:r>
          </w:p>
        </w:tc>
        <w:tc>
          <w:tcPr>
            <w:tcW w:w="2600" w:type="dxa"/>
            <w:shd w:val="clear" w:color="auto" w:fill="DCE8DC"/>
            <w:tcMar>
              <w:top w:w="130" w:type="dxa"/>
              <w:left w:w="130" w:type="dxa"/>
              <w:bottom w:w="130" w:type="dxa"/>
              <w:right w:w="130" w:type="dxa"/>
            </w:tcMar>
            <w:vAlign w:val="center"/>
          </w:tcPr>
          <w:p w14:paraId="4ABF02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障がい者全体（n=280）</w:t>
            </w:r>
          </w:p>
        </w:tc>
        <w:tc>
          <w:tcPr>
            <w:tcW w:w="2600" w:type="dxa"/>
            <w:shd w:val="clear" w:color="auto" w:fill="DCE8DC"/>
            <w:tcMar>
              <w:top w:w="130" w:type="dxa"/>
              <w:left w:w="130" w:type="dxa"/>
              <w:bottom w:w="130" w:type="dxa"/>
              <w:right w:w="130" w:type="dxa"/>
            </w:tcMar>
            <w:vAlign w:val="center"/>
          </w:tcPr>
          <w:p w14:paraId="1CBDF0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障がい児全体（n=22）</w:t>
            </w:r>
          </w:p>
        </w:tc>
      </w:tr>
      <w:tr w:rsidR="009D6CAB" w:rsidRPr="00370011" w14:paraId="3FED3947" w14:textId="77777777">
        <w:tc>
          <w:tcPr>
            <w:tcW w:w="3800" w:type="dxa"/>
            <w:tcMar>
              <w:top w:w="130" w:type="dxa"/>
              <w:left w:w="130" w:type="dxa"/>
              <w:bottom w:w="130" w:type="dxa"/>
              <w:right w:w="130" w:type="dxa"/>
            </w:tcMar>
            <w:vAlign w:val="center"/>
          </w:tcPr>
          <w:p w14:paraId="5F9F85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投薬や治療が受けられない</w:t>
            </w:r>
          </w:p>
        </w:tc>
        <w:tc>
          <w:tcPr>
            <w:tcW w:w="2600" w:type="dxa"/>
            <w:tcMar>
              <w:top w:w="130" w:type="dxa"/>
              <w:left w:w="130" w:type="dxa"/>
              <w:bottom w:w="130" w:type="dxa"/>
              <w:right w:w="130" w:type="dxa"/>
            </w:tcMar>
            <w:vAlign w:val="center"/>
          </w:tcPr>
          <w:p w14:paraId="05D4F50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50.7%</w:t>
            </w:r>
          </w:p>
        </w:tc>
        <w:tc>
          <w:tcPr>
            <w:tcW w:w="2600" w:type="dxa"/>
            <w:tcMar>
              <w:top w:w="130" w:type="dxa"/>
              <w:left w:w="130" w:type="dxa"/>
              <w:bottom w:w="130" w:type="dxa"/>
              <w:right w:w="130" w:type="dxa"/>
            </w:tcMar>
            <w:vAlign w:val="center"/>
          </w:tcPr>
          <w:p w14:paraId="55C9F5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r>
      <w:tr w:rsidR="009D6CAB" w:rsidRPr="00370011" w14:paraId="3353E1E4" w14:textId="77777777">
        <w:tc>
          <w:tcPr>
            <w:tcW w:w="3800" w:type="dxa"/>
            <w:tcMar>
              <w:top w:w="130" w:type="dxa"/>
              <w:left w:w="130" w:type="dxa"/>
              <w:bottom w:w="130" w:type="dxa"/>
              <w:right w:w="130" w:type="dxa"/>
            </w:tcMar>
            <w:vAlign w:val="center"/>
          </w:tcPr>
          <w:p w14:paraId="0ABB36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避難場所の設備や生活環境が不安</w:t>
            </w:r>
          </w:p>
        </w:tc>
        <w:tc>
          <w:tcPr>
            <w:tcW w:w="2600" w:type="dxa"/>
            <w:tcMar>
              <w:top w:w="130" w:type="dxa"/>
              <w:left w:w="130" w:type="dxa"/>
              <w:bottom w:w="130" w:type="dxa"/>
              <w:right w:w="130" w:type="dxa"/>
            </w:tcMar>
            <w:vAlign w:val="center"/>
          </w:tcPr>
          <w:p w14:paraId="4B139C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47.1%</w:t>
            </w:r>
          </w:p>
        </w:tc>
        <w:tc>
          <w:tcPr>
            <w:tcW w:w="2600" w:type="dxa"/>
            <w:tcMar>
              <w:top w:w="130" w:type="dxa"/>
              <w:left w:w="130" w:type="dxa"/>
              <w:bottom w:w="130" w:type="dxa"/>
              <w:right w:w="130" w:type="dxa"/>
            </w:tcMar>
            <w:vAlign w:val="center"/>
          </w:tcPr>
          <w:p w14:paraId="4A6F85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45.5%</w:t>
            </w:r>
          </w:p>
        </w:tc>
      </w:tr>
      <w:tr w:rsidR="009D6CAB" w:rsidRPr="00370011" w14:paraId="74ACB83B" w14:textId="77777777">
        <w:tc>
          <w:tcPr>
            <w:tcW w:w="3800" w:type="dxa"/>
            <w:tcMar>
              <w:top w:w="130" w:type="dxa"/>
              <w:left w:w="130" w:type="dxa"/>
              <w:bottom w:w="130" w:type="dxa"/>
              <w:right w:w="130" w:type="dxa"/>
            </w:tcMar>
            <w:vAlign w:val="center"/>
          </w:tcPr>
          <w:p w14:paraId="340DAE9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安全なところまで迅速に避難できない</w:t>
            </w:r>
          </w:p>
        </w:tc>
        <w:tc>
          <w:tcPr>
            <w:tcW w:w="2600" w:type="dxa"/>
            <w:tcMar>
              <w:top w:w="130" w:type="dxa"/>
              <w:left w:w="130" w:type="dxa"/>
              <w:bottom w:w="130" w:type="dxa"/>
              <w:right w:w="130" w:type="dxa"/>
            </w:tcMar>
            <w:vAlign w:val="center"/>
          </w:tcPr>
          <w:p w14:paraId="0BEE8F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36.8%</w:t>
            </w:r>
          </w:p>
        </w:tc>
        <w:tc>
          <w:tcPr>
            <w:tcW w:w="2600" w:type="dxa"/>
            <w:tcMar>
              <w:top w:w="130" w:type="dxa"/>
              <w:left w:w="130" w:type="dxa"/>
              <w:bottom w:w="130" w:type="dxa"/>
              <w:right w:w="130" w:type="dxa"/>
            </w:tcMar>
            <w:vAlign w:val="center"/>
          </w:tcPr>
          <w:p w14:paraId="5A0E61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51B7960B" w14:textId="77777777">
        <w:tc>
          <w:tcPr>
            <w:tcW w:w="3800" w:type="dxa"/>
            <w:tcMar>
              <w:top w:w="130" w:type="dxa"/>
              <w:left w:w="130" w:type="dxa"/>
              <w:bottom w:w="130" w:type="dxa"/>
              <w:right w:w="130" w:type="dxa"/>
            </w:tcMar>
            <w:vAlign w:val="center"/>
          </w:tcPr>
          <w:p w14:paraId="2124B13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救助を求めることができない</w:t>
            </w:r>
          </w:p>
        </w:tc>
        <w:tc>
          <w:tcPr>
            <w:tcW w:w="2600" w:type="dxa"/>
            <w:tcMar>
              <w:top w:w="130" w:type="dxa"/>
              <w:left w:w="130" w:type="dxa"/>
              <w:bottom w:w="130" w:type="dxa"/>
              <w:right w:w="130" w:type="dxa"/>
            </w:tcMar>
            <w:vAlign w:val="center"/>
          </w:tcPr>
          <w:p w14:paraId="17AF2F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24.3%</w:t>
            </w:r>
          </w:p>
        </w:tc>
        <w:tc>
          <w:tcPr>
            <w:tcW w:w="2600" w:type="dxa"/>
            <w:tcMar>
              <w:top w:w="130" w:type="dxa"/>
              <w:left w:w="130" w:type="dxa"/>
              <w:bottom w:w="130" w:type="dxa"/>
              <w:right w:w="130" w:type="dxa"/>
            </w:tcMar>
            <w:vAlign w:val="center"/>
          </w:tcPr>
          <w:p w14:paraId="36B17A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59.1%</w:t>
            </w:r>
          </w:p>
        </w:tc>
      </w:tr>
      <w:tr w:rsidR="009D6CAB" w:rsidRPr="00370011" w14:paraId="78EF1229" w14:textId="77777777">
        <w:tc>
          <w:tcPr>
            <w:tcW w:w="3800" w:type="dxa"/>
            <w:tcMar>
              <w:top w:w="130" w:type="dxa"/>
              <w:left w:w="130" w:type="dxa"/>
              <w:bottom w:w="130" w:type="dxa"/>
              <w:right w:w="130" w:type="dxa"/>
            </w:tcMar>
            <w:vAlign w:val="center"/>
          </w:tcPr>
          <w:p w14:paraId="0B03F2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周囲とのコミュニケーションがとれない</w:t>
            </w:r>
          </w:p>
        </w:tc>
        <w:tc>
          <w:tcPr>
            <w:tcW w:w="2600" w:type="dxa"/>
            <w:tcMar>
              <w:top w:w="130" w:type="dxa"/>
              <w:left w:w="130" w:type="dxa"/>
              <w:bottom w:w="130" w:type="dxa"/>
              <w:right w:w="130" w:type="dxa"/>
            </w:tcMar>
            <w:vAlign w:val="center"/>
          </w:tcPr>
          <w:p w14:paraId="317BBF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18.2%</w:t>
            </w:r>
          </w:p>
        </w:tc>
        <w:tc>
          <w:tcPr>
            <w:tcW w:w="2600" w:type="dxa"/>
            <w:tcMar>
              <w:top w:w="130" w:type="dxa"/>
              <w:left w:w="130" w:type="dxa"/>
              <w:bottom w:w="130" w:type="dxa"/>
              <w:right w:w="130" w:type="dxa"/>
            </w:tcMar>
            <w:vAlign w:val="center"/>
          </w:tcPr>
          <w:p w14:paraId="737F62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59.1%</w:t>
            </w:r>
          </w:p>
        </w:tc>
      </w:tr>
    </w:tbl>
    <w:p w14:paraId="06989BC5"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279C8532" w14:textId="77777777" w:rsidR="004918F0" w:rsidRPr="002D125C"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D4E8A7D" w14:textId="77777777" w:rsidTr="002D125C">
        <w:tc>
          <w:tcPr>
            <w:tcW w:w="3256" w:type="dxa"/>
            <w:shd w:val="clear" w:color="auto" w:fill="FFF2CC" w:themeFill="accent4" w:themeFillTint="33"/>
            <w:tcMar>
              <w:top w:w="130" w:type="dxa"/>
              <w:left w:w="130" w:type="dxa"/>
              <w:bottom w:w="130" w:type="dxa"/>
              <w:right w:w="130" w:type="dxa"/>
            </w:tcMar>
            <w:vAlign w:val="center"/>
          </w:tcPr>
          <w:p w14:paraId="3AAEA495" w14:textId="77777777" w:rsidR="009D6CAB" w:rsidRPr="002D125C"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w:t>
            </w:r>
            <w:r>
              <w:rPr>
                <w:rFonts w:ascii="BIZ UDPゴシック" w:eastAsia="BIZ UDPゴシック" w:hAnsi="BIZ UDPゴシック"/>
                <w:sz w:val="22"/>
                <w:szCs w:val="22"/>
                <w:shd w:val="clear" w:color="auto" w:fill="FFF2CC" w:themeFill="accent4" w:themeFillTint="33"/>
              </w:rPr>
              <w:t>防災対策の推進</w:t>
            </w:r>
          </w:p>
        </w:tc>
        <w:tc>
          <w:tcPr>
            <w:tcW w:w="5744" w:type="dxa"/>
            <w:tcMar>
              <w:top w:w="130" w:type="dxa"/>
              <w:left w:w="130" w:type="dxa"/>
              <w:bottom w:w="130" w:type="dxa"/>
              <w:right w:w="130" w:type="dxa"/>
            </w:tcMar>
            <w:vAlign w:val="center"/>
          </w:tcPr>
          <w:p w14:paraId="58ECC4AA"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○避難所となる施設の多目的トイレ等の設備やスロープ等の段差解消設備について設置できるよう体制の整備に努めていきます。 </w:t>
            </w:r>
          </w:p>
          <w:p w14:paraId="0E41941D"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○避難所内で介助・援助を行うことができる部屋を別に設けるなど、要配慮者の尊厳を尊重できる環境整備に努めます。 </w:t>
            </w:r>
          </w:p>
          <w:p w14:paraId="04DBD4A9"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○避難行動要支援者名簿の整備を進め、個別避難計画の策定を推進するとともに、社会福祉協議会、民生委員・児童委員などの関係機関と連携し、支援体制の強化を図ります。 </w:t>
            </w:r>
          </w:p>
          <w:p w14:paraId="007A0CBF"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○広報紙やホームページ、啓発冊子などにより、避難場所や避難経路、避難時の心構えなど防災知識の普及・啓発に努めます。 </w:t>
            </w:r>
          </w:p>
          <w:p w14:paraId="6547BB73" w14:textId="77777777" w:rsid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 xml:space="preserve">○自主防災組織づくりとその育成を図ります。 </w:t>
            </w:r>
          </w:p>
          <w:p w14:paraId="0BEF103C" w14:textId="77777777" w:rsidR="009D6CAB" w:rsidRPr="002D125C" w:rsidRDefault="00000000" w:rsidP="002D125C">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○障がい福祉サービス事業所等における耐災害性の強化に向け、防災部局と連携した情報提供・支援に努めます。</w:t>
            </w:r>
          </w:p>
        </w:tc>
      </w:tr>
    </w:tbl>
    <w:p w14:paraId="7923BC31" w14:textId="77777777" w:rsidR="002D125C" w:rsidRDefault="002D125C" w:rsidP="002D125C">
      <w:pPr>
        <w:pStyle w:val="a4"/>
      </w:pPr>
    </w:p>
    <w:p w14:paraId="6AF79B75" w14:textId="77777777" w:rsidR="002D125C" w:rsidRDefault="002D125C" w:rsidP="002D125C">
      <w:pPr>
        <w:pStyle w:val="a4"/>
      </w:pPr>
    </w:p>
    <w:p w14:paraId="3813DADB" w14:textId="77777777" w:rsidR="002D125C" w:rsidRDefault="002D125C" w:rsidP="002D125C">
      <w:pPr>
        <w:pStyle w:val="a4"/>
      </w:pPr>
    </w:p>
    <w:p w14:paraId="6CBFC711" w14:textId="77777777" w:rsidR="002D125C" w:rsidRDefault="002D125C" w:rsidP="002D125C">
      <w:pPr>
        <w:pStyle w:val="a4"/>
      </w:pPr>
    </w:p>
    <w:p w14:paraId="1444CA45" w14:textId="77777777" w:rsidR="002D125C" w:rsidRDefault="002D125C" w:rsidP="002D125C">
      <w:pPr>
        <w:pStyle w:val="a4"/>
      </w:pPr>
    </w:p>
    <w:p w14:paraId="2E106C8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防犯対策の推進</w:t>
      </w:r>
    </w:p>
    <w:p w14:paraId="4720E22B"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3916502" w14:textId="77777777" w:rsidR="004918F0" w:rsidRPr="00B4333F"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は、その障がい特性により犯罪や事故の被害に遭う危険性が高い一方で、音声による110番通報が困難な場合がある等、防犯に関する特別な支援が求められます。行政や警察、社会福祉施設、地域等の町全体での連携により、地域ぐるみの見守り活動を含めた犯罪被害の発生を未然に防ぐ防犯活動を促進していくことが必要となります。</w:t>
      </w:r>
    </w:p>
    <w:p w14:paraId="0BDCF252" w14:textId="77777777" w:rsidR="004918F0" w:rsidRPr="004918F0"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3B47F9CF" w14:textId="77777777" w:rsidTr="004918F0">
        <w:tc>
          <w:tcPr>
            <w:tcW w:w="3256" w:type="dxa"/>
            <w:shd w:val="clear" w:color="auto" w:fill="FFF2CC" w:themeFill="accent4" w:themeFillTint="33"/>
            <w:tcMar>
              <w:top w:w="130" w:type="dxa"/>
              <w:left w:w="130" w:type="dxa"/>
              <w:bottom w:w="130" w:type="dxa"/>
              <w:right w:w="130" w:type="dxa"/>
            </w:tcMar>
            <w:vAlign w:val="center"/>
          </w:tcPr>
          <w:p w14:paraId="3648D92E" w14:textId="77777777" w:rsidR="009D6CAB" w:rsidRPr="004918F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①防犯対策の推進</w:t>
            </w:r>
          </w:p>
        </w:tc>
        <w:tc>
          <w:tcPr>
            <w:tcW w:w="5744" w:type="dxa"/>
            <w:tcMar>
              <w:top w:w="130" w:type="dxa"/>
              <w:left w:w="130" w:type="dxa"/>
              <w:bottom w:w="130" w:type="dxa"/>
              <w:right w:w="130" w:type="dxa"/>
            </w:tcMar>
            <w:vAlign w:val="center"/>
          </w:tcPr>
          <w:p w14:paraId="23C085B1" w14:textId="77777777" w:rsid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○障がい者が犯罪に巻き込まれないよう、警察や社会福祉施設と連携し、地域における見守り体制の充実に努めます。 </w:t>
            </w:r>
          </w:p>
          <w:p w14:paraId="2BD591D2"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○聴覚または音声・言語機能障がい者には「ファックス110番」、「メール110番」の普及を図ります。</w:t>
            </w:r>
          </w:p>
        </w:tc>
      </w:tr>
    </w:tbl>
    <w:p w14:paraId="53474FD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消費者トラブルの防止及び被害からの救済</w:t>
      </w:r>
    </w:p>
    <w:p w14:paraId="71CEDC8B"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27EFC0DA" w14:textId="77777777" w:rsidR="004918F0" w:rsidRPr="00B4333F"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近年多発する特殊詐欺や悪質商法などの消費者トラブルの防止や、障がい者の消費者としての利益を擁護し増進を図るため、障がい者本人のみならず、障がい者を支援し見守る地域住民に対しても情報提供や啓発を行い、町全体で連携して消費者被害防止に取り組む必要があります。</w:t>
      </w:r>
    </w:p>
    <w:p w14:paraId="33C62484" w14:textId="77777777" w:rsidR="004918F0" w:rsidRPr="004918F0" w:rsidRDefault="004918F0" w:rsidP="004918F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BEC2BE6" w14:textId="77777777" w:rsidTr="004918F0">
        <w:tc>
          <w:tcPr>
            <w:tcW w:w="3256" w:type="dxa"/>
            <w:shd w:val="clear" w:color="auto" w:fill="FFF2CC" w:themeFill="accent4" w:themeFillTint="33"/>
            <w:tcMar>
              <w:top w:w="130" w:type="dxa"/>
              <w:left w:w="130" w:type="dxa"/>
              <w:bottom w:w="130" w:type="dxa"/>
              <w:right w:w="130" w:type="dxa"/>
            </w:tcMar>
            <w:vAlign w:val="center"/>
          </w:tcPr>
          <w:p w14:paraId="5373B411"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lastRenderedPageBreak/>
              <w:t>①消費者トラブルの防止</w:t>
            </w:r>
          </w:p>
        </w:tc>
        <w:tc>
          <w:tcPr>
            <w:tcW w:w="5744" w:type="dxa"/>
            <w:tcMar>
              <w:top w:w="130" w:type="dxa"/>
              <w:left w:w="130" w:type="dxa"/>
              <w:bottom w:w="130" w:type="dxa"/>
              <w:right w:w="130" w:type="dxa"/>
            </w:tcMar>
            <w:vAlign w:val="center"/>
          </w:tcPr>
          <w:p w14:paraId="18CFE165" w14:textId="77777777" w:rsid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○障がい者や高齢者などを狙った特殊詐欺の手口や被害についての情報提供や、被害の予防意識の啓発を進めます。 </w:t>
            </w:r>
          </w:p>
          <w:p w14:paraId="7A06A4C6" w14:textId="77777777" w:rsidR="009D6CAB" w:rsidRPr="004918F0" w:rsidRDefault="00000000" w:rsidP="004918F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○地域や団体などでの学習の機会を利用して知識の普及・啓発に努めます。</w:t>
            </w:r>
          </w:p>
        </w:tc>
      </w:tr>
    </w:tbl>
    <w:p w14:paraId="5E5D0D04"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32C93309"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5" w:name="_TocOno017"/>
      <w:r>
        <w:rPr>
          <w:rFonts w:ascii="BIZ UDPゴシック" w:eastAsia="BIZ UDPゴシック" w:hAnsi="BIZ UDPゴシック"/>
          <w:b/>
          <w:bCs/>
          <w:color w:val="FFFFFF"/>
          <w:sz w:val="30"/>
          <w:szCs w:val="30"/>
        </w:rPr>
        <w:lastRenderedPageBreak/>
        <w:t>第６章　保健・医療の推進</w:t>
      </w:r>
      <w:bookmarkEnd w:id="15"/>
    </w:p>
    <w:p w14:paraId="6BB7BF4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精神保健・医療の適切な提供</w:t>
      </w:r>
    </w:p>
    <w:p w14:paraId="0331ECED" w14:textId="77777777" w:rsidR="009D6CAB" w:rsidRPr="004918F0" w:rsidRDefault="00000000" w:rsidP="004918F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2D5AE364" w14:textId="77777777" w:rsidR="009D6CAB" w:rsidRPr="00370011" w:rsidRDefault="00000000" w:rsidP="004918F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近年、精神保健医療において、いわゆる「社会的入院」による入院の長期化が問題視されています。入院中の精神障がい者の早期退院と地域移行を推進し、社会的入院を解消するためには、精神障がい者が地域の一員として安心して自分らしい暮らしを実現できるまちづくりが重要となります。</w:t>
      </w:r>
    </w:p>
    <w:p w14:paraId="12D23C04" w14:textId="77777777" w:rsidR="004918F0" w:rsidRPr="00435750" w:rsidRDefault="00000000" w:rsidP="0043575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国の基本指針（第８期）では、精神障がいにも対応した地域包括ケアシステムの構築に関し、精神病床から退院後１年以内の地域における平均生活日数（319.3日以上）、精神病床への再入院率（退院後90日時点10.3％以下、180日時点17.4％以下、365日時点25.7％以下）といった目標（再入院率は新設）に加え、「心のサポーター」を令和15年度末までに全国で100万人以上養成することや、Ｋ６（こころの状態を把握する指標）を活用した住民のこころの状態の把握が新たに位置づけられました。本町においても、保健所、医療機関、相談支援事業所等と連携し、地域における精神保健福祉体制の充実を図ります。</w:t>
      </w:r>
    </w:p>
    <w:p w14:paraId="265510EA" w14:textId="77777777" w:rsidR="004918F0" w:rsidRPr="00435750" w:rsidRDefault="00435750" w:rsidP="0043575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7578DA59" w14:textId="77777777" w:rsidTr="00435750">
        <w:tc>
          <w:tcPr>
            <w:tcW w:w="3256" w:type="dxa"/>
            <w:shd w:val="clear" w:color="auto" w:fill="FFF2CC" w:themeFill="accent4" w:themeFillTint="33"/>
            <w:tcMar>
              <w:top w:w="130" w:type="dxa"/>
              <w:left w:w="130" w:type="dxa"/>
              <w:bottom w:w="130" w:type="dxa"/>
              <w:right w:w="130" w:type="dxa"/>
            </w:tcMar>
            <w:vAlign w:val="center"/>
          </w:tcPr>
          <w:p w14:paraId="2876A1F9"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①精神障がい者に対する支援の充実</w:t>
            </w:r>
          </w:p>
        </w:tc>
        <w:tc>
          <w:tcPr>
            <w:tcW w:w="5744" w:type="dxa"/>
            <w:tcMar>
              <w:top w:w="130" w:type="dxa"/>
              <w:left w:w="130" w:type="dxa"/>
              <w:bottom w:w="130" w:type="dxa"/>
              <w:right w:w="130" w:type="dxa"/>
            </w:tcMar>
            <w:vAlign w:val="center"/>
          </w:tcPr>
          <w:p w14:paraId="6A309370"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○「すずらんサークル」（小野町精神保健社会復帰相談支援事業（デイケア））などの社会参加の一歩となるような交流の場を提供します。 </w:t>
            </w:r>
          </w:p>
          <w:p w14:paraId="6495228D"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○精神保健福祉ボランティアの育成を推進し、住民の障がいへの理解を深めます。 </w:t>
            </w:r>
          </w:p>
          <w:p w14:paraId="485B6685"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○保健所、医療機関、相談支援事業所等と連携を密にしながら、専門的な相談体制の整備・充実に努めます。</w:t>
            </w:r>
          </w:p>
        </w:tc>
      </w:tr>
      <w:tr w:rsidR="009D6CAB" w:rsidRPr="00370011" w14:paraId="0EE12DF4" w14:textId="77777777" w:rsidTr="00435750">
        <w:tc>
          <w:tcPr>
            <w:tcW w:w="3256" w:type="dxa"/>
            <w:shd w:val="clear" w:color="auto" w:fill="FFF2CC" w:themeFill="accent4" w:themeFillTint="33"/>
            <w:tcMar>
              <w:top w:w="130" w:type="dxa"/>
              <w:left w:w="130" w:type="dxa"/>
              <w:bottom w:w="130" w:type="dxa"/>
              <w:right w:w="130" w:type="dxa"/>
            </w:tcMar>
            <w:vAlign w:val="center"/>
          </w:tcPr>
          <w:p w14:paraId="385D86F6"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②心の健康づくりの推進</w:t>
            </w:r>
          </w:p>
        </w:tc>
        <w:tc>
          <w:tcPr>
            <w:tcW w:w="5744" w:type="dxa"/>
            <w:tcMar>
              <w:top w:w="130" w:type="dxa"/>
              <w:left w:w="130" w:type="dxa"/>
              <w:bottom w:w="130" w:type="dxa"/>
              <w:right w:w="130" w:type="dxa"/>
            </w:tcMar>
            <w:vAlign w:val="center"/>
          </w:tcPr>
          <w:p w14:paraId="770F644E" w14:textId="77777777" w:rsidR="0043575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○保健所・医療機関・関係機関と連携し、身近に相談できる環境づくりや、自殺やうつ病に関する相談体制の充実を図ります。 </w:t>
            </w:r>
          </w:p>
          <w:p w14:paraId="2487F57B" w14:textId="77777777" w:rsidR="009D6CAB" w:rsidRPr="004918F0" w:rsidRDefault="00000000" w:rsidP="0043575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○「心のサポーター」養成研修など、心の健康に関する正しい知識の普及・啓発と互いに支え合う地域づくりを推進します。</w:t>
            </w:r>
          </w:p>
        </w:tc>
      </w:tr>
    </w:tbl>
    <w:p w14:paraId="6FAC9AF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医療・リハビリテーションの充実</w:t>
      </w:r>
    </w:p>
    <w:p w14:paraId="4BC0FD52"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45C310AD"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地域での安心した生活を維持していくためには、障がいの原因となる疾病等の予防と早期発見から障がいの重度化・重複化の予防に繋げていくことが必要です。前回のアンケート調査では、現在受けている医療ケアは、障がい者では「服薬」が最も多く、「その他」を除くと「透析」、「カテーテル留置」と続いています。</w:t>
      </w:r>
    </w:p>
    <w:p w14:paraId="6763872D" w14:textId="77777777" w:rsidR="009D6CAB" w:rsidRPr="00370011" w:rsidRDefault="00000000" w:rsidP="00B4333F">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定期的な医学管理を必要とする障がい者の増加や、障がいに伴う二次障がいの予防に対応するためにも、医療機関をはじめとする関係機関と連携しながら、障がい者の健康管理や医療・リハビリテーションの充実を図る必要があります。</w:t>
      </w:r>
    </w:p>
    <w:p w14:paraId="7045AA61" w14:textId="77777777" w:rsidR="009D6CAB" w:rsidRPr="00370011" w:rsidRDefault="00000000" w:rsidP="00435750">
      <w:pPr>
        <w:spacing w:before="260" w:after="160"/>
        <w:rPr>
          <w:rFonts w:ascii="BIZ UDPゴシック" w:eastAsia="BIZ UDPゴシック" w:hAnsi="BIZ UDPゴシック"/>
        </w:rPr>
      </w:pPr>
      <w:r>
        <w:rPr>
          <w:rFonts w:ascii="BIZ UDPゴシック" w:eastAsia="BIZ UDPゴシック" w:hAnsi="BIZ UDPゴシック"/>
          <w:b/>
          <w:bCs/>
          <w:sz w:val="22"/>
          <w:szCs w:val="22"/>
        </w:rPr>
        <w:t>■現在受けている医療ケア（上位項目・複数回答）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9D6CAB" w:rsidRPr="00370011" w14:paraId="24B4703E" w14:textId="77777777">
        <w:trPr>
          <w:tblHeader/>
        </w:trPr>
        <w:tc>
          <w:tcPr>
            <w:tcW w:w="3800" w:type="dxa"/>
            <w:shd w:val="clear" w:color="auto" w:fill="DCE8DC"/>
            <w:tcMar>
              <w:top w:w="130" w:type="dxa"/>
              <w:left w:w="130" w:type="dxa"/>
              <w:bottom w:w="130" w:type="dxa"/>
              <w:right w:w="130" w:type="dxa"/>
            </w:tcMar>
            <w:vAlign w:val="center"/>
          </w:tcPr>
          <w:p w14:paraId="3BA62DB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医療ケア</w:t>
            </w:r>
          </w:p>
        </w:tc>
        <w:tc>
          <w:tcPr>
            <w:tcW w:w="2600" w:type="dxa"/>
            <w:shd w:val="clear" w:color="auto" w:fill="DCE8DC"/>
            <w:tcMar>
              <w:top w:w="130" w:type="dxa"/>
              <w:left w:w="130" w:type="dxa"/>
              <w:bottom w:w="130" w:type="dxa"/>
              <w:right w:w="130" w:type="dxa"/>
            </w:tcMar>
            <w:vAlign w:val="center"/>
          </w:tcPr>
          <w:p w14:paraId="7133D33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障がい者全体（n=280）</w:t>
            </w:r>
          </w:p>
        </w:tc>
        <w:tc>
          <w:tcPr>
            <w:tcW w:w="2600" w:type="dxa"/>
            <w:shd w:val="clear" w:color="auto" w:fill="DCE8DC"/>
            <w:tcMar>
              <w:top w:w="130" w:type="dxa"/>
              <w:left w:w="130" w:type="dxa"/>
              <w:bottom w:w="130" w:type="dxa"/>
              <w:right w:w="130" w:type="dxa"/>
            </w:tcMar>
            <w:vAlign w:val="center"/>
          </w:tcPr>
          <w:p w14:paraId="6C3ABE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障がい児全体（n=22）</w:t>
            </w:r>
          </w:p>
        </w:tc>
      </w:tr>
      <w:tr w:rsidR="009D6CAB" w:rsidRPr="00370011" w14:paraId="00C49175" w14:textId="77777777">
        <w:tc>
          <w:tcPr>
            <w:tcW w:w="3800" w:type="dxa"/>
            <w:tcMar>
              <w:top w:w="130" w:type="dxa"/>
              <w:left w:w="130" w:type="dxa"/>
              <w:bottom w:w="130" w:type="dxa"/>
              <w:right w:w="130" w:type="dxa"/>
            </w:tcMar>
            <w:vAlign w:val="center"/>
          </w:tcPr>
          <w:p w14:paraId="3942BF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服薬</w:t>
            </w:r>
          </w:p>
        </w:tc>
        <w:tc>
          <w:tcPr>
            <w:tcW w:w="2600" w:type="dxa"/>
            <w:tcMar>
              <w:top w:w="130" w:type="dxa"/>
              <w:left w:w="130" w:type="dxa"/>
              <w:bottom w:w="130" w:type="dxa"/>
              <w:right w:w="130" w:type="dxa"/>
            </w:tcMar>
            <w:vAlign w:val="center"/>
          </w:tcPr>
          <w:p w14:paraId="50C069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42.5%</w:t>
            </w:r>
          </w:p>
        </w:tc>
        <w:tc>
          <w:tcPr>
            <w:tcW w:w="2600" w:type="dxa"/>
            <w:tcMar>
              <w:top w:w="130" w:type="dxa"/>
              <w:left w:w="130" w:type="dxa"/>
              <w:bottom w:w="130" w:type="dxa"/>
              <w:right w:w="130" w:type="dxa"/>
            </w:tcMar>
            <w:vAlign w:val="center"/>
          </w:tcPr>
          <w:p w14:paraId="008EC9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45.5%</w:t>
            </w:r>
          </w:p>
        </w:tc>
      </w:tr>
      <w:tr w:rsidR="009D6CAB" w:rsidRPr="00370011" w14:paraId="6E53E323" w14:textId="77777777">
        <w:tc>
          <w:tcPr>
            <w:tcW w:w="3800" w:type="dxa"/>
            <w:tcMar>
              <w:top w:w="130" w:type="dxa"/>
              <w:left w:w="130" w:type="dxa"/>
              <w:bottom w:w="130" w:type="dxa"/>
              <w:right w:w="130" w:type="dxa"/>
            </w:tcMar>
            <w:vAlign w:val="center"/>
          </w:tcPr>
          <w:p w14:paraId="100CE7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透析</w:t>
            </w:r>
          </w:p>
        </w:tc>
        <w:tc>
          <w:tcPr>
            <w:tcW w:w="2600" w:type="dxa"/>
            <w:tcMar>
              <w:top w:w="130" w:type="dxa"/>
              <w:left w:w="130" w:type="dxa"/>
              <w:bottom w:w="130" w:type="dxa"/>
              <w:right w:w="130" w:type="dxa"/>
            </w:tcMar>
            <w:vAlign w:val="center"/>
          </w:tcPr>
          <w:p w14:paraId="5A24C4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8.6%</w:t>
            </w:r>
          </w:p>
        </w:tc>
        <w:tc>
          <w:tcPr>
            <w:tcW w:w="2600" w:type="dxa"/>
            <w:tcMar>
              <w:top w:w="130" w:type="dxa"/>
              <w:left w:w="130" w:type="dxa"/>
              <w:bottom w:w="130" w:type="dxa"/>
              <w:right w:w="130" w:type="dxa"/>
            </w:tcMar>
            <w:vAlign w:val="center"/>
          </w:tcPr>
          <w:p w14:paraId="4F904F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r w:rsidR="009D6CAB" w:rsidRPr="00370011" w14:paraId="0BAEE9DE" w14:textId="77777777">
        <w:tc>
          <w:tcPr>
            <w:tcW w:w="3800" w:type="dxa"/>
            <w:tcMar>
              <w:top w:w="130" w:type="dxa"/>
              <w:left w:w="130" w:type="dxa"/>
              <w:bottom w:w="130" w:type="dxa"/>
              <w:right w:w="130" w:type="dxa"/>
            </w:tcMar>
            <w:vAlign w:val="center"/>
          </w:tcPr>
          <w:p w14:paraId="233DB5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カテーテル留置</w:t>
            </w:r>
          </w:p>
        </w:tc>
        <w:tc>
          <w:tcPr>
            <w:tcW w:w="2600" w:type="dxa"/>
            <w:tcMar>
              <w:top w:w="130" w:type="dxa"/>
              <w:left w:w="130" w:type="dxa"/>
              <w:bottom w:w="130" w:type="dxa"/>
              <w:right w:w="130" w:type="dxa"/>
            </w:tcMar>
            <w:vAlign w:val="center"/>
          </w:tcPr>
          <w:p w14:paraId="11678AE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3.9%</w:t>
            </w:r>
          </w:p>
        </w:tc>
        <w:tc>
          <w:tcPr>
            <w:tcW w:w="2600" w:type="dxa"/>
            <w:tcMar>
              <w:top w:w="130" w:type="dxa"/>
              <w:left w:w="130" w:type="dxa"/>
              <w:bottom w:w="130" w:type="dxa"/>
              <w:right w:w="130" w:type="dxa"/>
            </w:tcMar>
            <w:vAlign w:val="center"/>
          </w:tcPr>
          <w:p w14:paraId="4C4845E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r w:rsidR="009D6CAB" w:rsidRPr="00370011" w14:paraId="1A5A514D" w14:textId="77777777">
        <w:tc>
          <w:tcPr>
            <w:tcW w:w="3800" w:type="dxa"/>
            <w:tcMar>
              <w:top w:w="130" w:type="dxa"/>
              <w:left w:w="130" w:type="dxa"/>
              <w:bottom w:w="130" w:type="dxa"/>
              <w:right w:w="130" w:type="dxa"/>
            </w:tcMar>
            <w:vAlign w:val="center"/>
          </w:tcPr>
          <w:p w14:paraId="504EA4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吸入</w:t>
            </w:r>
          </w:p>
        </w:tc>
        <w:tc>
          <w:tcPr>
            <w:tcW w:w="2600" w:type="dxa"/>
            <w:tcMar>
              <w:top w:w="130" w:type="dxa"/>
              <w:left w:w="130" w:type="dxa"/>
              <w:bottom w:w="130" w:type="dxa"/>
              <w:right w:w="130" w:type="dxa"/>
            </w:tcMar>
            <w:vAlign w:val="center"/>
          </w:tcPr>
          <w:p w14:paraId="740B39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w:t>
            </w:r>
          </w:p>
        </w:tc>
        <w:tc>
          <w:tcPr>
            <w:tcW w:w="2600" w:type="dxa"/>
            <w:tcMar>
              <w:top w:w="130" w:type="dxa"/>
              <w:left w:w="130" w:type="dxa"/>
              <w:bottom w:w="130" w:type="dxa"/>
              <w:right w:w="130" w:type="dxa"/>
            </w:tcMar>
            <w:vAlign w:val="center"/>
          </w:tcPr>
          <w:p w14:paraId="6DA97E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9.1%</w:t>
            </w:r>
          </w:p>
        </w:tc>
      </w:tr>
      <w:tr w:rsidR="009D6CAB" w:rsidRPr="00370011" w14:paraId="6D3C209E" w14:textId="77777777">
        <w:tc>
          <w:tcPr>
            <w:tcW w:w="3800" w:type="dxa"/>
            <w:tcMar>
              <w:top w:w="130" w:type="dxa"/>
              <w:left w:w="130" w:type="dxa"/>
              <w:bottom w:w="130" w:type="dxa"/>
              <w:right w:w="130" w:type="dxa"/>
            </w:tcMar>
            <w:vAlign w:val="center"/>
          </w:tcPr>
          <w:p w14:paraId="15EDBF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吸引</w:t>
            </w:r>
          </w:p>
        </w:tc>
        <w:tc>
          <w:tcPr>
            <w:tcW w:w="2600" w:type="dxa"/>
            <w:tcMar>
              <w:top w:w="130" w:type="dxa"/>
              <w:left w:w="130" w:type="dxa"/>
              <w:bottom w:w="130" w:type="dxa"/>
              <w:right w:w="130" w:type="dxa"/>
            </w:tcMar>
            <w:vAlign w:val="center"/>
          </w:tcPr>
          <w:p w14:paraId="5CD5AB3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w:t>
            </w:r>
          </w:p>
        </w:tc>
        <w:tc>
          <w:tcPr>
            <w:tcW w:w="2600" w:type="dxa"/>
            <w:tcMar>
              <w:top w:w="130" w:type="dxa"/>
              <w:left w:w="130" w:type="dxa"/>
              <w:bottom w:w="130" w:type="dxa"/>
              <w:right w:w="130" w:type="dxa"/>
            </w:tcMar>
            <w:vAlign w:val="center"/>
          </w:tcPr>
          <w:p w14:paraId="0C17198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0.0%</w:t>
            </w:r>
          </w:p>
        </w:tc>
      </w:tr>
    </w:tbl>
    <w:p w14:paraId="36BC4AE7"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70926358" w14:textId="77777777" w:rsidR="00B4333F" w:rsidRPr="00435750"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183C6616" w14:textId="77777777" w:rsidTr="00B4333F">
        <w:tc>
          <w:tcPr>
            <w:tcW w:w="3256" w:type="dxa"/>
            <w:shd w:val="clear" w:color="auto" w:fill="FFF2CC" w:themeFill="accent4" w:themeFillTint="33"/>
            <w:tcMar>
              <w:top w:w="130" w:type="dxa"/>
              <w:left w:w="130" w:type="dxa"/>
              <w:bottom w:w="130" w:type="dxa"/>
              <w:right w:w="130" w:type="dxa"/>
            </w:tcMar>
            <w:vAlign w:val="center"/>
          </w:tcPr>
          <w:p w14:paraId="3AFA289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①医療体制の充実</w:t>
            </w:r>
          </w:p>
        </w:tc>
        <w:tc>
          <w:tcPr>
            <w:tcW w:w="5744" w:type="dxa"/>
            <w:tcMar>
              <w:top w:w="130" w:type="dxa"/>
              <w:left w:w="130" w:type="dxa"/>
              <w:bottom w:w="130" w:type="dxa"/>
              <w:right w:w="130" w:type="dxa"/>
            </w:tcMar>
            <w:vAlign w:val="center"/>
          </w:tcPr>
          <w:p w14:paraId="29F4325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○障がい者を受け入れる医療機関の確保を図るとともに受診機会確保を図ります。 ○医療機関による障がい者への訪問診療や訪問看護の充実に努めます。</w:t>
            </w:r>
          </w:p>
        </w:tc>
      </w:tr>
      <w:tr w:rsidR="009D6CAB" w:rsidRPr="00370011" w14:paraId="64772EB3" w14:textId="77777777" w:rsidTr="00B4333F">
        <w:tc>
          <w:tcPr>
            <w:tcW w:w="3256" w:type="dxa"/>
            <w:shd w:val="clear" w:color="auto" w:fill="FFF2CC" w:themeFill="accent4" w:themeFillTint="33"/>
            <w:tcMar>
              <w:top w:w="130" w:type="dxa"/>
              <w:left w:w="130" w:type="dxa"/>
              <w:bottom w:w="130" w:type="dxa"/>
              <w:right w:w="130" w:type="dxa"/>
            </w:tcMar>
            <w:vAlign w:val="center"/>
          </w:tcPr>
          <w:p w14:paraId="60252717"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②リハビリテーションの充実</w:t>
            </w:r>
          </w:p>
        </w:tc>
        <w:tc>
          <w:tcPr>
            <w:tcW w:w="5744" w:type="dxa"/>
            <w:tcMar>
              <w:top w:w="130" w:type="dxa"/>
              <w:left w:w="130" w:type="dxa"/>
              <w:bottom w:w="130" w:type="dxa"/>
              <w:right w:w="130" w:type="dxa"/>
            </w:tcMar>
            <w:vAlign w:val="center"/>
          </w:tcPr>
          <w:p w14:paraId="0C599A0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○保健所・医療機関・関係機関と連携し、身近に相談できる環境づくりを図ります。</w:t>
            </w:r>
          </w:p>
        </w:tc>
      </w:tr>
    </w:tbl>
    <w:p w14:paraId="4B47644A" w14:textId="77777777" w:rsidR="00B4333F" w:rsidRDefault="00B4333F" w:rsidP="00B4333F">
      <w:pPr>
        <w:pStyle w:val="a4"/>
      </w:pPr>
    </w:p>
    <w:p w14:paraId="0CDF4DDE" w14:textId="77777777" w:rsidR="00B4333F" w:rsidRDefault="00B4333F" w:rsidP="00B4333F">
      <w:pPr>
        <w:pStyle w:val="a4"/>
      </w:pPr>
    </w:p>
    <w:p w14:paraId="6DBAEF19" w14:textId="77777777" w:rsidR="00B4333F" w:rsidRDefault="00B4333F" w:rsidP="00B4333F">
      <w:pPr>
        <w:pStyle w:val="a4"/>
      </w:pPr>
    </w:p>
    <w:p w14:paraId="37738DC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難病に関する施策の推進</w:t>
      </w:r>
    </w:p>
    <w:p w14:paraId="67135406"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6B8B5B9E"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原因が不明で治療方法が確立されていない難病は、療養が長期にわたるため、患者及び家族は医療、生活面さらに精神的に様々な悩みを抱えて生活しています。国では、より充実した難病対策を行うため、「難病の患者に対する医療等に関する法律（難病法）」に基づき指定難病の対象疾病を順次拡大しており、令和７年４月の見直しにより、指定難病は348疾病となっています。</w:t>
      </w:r>
    </w:p>
    <w:p w14:paraId="5C46BCC0"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難病患者に対する障がい福祉サービスの提供にあたっては、障がい福祉サービスや地域生活支援事業に関する制度を周知し、相談事業を充実するとともに、医療機関等との連携を推進し、難病等の特性（病状の変化や進行、福祉ニーズ等）への配慮や症状、生活環境に応じた適切な利用への支援を進め、難病患者の安定した療養生活の確保と社会生活への自立の促進、家族の生活の質の向上を図っていく必要があります。</w:t>
      </w:r>
    </w:p>
    <w:p w14:paraId="20C3F170"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4CC43D5D" w14:textId="77777777" w:rsidTr="00B4333F">
        <w:tc>
          <w:tcPr>
            <w:tcW w:w="3256" w:type="dxa"/>
            <w:shd w:val="clear" w:color="auto" w:fill="FFF2CC" w:themeFill="accent4" w:themeFillTint="33"/>
            <w:tcMar>
              <w:top w:w="130" w:type="dxa"/>
              <w:left w:w="130" w:type="dxa"/>
              <w:bottom w:w="130" w:type="dxa"/>
              <w:right w:w="130" w:type="dxa"/>
            </w:tcMar>
            <w:vAlign w:val="center"/>
          </w:tcPr>
          <w:p w14:paraId="18120771"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①相談体制の充実</w:t>
            </w:r>
          </w:p>
        </w:tc>
        <w:tc>
          <w:tcPr>
            <w:tcW w:w="5744" w:type="dxa"/>
            <w:tcMar>
              <w:top w:w="130" w:type="dxa"/>
              <w:left w:w="130" w:type="dxa"/>
              <w:bottom w:w="130" w:type="dxa"/>
              <w:right w:w="130" w:type="dxa"/>
            </w:tcMar>
            <w:vAlign w:val="center"/>
          </w:tcPr>
          <w:p w14:paraId="06B444E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○保健師等の専門職員による難病患者に関する相談対応の充実を図ります。</w:t>
            </w:r>
          </w:p>
        </w:tc>
      </w:tr>
      <w:tr w:rsidR="009D6CAB" w:rsidRPr="00370011" w14:paraId="4825460A" w14:textId="77777777" w:rsidTr="00B4333F">
        <w:tc>
          <w:tcPr>
            <w:tcW w:w="3256" w:type="dxa"/>
            <w:shd w:val="clear" w:color="auto" w:fill="FFF2CC" w:themeFill="accent4" w:themeFillTint="33"/>
            <w:tcMar>
              <w:top w:w="130" w:type="dxa"/>
              <w:left w:w="130" w:type="dxa"/>
              <w:bottom w:w="130" w:type="dxa"/>
              <w:right w:w="130" w:type="dxa"/>
            </w:tcMar>
            <w:vAlign w:val="center"/>
          </w:tcPr>
          <w:p w14:paraId="1F7304C2"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②障がい福祉サービスの充実</w:t>
            </w:r>
          </w:p>
        </w:tc>
        <w:tc>
          <w:tcPr>
            <w:tcW w:w="5744" w:type="dxa"/>
            <w:tcMar>
              <w:top w:w="130" w:type="dxa"/>
              <w:left w:w="130" w:type="dxa"/>
              <w:bottom w:w="130" w:type="dxa"/>
              <w:right w:w="130" w:type="dxa"/>
            </w:tcMar>
            <w:vAlign w:val="center"/>
          </w:tcPr>
          <w:p w14:paraId="1A8A5681"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○難病患者等に対する障がい福祉サービスが、難病等の特性に配慮し適切に提供されるよう理解と協力の促進を図ります。</w:t>
            </w:r>
          </w:p>
        </w:tc>
      </w:tr>
    </w:tbl>
    <w:p w14:paraId="58FCC9CB" w14:textId="77777777" w:rsidR="00B4333F" w:rsidRDefault="00B4333F" w:rsidP="00B4333F">
      <w:pPr>
        <w:pStyle w:val="a4"/>
      </w:pPr>
    </w:p>
    <w:p w14:paraId="74D65A9E" w14:textId="77777777" w:rsidR="00B4333F" w:rsidRDefault="00B4333F" w:rsidP="00B4333F">
      <w:pPr>
        <w:pStyle w:val="a4"/>
      </w:pPr>
    </w:p>
    <w:p w14:paraId="5E5F527D" w14:textId="77777777" w:rsidR="00B4333F" w:rsidRDefault="00B4333F" w:rsidP="00B4333F">
      <w:pPr>
        <w:pStyle w:val="a4"/>
      </w:pPr>
    </w:p>
    <w:p w14:paraId="09EC5F41" w14:textId="77777777" w:rsidR="00B4333F" w:rsidRDefault="00B4333F" w:rsidP="00B4333F">
      <w:pPr>
        <w:pStyle w:val="a4"/>
      </w:pPr>
    </w:p>
    <w:p w14:paraId="4C0EEBEC" w14:textId="77777777" w:rsidR="00B4333F" w:rsidRDefault="00B4333F" w:rsidP="00B4333F">
      <w:pPr>
        <w:pStyle w:val="a4"/>
      </w:pPr>
    </w:p>
    <w:p w14:paraId="737D961F" w14:textId="77777777" w:rsidR="00B4333F" w:rsidRDefault="00B4333F" w:rsidP="00B4333F">
      <w:pPr>
        <w:pStyle w:val="a4"/>
      </w:pPr>
    </w:p>
    <w:p w14:paraId="33F517DA" w14:textId="77777777" w:rsidR="00B4333F" w:rsidRDefault="00B4333F" w:rsidP="00B4333F">
      <w:pPr>
        <w:pStyle w:val="a4"/>
      </w:pPr>
    </w:p>
    <w:p w14:paraId="5CA0D1F2" w14:textId="77777777" w:rsidR="00B4333F" w:rsidRDefault="00B4333F" w:rsidP="00B4333F">
      <w:pPr>
        <w:pStyle w:val="a4"/>
      </w:pPr>
    </w:p>
    <w:p w14:paraId="20A32342" w14:textId="77777777" w:rsidR="00B4333F" w:rsidRDefault="00B4333F" w:rsidP="00B4333F">
      <w:pPr>
        <w:pStyle w:val="a4"/>
      </w:pPr>
    </w:p>
    <w:p w14:paraId="2D8C557F" w14:textId="77777777" w:rsidR="00B4333F" w:rsidRDefault="00B4333F" w:rsidP="00B4333F">
      <w:pPr>
        <w:pStyle w:val="a4"/>
      </w:pPr>
    </w:p>
    <w:p w14:paraId="7BB8BDA7" w14:textId="77777777" w:rsidR="00B4333F" w:rsidRDefault="00B4333F" w:rsidP="00B4333F">
      <w:pPr>
        <w:pStyle w:val="a4"/>
      </w:pPr>
    </w:p>
    <w:p w14:paraId="7950ABAC" w14:textId="77777777" w:rsidR="00B4333F" w:rsidRDefault="00B4333F" w:rsidP="00B4333F">
      <w:pPr>
        <w:pStyle w:val="a4"/>
      </w:pPr>
    </w:p>
    <w:p w14:paraId="26D6D701" w14:textId="77777777" w:rsidR="00B4333F" w:rsidRDefault="00B4333F" w:rsidP="00B4333F">
      <w:pPr>
        <w:pStyle w:val="a4"/>
      </w:pPr>
    </w:p>
    <w:p w14:paraId="1B02FC09" w14:textId="77777777" w:rsidR="00B4333F" w:rsidRDefault="00B4333F" w:rsidP="00B4333F">
      <w:pPr>
        <w:pStyle w:val="a4"/>
      </w:pPr>
    </w:p>
    <w:p w14:paraId="5C8BA15C" w14:textId="77777777" w:rsidR="00B4333F" w:rsidRDefault="00B4333F" w:rsidP="00B4333F">
      <w:pPr>
        <w:pStyle w:val="a4"/>
      </w:pPr>
    </w:p>
    <w:p w14:paraId="73BA3A2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４　障がいの原因となる疾病等の予防</w:t>
      </w:r>
    </w:p>
    <w:p w14:paraId="4A570F44"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8F176A7"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先天的な障がいや乳幼児期の障がいについては、早期に発見し、適切な治療、療育に結びつけることで障がいの軽減や基本的な生活能力の向上を図ることが可能となります。妊産婦・乳幼児・児童に対する健診及び保健指導、新生児聴覚スクリーニング等の適切な実施、周産期医療・小児医療体制の充実等を推進していくことが重要です。</w:t>
      </w:r>
    </w:p>
    <w:p w14:paraId="32619B11"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後天性の障がいについては、一般的に壮年期以降に発病した疾病による障がいの発生が多いことから、生活習慣病に関する対策も重要な課題となります。</w:t>
      </w:r>
    </w:p>
    <w:p w14:paraId="6586B011"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17D93760" w14:textId="77777777" w:rsidTr="00B4333F">
        <w:tc>
          <w:tcPr>
            <w:tcW w:w="3256" w:type="dxa"/>
            <w:shd w:val="clear" w:color="auto" w:fill="FFF2CC" w:themeFill="accent4" w:themeFillTint="33"/>
            <w:tcMar>
              <w:top w:w="130" w:type="dxa"/>
              <w:left w:w="130" w:type="dxa"/>
              <w:bottom w:w="130" w:type="dxa"/>
              <w:right w:w="130" w:type="dxa"/>
            </w:tcMar>
            <w:vAlign w:val="center"/>
          </w:tcPr>
          <w:p w14:paraId="7B1D74A8"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①発生予防対策</w:t>
            </w:r>
          </w:p>
        </w:tc>
        <w:tc>
          <w:tcPr>
            <w:tcW w:w="5744" w:type="dxa"/>
            <w:tcMar>
              <w:top w:w="130" w:type="dxa"/>
              <w:left w:w="130" w:type="dxa"/>
              <w:bottom w:w="130" w:type="dxa"/>
              <w:right w:w="130" w:type="dxa"/>
            </w:tcMar>
            <w:vAlign w:val="center"/>
          </w:tcPr>
          <w:p w14:paraId="3411543B"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○生活習慣病にかからないための健康教育や健康相談の充実に努め、健康づくり運動の推進を図ります。</w:t>
            </w:r>
          </w:p>
        </w:tc>
      </w:tr>
      <w:tr w:rsidR="009D6CAB" w:rsidRPr="00370011" w14:paraId="0C14BBA7" w14:textId="77777777" w:rsidTr="00B4333F">
        <w:tc>
          <w:tcPr>
            <w:tcW w:w="3256" w:type="dxa"/>
            <w:shd w:val="clear" w:color="auto" w:fill="FFF2CC" w:themeFill="accent4" w:themeFillTint="33"/>
            <w:tcMar>
              <w:top w:w="130" w:type="dxa"/>
              <w:left w:w="130" w:type="dxa"/>
              <w:bottom w:w="130" w:type="dxa"/>
              <w:right w:w="130" w:type="dxa"/>
            </w:tcMar>
            <w:vAlign w:val="center"/>
          </w:tcPr>
          <w:p w14:paraId="032E0C7C"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②早期発見と早期治療</w:t>
            </w:r>
          </w:p>
        </w:tc>
        <w:tc>
          <w:tcPr>
            <w:tcW w:w="5744" w:type="dxa"/>
            <w:tcMar>
              <w:top w:w="130" w:type="dxa"/>
              <w:left w:w="130" w:type="dxa"/>
              <w:bottom w:w="130" w:type="dxa"/>
              <w:right w:w="130" w:type="dxa"/>
            </w:tcMar>
            <w:vAlign w:val="center"/>
          </w:tcPr>
          <w:p w14:paraId="18A1A3C7"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○健康診断や各種健康診査の充実を図り、生活習慣病などの疾病の早期発見に努めます。</w:t>
            </w:r>
          </w:p>
        </w:tc>
      </w:tr>
      <w:tr w:rsidR="009D6CAB" w:rsidRPr="00370011" w14:paraId="25661CD8" w14:textId="77777777" w:rsidTr="00B4333F">
        <w:tc>
          <w:tcPr>
            <w:tcW w:w="3256" w:type="dxa"/>
            <w:shd w:val="clear" w:color="auto" w:fill="FFF2CC" w:themeFill="accent4" w:themeFillTint="33"/>
            <w:tcMar>
              <w:top w:w="130" w:type="dxa"/>
              <w:left w:w="130" w:type="dxa"/>
              <w:bottom w:w="130" w:type="dxa"/>
              <w:right w:w="130" w:type="dxa"/>
            </w:tcMar>
            <w:vAlign w:val="center"/>
          </w:tcPr>
          <w:p w14:paraId="126F9C2F"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③訪問指導の充実</w:t>
            </w:r>
          </w:p>
        </w:tc>
        <w:tc>
          <w:tcPr>
            <w:tcW w:w="5744" w:type="dxa"/>
            <w:tcMar>
              <w:top w:w="130" w:type="dxa"/>
              <w:left w:w="130" w:type="dxa"/>
              <w:bottom w:w="130" w:type="dxa"/>
              <w:right w:w="130" w:type="dxa"/>
            </w:tcMar>
            <w:vAlign w:val="center"/>
          </w:tcPr>
          <w:p w14:paraId="5EC7787C" w14:textId="77777777" w:rsidR="009D6CAB" w:rsidRPr="00B4333F"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○保健師などの訪問指導や定期的な訪問を推進するため、行政、ボランティアを含めた体制づくりを行います。</w:t>
            </w:r>
          </w:p>
        </w:tc>
      </w:tr>
    </w:tbl>
    <w:p w14:paraId="596D3E3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EF9BE11"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6" w:name="_TocOno018"/>
      <w:r>
        <w:rPr>
          <w:rFonts w:ascii="BIZ UDPゴシック" w:eastAsia="BIZ UDPゴシック" w:hAnsi="BIZ UDPゴシック"/>
          <w:b/>
          <w:bCs/>
          <w:color w:val="FFFFFF"/>
          <w:sz w:val="30"/>
          <w:szCs w:val="30"/>
        </w:rPr>
        <w:lastRenderedPageBreak/>
        <w:t>第７章　自立した生活の支援・意思決定支援の推進</w:t>
      </w:r>
      <w:bookmarkEnd w:id="16"/>
    </w:p>
    <w:p w14:paraId="5DFD817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意思決定支援及び相談支援体制の充実</w:t>
      </w:r>
    </w:p>
    <w:p w14:paraId="615BC223" w14:textId="77777777" w:rsidR="009D6CAB" w:rsidRPr="00B4333F" w:rsidRDefault="00000000" w:rsidP="00B4333F">
      <w:pP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8339CBF"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尊厳のある自分らしい暮らしを実現できるよう、自ら意思を決定することに支援が必要な障がい者等に対して意思決定支援を行うとともに、障がい者本人の自己決定を尊重する観点から、障がい者が自らの決定に基づき、身近な地域で相談支援を受けることのできる体制の構築を推進することが重要になります。</w:t>
      </w:r>
    </w:p>
    <w:p w14:paraId="0F1111AC" w14:textId="77777777" w:rsidR="009D6CAB" w:rsidRPr="00370011" w:rsidRDefault="00000000" w:rsidP="00B96F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現在、町の相談窓口は役場、地域包括支援センター、社会福祉施設、社会福祉協議会、医療機関、教育関係機関、地域活動支援センターとなっています。また地域の相談窓口は障がい者相談員、民生委員・児童委員等となっており、必要に応じて連携を取りながら活動、支援を行っています。</w:t>
      </w:r>
    </w:p>
    <w:p w14:paraId="1CDFB580" w14:textId="77777777" w:rsidR="009D6CAB" w:rsidRDefault="00000000" w:rsidP="00B96F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関係団体ヒアリングでは、「生活困窮者」「成年後見制度」「ひきこもり」を中心に意見交換が行われ、支援が必要な人の把握の難しさや、児童・障がい・高齢等の分野間の縦割りの解消、分野横断的な連携体制の必要性が指摘されています。国の基本指針（第８期）では、相談支援体制の充実強化にあたり、相談支援専門員等が身近にいないことによる「望まないセルフプラン」の件数を令和11年度末までにゼロとすることが新たな成果目標として掲げられており、基幹相談支援センターを中心とした伴走的な相談支援体制の確保が一層重要となっています。</w:t>
      </w:r>
    </w:p>
    <w:p w14:paraId="4D42A3F3" w14:textId="77777777" w:rsidR="00B4333F" w:rsidRDefault="00B4333F" w:rsidP="00B4333F">
      <w:pPr>
        <w:spacing w:after="200" w:line="360" w:lineRule="auto"/>
        <w:rPr>
          <w:rFonts w:ascii="BIZ UDPゴシック" w:eastAsia="BIZ UDPゴシック" w:hAnsi="BIZ UDPゴシック"/>
          <w:sz w:val="22"/>
          <w:szCs w:val="22"/>
        </w:rPr>
      </w:pPr>
    </w:p>
    <w:p w14:paraId="109880D0" w14:textId="77777777" w:rsidR="00B4333F" w:rsidRDefault="00B4333F" w:rsidP="00B4333F">
      <w:pPr>
        <w:spacing w:after="200" w:line="360" w:lineRule="auto"/>
        <w:rPr>
          <w:rFonts w:ascii="BIZ UDPゴシック" w:eastAsia="BIZ UDPゴシック" w:hAnsi="BIZ UDPゴシック"/>
          <w:sz w:val="22"/>
          <w:szCs w:val="22"/>
        </w:rPr>
      </w:pPr>
    </w:p>
    <w:p w14:paraId="459275BE" w14:textId="77777777" w:rsidR="00B4333F" w:rsidRDefault="00B4333F" w:rsidP="00B4333F">
      <w:pPr>
        <w:spacing w:after="200" w:line="360" w:lineRule="auto"/>
        <w:rPr>
          <w:rFonts w:ascii="BIZ UDPゴシック" w:eastAsia="BIZ UDPゴシック" w:hAnsi="BIZ UDPゴシック"/>
          <w:sz w:val="22"/>
          <w:szCs w:val="22"/>
        </w:rPr>
      </w:pPr>
    </w:p>
    <w:p w14:paraId="1EBBCD1F" w14:textId="77777777" w:rsidR="00B4333F" w:rsidRDefault="00B4333F" w:rsidP="00B4333F">
      <w:pPr>
        <w:spacing w:after="200" w:line="360" w:lineRule="auto"/>
        <w:rPr>
          <w:rFonts w:ascii="BIZ UDPゴシック" w:eastAsia="BIZ UDPゴシック" w:hAnsi="BIZ UDPゴシック"/>
          <w:sz w:val="22"/>
          <w:szCs w:val="22"/>
        </w:rPr>
      </w:pPr>
    </w:p>
    <w:p w14:paraId="25B8E299" w14:textId="77777777" w:rsidR="00B4333F" w:rsidRDefault="00B4333F" w:rsidP="00B4333F">
      <w:pPr>
        <w:spacing w:after="200" w:line="360" w:lineRule="auto"/>
        <w:rPr>
          <w:rFonts w:ascii="BIZ UDPゴシック" w:eastAsia="BIZ UDPゴシック" w:hAnsi="BIZ UDPゴシック"/>
          <w:sz w:val="22"/>
          <w:szCs w:val="22"/>
        </w:rPr>
      </w:pPr>
    </w:p>
    <w:p w14:paraId="40D9D43C" w14:textId="77777777" w:rsidR="00B4333F" w:rsidRDefault="00B4333F" w:rsidP="00B4333F">
      <w:pPr>
        <w:spacing w:after="200" w:line="360" w:lineRule="auto"/>
        <w:rPr>
          <w:rFonts w:ascii="BIZ UDPゴシック" w:eastAsia="BIZ UDPゴシック" w:hAnsi="BIZ UDPゴシック"/>
          <w:sz w:val="22"/>
          <w:szCs w:val="22"/>
        </w:rPr>
      </w:pPr>
    </w:p>
    <w:p w14:paraId="7FAFD4AA" w14:textId="77777777" w:rsidR="00B4333F" w:rsidRDefault="00B4333F" w:rsidP="00B4333F">
      <w:pPr>
        <w:spacing w:after="200" w:line="360" w:lineRule="auto"/>
        <w:rPr>
          <w:rFonts w:ascii="BIZ UDPゴシック" w:eastAsia="BIZ UDPゴシック" w:hAnsi="BIZ UDPゴシック"/>
          <w:sz w:val="22"/>
          <w:szCs w:val="22"/>
        </w:rPr>
      </w:pPr>
    </w:p>
    <w:p w14:paraId="177E79EB" w14:textId="77777777" w:rsidR="00B4333F" w:rsidRDefault="00B4333F" w:rsidP="00B4333F">
      <w:pPr>
        <w:spacing w:after="200" w:line="360" w:lineRule="auto"/>
        <w:rPr>
          <w:rFonts w:ascii="BIZ UDPゴシック" w:eastAsia="BIZ UDPゴシック" w:hAnsi="BIZ UDPゴシック"/>
          <w:sz w:val="22"/>
          <w:szCs w:val="22"/>
        </w:rPr>
      </w:pPr>
    </w:p>
    <w:p w14:paraId="6A17DF18" w14:textId="77777777" w:rsidR="00B4333F" w:rsidRDefault="00B4333F" w:rsidP="00B4333F">
      <w:pPr>
        <w:spacing w:after="200" w:line="360" w:lineRule="auto"/>
        <w:rPr>
          <w:rFonts w:ascii="BIZ UDPゴシック" w:eastAsia="BIZ UDPゴシック" w:hAnsi="BIZ UDPゴシック"/>
          <w:sz w:val="22"/>
          <w:szCs w:val="22"/>
        </w:rPr>
      </w:pPr>
    </w:p>
    <w:p w14:paraId="30D69ACC" w14:textId="77777777" w:rsidR="00B4333F" w:rsidRPr="00B4333F" w:rsidRDefault="00B4333F" w:rsidP="00B4333F">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56F5B2E4" w14:textId="77777777" w:rsidTr="00B4333F">
        <w:tc>
          <w:tcPr>
            <w:tcW w:w="3256" w:type="dxa"/>
            <w:shd w:val="clear" w:color="auto" w:fill="FFF2CC" w:themeFill="accent4" w:themeFillTint="33"/>
            <w:tcMar>
              <w:top w:w="130" w:type="dxa"/>
              <w:left w:w="130" w:type="dxa"/>
              <w:bottom w:w="130" w:type="dxa"/>
              <w:right w:w="130" w:type="dxa"/>
            </w:tcMar>
            <w:vAlign w:val="center"/>
          </w:tcPr>
          <w:p w14:paraId="33FD6059"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①相談支援体制の充実</w:t>
            </w:r>
          </w:p>
        </w:tc>
        <w:tc>
          <w:tcPr>
            <w:tcW w:w="5744" w:type="dxa"/>
            <w:tcMar>
              <w:top w:w="130" w:type="dxa"/>
              <w:left w:w="130" w:type="dxa"/>
              <w:bottom w:w="130" w:type="dxa"/>
              <w:right w:w="130" w:type="dxa"/>
            </w:tcMar>
            <w:vAlign w:val="center"/>
          </w:tcPr>
          <w:p w14:paraId="1A6600D0" w14:textId="77777777" w:rsid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○障がい者が保健、医療、福祉の各分野の制度やサービスをはじめ生活全般について、必要な情報の提供や身近に相談できるよう相談支援体制の整備・充実を図ります。 </w:t>
            </w:r>
          </w:p>
          <w:p w14:paraId="5639F42B" w14:textId="77777777" w:rsid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自立支援協議会において関係機関等が相互の連絡を図ることにより、地域における障がい者等への支援体制に関する課題について情報を共有し、関係機関とのネットワークづくりなどの連携の緊密化を図ります。 </w:t>
            </w:r>
          </w:p>
          <w:p w14:paraId="0858EFD7"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○田村地方基幹相談支援センターを中心に、「望まないセルフプラン」の解消に向けた伴走的な相談支援体制の確保に努めます。</w:t>
            </w:r>
          </w:p>
        </w:tc>
      </w:tr>
      <w:tr w:rsidR="009D6CAB" w:rsidRPr="00370011" w14:paraId="142C7CE2" w14:textId="77777777" w:rsidTr="00B4333F">
        <w:tc>
          <w:tcPr>
            <w:tcW w:w="3256" w:type="dxa"/>
            <w:shd w:val="clear" w:color="auto" w:fill="FFF2CC" w:themeFill="accent4" w:themeFillTint="33"/>
            <w:tcMar>
              <w:top w:w="130" w:type="dxa"/>
              <w:left w:w="130" w:type="dxa"/>
              <w:bottom w:w="130" w:type="dxa"/>
              <w:right w:w="130" w:type="dxa"/>
            </w:tcMar>
            <w:vAlign w:val="center"/>
          </w:tcPr>
          <w:p w14:paraId="2ADCBFF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②各種制度等の周知・啓発</w:t>
            </w:r>
          </w:p>
        </w:tc>
        <w:tc>
          <w:tcPr>
            <w:tcW w:w="5744" w:type="dxa"/>
            <w:tcMar>
              <w:top w:w="130" w:type="dxa"/>
              <w:left w:w="130" w:type="dxa"/>
              <w:bottom w:w="130" w:type="dxa"/>
              <w:right w:w="130" w:type="dxa"/>
            </w:tcMar>
            <w:vAlign w:val="center"/>
          </w:tcPr>
          <w:p w14:paraId="71BDA9EA"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○特別障がい者手当等の各種手当や自動車税等の減免、運賃割引など様々な制度について、パンフレットやホームページ等で普及・啓発を図ります。</w:t>
            </w:r>
          </w:p>
        </w:tc>
      </w:tr>
      <w:tr w:rsidR="009D6CAB" w:rsidRPr="00370011" w14:paraId="136F9CB4" w14:textId="77777777" w:rsidTr="00B4333F">
        <w:tc>
          <w:tcPr>
            <w:tcW w:w="3256" w:type="dxa"/>
            <w:shd w:val="clear" w:color="auto" w:fill="FFF2CC" w:themeFill="accent4" w:themeFillTint="33"/>
            <w:tcMar>
              <w:top w:w="130" w:type="dxa"/>
              <w:left w:w="130" w:type="dxa"/>
              <w:bottom w:w="130" w:type="dxa"/>
              <w:right w:w="130" w:type="dxa"/>
            </w:tcMar>
            <w:vAlign w:val="center"/>
          </w:tcPr>
          <w:p w14:paraId="09BF9BC8"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③人材の養成・確保</w:t>
            </w:r>
          </w:p>
        </w:tc>
        <w:tc>
          <w:tcPr>
            <w:tcW w:w="5744" w:type="dxa"/>
            <w:tcMar>
              <w:top w:w="130" w:type="dxa"/>
              <w:left w:w="130" w:type="dxa"/>
              <w:bottom w:w="130" w:type="dxa"/>
              <w:right w:w="130" w:type="dxa"/>
            </w:tcMar>
            <w:vAlign w:val="center"/>
          </w:tcPr>
          <w:p w14:paraId="16C80B8B" w14:textId="77777777" w:rsidR="009D6CAB" w:rsidRPr="00B4333F" w:rsidRDefault="00000000" w:rsidP="00B4333F">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○障がい者の地域生活を支えるため、専門知識と技術を備えた人材の育成・確保に努めます。</w:t>
            </w:r>
          </w:p>
        </w:tc>
      </w:tr>
    </w:tbl>
    <w:p w14:paraId="3BDB6AA0" w14:textId="77777777" w:rsidR="00B4333F" w:rsidRDefault="00B4333F" w:rsidP="00B4333F">
      <w:pPr>
        <w:pStyle w:val="a4"/>
      </w:pPr>
    </w:p>
    <w:p w14:paraId="6B964FAB" w14:textId="77777777" w:rsidR="00B4333F" w:rsidRDefault="00B4333F" w:rsidP="00B4333F">
      <w:pPr>
        <w:pStyle w:val="a4"/>
      </w:pPr>
    </w:p>
    <w:p w14:paraId="007B4145" w14:textId="77777777" w:rsidR="00B4333F" w:rsidRDefault="00B4333F" w:rsidP="00B4333F">
      <w:pPr>
        <w:pStyle w:val="a4"/>
      </w:pPr>
    </w:p>
    <w:p w14:paraId="1383A825" w14:textId="77777777" w:rsidR="00B4333F" w:rsidRDefault="00B4333F" w:rsidP="00B4333F">
      <w:pPr>
        <w:pStyle w:val="a4"/>
      </w:pPr>
    </w:p>
    <w:p w14:paraId="3CD65023" w14:textId="77777777" w:rsidR="00B4333F" w:rsidRDefault="00B4333F" w:rsidP="00B4333F">
      <w:pPr>
        <w:pStyle w:val="a4"/>
      </w:pPr>
    </w:p>
    <w:p w14:paraId="04CD12A4" w14:textId="77777777" w:rsidR="00B4333F" w:rsidRDefault="00B4333F" w:rsidP="00B4333F">
      <w:pPr>
        <w:pStyle w:val="a4"/>
      </w:pPr>
    </w:p>
    <w:p w14:paraId="4A50D71F" w14:textId="77777777" w:rsidR="00B4333F" w:rsidRDefault="00B4333F" w:rsidP="00B4333F">
      <w:pPr>
        <w:pStyle w:val="a4"/>
      </w:pPr>
    </w:p>
    <w:p w14:paraId="1A59AD49" w14:textId="77777777" w:rsidR="00B4333F" w:rsidRDefault="00B4333F" w:rsidP="00B4333F">
      <w:pPr>
        <w:pStyle w:val="a4"/>
      </w:pPr>
    </w:p>
    <w:p w14:paraId="7D598802" w14:textId="77777777" w:rsidR="00B4333F" w:rsidRDefault="00B4333F" w:rsidP="00B4333F">
      <w:pPr>
        <w:pStyle w:val="a4"/>
      </w:pPr>
    </w:p>
    <w:p w14:paraId="6EC3A14C" w14:textId="77777777" w:rsidR="00B4333F" w:rsidRDefault="00B4333F" w:rsidP="00B4333F">
      <w:pPr>
        <w:pStyle w:val="a4"/>
      </w:pPr>
    </w:p>
    <w:p w14:paraId="620FC217" w14:textId="77777777" w:rsidR="00B4333F" w:rsidRDefault="00B4333F" w:rsidP="00B4333F">
      <w:pPr>
        <w:pStyle w:val="a4"/>
      </w:pPr>
    </w:p>
    <w:p w14:paraId="1195D256" w14:textId="77777777" w:rsidR="00B4333F" w:rsidRDefault="00B4333F" w:rsidP="00B4333F">
      <w:pPr>
        <w:pStyle w:val="a4"/>
      </w:pPr>
    </w:p>
    <w:p w14:paraId="3BB2E8E3" w14:textId="77777777" w:rsidR="00B4333F" w:rsidRDefault="00B4333F" w:rsidP="00B4333F">
      <w:pPr>
        <w:pStyle w:val="a4"/>
      </w:pPr>
    </w:p>
    <w:p w14:paraId="599D166B" w14:textId="77777777" w:rsidR="00B4333F" w:rsidRDefault="00B4333F" w:rsidP="00B4333F">
      <w:pPr>
        <w:pStyle w:val="a4"/>
      </w:pPr>
    </w:p>
    <w:p w14:paraId="7A71EB6C" w14:textId="77777777" w:rsidR="00B4333F" w:rsidRDefault="00B4333F" w:rsidP="00B4333F">
      <w:pPr>
        <w:pStyle w:val="a4"/>
      </w:pPr>
    </w:p>
    <w:p w14:paraId="7F61854B" w14:textId="77777777" w:rsidR="00B4333F" w:rsidRDefault="00B4333F" w:rsidP="00B4333F">
      <w:pPr>
        <w:pStyle w:val="a4"/>
      </w:pPr>
    </w:p>
    <w:p w14:paraId="5B438036" w14:textId="77777777" w:rsidR="00B4333F" w:rsidRDefault="00B4333F" w:rsidP="00B4333F">
      <w:pPr>
        <w:pStyle w:val="a4"/>
      </w:pPr>
    </w:p>
    <w:p w14:paraId="479A7C19" w14:textId="77777777" w:rsidR="00B4333F" w:rsidRDefault="00B4333F" w:rsidP="00B4333F">
      <w:pPr>
        <w:pStyle w:val="a4"/>
      </w:pPr>
    </w:p>
    <w:p w14:paraId="0C9794D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障がい福祉サービスの充実</w:t>
      </w:r>
    </w:p>
    <w:p w14:paraId="2E34BF36" w14:textId="77777777" w:rsidR="009D6CAB" w:rsidRPr="00B4333F" w:rsidRDefault="00000000" w:rsidP="00B4333F">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89857AE"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住み慣れた地域で安心して日常生活・社会生活を営むことができるよう、個々の障がい者のニーズや実態に応じて、居宅介護、重度訪問介護、同行援護、行動援護等の支援を行うとともに、短期入所及び日中活動の場の確保等により、在宅サービスの量的・質的充実に努める必要があります。</w:t>
      </w:r>
    </w:p>
    <w:p w14:paraId="4768789D" w14:textId="77777777" w:rsidR="009D6CAB" w:rsidRPr="00370011"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障がい福祉サービスの今後の利用意向は、障がい者では「相談支援」、「生活介護」、「短期入所（ショートステイ）」、「居宅介護（ホームヘルプ）」が高く、障がい児では「就労移行支援」、「就労継続支援（Ａ型、Ｂ型）」、「放課後等デイサービス」、「相談支援」、「児童発達支援」が高くなっています。</w:t>
      </w:r>
    </w:p>
    <w:p w14:paraId="0DE8070A" w14:textId="77777777" w:rsidR="009D6CAB" w:rsidRDefault="00000000" w:rsidP="00B4333F">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害者総合支援法においては、基本方針として、「施設入所・入院から地域生活への移行を推進」することが定められています。令和６年度の制度改正により、グループホームにおける一人暮らし等を希望する方への支援内容の明確化が図られたほか、令和７年10月からは「就労選択支援」が創設され、障がい者本人が就労先・働き方についてより良い選択ができる体制が整いつつあります。町内に事業所がないサービスも多いことから、引き続き町外事業所との広域的な連携によりサービス確保を図る必要があります。</w:t>
      </w:r>
    </w:p>
    <w:p w14:paraId="1962C29B" w14:textId="77777777" w:rsidR="00B4333F" w:rsidRPr="00370011" w:rsidRDefault="00B4333F" w:rsidP="00B4333F">
      <w:pPr>
        <w:spacing w:after="200" w:line="360" w:lineRule="auto"/>
        <w:rPr>
          <w:rFonts w:ascii="BIZ UDPゴシック" w:eastAsia="BIZ UDPゴシック" w:hAnsi="BIZ UDPゴシック"/>
        </w:rPr>
      </w:pPr>
    </w:p>
    <w:p w14:paraId="7CD08215" w14:textId="77777777" w:rsidR="009D6CAB" w:rsidRPr="00370011" w:rsidRDefault="00000000" w:rsidP="00B4333F">
      <w:pPr>
        <w:spacing w:before="260" w:after="160"/>
        <w:rPr>
          <w:rFonts w:ascii="BIZ UDPゴシック" w:eastAsia="BIZ UDPゴシック" w:hAnsi="BIZ UDPゴシック"/>
        </w:rPr>
      </w:pPr>
      <w:r>
        <w:rPr>
          <w:rFonts w:ascii="BIZ UDPゴシック" w:eastAsia="BIZ UDPゴシック" w:hAnsi="BIZ UDPゴシック"/>
          <w:b/>
          <w:bCs/>
          <w:sz w:val="22"/>
          <w:szCs w:val="22"/>
        </w:rPr>
        <w:t>■今後の障がい福祉サービスの利用意向（「利用したい」の回答割合が高い項目）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50"/>
        <w:gridCol w:w="3600"/>
        <w:gridCol w:w="1350"/>
      </w:tblGrid>
      <w:tr w:rsidR="009D6CAB" w:rsidRPr="00370011" w14:paraId="51A3B273" w14:textId="77777777">
        <w:trPr>
          <w:tblHeader/>
        </w:trPr>
        <w:tc>
          <w:tcPr>
            <w:tcW w:w="2400" w:type="dxa"/>
            <w:shd w:val="clear" w:color="auto" w:fill="DCE8DC"/>
            <w:tcMar>
              <w:top w:w="130" w:type="dxa"/>
              <w:left w:w="130" w:type="dxa"/>
              <w:bottom w:w="130" w:type="dxa"/>
              <w:right w:w="130" w:type="dxa"/>
            </w:tcMar>
            <w:vAlign w:val="center"/>
          </w:tcPr>
          <w:p w14:paraId="661B4E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障がい者（n=280）</w:t>
            </w:r>
          </w:p>
        </w:tc>
        <w:tc>
          <w:tcPr>
            <w:tcW w:w="1200" w:type="dxa"/>
            <w:shd w:val="clear" w:color="auto" w:fill="DCE8DC"/>
            <w:tcMar>
              <w:top w:w="130" w:type="dxa"/>
              <w:left w:w="130" w:type="dxa"/>
              <w:bottom w:w="130" w:type="dxa"/>
              <w:right w:w="130" w:type="dxa"/>
            </w:tcMar>
            <w:vAlign w:val="center"/>
          </w:tcPr>
          <w:p w14:paraId="40979E6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割合</w:t>
            </w:r>
          </w:p>
        </w:tc>
        <w:tc>
          <w:tcPr>
            <w:tcW w:w="3200" w:type="dxa"/>
            <w:shd w:val="clear" w:color="auto" w:fill="DCE8DC"/>
            <w:tcMar>
              <w:top w:w="130" w:type="dxa"/>
              <w:left w:w="130" w:type="dxa"/>
              <w:bottom w:w="130" w:type="dxa"/>
              <w:right w:w="130" w:type="dxa"/>
            </w:tcMar>
            <w:vAlign w:val="center"/>
          </w:tcPr>
          <w:p w14:paraId="13A4219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障がい児（n=22）</w:t>
            </w:r>
          </w:p>
        </w:tc>
        <w:tc>
          <w:tcPr>
            <w:tcW w:w="1200" w:type="dxa"/>
            <w:shd w:val="clear" w:color="auto" w:fill="DCE8DC"/>
            <w:tcMar>
              <w:top w:w="130" w:type="dxa"/>
              <w:left w:w="130" w:type="dxa"/>
              <w:bottom w:w="130" w:type="dxa"/>
              <w:right w:w="130" w:type="dxa"/>
            </w:tcMar>
            <w:vAlign w:val="center"/>
          </w:tcPr>
          <w:p w14:paraId="1AA89D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割合</w:t>
            </w:r>
          </w:p>
        </w:tc>
      </w:tr>
      <w:tr w:rsidR="009D6CAB" w:rsidRPr="00370011" w14:paraId="06BD963C" w14:textId="77777777">
        <w:tc>
          <w:tcPr>
            <w:tcW w:w="2400" w:type="dxa"/>
            <w:tcMar>
              <w:top w:w="130" w:type="dxa"/>
              <w:left w:w="130" w:type="dxa"/>
              <w:bottom w:w="130" w:type="dxa"/>
              <w:right w:w="130" w:type="dxa"/>
            </w:tcMar>
            <w:vAlign w:val="center"/>
          </w:tcPr>
          <w:p w14:paraId="1001C8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相談支援</w:t>
            </w:r>
          </w:p>
        </w:tc>
        <w:tc>
          <w:tcPr>
            <w:tcW w:w="1200" w:type="dxa"/>
            <w:tcMar>
              <w:top w:w="130" w:type="dxa"/>
              <w:left w:w="130" w:type="dxa"/>
              <w:bottom w:w="130" w:type="dxa"/>
              <w:right w:w="130" w:type="dxa"/>
            </w:tcMar>
            <w:vAlign w:val="center"/>
          </w:tcPr>
          <w:p w14:paraId="2F7412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32.1%</w:t>
            </w:r>
          </w:p>
        </w:tc>
        <w:tc>
          <w:tcPr>
            <w:tcW w:w="3200" w:type="dxa"/>
            <w:tcMar>
              <w:top w:w="130" w:type="dxa"/>
              <w:left w:w="130" w:type="dxa"/>
              <w:bottom w:w="130" w:type="dxa"/>
              <w:right w:w="130" w:type="dxa"/>
            </w:tcMar>
            <w:vAlign w:val="center"/>
          </w:tcPr>
          <w:p w14:paraId="130275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1200" w:type="dxa"/>
            <w:tcMar>
              <w:top w:w="130" w:type="dxa"/>
              <w:left w:w="130" w:type="dxa"/>
              <w:bottom w:w="130" w:type="dxa"/>
              <w:right w:w="130" w:type="dxa"/>
            </w:tcMar>
            <w:vAlign w:val="center"/>
          </w:tcPr>
          <w:p w14:paraId="605061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3058F4ED" w14:textId="77777777">
        <w:tc>
          <w:tcPr>
            <w:tcW w:w="2400" w:type="dxa"/>
            <w:tcMar>
              <w:top w:w="130" w:type="dxa"/>
              <w:left w:w="130" w:type="dxa"/>
              <w:bottom w:w="130" w:type="dxa"/>
              <w:right w:w="130" w:type="dxa"/>
            </w:tcMar>
            <w:vAlign w:val="center"/>
          </w:tcPr>
          <w:p w14:paraId="3239393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1200" w:type="dxa"/>
            <w:tcMar>
              <w:top w:w="130" w:type="dxa"/>
              <w:left w:w="130" w:type="dxa"/>
              <w:bottom w:w="130" w:type="dxa"/>
              <w:right w:w="130" w:type="dxa"/>
            </w:tcMar>
            <w:vAlign w:val="center"/>
          </w:tcPr>
          <w:p w14:paraId="5855B0E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23.6%</w:t>
            </w:r>
          </w:p>
        </w:tc>
        <w:tc>
          <w:tcPr>
            <w:tcW w:w="3200" w:type="dxa"/>
            <w:tcMar>
              <w:top w:w="130" w:type="dxa"/>
              <w:left w:w="130" w:type="dxa"/>
              <w:bottom w:w="130" w:type="dxa"/>
              <w:right w:w="130" w:type="dxa"/>
            </w:tcMar>
            <w:vAlign w:val="center"/>
          </w:tcPr>
          <w:p w14:paraId="6A705C4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就労継続支援（Ａ型・Ｂ型）</w:t>
            </w:r>
          </w:p>
        </w:tc>
        <w:tc>
          <w:tcPr>
            <w:tcW w:w="1200" w:type="dxa"/>
            <w:tcMar>
              <w:top w:w="130" w:type="dxa"/>
              <w:left w:w="130" w:type="dxa"/>
              <w:bottom w:w="130" w:type="dxa"/>
              <w:right w:w="130" w:type="dxa"/>
            </w:tcMar>
            <w:vAlign w:val="center"/>
          </w:tcPr>
          <w:p w14:paraId="739182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5BCF3515" w14:textId="77777777">
        <w:tc>
          <w:tcPr>
            <w:tcW w:w="2400" w:type="dxa"/>
            <w:tcMar>
              <w:top w:w="130" w:type="dxa"/>
              <w:left w:w="130" w:type="dxa"/>
              <w:bottom w:w="130" w:type="dxa"/>
              <w:right w:w="130" w:type="dxa"/>
            </w:tcMar>
            <w:vAlign w:val="center"/>
          </w:tcPr>
          <w:p w14:paraId="5FB8E35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短期入所（ショートステイ）</w:t>
            </w:r>
          </w:p>
        </w:tc>
        <w:tc>
          <w:tcPr>
            <w:tcW w:w="1200" w:type="dxa"/>
            <w:tcMar>
              <w:top w:w="130" w:type="dxa"/>
              <w:left w:w="130" w:type="dxa"/>
              <w:bottom w:w="130" w:type="dxa"/>
              <w:right w:w="130" w:type="dxa"/>
            </w:tcMar>
            <w:vAlign w:val="center"/>
          </w:tcPr>
          <w:p w14:paraId="52F75AA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22.9%</w:t>
            </w:r>
          </w:p>
        </w:tc>
        <w:tc>
          <w:tcPr>
            <w:tcW w:w="3200" w:type="dxa"/>
            <w:tcMar>
              <w:top w:w="130" w:type="dxa"/>
              <w:left w:w="130" w:type="dxa"/>
              <w:bottom w:w="130" w:type="dxa"/>
              <w:right w:w="130" w:type="dxa"/>
            </w:tcMar>
            <w:vAlign w:val="center"/>
          </w:tcPr>
          <w:p w14:paraId="765C7E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放課後等デイサービス</w:t>
            </w:r>
          </w:p>
        </w:tc>
        <w:tc>
          <w:tcPr>
            <w:tcW w:w="1200" w:type="dxa"/>
            <w:tcMar>
              <w:top w:w="130" w:type="dxa"/>
              <w:left w:w="130" w:type="dxa"/>
              <w:bottom w:w="130" w:type="dxa"/>
              <w:right w:w="130" w:type="dxa"/>
            </w:tcMar>
            <w:vAlign w:val="center"/>
          </w:tcPr>
          <w:p w14:paraId="557DF2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63.6%</w:t>
            </w:r>
          </w:p>
        </w:tc>
      </w:tr>
      <w:tr w:rsidR="009D6CAB" w:rsidRPr="00370011" w14:paraId="179CE4E6" w14:textId="77777777">
        <w:tc>
          <w:tcPr>
            <w:tcW w:w="2400" w:type="dxa"/>
            <w:tcMar>
              <w:top w:w="130" w:type="dxa"/>
              <w:left w:w="130" w:type="dxa"/>
              <w:bottom w:w="130" w:type="dxa"/>
              <w:right w:w="130" w:type="dxa"/>
            </w:tcMar>
            <w:vAlign w:val="center"/>
          </w:tcPr>
          <w:p w14:paraId="37345E5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居宅介護（ホームヘルプ）</w:t>
            </w:r>
          </w:p>
        </w:tc>
        <w:tc>
          <w:tcPr>
            <w:tcW w:w="1200" w:type="dxa"/>
            <w:tcMar>
              <w:top w:w="130" w:type="dxa"/>
              <w:left w:w="130" w:type="dxa"/>
              <w:bottom w:w="130" w:type="dxa"/>
              <w:right w:w="130" w:type="dxa"/>
            </w:tcMar>
            <w:vAlign w:val="center"/>
          </w:tcPr>
          <w:p w14:paraId="6F14F9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21.4%</w:t>
            </w:r>
          </w:p>
        </w:tc>
        <w:tc>
          <w:tcPr>
            <w:tcW w:w="3200" w:type="dxa"/>
            <w:tcMar>
              <w:top w:w="130" w:type="dxa"/>
              <w:left w:w="130" w:type="dxa"/>
              <w:bottom w:w="130" w:type="dxa"/>
              <w:right w:w="130" w:type="dxa"/>
            </w:tcMar>
            <w:vAlign w:val="center"/>
          </w:tcPr>
          <w:p w14:paraId="12BACD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相談支援</w:t>
            </w:r>
          </w:p>
        </w:tc>
        <w:tc>
          <w:tcPr>
            <w:tcW w:w="1200" w:type="dxa"/>
            <w:tcMar>
              <w:top w:w="130" w:type="dxa"/>
              <w:left w:w="130" w:type="dxa"/>
              <w:bottom w:w="130" w:type="dxa"/>
              <w:right w:w="130" w:type="dxa"/>
            </w:tcMar>
            <w:vAlign w:val="center"/>
          </w:tcPr>
          <w:p w14:paraId="23693ED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54.5%</w:t>
            </w:r>
          </w:p>
        </w:tc>
      </w:tr>
      <w:tr w:rsidR="009D6CAB" w:rsidRPr="00370011" w14:paraId="63A7A0E7" w14:textId="77777777">
        <w:tc>
          <w:tcPr>
            <w:tcW w:w="2400" w:type="dxa"/>
            <w:tcMar>
              <w:top w:w="130" w:type="dxa"/>
              <w:left w:w="130" w:type="dxa"/>
              <w:bottom w:w="130" w:type="dxa"/>
              <w:right w:w="130" w:type="dxa"/>
            </w:tcMar>
            <w:vAlign w:val="center"/>
          </w:tcPr>
          <w:p w14:paraId="79060B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重度障がい者等包括支援</w:t>
            </w:r>
          </w:p>
        </w:tc>
        <w:tc>
          <w:tcPr>
            <w:tcW w:w="1200" w:type="dxa"/>
            <w:tcMar>
              <w:top w:w="130" w:type="dxa"/>
              <w:left w:w="130" w:type="dxa"/>
              <w:bottom w:w="130" w:type="dxa"/>
              <w:right w:w="130" w:type="dxa"/>
            </w:tcMar>
            <w:vAlign w:val="center"/>
          </w:tcPr>
          <w:p w14:paraId="77FE51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16.4%</w:t>
            </w:r>
          </w:p>
        </w:tc>
        <w:tc>
          <w:tcPr>
            <w:tcW w:w="3200" w:type="dxa"/>
            <w:tcMar>
              <w:top w:w="130" w:type="dxa"/>
              <w:left w:w="130" w:type="dxa"/>
              <w:bottom w:w="130" w:type="dxa"/>
              <w:right w:w="130" w:type="dxa"/>
            </w:tcMar>
            <w:vAlign w:val="center"/>
          </w:tcPr>
          <w:p w14:paraId="728D03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1200" w:type="dxa"/>
            <w:tcMar>
              <w:top w:w="130" w:type="dxa"/>
              <w:left w:w="130" w:type="dxa"/>
              <w:bottom w:w="130" w:type="dxa"/>
              <w:right w:w="130" w:type="dxa"/>
            </w:tcMar>
            <w:vAlign w:val="center"/>
          </w:tcPr>
          <w:p w14:paraId="26CEB9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50.0%</w:t>
            </w:r>
          </w:p>
        </w:tc>
      </w:tr>
    </w:tbl>
    <w:p w14:paraId="30D4A745"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6921C460" w14:textId="77777777" w:rsidR="00B4333F" w:rsidRDefault="00B4333F">
      <w:pPr>
        <w:spacing w:before="100" w:after="320"/>
        <w:jc w:val="right"/>
        <w:rPr>
          <w:rFonts w:ascii="BIZ UDPゴシック" w:eastAsia="BIZ UDPゴシック" w:hAnsi="BIZ UDPゴシック"/>
          <w:color w:val="5B5B5B"/>
          <w:sz w:val="18"/>
          <w:szCs w:val="18"/>
        </w:rPr>
      </w:pPr>
    </w:p>
    <w:p w14:paraId="4F778D90" w14:textId="77777777" w:rsidR="00896D94" w:rsidRPr="00B4333F"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65A01F79" w14:textId="77777777" w:rsidTr="00896D94">
        <w:tc>
          <w:tcPr>
            <w:tcW w:w="3397" w:type="dxa"/>
            <w:shd w:val="clear" w:color="auto" w:fill="FFF2CC" w:themeFill="accent4" w:themeFillTint="33"/>
            <w:tcMar>
              <w:top w:w="130" w:type="dxa"/>
              <w:left w:w="130" w:type="dxa"/>
              <w:bottom w:w="130" w:type="dxa"/>
              <w:right w:w="130" w:type="dxa"/>
            </w:tcMar>
            <w:vAlign w:val="center"/>
          </w:tcPr>
          <w:p w14:paraId="387E9C5D"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①障がい福祉サービスの充実</w:t>
            </w:r>
          </w:p>
        </w:tc>
        <w:tc>
          <w:tcPr>
            <w:tcW w:w="5603" w:type="dxa"/>
            <w:tcMar>
              <w:top w:w="130" w:type="dxa"/>
              <w:left w:w="130" w:type="dxa"/>
              <w:bottom w:w="130" w:type="dxa"/>
              <w:right w:w="130" w:type="dxa"/>
            </w:tcMar>
            <w:vAlign w:val="center"/>
          </w:tcPr>
          <w:p w14:paraId="6C416776"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○障がい者が住み慣れた地域で安心して生活していくために、在宅生活を支えるサービスの更なる充実を図ります。 </w:t>
            </w:r>
          </w:p>
          <w:p w14:paraId="242B053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○町内で対応できないサービスについては、近隣の市町村の事業所利用など広域的な対応により、必要なサービスを確保します。 </w:t>
            </w:r>
          </w:p>
          <w:p w14:paraId="2174DA3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○障がい者が高齢になっても安心してサービスが受けられるよう「共生型サービス」の展開を推進します。 </w:t>
            </w:r>
          </w:p>
          <w:p w14:paraId="1AE53147"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○就労選択支援について、利用希望者が現れた場合に円滑にサービスを提供できるよう、事業者の動向等を把握しながら提供体制を検討します。</w:t>
            </w:r>
          </w:p>
        </w:tc>
      </w:tr>
      <w:tr w:rsidR="009D6CAB" w:rsidRPr="00370011" w14:paraId="3C6ECBF9" w14:textId="77777777" w:rsidTr="00896D94">
        <w:tc>
          <w:tcPr>
            <w:tcW w:w="3397" w:type="dxa"/>
            <w:shd w:val="clear" w:color="auto" w:fill="FFF2CC" w:themeFill="accent4" w:themeFillTint="33"/>
            <w:tcMar>
              <w:top w:w="130" w:type="dxa"/>
              <w:left w:w="130" w:type="dxa"/>
              <w:bottom w:w="130" w:type="dxa"/>
              <w:right w:w="130" w:type="dxa"/>
            </w:tcMar>
            <w:vAlign w:val="center"/>
          </w:tcPr>
          <w:p w14:paraId="4AE44504"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②地域生活支援事業の充実</w:t>
            </w:r>
          </w:p>
        </w:tc>
        <w:tc>
          <w:tcPr>
            <w:tcW w:w="5603" w:type="dxa"/>
            <w:tcMar>
              <w:top w:w="130" w:type="dxa"/>
              <w:left w:w="130" w:type="dxa"/>
              <w:bottom w:w="130" w:type="dxa"/>
              <w:right w:w="130" w:type="dxa"/>
            </w:tcMar>
            <w:vAlign w:val="center"/>
          </w:tcPr>
          <w:p w14:paraId="32387F0C"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地域生活支援事業は、障害者総合支援法第77条に規定される町が実施主体となる事業で、必須事業と任意事業から構成されています。利用者のニーズ等を踏まえ、サービス提供体制を整備し、事業内容の充実に努めます。</w:t>
            </w:r>
          </w:p>
        </w:tc>
      </w:tr>
    </w:tbl>
    <w:p w14:paraId="0193D66B" w14:textId="77777777" w:rsidR="00896D94" w:rsidRDefault="00896D94" w:rsidP="00896D94">
      <w:pPr>
        <w:pStyle w:val="a4"/>
      </w:pPr>
    </w:p>
    <w:p w14:paraId="1F957AE0" w14:textId="77777777" w:rsidR="00896D94" w:rsidRDefault="00896D94" w:rsidP="00896D94">
      <w:pPr>
        <w:pStyle w:val="a4"/>
      </w:pPr>
    </w:p>
    <w:p w14:paraId="4497991A" w14:textId="77777777" w:rsidR="00896D94" w:rsidRDefault="00896D94" w:rsidP="00896D94">
      <w:pPr>
        <w:pStyle w:val="a4"/>
      </w:pPr>
    </w:p>
    <w:p w14:paraId="06D9427E" w14:textId="77777777" w:rsidR="00896D94" w:rsidRDefault="00896D94" w:rsidP="00896D94">
      <w:pPr>
        <w:pStyle w:val="a4"/>
      </w:pPr>
    </w:p>
    <w:p w14:paraId="57D894DE" w14:textId="77777777" w:rsidR="00896D94" w:rsidRDefault="00896D94" w:rsidP="00896D94">
      <w:pPr>
        <w:pStyle w:val="a4"/>
      </w:pPr>
    </w:p>
    <w:p w14:paraId="2AD3F239" w14:textId="77777777" w:rsidR="00896D94" w:rsidRDefault="00896D94" w:rsidP="00896D94">
      <w:pPr>
        <w:pStyle w:val="a4"/>
      </w:pPr>
    </w:p>
    <w:p w14:paraId="20004BED" w14:textId="77777777" w:rsidR="00896D94" w:rsidRDefault="00896D94" w:rsidP="00896D94">
      <w:pPr>
        <w:pStyle w:val="a4"/>
      </w:pPr>
    </w:p>
    <w:p w14:paraId="466D870F" w14:textId="77777777" w:rsidR="00896D94" w:rsidRDefault="00896D94" w:rsidP="00896D94">
      <w:pPr>
        <w:pStyle w:val="a4"/>
      </w:pPr>
    </w:p>
    <w:p w14:paraId="72E31A9F" w14:textId="77777777" w:rsidR="00896D94" w:rsidRDefault="00896D94" w:rsidP="00896D94">
      <w:pPr>
        <w:pStyle w:val="a4"/>
      </w:pPr>
    </w:p>
    <w:p w14:paraId="0D812D3E" w14:textId="77777777" w:rsidR="00896D94" w:rsidRDefault="00896D94" w:rsidP="00896D94">
      <w:pPr>
        <w:pStyle w:val="a4"/>
      </w:pPr>
    </w:p>
    <w:p w14:paraId="2FB15128" w14:textId="77777777" w:rsidR="00896D94" w:rsidRDefault="00896D94" w:rsidP="00896D94">
      <w:pPr>
        <w:pStyle w:val="a4"/>
      </w:pPr>
    </w:p>
    <w:p w14:paraId="408336C2" w14:textId="77777777" w:rsidR="00896D94" w:rsidRDefault="00896D94" w:rsidP="00896D94">
      <w:pPr>
        <w:pStyle w:val="a4"/>
      </w:pPr>
    </w:p>
    <w:p w14:paraId="04D89868" w14:textId="77777777" w:rsidR="00896D94" w:rsidRDefault="00896D94" w:rsidP="00896D94">
      <w:pPr>
        <w:pStyle w:val="a4"/>
      </w:pPr>
    </w:p>
    <w:p w14:paraId="045B7ECA" w14:textId="77777777" w:rsidR="00896D94" w:rsidRDefault="00896D94" w:rsidP="00896D94">
      <w:pPr>
        <w:pStyle w:val="a4"/>
      </w:pPr>
    </w:p>
    <w:p w14:paraId="451BB6EB" w14:textId="77777777" w:rsidR="00896D94" w:rsidRDefault="00896D94" w:rsidP="00896D94">
      <w:pPr>
        <w:pStyle w:val="a4"/>
      </w:pPr>
    </w:p>
    <w:p w14:paraId="53451D4D" w14:textId="77777777" w:rsidR="00896D94" w:rsidRDefault="00896D94" w:rsidP="00896D94">
      <w:pPr>
        <w:pStyle w:val="a4"/>
      </w:pPr>
    </w:p>
    <w:p w14:paraId="1D81FB33" w14:textId="77777777" w:rsidR="00896D94" w:rsidRDefault="00896D94" w:rsidP="00896D94">
      <w:pPr>
        <w:pStyle w:val="a4"/>
      </w:pPr>
    </w:p>
    <w:p w14:paraId="1E8EA068"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障がいのある子どもに対する支援の充実</w:t>
      </w:r>
    </w:p>
    <w:p w14:paraId="60AC7731" w14:textId="77777777" w:rsidR="009D6CAB" w:rsidRPr="00896D94" w:rsidRDefault="00000000" w:rsidP="00896D9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3658298"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の健やかな育成を支援するために、障がい児及びその家族に対し、障がいの疑いがある段階から身近な地域で支援できるよう地域支援体制の構築を図るとともに、地域の保健、医療、障がい福祉、教育、就労支援等の関係機関が連携し、切れ目のない一貫した支援を提供する体制の構築を推進していくことが重要となります。</w:t>
      </w:r>
    </w:p>
    <w:p w14:paraId="784FDB5B"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保健、医療、教育、福祉の各分野の連携のもと、障がいの原因となる疾病の予防、早期発見、早期治療、早期療育の推進を図っており、母子保健事業として、妊産婦や新生児・未熟児に関する相談や支援、乳幼児健康診査など乳幼児の異常の早期発見、適切な支援に努めています。子育て支援課内には「こども家庭センター」が設置され、妊娠期から子育てに関する切れ目ない支援の一連の窓口となっています。</w:t>
      </w:r>
    </w:p>
    <w:p w14:paraId="2A9F1F9B" w14:textId="77777777" w:rsidR="009D6CAB"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医療技術の進歩等を背景に、人工呼吸器や胃ろう等を使用し、たんの吸引や経管栄養などの医療的ケアが必要な障がい児が増加しています。医療的ケアが必要な障がい児については、地域において包括的な支援が受けられるように、保健・医療・福祉等の関係機関の連携を促進し、支援体制の充実に努める必要があります。また、令和８年７月に公布された改正医療的ケア児支援法（令和９年４月施行）により、支援の対象が医療的ケア児であった方や重症心身障害者にも広がり、法律名も「医療的ケア児等及び重症心身障害者並びにそれらの家族に対する支援に関する法律」に改められることから、成人期への移行を見据えた切れ目のない支援体制の構築が求められています。</w:t>
      </w:r>
    </w:p>
    <w:p w14:paraId="358C465D" w14:textId="77777777" w:rsidR="00896D94" w:rsidRDefault="00896D94" w:rsidP="00896D94">
      <w:pPr>
        <w:spacing w:after="200" w:line="360" w:lineRule="auto"/>
        <w:rPr>
          <w:rFonts w:ascii="BIZ UDPゴシック" w:eastAsia="BIZ UDPゴシック" w:hAnsi="BIZ UDPゴシック"/>
        </w:rPr>
      </w:pPr>
    </w:p>
    <w:p w14:paraId="61743B72" w14:textId="77777777" w:rsidR="00896D94" w:rsidRDefault="00896D94" w:rsidP="00896D94">
      <w:pPr>
        <w:spacing w:after="200" w:line="360" w:lineRule="auto"/>
        <w:rPr>
          <w:rFonts w:ascii="BIZ UDPゴシック" w:eastAsia="BIZ UDPゴシック" w:hAnsi="BIZ UDPゴシック"/>
        </w:rPr>
      </w:pPr>
    </w:p>
    <w:p w14:paraId="43196034" w14:textId="77777777" w:rsidR="00896D94" w:rsidRDefault="00896D94" w:rsidP="00896D94">
      <w:pPr>
        <w:spacing w:after="200" w:line="360" w:lineRule="auto"/>
        <w:rPr>
          <w:rFonts w:ascii="BIZ UDPゴシック" w:eastAsia="BIZ UDPゴシック" w:hAnsi="BIZ UDPゴシック"/>
        </w:rPr>
      </w:pPr>
    </w:p>
    <w:p w14:paraId="3F8C71EC" w14:textId="77777777" w:rsidR="00896D94" w:rsidRDefault="00896D94" w:rsidP="00896D94">
      <w:pPr>
        <w:spacing w:after="200" w:line="360" w:lineRule="auto"/>
        <w:rPr>
          <w:rFonts w:ascii="BIZ UDPゴシック" w:eastAsia="BIZ UDPゴシック" w:hAnsi="BIZ UDPゴシック"/>
        </w:rPr>
      </w:pPr>
    </w:p>
    <w:p w14:paraId="09FB4C12" w14:textId="77777777" w:rsidR="00896D94" w:rsidRDefault="00896D94" w:rsidP="00896D94">
      <w:pPr>
        <w:spacing w:after="200" w:line="360" w:lineRule="auto"/>
        <w:rPr>
          <w:rFonts w:ascii="BIZ UDPゴシック" w:eastAsia="BIZ UDPゴシック" w:hAnsi="BIZ UDPゴシック"/>
        </w:rPr>
      </w:pPr>
    </w:p>
    <w:p w14:paraId="08A20025" w14:textId="77777777" w:rsidR="00896D94" w:rsidRDefault="00896D94" w:rsidP="00896D94">
      <w:pPr>
        <w:spacing w:after="200" w:line="360" w:lineRule="auto"/>
        <w:rPr>
          <w:rFonts w:ascii="BIZ UDPゴシック" w:eastAsia="BIZ UDPゴシック" w:hAnsi="BIZ UDPゴシック"/>
        </w:rPr>
      </w:pPr>
    </w:p>
    <w:p w14:paraId="49EC485C" w14:textId="77777777" w:rsidR="00896D94" w:rsidRDefault="00896D94" w:rsidP="00896D94">
      <w:pPr>
        <w:spacing w:after="200" w:line="360" w:lineRule="auto"/>
        <w:rPr>
          <w:rFonts w:ascii="BIZ UDPゴシック" w:eastAsia="BIZ UDPゴシック" w:hAnsi="BIZ UDPゴシック"/>
        </w:rPr>
      </w:pPr>
    </w:p>
    <w:p w14:paraId="08A0BEC0" w14:textId="77777777" w:rsidR="00896D94" w:rsidRDefault="00896D94" w:rsidP="00896D94">
      <w:pPr>
        <w:spacing w:after="200" w:line="360" w:lineRule="auto"/>
        <w:rPr>
          <w:rFonts w:ascii="BIZ UDPゴシック" w:eastAsia="BIZ UDPゴシック" w:hAnsi="BIZ UDPゴシック"/>
        </w:rPr>
      </w:pPr>
    </w:p>
    <w:p w14:paraId="258E3A0C" w14:textId="77777777" w:rsidR="00896D94" w:rsidRDefault="00896D94" w:rsidP="00896D94">
      <w:pPr>
        <w:spacing w:after="200" w:line="360" w:lineRule="auto"/>
        <w:rPr>
          <w:rFonts w:ascii="BIZ UDPゴシック" w:eastAsia="BIZ UDPゴシック" w:hAnsi="BIZ UDPゴシック" w:hint="eastAsia"/>
        </w:rPr>
      </w:pPr>
    </w:p>
    <w:p w14:paraId="5C55B6C6" w14:textId="77777777" w:rsidR="00896D94" w:rsidRPr="00896D94"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695C3952" w14:textId="77777777" w:rsidTr="00896D94">
        <w:tc>
          <w:tcPr>
            <w:tcW w:w="3256" w:type="dxa"/>
            <w:shd w:val="clear" w:color="auto" w:fill="FFF2CC" w:themeFill="accent4" w:themeFillTint="33"/>
            <w:tcMar>
              <w:top w:w="130" w:type="dxa"/>
              <w:left w:w="130" w:type="dxa"/>
              <w:bottom w:w="130" w:type="dxa"/>
              <w:right w:w="130" w:type="dxa"/>
            </w:tcMar>
            <w:vAlign w:val="center"/>
          </w:tcPr>
          <w:p w14:paraId="5F51B0A8"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①早期発見と早期療育</w:t>
            </w:r>
          </w:p>
        </w:tc>
        <w:tc>
          <w:tcPr>
            <w:tcW w:w="5744" w:type="dxa"/>
            <w:tcMar>
              <w:top w:w="130" w:type="dxa"/>
              <w:left w:w="130" w:type="dxa"/>
              <w:bottom w:w="130" w:type="dxa"/>
              <w:right w:w="130" w:type="dxa"/>
            </w:tcMar>
            <w:vAlign w:val="center"/>
          </w:tcPr>
          <w:p w14:paraId="5BF2F7FE"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○妊産婦、乳幼児の健康診査、健康相談の充実に努めます。 </w:t>
            </w:r>
          </w:p>
          <w:p w14:paraId="1320B8BF"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○保健師などの専門職員による療育相談の充実や親子教室などの指導の充実を図ります。</w:t>
            </w:r>
          </w:p>
        </w:tc>
      </w:tr>
      <w:tr w:rsidR="009D6CAB" w:rsidRPr="00370011" w14:paraId="1326310E" w14:textId="77777777" w:rsidTr="00896D94">
        <w:tc>
          <w:tcPr>
            <w:tcW w:w="3256" w:type="dxa"/>
            <w:shd w:val="clear" w:color="auto" w:fill="FFF2CC" w:themeFill="accent4" w:themeFillTint="33"/>
            <w:tcMar>
              <w:top w:w="130" w:type="dxa"/>
              <w:left w:w="130" w:type="dxa"/>
              <w:bottom w:w="130" w:type="dxa"/>
              <w:right w:w="130" w:type="dxa"/>
            </w:tcMar>
            <w:vAlign w:val="center"/>
          </w:tcPr>
          <w:p w14:paraId="120FF900"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②母子保健事業の充実</w:t>
            </w:r>
          </w:p>
        </w:tc>
        <w:tc>
          <w:tcPr>
            <w:tcW w:w="5744" w:type="dxa"/>
            <w:tcMar>
              <w:top w:w="130" w:type="dxa"/>
              <w:left w:w="130" w:type="dxa"/>
              <w:bottom w:w="130" w:type="dxa"/>
              <w:right w:w="130" w:type="dxa"/>
            </w:tcMar>
            <w:vAlign w:val="center"/>
          </w:tcPr>
          <w:p w14:paraId="09D0324C"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○母子保健計画等に基づいて幼児健診や訪問指導などを推進し、母子保健の充実を図ります。</w:t>
            </w:r>
          </w:p>
        </w:tc>
      </w:tr>
      <w:tr w:rsidR="009D6CAB" w:rsidRPr="00370011" w14:paraId="5A0B42D8" w14:textId="77777777" w:rsidTr="00896D94">
        <w:tc>
          <w:tcPr>
            <w:tcW w:w="3256" w:type="dxa"/>
            <w:shd w:val="clear" w:color="auto" w:fill="FFF2CC" w:themeFill="accent4" w:themeFillTint="33"/>
            <w:tcMar>
              <w:top w:w="130" w:type="dxa"/>
              <w:left w:w="130" w:type="dxa"/>
              <w:bottom w:w="130" w:type="dxa"/>
              <w:right w:w="130" w:type="dxa"/>
            </w:tcMar>
            <w:vAlign w:val="center"/>
          </w:tcPr>
          <w:p w14:paraId="3B349657"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③障がい児への福祉サービス等の充実</w:t>
            </w:r>
          </w:p>
        </w:tc>
        <w:tc>
          <w:tcPr>
            <w:tcW w:w="5744" w:type="dxa"/>
            <w:tcMar>
              <w:top w:w="130" w:type="dxa"/>
              <w:left w:w="130" w:type="dxa"/>
              <w:bottom w:w="130" w:type="dxa"/>
              <w:right w:w="130" w:type="dxa"/>
            </w:tcMar>
            <w:vAlign w:val="center"/>
          </w:tcPr>
          <w:p w14:paraId="6B78608B"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○小野町こども計画等との緊密な連携を図るとともに、児童福祉法に基づく障がい児支援等の専門的な支援に取り組みます。 </w:t>
            </w:r>
          </w:p>
          <w:p w14:paraId="041CA5A4"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○医療的ケアが必要な障がい児について、地域において包括的な支援が受けられるように、保健・医療・福祉等の関係機関の連携を促進します。</w:t>
            </w:r>
          </w:p>
        </w:tc>
      </w:tr>
      <w:tr w:rsidR="009D6CAB" w:rsidRPr="00370011" w14:paraId="12A76126" w14:textId="77777777" w:rsidTr="00896D94">
        <w:tc>
          <w:tcPr>
            <w:tcW w:w="3256" w:type="dxa"/>
            <w:shd w:val="clear" w:color="auto" w:fill="FFF2CC" w:themeFill="accent4" w:themeFillTint="33"/>
            <w:tcMar>
              <w:top w:w="130" w:type="dxa"/>
              <w:left w:w="130" w:type="dxa"/>
              <w:bottom w:w="130" w:type="dxa"/>
              <w:right w:w="130" w:type="dxa"/>
            </w:tcMar>
            <w:vAlign w:val="center"/>
          </w:tcPr>
          <w:p w14:paraId="7D103022" w14:textId="77777777" w:rsidR="009D6CAB" w:rsidRPr="00896D94"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④障がい児への一貫した支援</w:t>
            </w:r>
          </w:p>
        </w:tc>
        <w:tc>
          <w:tcPr>
            <w:tcW w:w="5744" w:type="dxa"/>
            <w:tcMar>
              <w:top w:w="130" w:type="dxa"/>
              <w:left w:w="130" w:type="dxa"/>
              <w:bottom w:w="130" w:type="dxa"/>
              <w:right w:w="130" w:type="dxa"/>
            </w:tcMar>
            <w:vAlign w:val="center"/>
          </w:tcPr>
          <w:p w14:paraId="7113761E"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乳幼児期から学校卒業まで一貫した効果的な支援を身近な場所で提供する体制を確保するため、障がい児支援利用計画等を活用し、教育・保育・療育等の関係機関による効果的な連携体制の確保に努めます。</w:t>
            </w:r>
          </w:p>
        </w:tc>
      </w:tr>
    </w:tbl>
    <w:p w14:paraId="3A46B936"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63C0E41"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7" w:name="_TocOno019"/>
      <w:r>
        <w:rPr>
          <w:rFonts w:ascii="BIZ UDPゴシック" w:eastAsia="BIZ UDPゴシック" w:hAnsi="BIZ UDPゴシック"/>
          <w:b/>
          <w:bCs/>
          <w:color w:val="FFFFFF"/>
          <w:sz w:val="30"/>
          <w:szCs w:val="30"/>
        </w:rPr>
        <w:lastRenderedPageBreak/>
        <w:t>第８章　教育の振興</w:t>
      </w:r>
      <w:bookmarkEnd w:id="17"/>
    </w:p>
    <w:p w14:paraId="08FBB1F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インクルーシブ教育システムの推進</w:t>
      </w:r>
    </w:p>
    <w:p w14:paraId="3AE6850E" w14:textId="77777777" w:rsidR="009D6CAB" w:rsidRPr="00896D94" w:rsidRDefault="00000000" w:rsidP="00896D9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388B3264" w14:textId="77777777" w:rsidR="009D6CAB" w:rsidRPr="00370011"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の自立と社会参加に向けた主体的な取組を支援するため、教育環境の整備を進めつつ、個別の指導計画や個別の教育支援計画の活用を通じて、学校等に通う障がい児が合理的配慮の提供を受けながら適切な指導や必要な支援を受けられるようにすることが必要です。</w:t>
      </w:r>
    </w:p>
    <w:p w14:paraId="4F190B08" w14:textId="77777777" w:rsidR="009D6CAB" w:rsidRDefault="00000000" w:rsidP="00896D94">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では、学校等に通う障がい児への支援に関わる取組を通じて、障がいの有無にかかわらず可能な限り共に教育を受けられるように条件整備を進めるとともに、一人ひとりの障がい特性に合わせた教育的ニーズに最も的確に応える指導を受けることのできる、インクルーシブ教育システムの整備を推進していきます。</w:t>
      </w:r>
    </w:p>
    <w:p w14:paraId="0EC9108B" w14:textId="77777777" w:rsidR="00896D94" w:rsidRPr="00896D94" w:rsidRDefault="00896D94" w:rsidP="00896D94">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26C8BB4F" w14:textId="77777777" w:rsidTr="00896D94">
        <w:tc>
          <w:tcPr>
            <w:tcW w:w="3397" w:type="dxa"/>
            <w:shd w:val="clear" w:color="auto" w:fill="FFF2CC" w:themeFill="accent4" w:themeFillTint="33"/>
            <w:tcMar>
              <w:top w:w="130" w:type="dxa"/>
              <w:left w:w="130" w:type="dxa"/>
              <w:bottom w:w="130" w:type="dxa"/>
              <w:right w:w="130" w:type="dxa"/>
            </w:tcMar>
            <w:vAlign w:val="center"/>
          </w:tcPr>
          <w:p w14:paraId="528C67C8"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①インクルーシブ教育システムの推進</w:t>
            </w:r>
          </w:p>
        </w:tc>
        <w:tc>
          <w:tcPr>
            <w:tcW w:w="5603" w:type="dxa"/>
            <w:tcMar>
              <w:top w:w="130" w:type="dxa"/>
              <w:left w:w="130" w:type="dxa"/>
              <w:bottom w:w="130" w:type="dxa"/>
              <w:right w:w="130" w:type="dxa"/>
            </w:tcMar>
            <w:vAlign w:val="center"/>
          </w:tcPr>
          <w:p w14:paraId="6F7641D7"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○障がいのある児童生徒も、障がいのない児童生徒も共に学ぶ「インクルーシブ教育システム」を推進します。</w:t>
            </w:r>
          </w:p>
        </w:tc>
      </w:tr>
      <w:tr w:rsidR="009D6CAB" w:rsidRPr="00370011" w14:paraId="557F0FE5" w14:textId="77777777" w:rsidTr="00896D94">
        <w:tc>
          <w:tcPr>
            <w:tcW w:w="3397" w:type="dxa"/>
            <w:shd w:val="clear" w:color="auto" w:fill="FFF2CC" w:themeFill="accent4" w:themeFillTint="33"/>
            <w:tcMar>
              <w:top w:w="130" w:type="dxa"/>
              <w:left w:w="130" w:type="dxa"/>
              <w:bottom w:w="130" w:type="dxa"/>
              <w:right w:w="130" w:type="dxa"/>
            </w:tcMar>
            <w:vAlign w:val="center"/>
          </w:tcPr>
          <w:p w14:paraId="7DC6963E"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②早期対応の充実</w:t>
            </w:r>
          </w:p>
        </w:tc>
        <w:tc>
          <w:tcPr>
            <w:tcW w:w="5603" w:type="dxa"/>
            <w:tcMar>
              <w:top w:w="130" w:type="dxa"/>
              <w:left w:w="130" w:type="dxa"/>
              <w:bottom w:w="130" w:type="dxa"/>
              <w:right w:w="130" w:type="dxa"/>
            </w:tcMar>
            <w:vAlign w:val="center"/>
          </w:tcPr>
          <w:p w14:paraId="467ED2D7" w14:textId="77777777" w:rsid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○心身に障がいをもつ幼児、児童生徒の保護者を対象とした家庭教育、進路などの相談を行います。 </w:t>
            </w:r>
          </w:p>
          <w:p w14:paraId="0A6B67F0" w14:textId="77777777" w:rsidR="009D6CAB" w:rsidRPr="00896D94" w:rsidRDefault="00000000" w:rsidP="00896D94">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○障がい児が地域の保育所等において、障がいの特性に応じた保育・教育が受けられるようにするため、保育所等訪問支援を利用できる体制を構築します。</w:t>
            </w:r>
          </w:p>
        </w:tc>
      </w:tr>
    </w:tbl>
    <w:p w14:paraId="06919664" w14:textId="77777777" w:rsidR="00390439" w:rsidRDefault="00390439" w:rsidP="00390439">
      <w:pPr>
        <w:pStyle w:val="a4"/>
      </w:pPr>
    </w:p>
    <w:p w14:paraId="1A4337C6" w14:textId="77777777" w:rsidR="00390439" w:rsidRDefault="00390439" w:rsidP="00390439">
      <w:pPr>
        <w:pStyle w:val="a4"/>
      </w:pPr>
    </w:p>
    <w:p w14:paraId="1FBF584F" w14:textId="77777777" w:rsidR="00390439" w:rsidRDefault="00390439" w:rsidP="00390439">
      <w:pPr>
        <w:pStyle w:val="a4"/>
      </w:pPr>
    </w:p>
    <w:p w14:paraId="0AAB9D14" w14:textId="77777777" w:rsidR="00390439" w:rsidRDefault="00390439" w:rsidP="00390439">
      <w:pPr>
        <w:pStyle w:val="a4"/>
      </w:pPr>
    </w:p>
    <w:p w14:paraId="74B5BB97" w14:textId="77777777" w:rsidR="00390439" w:rsidRDefault="00390439" w:rsidP="00390439">
      <w:pPr>
        <w:pStyle w:val="a4"/>
      </w:pPr>
    </w:p>
    <w:p w14:paraId="7AEA79F3" w14:textId="77777777" w:rsidR="00390439" w:rsidRDefault="00390439" w:rsidP="00390439">
      <w:pPr>
        <w:pStyle w:val="a4"/>
      </w:pPr>
    </w:p>
    <w:p w14:paraId="10556747" w14:textId="77777777" w:rsidR="00390439" w:rsidRDefault="00390439" w:rsidP="00390439">
      <w:pPr>
        <w:pStyle w:val="a4"/>
      </w:pPr>
    </w:p>
    <w:p w14:paraId="3767B5FB" w14:textId="77777777" w:rsidR="00390439" w:rsidRDefault="00390439" w:rsidP="00390439">
      <w:pPr>
        <w:pStyle w:val="a4"/>
      </w:pPr>
    </w:p>
    <w:p w14:paraId="20BD37F3" w14:textId="77777777" w:rsidR="00390439" w:rsidRDefault="00390439" w:rsidP="00390439">
      <w:pPr>
        <w:pStyle w:val="a4"/>
      </w:pPr>
    </w:p>
    <w:p w14:paraId="16182FFC" w14:textId="77777777" w:rsidR="00390439" w:rsidRDefault="00390439" w:rsidP="00390439">
      <w:pPr>
        <w:pStyle w:val="a4"/>
      </w:pPr>
    </w:p>
    <w:p w14:paraId="38F58DB2" w14:textId="77777777" w:rsidR="00390439" w:rsidRDefault="00390439" w:rsidP="00390439">
      <w:pPr>
        <w:pStyle w:val="a4"/>
      </w:pPr>
    </w:p>
    <w:p w14:paraId="3F49B384" w14:textId="77777777" w:rsidR="00390439" w:rsidRDefault="00390439" w:rsidP="00390439">
      <w:pPr>
        <w:pStyle w:val="a4"/>
      </w:pPr>
    </w:p>
    <w:p w14:paraId="09789E3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教育環境の整備</w:t>
      </w:r>
    </w:p>
    <w:p w14:paraId="735AF7A6" w14:textId="77777777" w:rsidR="009D6CAB" w:rsidRPr="00390439" w:rsidRDefault="00000000" w:rsidP="00390439">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03DBA0AE" w14:textId="77777777" w:rsidR="009D6CAB" w:rsidRPr="00370011" w:rsidRDefault="00000000" w:rsidP="00390439">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特別支援教育とは、一人ひとりの教育的ニーズを把握して、その持てる力を高め、生活や学習上の困難を改善又は克服するために適切な教育や指導を通じて必要な支援を行おうとするものです。小中学校における通常の学級、特別支援学級、特別支援学校という連続性のある「多様な学びの場」の充実を図る必要があります。</w:t>
      </w:r>
    </w:p>
    <w:p w14:paraId="1BAFF2FA" w14:textId="77777777" w:rsidR="009D6CAB" w:rsidRDefault="00000000" w:rsidP="00390439">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学校施設の整備については、障がいの有無にかかわらず、全ての児童生徒が、共に支障なく学校生活を送ることができるよう、障がいの種類や程度に応じたきめ細かな配慮を行うことが求められています。学校施設は災害時に避難所として活用されることもあるため、より一層バリアフリー化を推進していく必要があります。</w:t>
      </w:r>
    </w:p>
    <w:p w14:paraId="48092A66" w14:textId="77777777" w:rsidR="00390439" w:rsidRPr="00446E08" w:rsidRDefault="00446E08" w:rsidP="00446E08">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5744"/>
      </w:tblGrid>
      <w:tr w:rsidR="009D6CAB" w:rsidRPr="00370011" w14:paraId="09C0A29A" w14:textId="77777777" w:rsidTr="00390439">
        <w:tc>
          <w:tcPr>
            <w:tcW w:w="3256" w:type="dxa"/>
            <w:shd w:val="clear" w:color="auto" w:fill="FFF2CC" w:themeFill="accent4" w:themeFillTint="33"/>
            <w:tcMar>
              <w:top w:w="130" w:type="dxa"/>
              <w:left w:w="130" w:type="dxa"/>
              <w:bottom w:w="130" w:type="dxa"/>
              <w:right w:w="130" w:type="dxa"/>
            </w:tcMar>
            <w:vAlign w:val="center"/>
          </w:tcPr>
          <w:p w14:paraId="22AC7322"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①教育相談・教育支援の充実</w:t>
            </w:r>
          </w:p>
        </w:tc>
        <w:tc>
          <w:tcPr>
            <w:tcW w:w="5744" w:type="dxa"/>
            <w:tcMar>
              <w:top w:w="130" w:type="dxa"/>
              <w:left w:w="130" w:type="dxa"/>
              <w:bottom w:w="130" w:type="dxa"/>
              <w:right w:w="130" w:type="dxa"/>
            </w:tcMar>
            <w:vAlign w:val="center"/>
          </w:tcPr>
          <w:p w14:paraId="4CC99E4A" w14:textId="77777777" w:rsid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○小学校入学にあたって教育支援を充実させ、日常的に行う教育相談の充実に努めます。 </w:t>
            </w:r>
          </w:p>
          <w:p w14:paraId="6DCA6CE6"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○障がい児の状況の変化を確認しながら、より適切な教育ができるよう、関係機関との連携の推進など、校内就学相談体制の充実を図ります。</w:t>
            </w:r>
          </w:p>
        </w:tc>
      </w:tr>
      <w:tr w:rsidR="009D6CAB" w:rsidRPr="00370011" w14:paraId="3D8F63BD" w14:textId="77777777" w:rsidTr="00390439">
        <w:tc>
          <w:tcPr>
            <w:tcW w:w="3256" w:type="dxa"/>
            <w:shd w:val="clear" w:color="auto" w:fill="FFF2CC" w:themeFill="accent4" w:themeFillTint="33"/>
            <w:tcMar>
              <w:top w:w="130" w:type="dxa"/>
              <w:left w:w="130" w:type="dxa"/>
              <w:bottom w:w="130" w:type="dxa"/>
              <w:right w:w="130" w:type="dxa"/>
            </w:tcMar>
            <w:vAlign w:val="center"/>
          </w:tcPr>
          <w:p w14:paraId="3E2AA8EA"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②教員の資質の向上</w:t>
            </w:r>
          </w:p>
        </w:tc>
        <w:tc>
          <w:tcPr>
            <w:tcW w:w="5744" w:type="dxa"/>
            <w:tcMar>
              <w:top w:w="130" w:type="dxa"/>
              <w:left w:w="130" w:type="dxa"/>
              <w:bottom w:w="130" w:type="dxa"/>
              <w:right w:w="130" w:type="dxa"/>
            </w:tcMar>
            <w:vAlign w:val="center"/>
          </w:tcPr>
          <w:p w14:paraId="059EF0FA"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○一人ひとりの教員及び療育に関わる専門職員の教育・療育、相談等に対する専門性や資質・指導力の向上に努めます。</w:t>
            </w:r>
          </w:p>
        </w:tc>
      </w:tr>
      <w:tr w:rsidR="009D6CAB" w:rsidRPr="00370011" w14:paraId="24B8D8A3" w14:textId="77777777" w:rsidTr="00390439">
        <w:tc>
          <w:tcPr>
            <w:tcW w:w="3256" w:type="dxa"/>
            <w:shd w:val="clear" w:color="auto" w:fill="FFF2CC" w:themeFill="accent4" w:themeFillTint="33"/>
            <w:tcMar>
              <w:top w:w="130" w:type="dxa"/>
              <w:left w:w="130" w:type="dxa"/>
              <w:bottom w:w="130" w:type="dxa"/>
              <w:right w:w="130" w:type="dxa"/>
            </w:tcMar>
            <w:vAlign w:val="center"/>
          </w:tcPr>
          <w:p w14:paraId="40F216FD"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③特別支援教育の充実</w:t>
            </w:r>
          </w:p>
        </w:tc>
        <w:tc>
          <w:tcPr>
            <w:tcW w:w="5744" w:type="dxa"/>
            <w:tcMar>
              <w:top w:w="130" w:type="dxa"/>
              <w:left w:w="130" w:type="dxa"/>
              <w:bottom w:w="130" w:type="dxa"/>
              <w:right w:w="130" w:type="dxa"/>
            </w:tcMar>
            <w:vAlign w:val="center"/>
          </w:tcPr>
          <w:p w14:paraId="2268ACC5"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○児童生徒一人ひとりに応じた教育的支援が受けられるよう、関係機関と連携して特別支援教育の充実に努めます。</w:t>
            </w:r>
          </w:p>
        </w:tc>
      </w:tr>
      <w:tr w:rsidR="009D6CAB" w:rsidRPr="00370011" w14:paraId="35E32D21" w14:textId="77777777" w:rsidTr="00390439">
        <w:tc>
          <w:tcPr>
            <w:tcW w:w="3256" w:type="dxa"/>
            <w:shd w:val="clear" w:color="auto" w:fill="FFF2CC" w:themeFill="accent4" w:themeFillTint="33"/>
            <w:tcMar>
              <w:top w:w="130" w:type="dxa"/>
              <w:left w:w="130" w:type="dxa"/>
              <w:bottom w:w="130" w:type="dxa"/>
              <w:right w:w="130" w:type="dxa"/>
            </w:tcMar>
            <w:vAlign w:val="center"/>
          </w:tcPr>
          <w:p w14:paraId="625B9B3D"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④学校等施設の整備推進</w:t>
            </w:r>
          </w:p>
        </w:tc>
        <w:tc>
          <w:tcPr>
            <w:tcW w:w="5744" w:type="dxa"/>
            <w:tcMar>
              <w:top w:w="130" w:type="dxa"/>
              <w:left w:w="130" w:type="dxa"/>
              <w:bottom w:w="130" w:type="dxa"/>
              <w:right w:w="130" w:type="dxa"/>
            </w:tcMar>
            <w:vAlign w:val="center"/>
          </w:tcPr>
          <w:p w14:paraId="6F5F4B93" w14:textId="77777777" w:rsidR="009D6CAB" w:rsidRPr="00390439" w:rsidRDefault="00000000" w:rsidP="00390439">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○障がいのある児童生徒の一人ひとりの教育的ニーズに応じた教材や支援機器の活用を促進し、学校等の施設におけるバリアフリー化を推進します。</w:t>
            </w:r>
          </w:p>
        </w:tc>
      </w:tr>
    </w:tbl>
    <w:p w14:paraId="67472606"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F8AA89F" w14:textId="77777777" w:rsidR="009D6CAB" w:rsidRPr="00370011" w:rsidRDefault="00000000" w:rsidP="00B96F49">
      <w:pPr>
        <w:pStyle w:val="1"/>
        <w:shd w:val="clear" w:color="auto" w:fill="4A7A5E"/>
        <w:spacing w:before="480" w:after="320"/>
        <w:ind w:left="60"/>
        <w:jc w:val="center"/>
        <w:rPr>
          <w:rFonts w:ascii="BIZ UDPゴシック" w:eastAsia="BIZ UDPゴシック" w:hAnsi="BIZ UDPゴシック"/>
        </w:rPr>
      </w:pPr>
      <w:bookmarkStart w:id="18" w:name="_TocOno020"/>
      <w:r>
        <w:rPr>
          <w:rFonts w:ascii="BIZ UDPゴシック" w:eastAsia="BIZ UDPゴシック" w:hAnsi="BIZ UDPゴシック"/>
          <w:b/>
          <w:bCs/>
          <w:color w:val="FFFFFF"/>
          <w:sz w:val="30"/>
          <w:szCs w:val="30"/>
        </w:rPr>
        <w:lastRenderedPageBreak/>
        <w:t>第９章　雇用・就業、経済的自立の支援</w:t>
      </w:r>
      <w:bookmarkEnd w:id="18"/>
    </w:p>
    <w:p w14:paraId="75739993"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総合的な就労支援</w:t>
      </w:r>
    </w:p>
    <w:p w14:paraId="6ED796FC" w14:textId="77777777" w:rsidR="009D6CAB" w:rsidRPr="00340951"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FC821AE"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希望や能力、適性を十分に活かして働き、社会参加及び自立した生活を営むためには、障がい特性を踏まえた多様な仕事や就労形態の創出が必要であり、一人ひとりの障がい者に寄り添った支援が求められています。</w:t>
      </w:r>
    </w:p>
    <w:p w14:paraId="1BC0EBDA"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前回のアンケート調査によると、障がい者の就労支援として必要なことは、「職場の上司や同僚に障がいの理解があること」が最も多く、次いで「通勤手段の確保」、「短時間勤務や勤務日数等の配慮」が続いています。令和８年度の関係団体ヒアリングでも、「人口減少により企業の働き手不足が深刻化しており、高齢者や障がいのある方も含めた就労機会の確保が必要」との意見や、「就労選択支援事業の開始に向け、障がい者の支援体制を早期に整備する必要がある」との指摘がありました。</w:t>
      </w:r>
    </w:p>
    <w:p w14:paraId="5324C34A"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10月に創設された「就労選択支援」は、障がい者本人が就労アセスメントを通じてより良い就労先・働き方を選択できるよう支援するサービスであり、国の基本指針（第８期）では、協議会設置圏域ごとの事業所設置と、令和11年度の全国の利用者数を82,000人以上とする成果目標が新設されています。また、令和９年４月以降は、新たに就労継続支援Ａ型を利用する場合等にも、原則として就労選択支援を利用する仕組みとなる予定です。町内に事業所がない状況を踏まえ、近隣市町村や関係機関と連携し、必要な方が利用できる体制の確保に努めます。</w:t>
      </w:r>
    </w:p>
    <w:p w14:paraId="4464D775" w14:textId="77777777" w:rsidR="002932E0" w:rsidRPr="00370011" w:rsidRDefault="002932E0" w:rsidP="00B96F49">
      <w:pPr>
        <w:spacing w:after="200" w:line="360" w:lineRule="auto"/>
        <w:ind w:firstLineChars="100" w:firstLine="210"/>
        <w:rPr>
          <w:rFonts w:ascii="BIZ UDPゴシック" w:eastAsia="BIZ UDPゴシック" w:hAnsi="BIZ UDPゴシック"/>
        </w:rPr>
      </w:pPr>
    </w:p>
    <w:p w14:paraId="6BAA7AB8" w14:textId="77777777" w:rsidR="009D6CAB" w:rsidRPr="00370011" w:rsidRDefault="00000000" w:rsidP="002932E0">
      <w:pPr>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■障がい者の就労支援として必要なこと（上位項目・複数回答）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9D6CAB" w:rsidRPr="00370011" w14:paraId="1E8A5718" w14:textId="77777777">
        <w:trPr>
          <w:tblHeader/>
        </w:trPr>
        <w:tc>
          <w:tcPr>
            <w:tcW w:w="5800" w:type="dxa"/>
            <w:shd w:val="clear" w:color="auto" w:fill="DCE8DC"/>
            <w:tcMar>
              <w:top w:w="130" w:type="dxa"/>
              <w:left w:w="130" w:type="dxa"/>
              <w:bottom w:w="130" w:type="dxa"/>
              <w:right w:w="130" w:type="dxa"/>
            </w:tcMar>
            <w:vAlign w:val="center"/>
          </w:tcPr>
          <w:p w14:paraId="0632CF2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必要なこと</w:t>
            </w:r>
          </w:p>
        </w:tc>
        <w:tc>
          <w:tcPr>
            <w:tcW w:w="3200" w:type="dxa"/>
            <w:shd w:val="clear" w:color="auto" w:fill="DCE8DC"/>
            <w:tcMar>
              <w:top w:w="130" w:type="dxa"/>
              <w:left w:w="130" w:type="dxa"/>
              <w:bottom w:w="130" w:type="dxa"/>
              <w:right w:w="130" w:type="dxa"/>
            </w:tcMar>
            <w:vAlign w:val="center"/>
          </w:tcPr>
          <w:p w14:paraId="664274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全体（n=280）</w:t>
            </w:r>
          </w:p>
        </w:tc>
      </w:tr>
      <w:tr w:rsidR="009D6CAB" w:rsidRPr="00370011" w14:paraId="26D357CE" w14:textId="77777777">
        <w:tc>
          <w:tcPr>
            <w:tcW w:w="5800" w:type="dxa"/>
            <w:tcMar>
              <w:top w:w="130" w:type="dxa"/>
              <w:left w:w="130" w:type="dxa"/>
              <w:bottom w:w="130" w:type="dxa"/>
              <w:right w:w="130" w:type="dxa"/>
            </w:tcMar>
            <w:vAlign w:val="center"/>
          </w:tcPr>
          <w:p w14:paraId="3C3C03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職場の上司や同僚に障がいの理解があること</w:t>
            </w:r>
          </w:p>
        </w:tc>
        <w:tc>
          <w:tcPr>
            <w:tcW w:w="3200" w:type="dxa"/>
            <w:tcMar>
              <w:top w:w="130" w:type="dxa"/>
              <w:left w:w="130" w:type="dxa"/>
              <w:bottom w:w="130" w:type="dxa"/>
              <w:right w:w="130" w:type="dxa"/>
            </w:tcMar>
            <w:vAlign w:val="center"/>
          </w:tcPr>
          <w:p w14:paraId="655FC9F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32.5%</w:t>
            </w:r>
          </w:p>
        </w:tc>
      </w:tr>
      <w:tr w:rsidR="009D6CAB" w:rsidRPr="00370011" w14:paraId="5B9480ED" w14:textId="77777777">
        <w:tc>
          <w:tcPr>
            <w:tcW w:w="5800" w:type="dxa"/>
            <w:tcMar>
              <w:top w:w="130" w:type="dxa"/>
              <w:left w:w="130" w:type="dxa"/>
              <w:bottom w:w="130" w:type="dxa"/>
              <w:right w:w="130" w:type="dxa"/>
            </w:tcMar>
            <w:vAlign w:val="center"/>
          </w:tcPr>
          <w:p w14:paraId="14DC3C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通勤手段の確保</w:t>
            </w:r>
          </w:p>
        </w:tc>
        <w:tc>
          <w:tcPr>
            <w:tcW w:w="3200" w:type="dxa"/>
            <w:tcMar>
              <w:top w:w="130" w:type="dxa"/>
              <w:left w:w="130" w:type="dxa"/>
              <w:bottom w:w="130" w:type="dxa"/>
              <w:right w:w="130" w:type="dxa"/>
            </w:tcMar>
            <w:vAlign w:val="center"/>
          </w:tcPr>
          <w:p w14:paraId="5FFF2D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25.0%</w:t>
            </w:r>
          </w:p>
        </w:tc>
      </w:tr>
      <w:tr w:rsidR="009D6CAB" w:rsidRPr="00370011" w14:paraId="4256AA99" w14:textId="77777777">
        <w:tc>
          <w:tcPr>
            <w:tcW w:w="5800" w:type="dxa"/>
            <w:tcMar>
              <w:top w:w="130" w:type="dxa"/>
              <w:left w:w="130" w:type="dxa"/>
              <w:bottom w:w="130" w:type="dxa"/>
              <w:right w:w="130" w:type="dxa"/>
            </w:tcMar>
            <w:vAlign w:val="center"/>
          </w:tcPr>
          <w:p w14:paraId="6B22F6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短時間勤務や勤務日数等の配慮</w:t>
            </w:r>
          </w:p>
        </w:tc>
        <w:tc>
          <w:tcPr>
            <w:tcW w:w="3200" w:type="dxa"/>
            <w:tcMar>
              <w:top w:w="130" w:type="dxa"/>
              <w:left w:w="130" w:type="dxa"/>
              <w:bottom w:w="130" w:type="dxa"/>
              <w:right w:w="130" w:type="dxa"/>
            </w:tcMar>
            <w:vAlign w:val="center"/>
          </w:tcPr>
          <w:p w14:paraId="3757E7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23.6%</w:t>
            </w:r>
          </w:p>
        </w:tc>
      </w:tr>
      <w:tr w:rsidR="009D6CAB" w:rsidRPr="00370011" w14:paraId="3A5E05E9" w14:textId="77777777">
        <w:tc>
          <w:tcPr>
            <w:tcW w:w="5800" w:type="dxa"/>
            <w:tcMar>
              <w:top w:w="130" w:type="dxa"/>
              <w:left w:w="130" w:type="dxa"/>
              <w:bottom w:w="130" w:type="dxa"/>
              <w:right w:w="130" w:type="dxa"/>
            </w:tcMar>
            <w:vAlign w:val="center"/>
          </w:tcPr>
          <w:p w14:paraId="11DB93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仕事についての職場外での相談対応、支援</w:t>
            </w:r>
          </w:p>
        </w:tc>
        <w:tc>
          <w:tcPr>
            <w:tcW w:w="3200" w:type="dxa"/>
            <w:tcMar>
              <w:top w:w="130" w:type="dxa"/>
              <w:left w:w="130" w:type="dxa"/>
              <w:bottom w:w="130" w:type="dxa"/>
              <w:right w:w="130" w:type="dxa"/>
            </w:tcMar>
            <w:vAlign w:val="center"/>
          </w:tcPr>
          <w:p w14:paraId="2FB7D4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17.9%</w:t>
            </w:r>
          </w:p>
        </w:tc>
      </w:tr>
      <w:tr w:rsidR="009D6CAB" w:rsidRPr="00370011" w14:paraId="1FDAC65C" w14:textId="77777777">
        <w:tc>
          <w:tcPr>
            <w:tcW w:w="5800" w:type="dxa"/>
            <w:tcMar>
              <w:top w:w="130" w:type="dxa"/>
              <w:left w:w="130" w:type="dxa"/>
              <w:bottom w:w="130" w:type="dxa"/>
              <w:right w:w="130" w:type="dxa"/>
            </w:tcMar>
            <w:vAlign w:val="center"/>
          </w:tcPr>
          <w:p w14:paraId="4415961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就労後のフォローなど職場と支援機関の連携</w:t>
            </w:r>
          </w:p>
        </w:tc>
        <w:tc>
          <w:tcPr>
            <w:tcW w:w="3200" w:type="dxa"/>
            <w:tcMar>
              <w:top w:w="130" w:type="dxa"/>
              <w:left w:w="130" w:type="dxa"/>
              <w:bottom w:w="130" w:type="dxa"/>
              <w:right w:w="130" w:type="dxa"/>
            </w:tcMar>
            <w:vAlign w:val="center"/>
          </w:tcPr>
          <w:p w14:paraId="0B2B86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16.8%</w:t>
            </w:r>
          </w:p>
        </w:tc>
      </w:tr>
    </w:tbl>
    <w:p w14:paraId="26F888A5"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資料：小野町障がい福祉に関するアンケート調査（令和５年10月実施）</w:t>
      </w:r>
    </w:p>
    <w:p w14:paraId="279EF7E3" w14:textId="77777777" w:rsidR="002932E0" w:rsidRPr="00446E08"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0B541BF7" w14:textId="77777777" w:rsidTr="002932E0">
        <w:tc>
          <w:tcPr>
            <w:tcW w:w="3539" w:type="dxa"/>
            <w:shd w:val="clear" w:color="auto" w:fill="FFF2CC" w:themeFill="accent4" w:themeFillTint="33"/>
            <w:tcMar>
              <w:top w:w="130" w:type="dxa"/>
              <w:left w:w="130" w:type="dxa"/>
              <w:bottom w:w="130" w:type="dxa"/>
              <w:right w:w="130" w:type="dxa"/>
            </w:tcMar>
            <w:vAlign w:val="center"/>
          </w:tcPr>
          <w:p w14:paraId="1898800E"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①雇用の奨励と啓発</w:t>
            </w:r>
          </w:p>
        </w:tc>
        <w:tc>
          <w:tcPr>
            <w:tcW w:w="5461" w:type="dxa"/>
            <w:tcMar>
              <w:top w:w="130" w:type="dxa"/>
              <w:left w:w="130" w:type="dxa"/>
              <w:bottom w:w="130" w:type="dxa"/>
              <w:right w:w="130" w:type="dxa"/>
            </w:tcMar>
            <w:vAlign w:val="center"/>
          </w:tcPr>
          <w:p w14:paraId="2D75629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○ハローワークや障害者就業・生活支援センター等と連携し、事業者に対して障がい者雇用の促進について周知・啓発を行います。</w:t>
            </w:r>
          </w:p>
        </w:tc>
      </w:tr>
      <w:tr w:rsidR="009D6CAB" w:rsidRPr="00370011" w14:paraId="659D16BE" w14:textId="77777777" w:rsidTr="002932E0">
        <w:tc>
          <w:tcPr>
            <w:tcW w:w="3539" w:type="dxa"/>
            <w:shd w:val="clear" w:color="auto" w:fill="FFF2CC" w:themeFill="accent4" w:themeFillTint="33"/>
            <w:tcMar>
              <w:top w:w="130" w:type="dxa"/>
              <w:left w:w="130" w:type="dxa"/>
              <w:bottom w:w="130" w:type="dxa"/>
              <w:right w:w="130" w:type="dxa"/>
            </w:tcMar>
            <w:vAlign w:val="center"/>
          </w:tcPr>
          <w:p w14:paraId="34C195CB"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②職業紹介、職業指導の充実</w:t>
            </w:r>
          </w:p>
        </w:tc>
        <w:tc>
          <w:tcPr>
            <w:tcW w:w="5461" w:type="dxa"/>
            <w:tcMar>
              <w:top w:w="130" w:type="dxa"/>
              <w:left w:w="130" w:type="dxa"/>
              <w:bottom w:w="130" w:type="dxa"/>
              <w:right w:w="130" w:type="dxa"/>
            </w:tcMar>
            <w:vAlign w:val="center"/>
          </w:tcPr>
          <w:p w14:paraId="019C560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○相談支援において公共職業安定所や障がい者職業センター等の職業安定機関への紹介を推進します。</w:t>
            </w:r>
          </w:p>
        </w:tc>
      </w:tr>
      <w:tr w:rsidR="009D6CAB" w:rsidRPr="00370011" w14:paraId="54E848D3" w14:textId="77777777" w:rsidTr="002932E0">
        <w:tc>
          <w:tcPr>
            <w:tcW w:w="3539" w:type="dxa"/>
            <w:shd w:val="clear" w:color="auto" w:fill="FFF2CC" w:themeFill="accent4" w:themeFillTint="33"/>
            <w:tcMar>
              <w:top w:w="130" w:type="dxa"/>
              <w:left w:w="130" w:type="dxa"/>
              <w:bottom w:w="130" w:type="dxa"/>
              <w:right w:w="130" w:type="dxa"/>
            </w:tcMar>
            <w:vAlign w:val="center"/>
          </w:tcPr>
          <w:p w14:paraId="567E6CD0"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③福祉施設から一般就労への移行等の推進</w:t>
            </w:r>
          </w:p>
        </w:tc>
        <w:tc>
          <w:tcPr>
            <w:tcW w:w="5461" w:type="dxa"/>
            <w:tcMar>
              <w:top w:w="130" w:type="dxa"/>
              <w:left w:w="130" w:type="dxa"/>
              <w:bottom w:w="130" w:type="dxa"/>
              <w:right w:w="130" w:type="dxa"/>
            </w:tcMar>
            <w:vAlign w:val="center"/>
          </w:tcPr>
          <w:p w14:paraId="4B213B2F"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○就労移行支援事業や就労選択支援等を活用して一般就労できるよう、関係機関と連携しながら移行の推進を図ります。</w:t>
            </w:r>
          </w:p>
        </w:tc>
      </w:tr>
      <w:tr w:rsidR="009D6CAB" w:rsidRPr="00370011" w14:paraId="3A05513D" w14:textId="77777777" w:rsidTr="002932E0">
        <w:tc>
          <w:tcPr>
            <w:tcW w:w="3539" w:type="dxa"/>
            <w:shd w:val="clear" w:color="auto" w:fill="FFF2CC" w:themeFill="accent4" w:themeFillTint="33"/>
            <w:tcMar>
              <w:top w:w="130" w:type="dxa"/>
              <w:left w:w="130" w:type="dxa"/>
              <w:bottom w:w="130" w:type="dxa"/>
              <w:right w:w="130" w:type="dxa"/>
            </w:tcMar>
            <w:vAlign w:val="center"/>
          </w:tcPr>
          <w:p w14:paraId="6E3E9CD1"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④福祉的就労の場の確保・支援</w:t>
            </w:r>
          </w:p>
        </w:tc>
        <w:tc>
          <w:tcPr>
            <w:tcW w:w="5461" w:type="dxa"/>
            <w:tcMar>
              <w:top w:w="130" w:type="dxa"/>
              <w:left w:w="130" w:type="dxa"/>
              <w:bottom w:w="130" w:type="dxa"/>
              <w:right w:w="130" w:type="dxa"/>
            </w:tcMar>
            <w:vAlign w:val="center"/>
          </w:tcPr>
          <w:p w14:paraId="7312F9C8"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○働くことを通して生きがいを感じ、社会との交流・連帯感を培うことにもつながることから、就労支援の拡大に向け近隣市町と連携を図ります。</w:t>
            </w:r>
          </w:p>
        </w:tc>
      </w:tr>
      <w:tr w:rsidR="009D6CAB" w:rsidRPr="00370011" w14:paraId="14D6FD55" w14:textId="77777777" w:rsidTr="002932E0">
        <w:tc>
          <w:tcPr>
            <w:tcW w:w="3539" w:type="dxa"/>
            <w:shd w:val="clear" w:color="auto" w:fill="FFF2CC" w:themeFill="accent4" w:themeFillTint="33"/>
            <w:tcMar>
              <w:top w:w="130" w:type="dxa"/>
              <w:left w:w="130" w:type="dxa"/>
              <w:bottom w:w="130" w:type="dxa"/>
              <w:right w:w="130" w:type="dxa"/>
            </w:tcMar>
            <w:vAlign w:val="center"/>
          </w:tcPr>
          <w:p w14:paraId="790A5411"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⑤就労後の支援</w:t>
            </w:r>
          </w:p>
        </w:tc>
        <w:tc>
          <w:tcPr>
            <w:tcW w:w="5461" w:type="dxa"/>
            <w:tcMar>
              <w:top w:w="130" w:type="dxa"/>
              <w:left w:w="130" w:type="dxa"/>
              <w:bottom w:w="130" w:type="dxa"/>
              <w:right w:w="130" w:type="dxa"/>
            </w:tcMar>
            <w:vAlign w:val="center"/>
          </w:tcPr>
          <w:p w14:paraId="1C481840"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○障がい者やその家族及び雇用主と連携を密にし、職場定着できるよう努めます。</w:t>
            </w:r>
          </w:p>
        </w:tc>
      </w:tr>
    </w:tbl>
    <w:p w14:paraId="16C1748E" w14:textId="77777777" w:rsidR="002932E0" w:rsidRDefault="002932E0" w:rsidP="002932E0">
      <w:pPr>
        <w:pStyle w:val="a4"/>
      </w:pPr>
    </w:p>
    <w:p w14:paraId="16A13ACA" w14:textId="77777777" w:rsidR="002932E0" w:rsidRDefault="002932E0" w:rsidP="002932E0">
      <w:pPr>
        <w:pStyle w:val="a4"/>
      </w:pPr>
    </w:p>
    <w:p w14:paraId="42590AA2" w14:textId="77777777" w:rsidR="002932E0" w:rsidRDefault="002932E0" w:rsidP="002932E0">
      <w:pPr>
        <w:pStyle w:val="a4"/>
      </w:pPr>
    </w:p>
    <w:p w14:paraId="6CF9CBFB" w14:textId="77777777" w:rsidR="002932E0" w:rsidRDefault="002932E0" w:rsidP="002932E0">
      <w:pPr>
        <w:pStyle w:val="a4"/>
      </w:pPr>
    </w:p>
    <w:p w14:paraId="461341F0" w14:textId="77777777" w:rsidR="002932E0" w:rsidRDefault="002932E0" w:rsidP="002932E0">
      <w:pPr>
        <w:pStyle w:val="a4"/>
      </w:pPr>
    </w:p>
    <w:p w14:paraId="6BD56170" w14:textId="77777777" w:rsidR="002932E0" w:rsidRDefault="002932E0" w:rsidP="002932E0">
      <w:pPr>
        <w:pStyle w:val="a4"/>
      </w:pPr>
    </w:p>
    <w:p w14:paraId="7407E9F0" w14:textId="77777777" w:rsidR="002932E0" w:rsidRDefault="002932E0" w:rsidP="002932E0">
      <w:pPr>
        <w:pStyle w:val="a4"/>
      </w:pPr>
    </w:p>
    <w:p w14:paraId="6EA69DE3" w14:textId="77777777" w:rsidR="002932E0" w:rsidRDefault="002932E0" w:rsidP="002932E0">
      <w:pPr>
        <w:pStyle w:val="a4"/>
      </w:pPr>
    </w:p>
    <w:p w14:paraId="0903F77E" w14:textId="77777777" w:rsidR="002932E0" w:rsidRDefault="002932E0" w:rsidP="002932E0">
      <w:pPr>
        <w:pStyle w:val="a4"/>
      </w:pPr>
    </w:p>
    <w:p w14:paraId="783A5125" w14:textId="77777777" w:rsidR="002932E0" w:rsidRDefault="002932E0" w:rsidP="002932E0">
      <w:pPr>
        <w:pStyle w:val="a4"/>
      </w:pPr>
    </w:p>
    <w:p w14:paraId="7047F75E" w14:textId="77777777" w:rsidR="002932E0" w:rsidRDefault="002932E0" w:rsidP="002932E0">
      <w:pPr>
        <w:pStyle w:val="a4"/>
      </w:pPr>
    </w:p>
    <w:p w14:paraId="13E9C5F7" w14:textId="77777777" w:rsidR="002932E0" w:rsidRDefault="002932E0" w:rsidP="002932E0">
      <w:pPr>
        <w:pStyle w:val="a4"/>
      </w:pPr>
    </w:p>
    <w:p w14:paraId="0A5C4F1A" w14:textId="77777777" w:rsidR="002932E0" w:rsidRDefault="002932E0" w:rsidP="002932E0">
      <w:pPr>
        <w:pStyle w:val="a4"/>
      </w:pPr>
    </w:p>
    <w:p w14:paraId="12535F08" w14:textId="77777777" w:rsidR="002932E0" w:rsidRDefault="002932E0" w:rsidP="002932E0">
      <w:pPr>
        <w:pStyle w:val="a4"/>
      </w:pPr>
    </w:p>
    <w:p w14:paraId="23716D6E" w14:textId="77777777" w:rsidR="002932E0" w:rsidRDefault="002932E0" w:rsidP="002932E0">
      <w:pPr>
        <w:pStyle w:val="a4"/>
      </w:pPr>
    </w:p>
    <w:p w14:paraId="517FDF4A" w14:textId="77777777" w:rsidR="002932E0" w:rsidRDefault="002932E0" w:rsidP="002932E0">
      <w:pPr>
        <w:pStyle w:val="a4"/>
      </w:pPr>
    </w:p>
    <w:p w14:paraId="31A5FAEB" w14:textId="77777777" w:rsidR="002932E0" w:rsidRDefault="002932E0" w:rsidP="002932E0">
      <w:pPr>
        <w:pStyle w:val="a4"/>
      </w:pPr>
    </w:p>
    <w:p w14:paraId="4797C577" w14:textId="77777777" w:rsidR="002932E0" w:rsidRDefault="002932E0" w:rsidP="002932E0">
      <w:pPr>
        <w:pStyle w:val="a4"/>
      </w:pPr>
    </w:p>
    <w:p w14:paraId="247F33A2"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障がい者雇用の促進</w:t>
      </w:r>
    </w:p>
    <w:p w14:paraId="3EEC99AE" w14:textId="77777777" w:rsidR="009D6CAB" w:rsidRPr="002932E0"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5D07B29"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障がい者雇用を促進するためには、事業主等に対する障がい者の雇用啓発や支援、情報提供など、課題解決に向けた取り組みを行っていく必要があります。</w:t>
      </w:r>
    </w:p>
    <w:p w14:paraId="7A118A4A" w14:textId="77777777" w:rsidR="009D6CAB" w:rsidRPr="00370011"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においては、「障害者雇用促進法」を段階的に改正し、法定雇用率の引き上げを進めてきました。法定雇用率は令和６年４月に民間企業2.3％→2.5％、国・地方公共団体2.6％→2.8％、教育委員会2.5％→2.7％に引き上げられ、令和８年７月には最終段階として民間企業2.7％（対象事業主の範囲は常用労働者37.5人以上に拡大）、国・地方公共団体3.0％、教育委員会2.9％に達しています。</w:t>
      </w:r>
    </w:p>
    <w:p w14:paraId="0DF33425"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福島労働局の発表によると、福島県内の民間企業に雇用されている障がい者数は令和７年６月１日現在で6,001.0人、実雇用率2.43％と過去最高を更新し、全国平均（2.41％）を上回っています。一方、法定雇用率を達成できていない企業も一定数あることから、事業主や同じ職場で働く人々に対して理解を得るための啓発活動を充実し、更なる障がい者雇用の促進と職場定着の向上に努める必要があります。</w:t>
      </w:r>
    </w:p>
    <w:p w14:paraId="46241B46" w14:textId="77777777" w:rsidR="002932E0" w:rsidRPr="002932E0"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42DDE162" w14:textId="77777777" w:rsidTr="002932E0">
        <w:tc>
          <w:tcPr>
            <w:tcW w:w="3397" w:type="dxa"/>
            <w:shd w:val="clear" w:color="auto" w:fill="FFF2CC" w:themeFill="accent4" w:themeFillTint="33"/>
            <w:tcMar>
              <w:top w:w="130" w:type="dxa"/>
              <w:left w:w="130" w:type="dxa"/>
              <w:bottom w:w="130" w:type="dxa"/>
              <w:right w:w="130" w:type="dxa"/>
            </w:tcMar>
            <w:vAlign w:val="center"/>
          </w:tcPr>
          <w:p w14:paraId="7237303B"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①障がい者の雇用促進</w:t>
            </w:r>
          </w:p>
        </w:tc>
        <w:tc>
          <w:tcPr>
            <w:tcW w:w="5603" w:type="dxa"/>
            <w:tcMar>
              <w:top w:w="130" w:type="dxa"/>
              <w:left w:w="130" w:type="dxa"/>
              <w:bottom w:w="130" w:type="dxa"/>
              <w:right w:w="130" w:type="dxa"/>
            </w:tcMar>
            <w:vAlign w:val="center"/>
          </w:tcPr>
          <w:p w14:paraId="4A42458A"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○公共職業安定所などの関係機関との連携を深めるとともに、障がい者の一般就労促進のための啓発・広報に努めます。 </w:t>
            </w:r>
          </w:p>
          <w:p w14:paraId="6B728D95"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○「地域障害者就業・生活支援センター」や「福島障害者職業センター」の周知を行い積極的に就労の機会を提供します。 </w:t>
            </w:r>
          </w:p>
          <w:p w14:paraId="24AE6DCA" w14:textId="77777777" w:rsid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○特別支援学校卒業見込みの方の就労に向けて、早い段階から学校、町、相談支援事業所等が連携し、協議の機会・場を増やしていけるよう努めます。</w:t>
            </w:r>
          </w:p>
          <w:p w14:paraId="52B69E25" w14:textId="77777777" w:rsidR="009D6CAB" w:rsidRPr="002932E0" w:rsidRDefault="00000000" w:rsidP="002932E0">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 ○自立支援協議会を活用し、情報交換やケース会議を開催していきます。</w:t>
            </w:r>
          </w:p>
        </w:tc>
      </w:tr>
    </w:tbl>
    <w:p w14:paraId="551C54AD" w14:textId="77777777" w:rsidR="002932E0" w:rsidRDefault="002932E0" w:rsidP="002932E0">
      <w:pPr>
        <w:pStyle w:val="a4"/>
      </w:pPr>
    </w:p>
    <w:p w14:paraId="3AE95627" w14:textId="77777777" w:rsidR="002932E0" w:rsidRDefault="002932E0" w:rsidP="002932E0">
      <w:pPr>
        <w:pStyle w:val="a4"/>
      </w:pPr>
    </w:p>
    <w:p w14:paraId="249ADFD3" w14:textId="77777777" w:rsidR="002932E0" w:rsidRDefault="002932E0" w:rsidP="002932E0">
      <w:pPr>
        <w:pStyle w:val="a4"/>
      </w:pPr>
    </w:p>
    <w:p w14:paraId="64896A55" w14:textId="77777777" w:rsidR="002932E0" w:rsidRDefault="002932E0" w:rsidP="002932E0">
      <w:pPr>
        <w:pStyle w:val="a4"/>
      </w:pPr>
    </w:p>
    <w:p w14:paraId="06C12011" w14:textId="77777777" w:rsidR="002932E0" w:rsidRDefault="002932E0" w:rsidP="002932E0">
      <w:pPr>
        <w:pStyle w:val="a4"/>
      </w:pPr>
    </w:p>
    <w:p w14:paraId="39F7CFD8"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経済的自立の支援</w:t>
      </w:r>
    </w:p>
    <w:p w14:paraId="72ED56A0" w14:textId="77777777" w:rsidR="009D6CAB" w:rsidRPr="002932E0" w:rsidRDefault="00000000" w:rsidP="002932E0">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16212B11" w14:textId="77777777" w:rsidR="009D6CAB" w:rsidRDefault="00000000" w:rsidP="002932E0">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障がい者が地域で質の高い自立した生活を営み、自らのライフスタイルを実現することができるよう、雇用・就業の促進に関する施策と福祉施策との適切な組み合わせの下、年金や諸手当を支給するとともに、各種の税制上の優遇措置、低所得者に対する障がい福祉サービスにおける利用者負担の無料化などの各種支援制度を運用し、経済的自立を支援していきます。</w:t>
      </w:r>
    </w:p>
    <w:p w14:paraId="117DF73B" w14:textId="77777777" w:rsidR="002932E0" w:rsidRPr="002932E0" w:rsidRDefault="002932E0" w:rsidP="002932E0">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5603"/>
      </w:tblGrid>
      <w:tr w:rsidR="009D6CAB" w:rsidRPr="00370011" w14:paraId="1500CF5F" w14:textId="77777777" w:rsidTr="002932E0">
        <w:tc>
          <w:tcPr>
            <w:tcW w:w="3397" w:type="dxa"/>
            <w:shd w:val="clear" w:color="auto" w:fill="FFF2CC" w:themeFill="accent4" w:themeFillTint="33"/>
            <w:tcMar>
              <w:top w:w="130" w:type="dxa"/>
              <w:left w:w="130" w:type="dxa"/>
              <w:bottom w:w="130" w:type="dxa"/>
              <w:right w:w="130" w:type="dxa"/>
            </w:tcMar>
            <w:vAlign w:val="center"/>
          </w:tcPr>
          <w:p w14:paraId="288253EC"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①年金制度・福祉制度の周知</w:t>
            </w:r>
          </w:p>
        </w:tc>
        <w:tc>
          <w:tcPr>
            <w:tcW w:w="5603" w:type="dxa"/>
            <w:tcMar>
              <w:top w:w="130" w:type="dxa"/>
              <w:left w:w="130" w:type="dxa"/>
              <w:bottom w:w="130" w:type="dxa"/>
              <w:right w:w="130" w:type="dxa"/>
            </w:tcMar>
            <w:vAlign w:val="center"/>
          </w:tcPr>
          <w:p w14:paraId="2ADA5522"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○広報紙などを通じて障がい基礎年金制度や各種手当等福祉制度の周知を図り、理解を深めます。</w:t>
            </w:r>
          </w:p>
        </w:tc>
      </w:tr>
      <w:tr w:rsidR="009D6CAB" w:rsidRPr="00370011" w14:paraId="195EA938" w14:textId="77777777" w:rsidTr="002932E0">
        <w:tc>
          <w:tcPr>
            <w:tcW w:w="3397" w:type="dxa"/>
            <w:shd w:val="clear" w:color="auto" w:fill="FFF2CC" w:themeFill="accent4" w:themeFillTint="33"/>
            <w:tcMar>
              <w:top w:w="130" w:type="dxa"/>
              <w:left w:w="130" w:type="dxa"/>
              <w:bottom w:w="130" w:type="dxa"/>
              <w:right w:w="130" w:type="dxa"/>
            </w:tcMar>
            <w:vAlign w:val="center"/>
          </w:tcPr>
          <w:p w14:paraId="5B203711"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②各種制度の活用促進</w:t>
            </w:r>
          </w:p>
        </w:tc>
        <w:tc>
          <w:tcPr>
            <w:tcW w:w="5603" w:type="dxa"/>
            <w:tcMar>
              <w:top w:w="130" w:type="dxa"/>
              <w:left w:w="130" w:type="dxa"/>
              <w:bottom w:w="130" w:type="dxa"/>
              <w:right w:w="130" w:type="dxa"/>
            </w:tcMar>
            <w:vAlign w:val="center"/>
          </w:tcPr>
          <w:p w14:paraId="7DED72EB" w14:textId="77777777" w:rsidR="009D6CAB" w:rsidRPr="002932E0"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○障がい者の自立や社会参加を推進するため、自動車税等の減免、各種運賃割引など様々な制度について、普及・啓発を図ります。</w:t>
            </w:r>
          </w:p>
        </w:tc>
      </w:tr>
    </w:tbl>
    <w:p w14:paraId="5F8E88F5"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7A290102" w14:textId="77777777" w:rsidR="009D6CAB" w:rsidRPr="00370011" w:rsidRDefault="00000000">
      <w:pPr>
        <w:pStyle w:val="1"/>
        <w:shd w:val="clear" w:color="auto" w:fill="4A7A5E"/>
        <w:spacing w:before="480" w:after="320"/>
        <w:ind w:left="60"/>
        <w:rPr>
          <w:rFonts w:ascii="BIZ UDPゴシック" w:eastAsia="BIZ UDPゴシック" w:hAnsi="BIZ UDPゴシック"/>
        </w:rPr>
      </w:pPr>
      <w:bookmarkStart w:id="19" w:name="_TocOno021"/>
      <w:r>
        <w:rPr>
          <w:rFonts w:ascii="BIZ UDPゴシック" w:eastAsia="BIZ UDPゴシック" w:hAnsi="BIZ UDPゴシック"/>
          <w:b/>
          <w:bCs/>
          <w:color w:val="FFFFFF"/>
          <w:sz w:val="30"/>
          <w:szCs w:val="30"/>
        </w:rPr>
        <w:lastRenderedPageBreak/>
        <w:t>第10章　文化芸術活動・スポーツ活動等の振興</w:t>
      </w:r>
      <w:bookmarkEnd w:id="19"/>
    </w:p>
    <w:p w14:paraId="12189A0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文化芸術活動・スポーツ活動等の振興</w:t>
      </w:r>
    </w:p>
    <w:p w14:paraId="54DA7CA0" w14:textId="77777777" w:rsidR="009D6CAB" w:rsidRPr="00F7366E" w:rsidRDefault="00000000" w:rsidP="00F7366E">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現状と課題 〉</w:t>
      </w:r>
    </w:p>
    <w:p w14:paraId="5CEBDDCA" w14:textId="77777777" w:rsidR="009D6CAB" w:rsidRPr="00370011" w:rsidRDefault="00000000" w:rsidP="00F7366E">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30年６月に施行された「障害者による文化芸術活動の推進に関する法律」を踏まえ、障がい者が地域において鑑賞、創造、発表等の多様な文化芸術活動に参加することができるよう、施設・設備の整備等を進めるとともに、障がい者のニーズに応じた文化芸術活動を支援する人材の養成や確保、相談体制の整備、関係者のネットワークづくり等の取組、文化芸術活動のアクセシビリティ向上を行い、障害者差別解消法改正法により事業者による合理的配慮の提供が義務付けられたことも踏まえて、障がいの有無にかかわらず文化芸術活動を行うことのできる環境づくりに取り組む必要があります。</w:t>
      </w:r>
    </w:p>
    <w:p w14:paraId="5FA87C27" w14:textId="77777777" w:rsidR="009D6CAB" w:rsidRDefault="00000000" w:rsidP="00F7366E">
      <w:pPr>
        <w:pBdr>
          <w:left w:val="single" w:sz="18" w:space="4" w:color="538135" w:themeColor="accent6" w:themeShade="BF"/>
        </w:pBd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また、障がい者にとってスポーツ・レクリエーションは体力の維持増進・残存能力の向上や、障がいのある人とない人とが交流し、お互いに理解と認識を深めることからも大きな役割を果たしています。国の基本指針（第８期）でも、スポーツ・健康増進活動を通じた社会参加と共生社会の実現の重要性が改めて示されており、障がいの有無を問わず誰もが参加できるスポーツ・レクリエーションや文化芸術活動の推進により、障がい者の生きがいづくりや余暇活動の向上を図ります。</w:t>
      </w:r>
    </w:p>
    <w:p w14:paraId="5DAFC1FA" w14:textId="77777777" w:rsidR="00F7366E" w:rsidRPr="002932E0" w:rsidRDefault="00F7366E" w:rsidP="00F7366E">
      <w:pPr>
        <w:shd w:val="solid" w:color="BF8F00" w:themeColor="accent4" w:themeShade="BF" w:fill="806000" w:themeFill="accent4" w:themeFillShade="80"/>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xml:space="preserve">〈 </w:t>
      </w:r>
      <w:r>
        <w:rPr>
          <w:rFonts w:ascii="BIZ UDPゴシック" w:eastAsia="BIZ UDPゴシック" w:hAnsi="BIZ UDPゴシック" w:hint="eastAsia"/>
          <w:b/>
          <w:bCs/>
          <w:color w:val="FFFFFF"/>
          <w:sz w:val="22"/>
          <w:szCs w:val="22"/>
        </w:rPr>
        <w:t>施策の方向</w:t>
      </w:r>
      <w:r>
        <w:rPr>
          <w:rFonts w:ascii="BIZ UDPゴシック" w:eastAsia="BIZ UDPゴシック" w:hAnsi="BIZ UDPゴシック"/>
          <w:b/>
          <w:bCs/>
          <w:color w:val="FFFFFF"/>
          <w:sz w:val="22"/>
          <w:szCs w:val="22"/>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461"/>
      </w:tblGrid>
      <w:tr w:rsidR="009D6CAB" w:rsidRPr="00370011" w14:paraId="22CDD2E4" w14:textId="77777777" w:rsidTr="00F7366E">
        <w:tc>
          <w:tcPr>
            <w:tcW w:w="3539" w:type="dxa"/>
            <w:shd w:val="clear" w:color="auto" w:fill="FFF2CC" w:themeFill="accent4" w:themeFillTint="33"/>
            <w:tcMar>
              <w:top w:w="130" w:type="dxa"/>
              <w:left w:w="130" w:type="dxa"/>
              <w:bottom w:w="130" w:type="dxa"/>
              <w:right w:w="130" w:type="dxa"/>
            </w:tcMar>
            <w:vAlign w:val="center"/>
          </w:tcPr>
          <w:p w14:paraId="3AB17D8B"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①施設の整備</w:t>
            </w:r>
          </w:p>
        </w:tc>
        <w:tc>
          <w:tcPr>
            <w:tcW w:w="5461" w:type="dxa"/>
            <w:tcMar>
              <w:top w:w="130" w:type="dxa"/>
              <w:left w:w="130" w:type="dxa"/>
              <w:bottom w:w="130" w:type="dxa"/>
              <w:right w:w="130" w:type="dxa"/>
            </w:tcMar>
            <w:vAlign w:val="center"/>
          </w:tcPr>
          <w:p w14:paraId="462A22A6" w14:textId="77777777" w:rsid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○障がい者の文化芸術活動・スポーツ活動の促進のため、新たに整備する施設等については、障がい者の利用に配慮した整備を推進するなど、環境づくりの推進を図ります。 </w:t>
            </w:r>
          </w:p>
          <w:p w14:paraId="59801C62"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○既存の社会教育施設などについても障がい者が利用しやすいように改修に努めます。</w:t>
            </w:r>
          </w:p>
        </w:tc>
      </w:tr>
      <w:tr w:rsidR="009D6CAB" w:rsidRPr="00370011" w14:paraId="79D086F7" w14:textId="77777777" w:rsidTr="00F7366E">
        <w:tc>
          <w:tcPr>
            <w:tcW w:w="3539" w:type="dxa"/>
            <w:shd w:val="clear" w:color="auto" w:fill="FFF2CC" w:themeFill="accent4" w:themeFillTint="33"/>
            <w:tcMar>
              <w:top w:w="130" w:type="dxa"/>
              <w:left w:w="130" w:type="dxa"/>
              <w:bottom w:w="130" w:type="dxa"/>
              <w:right w:w="130" w:type="dxa"/>
            </w:tcMar>
            <w:vAlign w:val="center"/>
          </w:tcPr>
          <w:p w14:paraId="4D202EE6"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②スポーツ・レクリエーション活動の振興</w:t>
            </w:r>
          </w:p>
        </w:tc>
        <w:tc>
          <w:tcPr>
            <w:tcW w:w="5461" w:type="dxa"/>
            <w:tcMar>
              <w:top w:w="130" w:type="dxa"/>
              <w:left w:w="130" w:type="dxa"/>
              <w:bottom w:w="130" w:type="dxa"/>
              <w:right w:w="130" w:type="dxa"/>
            </w:tcMar>
            <w:vAlign w:val="center"/>
          </w:tcPr>
          <w:p w14:paraId="66B3FEA0" w14:textId="77777777" w:rsid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 xml:space="preserve">○障がい者向けのスポーツ・レクリエーション活動や障がい者も参加できる事業について、その参加を支援します。 </w:t>
            </w:r>
          </w:p>
          <w:p w14:paraId="223C2E7F" w14:textId="77777777" w:rsidR="009D6CAB" w:rsidRPr="00F7366E" w:rsidRDefault="00000000" w:rsidP="00F7366E">
            <w:pPr>
              <w:spacing w:afterLines="50" w:after="120" w:line="319" w:lineRule="auto"/>
              <w:rPr>
                <w:rFonts w:ascii="BIZ UDPゴシック" w:eastAsia="BIZ UDPゴシック" w:hAnsi="BIZ UDPゴシック"/>
                <w:sz w:val="22"/>
                <w:szCs w:val="22"/>
              </w:rPr>
            </w:pPr>
            <w:r>
              <w:rPr>
                <w:rFonts w:ascii="BIZ UDPゴシック" w:eastAsia="BIZ UDPゴシック" w:hAnsi="BIZ UDPゴシック"/>
                <w:sz w:val="22"/>
                <w:szCs w:val="22"/>
              </w:rPr>
              <w:t>○スポーツを通じて社会参加の機会拡大を図るため、各種スポーツ大会への参加を支援するとともに、障がい者スポーツの普及と振興に努めます。</w:t>
            </w:r>
          </w:p>
        </w:tc>
      </w:tr>
    </w:tbl>
    <w:p w14:paraId="4FD6A0D9" w14:textId="77777777" w:rsidR="002B2D49" w:rsidRDefault="002B2D49" w:rsidP="002B2D49">
      <w:pPr>
        <w:pStyle w:val="a4"/>
        <w:pageBreakBefore/>
      </w:pPr>
      <w:r>
        <w:rPr>
          <w:noProof/>
        </w:rPr>
        <w:lastRenderedPageBreak/>
        <mc:AlternateContent>
          <mc:Choice Requires="wps">
            <w:drawing>
              <wp:anchor distT="0" distB="0" distL="114300" distR="114300" simplePos="0" relativeHeight="251674111" behindDoc="1" locked="0" layoutInCell="1" allowOverlap="1" wp14:anchorId="59B925C5" wp14:editId="6CD51243">
                <wp:simplePos x="0" y="0"/>
                <wp:positionH relativeFrom="page">
                  <wp:align>left</wp:align>
                </wp:positionH>
                <wp:positionV relativeFrom="paragraph">
                  <wp:posOffset>-796925</wp:posOffset>
                </wp:positionV>
                <wp:extent cx="7569816" cy="10648950"/>
                <wp:effectExtent l="0" t="0" r="0" b="0"/>
                <wp:wrapNone/>
                <wp:docPr id="1783548339"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6C930DE"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第３部</w:t>
                            </w:r>
                          </w:p>
                          <w:p w14:paraId="2F64899E" w14:textId="77777777" w:rsidR="002B2D49"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障がい児福祉計画</w:t>
                            </w:r>
                          </w:p>
                          <w:p w14:paraId="3F004B7D"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障がい福祉計画</w:t>
                            </w:r>
                          </w:p>
                          <w:p w14:paraId="095CD321" w14:textId="77777777" w:rsidR="002B2D49" w:rsidRDefault="002B2D49" w:rsidP="002B2D49">
                            <w:pPr>
                              <w:jc w:val="center"/>
                              <w:rPr>
                                <w:rFonts w:ascii="BIZ UDPゴシック" w:eastAsia="BIZ UDPゴシック" w:hAnsi="BIZ UDPゴシック"/>
                                <w:b/>
                                <w:bCs/>
                                <w:sz w:val="144"/>
                                <w:szCs w:val="144"/>
                              </w:rPr>
                            </w:pPr>
                          </w:p>
                          <w:p w14:paraId="491C4EDD" w14:textId="77777777" w:rsidR="002B2D49" w:rsidRPr="00257B3E" w:rsidRDefault="002B2D49" w:rsidP="002B2D49">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925C5" id="_x0000_s1033" style="position:absolute;margin-left:0;margin-top:-62.75pt;width:596.05pt;height:838.5pt;z-index:-25164236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" fillcolor="#f7caac [1301]" stroked="f" strokeweight="1pt">
                <v:textbox>
                  <w:txbxContent>
                    <w:p w14:paraId="46C930DE"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第３部</w:t>
                      </w:r>
                    </w:p>
                    <w:p w14:paraId="2F64899E" w14:textId="77777777" w:rsidR="002B2D49"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障がい児福祉計画</w:t>
                      </w:r>
                    </w:p>
                    <w:p w14:paraId="3F004B7D" w14:textId="77777777" w:rsidR="002B2D49" w:rsidRPr="00D83565" w:rsidRDefault="002B2D49" w:rsidP="002B2D49">
                      <w:pPr>
                        <w:jc w:val="center"/>
                        <w:rPr>
                          <w:rFonts w:ascii="BIZ UDPゴシック" w:eastAsia="BIZ UDPゴシック" w:hAnsi="BIZ UDPゴシック"/>
                          <w:b/>
                          <w:bCs/>
                          <w:color w:val="FFFFFF" w:themeColor="background1"/>
                          <w:sz w:val="96"/>
                          <w:szCs w:val="96"/>
                        </w:rPr>
                      </w:pPr>
                      <w:r>
                        <w:rPr>
                          <w:rFonts w:ascii="BIZ UDPゴシック" w:eastAsia="BIZ UDPゴシック" w:hAnsi="BIZ UDPゴシック" w:hint="eastAsia"/>
                          <w:b/>
                          <w:bCs/>
                          <w:color w:val="FFFFFF" w:themeColor="background1"/>
                          <w:sz w:val="96"/>
                          <w:szCs w:val="96"/>
                        </w:rPr>
                        <w:t>障がい福祉計画</w:t>
                      </w:r>
                    </w:p>
                    <w:p w14:paraId="095CD321" w14:textId="77777777" w:rsidR="002B2D49" w:rsidRDefault="002B2D49" w:rsidP="002B2D49">
                      <w:pPr>
                        <w:jc w:val="center"/>
                        <w:rPr>
                          <w:rFonts w:ascii="BIZ UDPゴシック" w:eastAsia="BIZ UDPゴシック" w:hAnsi="BIZ UDPゴシック"/>
                          <w:b/>
                          <w:bCs/>
                          <w:sz w:val="144"/>
                          <w:szCs w:val="144"/>
                        </w:rPr>
                      </w:pPr>
                    </w:p>
                    <w:p w14:paraId="491C4EDD" w14:textId="77777777" w:rsidR="002B2D49" w:rsidRPr="00257B3E" w:rsidRDefault="002B2D49" w:rsidP="002B2D49">
                      <w:pPr>
                        <w:jc w:val="center"/>
                        <w:rPr>
                          <w:rFonts w:ascii="BIZ UDPゴシック" w:eastAsia="BIZ UDPゴシック" w:hAnsi="BIZ UDPゴシック"/>
                          <w:b/>
                          <w:bCs/>
                          <w:sz w:val="144"/>
                          <w:szCs w:val="144"/>
                        </w:rPr>
                      </w:pPr>
                    </w:p>
                  </w:txbxContent>
                </v:textbox>
                <w10:wrap anchorx="page"/>
              </v:rect>
            </w:pict>
          </mc:Fallback>
        </mc:AlternateContent>
      </w:r>
    </w:p>
    <w:p w14:paraId="77E58D0E" w14:textId="77777777" w:rsidR="002B2D49" w:rsidRDefault="002B2D49" w:rsidP="002B2D49">
      <w:pPr>
        <w:pStyle w:val="a4"/>
      </w:pPr>
    </w:p>
    <w:p w14:paraId="3C614554" w14:textId="77777777" w:rsidR="002B2D49" w:rsidRDefault="002B2D49" w:rsidP="002B2D49">
      <w:pPr>
        <w:pStyle w:val="a4"/>
      </w:pPr>
    </w:p>
    <w:p w14:paraId="7AAD6913" w14:textId="77777777" w:rsidR="002B2D49" w:rsidRDefault="002B2D49" w:rsidP="002B2D49">
      <w:pPr>
        <w:pStyle w:val="a4"/>
      </w:pPr>
    </w:p>
    <w:p w14:paraId="69A4FBA1" w14:textId="77777777" w:rsidR="002B2D49" w:rsidRDefault="002B2D49" w:rsidP="002B2D49">
      <w:pPr>
        <w:pStyle w:val="a4"/>
      </w:pPr>
    </w:p>
    <w:p w14:paraId="795647E5" w14:textId="77777777" w:rsidR="002B2D49" w:rsidRDefault="002B2D49" w:rsidP="002B2D49">
      <w:pPr>
        <w:pStyle w:val="a4"/>
      </w:pPr>
    </w:p>
    <w:p w14:paraId="7E11186B" w14:textId="77777777" w:rsidR="002B2D49" w:rsidRDefault="002B2D49" w:rsidP="002B2D49">
      <w:pPr>
        <w:pStyle w:val="a4"/>
      </w:pPr>
    </w:p>
    <w:p w14:paraId="70E2C75D" w14:textId="77777777" w:rsidR="002B2D49" w:rsidRDefault="002B2D49" w:rsidP="002B2D49">
      <w:pPr>
        <w:pStyle w:val="a4"/>
      </w:pPr>
    </w:p>
    <w:p w14:paraId="47073CC9" w14:textId="77777777" w:rsidR="002B2D49" w:rsidRDefault="002B2D49" w:rsidP="002B2D49">
      <w:pPr>
        <w:pStyle w:val="a4"/>
      </w:pPr>
    </w:p>
    <w:p w14:paraId="7BB3CA8D" w14:textId="77777777" w:rsidR="002B2D49" w:rsidRDefault="002B2D49" w:rsidP="002B2D49">
      <w:pPr>
        <w:pStyle w:val="a4"/>
      </w:pPr>
    </w:p>
    <w:p w14:paraId="3B6E73C4" w14:textId="77777777" w:rsidR="002B2D49" w:rsidRDefault="002B2D49" w:rsidP="002B2D49">
      <w:pPr>
        <w:pStyle w:val="a4"/>
      </w:pPr>
    </w:p>
    <w:p w14:paraId="175BF974" w14:textId="77777777" w:rsidR="002B2D49" w:rsidRDefault="002B2D49" w:rsidP="002B2D49">
      <w:pPr>
        <w:pStyle w:val="a4"/>
      </w:pPr>
    </w:p>
    <w:p w14:paraId="3E7D830D" w14:textId="77777777" w:rsidR="002B2D49" w:rsidRDefault="002B2D49" w:rsidP="002B2D49">
      <w:pPr>
        <w:pStyle w:val="a4"/>
      </w:pPr>
    </w:p>
    <w:p w14:paraId="70194E21" w14:textId="77777777" w:rsidR="002B2D49" w:rsidRDefault="002B2D49" w:rsidP="002B2D49">
      <w:pPr>
        <w:pStyle w:val="a4"/>
      </w:pPr>
    </w:p>
    <w:p w14:paraId="15D741F9" w14:textId="77777777" w:rsidR="002B2D49" w:rsidRDefault="002B2D49" w:rsidP="002B2D49">
      <w:pPr>
        <w:pStyle w:val="a4"/>
      </w:pPr>
    </w:p>
    <w:p w14:paraId="7E0ABC34" w14:textId="77777777" w:rsidR="002B2D49" w:rsidRDefault="002B2D49" w:rsidP="002B2D49">
      <w:pPr>
        <w:pStyle w:val="a4"/>
      </w:pPr>
    </w:p>
    <w:p w14:paraId="7CE3136B" w14:textId="77777777" w:rsidR="002B2D49" w:rsidRDefault="002B2D49" w:rsidP="002B2D49">
      <w:pPr>
        <w:pStyle w:val="a4"/>
      </w:pPr>
    </w:p>
    <w:p w14:paraId="2E6CEBE1" w14:textId="77777777" w:rsidR="002B2D49" w:rsidRDefault="002B2D49" w:rsidP="002B2D49">
      <w:pPr>
        <w:pStyle w:val="a4"/>
      </w:pPr>
    </w:p>
    <w:p w14:paraId="23A1E1E5" w14:textId="77777777" w:rsidR="002B2D49" w:rsidRDefault="002B2D49" w:rsidP="002B2D49">
      <w:pPr>
        <w:pStyle w:val="a4"/>
      </w:pPr>
    </w:p>
    <w:p w14:paraId="1463C8CA" w14:textId="77777777" w:rsidR="002B2D49" w:rsidRDefault="002B2D49" w:rsidP="002B2D49">
      <w:pPr>
        <w:pStyle w:val="a4"/>
      </w:pPr>
    </w:p>
    <w:p w14:paraId="531AA282" w14:textId="77777777" w:rsidR="002B2D49" w:rsidRDefault="002B2D49" w:rsidP="002B2D49">
      <w:pPr>
        <w:pStyle w:val="a4"/>
      </w:pPr>
    </w:p>
    <w:p w14:paraId="3FD926C0" w14:textId="77777777" w:rsidR="002B2D49" w:rsidRDefault="002B2D49" w:rsidP="002B2D49">
      <w:pPr>
        <w:pStyle w:val="a4"/>
      </w:pPr>
    </w:p>
    <w:p w14:paraId="08B05F35" w14:textId="77777777" w:rsidR="002B2D49" w:rsidRDefault="00DF37FA" w:rsidP="002B2D49">
      <w:pPr>
        <w:pStyle w:val="a4"/>
      </w:pPr>
      <w:r>
        <w:rPr>
          <w:noProof/>
        </w:rPr>
        <w:drawing>
          <wp:anchor distT="0" distB="0" distL="114300" distR="114300" simplePos="0" relativeHeight="251675648" behindDoc="0" locked="0" layoutInCell="1" allowOverlap="1" wp14:anchorId="211C3567" wp14:editId="686910F8">
            <wp:simplePos x="0" y="0"/>
            <wp:positionH relativeFrom="margin">
              <wp:align>center</wp:align>
            </wp:positionH>
            <wp:positionV relativeFrom="paragraph">
              <wp:posOffset>10160</wp:posOffset>
            </wp:positionV>
            <wp:extent cx="5392196" cy="4038459"/>
            <wp:effectExtent l="0" t="0" r="0" b="635"/>
            <wp:wrapNone/>
            <wp:docPr id="141757073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2196" cy="4038459"/>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7141245B" w14:textId="77777777" w:rsidR="009D6CAB" w:rsidRPr="00370011" w:rsidRDefault="00000000">
      <w:pPr>
        <w:pStyle w:val="1"/>
        <w:pageBreakBefore/>
        <w:shd w:val="clear" w:color="auto" w:fill="4A7A5E"/>
        <w:spacing w:before="480" w:after="320"/>
        <w:ind w:left="60"/>
        <w:rPr>
          <w:rFonts w:ascii="BIZ UDPゴシック" w:eastAsia="BIZ UDPゴシック" w:hAnsi="BIZ UDPゴシック"/>
        </w:rPr>
      </w:pPr>
      <w:bookmarkStart w:id="20" w:name="_TocOno023"/>
      <w:r>
        <w:rPr>
          <w:rFonts w:ascii="BIZ UDPゴシック" w:eastAsia="BIZ UDPゴシック" w:hAnsi="BIZ UDPゴシック"/>
          <w:b/>
          <w:bCs/>
          <w:color w:val="FFFFFF"/>
          <w:sz w:val="30"/>
          <w:szCs w:val="30"/>
        </w:rPr>
        <w:lastRenderedPageBreak/>
        <w:t>第１章　障がい児福祉計画・障がい福祉計画の背景</w:t>
      </w:r>
      <w:bookmarkEnd w:id="20"/>
    </w:p>
    <w:p w14:paraId="6B1CA86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障害者総合支援法・児童福祉法の改正</w:t>
      </w:r>
    </w:p>
    <w:p w14:paraId="457630B1"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平成25年４月、障害者自立支援法に代わる新たな法として、「障害者総合支援法」が施行されました。平成28年５月には障害者総合支援法及び児童福祉法の一部を改正する法律が成立し、平成30年４月からの施行により、「自立生活援助」や「就労定着支援」の新設、「居宅訪問型児童発達支援」の新設等が図られるとともに、市町村においても「障害児福祉計画」を策定することが義務づけられました。</w:t>
      </w:r>
    </w:p>
    <w:p w14:paraId="6236E112"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６年４月には、障がい者等の地域生活や就労の支援強化等を内容とする改正が施行され、グループホームにおける一人暮らし等を希望する方への支援内容の明確化、児童発達支援センターの類型（福祉型・医療型）の一元化と４つの中核機能（①幅広い高度な専門性に基づく発達支援・家族支援機能、②地域の障がい児支援事業所へのスーパーバイズ・コンサルテーション機能、③地域のインクルージョン推進の中核機能、④地域の発達支援の入口としての相談機能）の明確化、障がい児入所施設に入所する児童の成人期への円滑な移行調整の仕組みの整備などが図られました。令和７年10月には、就労移行支援・就労継続支援の利用に先立って本人の希望や適性に合った選択を支援する新サービス「就労選択支援」が創設されています。</w:t>
      </w:r>
    </w:p>
    <w:p w14:paraId="6E656985" w14:textId="77777777" w:rsidR="009D6CAB" w:rsidRPr="00370011" w:rsidRDefault="00000000" w:rsidP="002B2D4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７年12月には「高次脳機能障害者支援法」が成立し、令和８年４月に施行されるなど、障がい者施策を取り巻く制度は着実に充実が図られています。令和８年３月31日には、これらの動向を踏まえた「障害福祉サービス等及び障害児通所支援等の円滑な実施を確保するための基本的な指針」（第８期障害福祉計画・第４期障害児福祉計画に係る基本指針）が告示され、令和９年度から令和11年度までを計画期間とする第８期障害福祉計画・第４期障害児福祉計画の指針が示されました。さらに、令和８年６月に公布された「社会福祉法等の一部を改正する法律」及び同年７月に公布された「医療的ケア児及びその家族に対する支援に関する法律の一部を改正する法律」を踏まえ、令和８年８月から９月にかけて基本指針の一部改正案に対する意見募集が行われており、令和９年４月の適用に向けた改正が進められています。</w:t>
      </w:r>
    </w:p>
    <w:p w14:paraId="438E086E" w14:textId="77777777" w:rsidR="009D6CAB" w:rsidRDefault="00000000" w:rsidP="002B2D49">
      <w:pPr>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町では、一連の制度改正に的確に対応し、障がい者や障がい児が自分らしく地域生活を営むことができるよう、障害者総合支援法及び児童福祉法に基づく福祉サービスのほか、必要となる施策の充実や環境の整備を図っていきます。</w:t>
      </w:r>
    </w:p>
    <w:p w14:paraId="3AE63A34"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2D53B95B"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7FFA9113" w14:textId="77777777" w:rsidR="002B2D49" w:rsidRDefault="002B2D49" w:rsidP="002B2D49">
      <w:pPr>
        <w:spacing w:after="200" w:line="360" w:lineRule="auto"/>
        <w:ind w:firstLineChars="100" w:firstLine="220"/>
        <w:rPr>
          <w:rFonts w:ascii="BIZ UDPゴシック" w:eastAsia="BIZ UDPゴシック" w:hAnsi="BIZ UDPゴシック"/>
          <w:sz w:val="22"/>
          <w:szCs w:val="22"/>
        </w:rPr>
      </w:pPr>
    </w:p>
    <w:p w14:paraId="4A9C8EDF" w14:textId="77777777" w:rsidR="002B2D49" w:rsidRPr="00370011" w:rsidRDefault="002B2D49" w:rsidP="002B2D49">
      <w:pPr>
        <w:spacing w:after="200" w:line="360" w:lineRule="auto"/>
        <w:ind w:firstLineChars="100" w:firstLine="210"/>
        <w:rPr>
          <w:rFonts w:ascii="BIZ UDPゴシック" w:eastAsia="BIZ UDPゴシック" w:hAnsi="BIZ UDPゴシック"/>
        </w:rPr>
      </w:pPr>
    </w:p>
    <w:p w14:paraId="7321DC5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計画の理念</w:t>
      </w:r>
    </w:p>
    <w:p w14:paraId="750F2C4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　自己決定の尊重と意思決定の支援による共生社会の実現</w:t>
      </w:r>
    </w:p>
    <w:p w14:paraId="62229A00"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のある方の日常生活又は社会生活を営むための支援を行う上で障がいのある方が必要とする障害福祉サービス等の提供にあたっては、本人の自己決定を尊重し、意思決定の支援に配慮することで、障がいのある人が自らの生き方を主体的に決定し、地域の人とともにいきいきと暮らすことができる社会の実現を目指します。</w:t>
      </w:r>
    </w:p>
    <w:p w14:paraId="647AD5B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　地域生活を支えるサービス等の提供体制の整備</w:t>
      </w:r>
    </w:p>
    <w:p w14:paraId="576637B5"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福祉施設への入所や病院への入院から地域生活への移行を促進し、障がいのある方の地域生活での安心した生活の継続や経済的自立を実現するため、生活支援や就労支援等を行う事業所や関係機関の連携による支援体制の構築を目指すとともに、地域生活において障がいのある方が必要とするサービス等の提供体制の整備を図ります。</w:t>
      </w:r>
    </w:p>
    <w:p w14:paraId="0773ED4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　障がい者の課題に対応したサービス提供体制の整備</w:t>
      </w:r>
    </w:p>
    <w:p w14:paraId="05618992"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自立支援の観点から、福祉施設への入所又は、病院への入院等から地域生活への移行、地域生活の継続の支援、就労支援といった課題に対応したサービス提供体制を整え、障がい者等を地域全体で支えるシステムを実現するため、地域生活支援の拠点づくり、ＮＰＯ等によるインフォーマルサービスの提供等、地域の社会資源を最大限に活用して提供体制の整備を進めます。</w:t>
      </w:r>
    </w:p>
    <w:p w14:paraId="09E746F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　地域共生社会の実現に向けた取組</w:t>
      </w:r>
    </w:p>
    <w:p w14:paraId="08990EB4" w14:textId="77777777" w:rsidR="009D6CAB" w:rsidRPr="00370011" w:rsidRDefault="00000000" w:rsidP="002B2D4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のあらゆる住民が、地域、暮らし、生きがいを共に創り、高め合うことができる地域共生社会の実現に向け、地域住民が主体的に地域づくりに取り組むための仕組みづくりや制度の縦割りを超えた柔軟なサービスの確保に取り組むとともに、地域ごとの地理的条件や地域資源の実態を踏まえながら、包括的な支援体制の構築に取り組みます。人口減少・少子高齢化が進む本町においては、中山間地域におけるサービス提供体制の維持・確保も重要な視点となります。</w:t>
      </w:r>
    </w:p>
    <w:p w14:paraId="72D5B4A1" w14:textId="77777777" w:rsidR="00EB32BC" w:rsidRDefault="00EB32BC">
      <w:pPr>
        <w:pBdr>
          <w:bottom w:val="single" w:sz="6" w:space="2" w:color="2F5C48"/>
        </w:pBdr>
        <w:spacing w:before="320" w:after="180"/>
        <w:rPr>
          <w:rFonts w:ascii="BIZ UDPゴシック" w:eastAsia="BIZ UDPゴシック" w:hAnsi="BIZ UDPゴシック"/>
          <w:b/>
          <w:bCs/>
          <w:color w:val="2F5C48"/>
          <w:sz w:val="23"/>
          <w:szCs w:val="23"/>
        </w:rPr>
      </w:pPr>
    </w:p>
    <w:p w14:paraId="0B7F68E5" w14:textId="77777777" w:rsidR="00EB32BC" w:rsidRDefault="00EB32BC">
      <w:pPr>
        <w:pBdr>
          <w:bottom w:val="single" w:sz="6" w:space="2" w:color="2F5C48"/>
        </w:pBdr>
        <w:spacing w:before="320" w:after="180"/>
        <w:rPr>
          <w:rFonts w:ascii="BIZ UDPゴシック" w:eastAsia="BIZ UDPゴシック" w:hAnsi="BIZ UDPゴシック"/>
          <w:b/>
          <w:bCs/>
          <w:color w:val="2F5C48"/>
          <w:sz w:val="23"/>
          <w:szCs w:val="23"/>
        </w:rPr>
      </w:pPr>
    </w:p>
    <w:p w14:paraId="31E7DBF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　障がい児の健やかな育成のための発達支援</w:t>
      </w:r>
    </w:p>
    <w:p w14:paraId="26EDF36A"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支援を行うに当たっては、障がい児本人の最善の利益を考慮しながら、障がい児の健やかな育成を支援することが必要です。そのため、障がい児及びその家族に対し、障がいが疑われる早期の段階から支援できるよう、質の高い専門的な発達支援を行う障がい児通所支援等の充実を図るとともに、医療的ケアを要する状態の障がい児が保健・医療・障がい福祉・保育・教育等の支援を円滑に受けられるよう、関係機関が連携し、共通の理解に基づき協働する支援体制の構築を進めます。</w:t>
      </w:r>
    </w:p>
    <w:p w14:paraId="119FDFD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６　障がい福祉人材の確保・定着及び生産性向上</w:t>
      </w:r>
    </w:p>
    <w:p w14:paraId="3D5ABC4E"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重度化・高齢化が進む中においても、将来にわたって安定的に障がい福祉サービス等を提供していくためには、提供体制の確保と併せてそれを担う人材を確保していく必要があります。国の基本指針（第８期）では新たに「障害福祉人材の確保・定着、当事者視点に立ったケアの充実のための生産性向上」が基本的考え方の一つとして位置づけられ、専門性を高めるための研修の実施、介護テクノロジーの導入促進等による業務の効率化、職場環境の整備等を関係者が協力して取り組むこととされています。</w:t>
      </w:r>
    </w:p>
    <w:p w14:paraId="5CF6D29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７　障がい者の社会参加を支える取組の推進</w:t>
      </w:r>
    </w:p>
    <w:p w14:paraId="03F9543B"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の地域における社会参加を促進するためには、障がい者の多様なニーズを踏まえて支援する必要があります。その際、文化・芸術活動や健康づくり、スポーツ等の分野を含め、地域でいきいきと安心して健康的に暮らすことができる社会を目指します。</w:t>
      </w:r>
    </w:p>
    <w:p w14:paraId="0F211475"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第８期の国の基本指針の主な見直し事項</w:t>
      </w:r>
    </w:p>
    <w:p w14:paraId="031A88C0"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８年３月31日に告示された第８期障害福祉計画・第４期障害児福祉計画に係る国の基本指針では、成果目標が８つの柱に整理され、「障害福祉人材の確保・定着、当事者視点に立ったケアの充実のための生産性向上」が新たな柱として加えられました。成果目標の柱ごとの主な見直し事項と、本計画の該当箇所は次のとおりです。</w:t>
      </w:r>
    </w:p>
    <w:p w14:paraId="2BFCE2BA"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■成果目標の柱と主な見直し事項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1800"/>
      </w:tblGrid>
      <w:tr w:rsidR="001E7E48" w14:paraId="3FA854DD" w14:textId="77777777">
        <w:trPr>
          <w:cantSplit/>
          <w:tblHeader/>
        </w:trPr>
        <w:tc>
          <w:tcPr>
            <w:tcW w:w="2700" w:type="dxa"/>
            <w:shd w:val="clear" w:color="auto" w:fill="DCE8DC"/>
            <w:tcMar>
              <w:top w:w="130" w:type="dxa"/>
              <w:left w:w="130" w:type="dxa"/>
              <w:bottom w:w="130" w:type="dxa"/>
              <w:right w:w="130" w:type="dxa"/>
            </w:tcMar>
            <w:vAlign w:val="center"/>
          </w:tcPr>
          <w:p w14:paraId="1F92BD2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成果目標の柱</w:t>
            </w:r>
          </w:p>
        </w:tc>
        <w:tc>
          <w:tcPr>
            <w:tcW w:w="4500" w:type="dxa"/>
            <w:shd w:val="clear" w:color="auto" w:fill="DCE8DC"/>
            <w:tcMar>
              <w:top w:w="130" w:type="dxa"/>
              <w:left w:w="130" w:type="dxa"/>
              <w:bottom w:w="130" w:type="dxa"/>
              <w:right w:w="130" w:type="dxa"/>
            </w:tcMar>
            <w:vAlign w:val="center"/>
          </w:tcPr>
          <w:p w14:paraId="5B6F923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主な見直し事項</w:t>
            </w:r>
          </w:p>
        </w:tc>
        <w:tc>
          <w:tcPr>
            <w:tcW w:w="1800" w:type="dxa"/>
            <w:shd w:val="clear" w:color="auto" w:fill="DCE8DC"/>
            <w:tcMar>
              <w:top w:w="130" w:type="dxa"/>
              <w:left w:w="130" w:type="dxa"/>
              <w:bottom w:w="130" w:type="dxa"/>
              <w:right w:w="130" w:type="dxa"/>
            </w:tcMar>
            <w:vAlign w:val="center"/>
          </w:tcPr>
          <w:p w14:paraId="6249AE1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本計画の該当箇所</w:t>
            </w:r>
          </w:p>
        </w:tc>
      </w:tr>
      <w:tr w:rsidR="001E7E48" w14:paraId="4A6BBD47" w14:textId="77777777">
        <w:trPr>
          <w:cantSplit/>
        </w:trPr>
        <w:tc>
          <w:tcPr>
            <w:tcW w:w="2700" w:type="dxa"/>
            <w:tcMar>
              <w:top w:w="130" w:type="dxa"/>
              <w:left w:w="130" w:type="dxa"/>
              <w:bottom w:w="130" w:type="dxa"/>
              <w:right w:w="130" w:type="dxa"/>
            </w:tcMar>
            <w:vAlign w:val="center"/>
          </w:tcPr>
          <w:p w14:paraId="37CC781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１　福祉施設入所者の地域生活移行</w:t>
            </w:r>
          </w:p>
        </w:tc>
        <w:tc>
          <w:tcPr>
            <w:tcW w:w="4500" w:type="dxa"/>
            <w:tcMar>
              <w:top w:w="130" w:type="dxa"/>
              <w:left w:w="130" w:type="dxa"/>
              <w:bottom w:w="130" w:type="dxa"/>
              <w:right w:w="130" w:type="dxa"/>
            </w:tcMar>
            <w:vAlign w:val="center"/>
          </w:tcPr>
          <w:p w14:paraId="3A27704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令和７年度末の入所者の６％以上の地域生活移行、５％以上の削減</w:t>
            </w:r>
          </w:p>
        </w:tc>
        <w:tc>
          <w:tcPr>
            <w:tcW w:w="1800" w:type="dxa"/>
            <w:tcMar>
              <w:top w:w="130" w:type="dxa"/>
              <w:left w:w="130" w:type="dxa"/>
              <w:bottom w:w="130" w:type="dxa"/>
              <w:right w:w="130" w:type="dxa"/>
            </w:tcMar>
            <w:vAlign w:val="center"/>
          </w:tcPr>
          <w:p w14:paraId="160B4BE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第５章１</w:t>
            </w:r>
          </w:p>
        </w:tc>
      </w:tr>
      <w:tr w:rsidR="001E7E48" w14:paraId="62B5C22E" w14:textId="77777777">
        <w:trPr>
          <w:cantSplit/>
        </w:trPr>
        <w:tc>
          <w:tcPr>
            <w:tcW w:w="2700" w:type="dxa"/>
            <w:tcMar>
              <w:top w:w="130" w:type="dxa"/>
              <w:left w:w="130" w:type="dxa"/>
              <w:bottom w:w="130" w:type="dxa"/>
              <w:right w:w="130" w:type="dxa"/>
            </w:tcMar>
            <w:vAlign w:val="center"/>
          </w:tcPr>
          <w:p w14:paraId="224916E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２　精神障害にも対応した地域包括ケアシステムの構築</w:t>
            </w:r>
          </w:p>
        </w:tc>
        <w:tc>
          <w:tcPr>
            <w:tcW w:w="4500" w:type="dxa"/>
            <w:tcMar>
              <w:top w:w="130" w:type="dxa"/>
              <w:left w:w="130" w:type="dxa"/>
              <w:bottom w:w="130" w:type="dxa"/>
              <w:right w:w="130" w:type="dxa"/>
            </w:tcMar>
            <w:vAlign w:val="center"/>
          </w:tcPr>
          <w:p w14:paraId="690041A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精神病床への再入院率、心のサポーターの養成（全国100万人）、Ｋ６による把握を新設。精神障がい者の短期入所を活動指標に追加</w:t>
            </w:r>
          </w:p>
        </w:tc>
        <w:tc>
          <w:tcPr>
            <w:tcW w:w="1800" w:type="dxa"/>
            <w:tcMar>
              <w:top w:w="130" w:type="dxa"/>
              <w:left w:w="130" w:type="dxa"/>
              <w:bottom w:w="130" w:type="dxa"/>
              <w:right w:w="130" w:type="dxa"/>
            </w:tcMar>
            <w:vAlign w:val="center"/>
          </w:tcPr>
          <w:p w14:paraId="49E49F0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第５章２</w:t>
            </w:r>
          </w:p>
        </w:tc>
      </w:tr>
      <w:tr w:rsidR="001E7E48" w14:paraId="6D007CD7" w14:textId="77777777">
        <w:trPr>
          <w:cantSplit/>
        </w:trPr>
        <w:tc>
          <w:tcPr>
            <w:tcW w:w="2700" w:type="dxa"/>
            <w:tcMar>
              <w:top w:w="130" w:type="dxa"/>
              <w:left w:w="130" w:type="dxa"/>
              <w:bottom w:w="130" w:type="dxa"/>
              <w:right w:w="130" w:type="dxa"/>
            </w:tcMar>
            <w:vAlign w:val="center"/>
          </w:tcPr>
          <w:p w14:paraId="71E75B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３　福祉施設から一般就労への移行等</w:t>
            </w:r>
          </w:p>
        </w:tc>
        <w:tc>
          <w:tcPr>
            <w:tcW w:w="4500" w:type="dxa"/>
            <w:tcMar>
              <w:top w:w="130" w:type="dxa"/>
              <w:left w:w="130" w:type="dxa"/>
              <w:bottom w:w="130" w:type="dxa"/>
              <w:right w:w="130" w:type="dxa"/>
            </w:tcMar>
            <w:vAlign w:val="center"/>
          </w:tcPr>
          <w:p w14:paraId="53ACCEA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一般就労移行者数1.31倍以上（就労移行支援1.14倍、Ａ型おおむね1.52倍、Ｂ型おおむね1.67倍）、就労定着支援1.47倍以上、就労選択支援の目標を新設</w:t>
            </w:r>
          </w:p>
        </w:tc>
        <w:tc>
          <w:tcPr>
            <w:tcW w:w="1800" w:type="dxa"/>
            <w:tcMar>
              <w:top w:w="130" w:type="dxa"/>
              <w:left w:w="130" w:type="dxa"/>
              <w:bottom w:w="130" w:type="dxa"/>
              <w:right w:w="130" w:type="dxa"/>
            </w:tcMar>
            <w:vAlign w:val="center"/>
          </w:tcPr>
          <w:p w14:paraId="277FCDA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第５章３</w:t>
            </w:r>
          </w:p>
        </w:tc>
      </w:tr>
      <w:tr w:rsidR="001E7E48" w14:paraId="78AA8407" w14:textId="77777777">
        <w:trPr>
          <w:cantSplit/>
        </w:trPr>
        <w:tc>
          <w:tcPr>
            <w:tcW w:w="2700" w:type="dxa"/>
            <w:tcMar>
              <w:top w:w="130" w:type="dxa"/>
              <w:left w:w="130" w:type="dxa"/>
              <w:bottom w:w="130" w:type="dxa"/>
              <w:right w:w="130" w:type="dxa"/>
            </w:tcMar>
            <w:vAlign w:val="center"/>
          </w:tcPr>
          <w:p w14:paraId="46C23EC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４　障がい児支援の提供体制の整備等</w:t>
            </w:r>
          </w:p>
        </w:tc>
        <w:tc>
          <w:tcPr>
            <w:tcW w:w="4500" w:type="dxa"/>
            <w:tcMar>
              <w:top w:w="130" w:type="dxa"/>
              <w:left w:w="130" w:type="dxa"/>
              <w:bottom w:w="130" w:type="dxa"/>
              <w:right w:w="130" w:type="dxa"/>
            </w:tcMar>
            <w:vAlign w:val="center"/>
          </w:tcPr>
          <w:p w14:paraId="24EEA60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児童発達支援センターの４つの中核機能の確保、インクルージョン推進の協議の場、伴走的な相談支援体制を新設</w:t>
            </w:r>
          </w:p>
        </w:tc>
        <w:tc>
          <w:tcPr>
            <w:tcW w:w="1800" w:type="dxa"/>
            <w:tcMar>
              <w:top w:w="130" w:type="dxa"/>
              <w:left w:w="130" w:type="dxa"/>
              <w:bottom w:w="130" w:type="dxa"/>
              <w:right w:w="130" w:type="dxa"/>
            </w:tcMar>
            <w:vAlign w:val="center"/>
          </w:tcPr>
          <w:p w14:paraId="7263C5D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第５章４</w:t>
            </w:r>
          </w:p>
        </w:tc>
      </w:tr>
      <w:tr w:rsidR="001E7E48" w14:paraId="2393A6D4" w14:textId="77777777">
        <w:trPr>
          <w:cantSplit/>
        </w:trPr>
        <w:tc>
          <w:tcPr>
            <w:tcW w:w="2700" w:type="dxa"/>
            <w:tcMar>
              <w:top w:w="130" w:type="dxa"/>
              <w:left w:w="130" w:type="dxa"/>
              <w:bottom w:w="130" w:type="dxa"/>
              <w:right w:w="130" w:type="dxa"/>
            </w:tcMar>
            <w:vAlign w:val="center"/>
          </w:tcPr>
          <w:p w14:paraId="4097EB2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５　地域生活支援の充実</w:t>
            </w:r>
          </w:p>
        </w:tc>
        <w:tc>
          <w:tcPr>
            <w:tcW w:w="4500" w:type="dxa"/>
            <w:tcMar>
              <w:top w:w="130" w:type="dxa"/>
              <w:left w:w="130" w:type="dxa"/>
              <w:bottom w:w="130" w:type="dxa"/>
              <w:right w:w="130" w:type="dxa"/>
            </w:tcMar>
            <w:vAlign w:val="center"/>
          </w:tcPr>
          <w:p w14:paraId="1F25966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地域生活支援拠点等の機能の充実（コーディネーターの配置、年１回以上の検証・検討）、強度行動障がいを有する者への支援体制の整備</w:t>
            </w:r>
          </w:p>
        </w:tc>
        <w:tc>
          <w:tcPr>
            <w:tcW w:w="1800" w:type="dxa"/>
            <w:tcMar>
              <w:top w:w="130" w:type="dxa"/>
              <w:left w:w="130" w:type="dxa"/>
              <w:bottom w:w="130" w:type="dxa"/>
              <w:right w:w="130" w:type="dxa"/>
            </w:tcMar>
            <w:vAlign w:val="center"/>
          </w:tcPr>
          <w:p w14:paraId="0006E53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第５章５</w:t>
            </w:r>
          </w:p>
        </w:tc>
      </w:tr>
      <w:tr w:rsidR="001E7E48" w14:paraId="74A78C58" w14:textId="77777777">
        <w:trPr>
          <w:cantSplit/>
        </w:trPr>
        <w:tc>
          <w:tcPr>
            <w:tcW w:w="2700" w:type="dxa"/>
            <w:tcMar>
              <w:top w:w="130" w:type="dxa"/>
              <w:left w:w="130" w:type="dxa"/>
              <w:bottom w:w="130" w:type="dxa"/>
              <w:right w:w="130" w:type="dxa"/>
            </w:tcMar>
            <w:vAlign w:val="center"/>
          </w:tcPr>
          <w:p w14:paraId="7273C99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６　相談支援体制の充実・強化等</w:t>
            </w:r>
          </w:p>
        </w:tc>
        <w:tc>
          <w:tcPr>
            <w:tcW w:w="4500" w:type="dxa"/>
            <w:tcMar>
              <w:top w:w="130" w:type="dxa"/>
              <w:left w:w="130" w:type="dxa"/>
              <w:bottom w:w="130" w:type="dxa"/>
              <w:right w:w="130" w:type="dxa"/>
            </w:tcMar>
            <w:vAlign w:val="center"/>
          </w:tcPr>
          <w:p w14:paraId="5F0889C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基幹相談支援センターの設置、「望まないセルフプラン」の解消（ゼロ）を新設</w:t>
            </w:r>
          </w:p>
        </w:tc>
        <w:tc>
          <w:tcPr>
            <w:tcW w:w="1800" w:type="dxa"/>
            <w:tcMar>
              <w:top w:w="130" w:type="dxa"/>
              <w:left w:w="130" w:type="dxa"/>
              <w:bottom w:w="130" w:type="dxa"/>
              <w:right w:w="130" w:type="dxa"/>
            </w:tcMar>
            <w:vAlign w:val="center"/>
          </w:tcPr>
          <w:p w14:paraId="659A89DB"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第５章６</w:t>
            </w:r>
          </w:p>
        </w:tc>
      </w:tr>
      <w:tr w:rsidR="001E7E48" w14:paraId="21A05280" w14:textId="77777777">
        <w:trPr>
          <w:cantSplit/>
        </w:trPr>
        <w:tc>
          <w:tcPr>
            <w:tcW w:w="2700" w:type="dxa"/>
            <w:tcMar>
              <w:top w:w="130" w:type="dxa"/>
              <w:left w:w="130" w:type="dxa"/>
              <w:bottom w:w="130" w:type="dxa"/>
              <w:right w:w="130" w:type="dxa"/>
            </w:tcMar>
            <w:vAlign w:val="center"/>
          </w:tcPr>
          <w:p w14:paraId="5ABFFA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７　障害福祉人材の確保・定着、生産性向上【新規の柱】</w:t>
            </w:r>
          </w:p>
        </w:tc>
        <w:tc>
          <w:tcPr>
            <w:tcW w:w="4500" w:type="dxa"/>
            <w:tcMar>
              <w:top w:w="130" w:type="dxa"/>
              <w:left w:w="130" w:type="dxa"/>
              <w:bottom w:w="130" w:type="dxa"/>
              <w:right w:w="130" w:type="dxa"/>
            </w:tcMar>
            <w:vAlign w:val="center"/>
          </w:tcPr>
          <w:p w14:paraId="11F9644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都道府県ごとのワンストップ窓口・協議会の設置、相談支援専門員研修等の実施</w:t>
            </w:r>
          </w:p>
        </w:tc>
        <w:tc>
          <w:tcPr>
            <w:tcW w:w="1800" w:type="dxa"/>
            <w:tcMar>
              <w:top w:w="130" w:type="dxa"/>
              <w:left w:w="130" w:type="dxa"/>
              <w:bottom w:w="130" w:type="dxa"/>
              <w:right w:w="130" w:type="dxa"/>
            </w:tcMar>
            <w:vAlign w:val="center"/>
          </w:tcPr>
          <w:p w14:paraId="2787D91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第５章７</w:t>
            </w:r>
          </w:p>
        </w:tc>
      </w:tr>
      <w:tr w:rsidR="001E7E48" w14:paraId="7A141750" w14:textId="77777777">
        <w:trPr>
          <w:cantSplit/>
        </w:trPr>
        <w:tc>
          <w:tcPr>
            <w:tcW w:w="2700" w:type="dxa"/>
            <w:tcMar>
              <w:top w:w="130" w:type="dxa"/>
              <w:left w:w="130" w:type="dxa"/>
              <w:bottom w:w="130" w:type="dxa"/>
              <w:right w:w="130" w:type="dxa"/>
            </w:tcMar>
            <w:vAlign w:val="center"/>
          </w:tcPr>
          <w:p w14:paraId="1E89B7B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８　障害福祉サービス等の質の向上</w:t>
            </w:r>
          </w:p>
        </w:tc>
        <w:tc>
          <w:tcPr>
            <w:tcW w:w="4500" w:type="dxa"/>
            <w:tcMar>
              <w:top w:w="130" w:type="dxa"/>
              <w:left w:w="130" w:type="dxa"/>
              <w:bottom w:w="130" w:type="dxa"/>
              <w:right w:w="130" w:type="dxa"/>
            </w:tcMar>
            <w:vAlign w:val="center"/>
          </w:tcPr>
          <w:p w14:paraId="245AB33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障害福祉サービス等情報公表制度の公表率・更新率100％を新設</w:t>
            </w:r>
          </w:p>
        </w:tc>
        <w:tc>
          <w:tcPr>
            <w:tcW w:w="1800" w:type="dxa"/>
            <w:tcMar>
              <w:top w:w="130" w:type="dxa"/>
              <w:left w:w="130" w:type="dxa"/>
              <w:bottom w:w="130" w:type="dxa"/>
              <w:right w:w="130" w:type="dxa"/>
            </w:tcMar>
            <w:vAlign w:val="center"/>
          </w:tcPr>
          <w:p w14:paraId="469916FF"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第５章８</w:t>
            </w:r>
          </w:p>
        </w:tc>
      </w:tr>
    </w:tbl>
    <w:p w14:paraId="6FCF60BB"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このほか、基本指針では次の事項が見直されています。本計画での対応は次のとおりです。</w:t>
      </w:r>
    </w:p>
    <w:p w14:paraId="01BECBC4"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■その他の主な見直し事項と本計画での対応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0"/>
        <w:gridCol w:w="4860"/>
      </w:tblGrid>
      <w:tr w:rsidR="001E7E48" w14:paraId="3AE44BCE" w14:textId="77777777">
        <w:trPr>
          <w:cantSplit/>
          <w:tblHeader/>
        </w:trPr>
        <w:tc>
          <w:tcPr>
            <w:tcW w:w="4140" w:type="dxa"/>
            <w:shd w:val="clear" w:color="auto" w:fill="DCE8DC"/>
            <w:tcMar>
              <w:top w:w="130" w:type="dxa"/>
              <w:left w:w="130" w:type="dxa"/>
              <w:bottom w:w="130" w:type="dxa"/>
              <w:right w:w="130" w:type="dxa"/>
            </w:tcMar>
            <w:vAlign w:val="center"/>
          </w:tcPr>
          <w:p w14:paraId="0F9BCBF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見直し事項</w:t>
            </w:r>
          </w:p>
        </w:tc>
        <w:tc>
          <w:tcPr>
            <w:tcW w:w="4860" w:type="dxa"/>
            <w:shd w:val="clear" w:color="auto" w:fill="DCE8DC"/>
            <w:tcMar>
              <w:top w:w="130" w:type="dxa"/>
              <w:left w:w="130" w:type="dxa"/>
              <w:bottom w:w="130" w:type="dxa"/>
              <w:right w:w="130" w:type="dxa"/>
            </w:tcMar>
            <w:vAlign w:val="center"/>
          </w:tcPr>
          <w:p w14:paraId="66ED5BB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本計画での対応</w:t>
            </w:r>
          </w:p>
        </w:tc>
      </w:tr>
      <w:tr w:rsidR="001E7E48" w14:paraId="67052C73" w14:textId="77777777">
        <w:trPr>
          <w:cantSplit/>
        </w:trPr>
        <w:tc>
          <w:tcPr>
            <w:tcW w:w="4140" w:type="dxa"/>
            <w:tcMar>
              <w:top w:w="130" w:type="dxa"/>
              <w:left w:w="130" w:type="dxa"/>
              <w:bottom w:w="130" w:type="dxa"/>
              <w:right w:w="130" w:type="dxa"/>
            </w:tcMar>
            <w:vAlign w:val="center"/>
          </w:tcPr>
          <w:p w14:paraId="633CECE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重度障がい者（強度行動障がい、高次脳機能障がい、医療的ケアを要する人等）の利用者数の見込みの設定</w:t>
            </w:r>
          </w:p>
        </w:tc>
        <w:tc>
          <w:tcPr>
            <w:tcW w:w="4860" w:type="dxa"/>
            <w:tcMar>
              <w:top w:w="130" w:type="dxa"/>
              <w:left w:w="130" w:type="dxa"/>
              <w:bottom w:w="130" w:type="dxa"/>
              <w:right w:w="130" w:type="dxa"/>
            </w:tcMar>
            <w:vAlign w:val="center"/>
          </w:tcPr>
          <w:p w14:paraId="33588C2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第６章冒頭（見込量の定め方）及び各サービスの内数</w:t>
            </w:r>
          </w:p>
        </w:tc>
      </w:tr>
      <w:tr w:rsidR="001E7E48" w14:paraId="0DC0A9A4" w14:textId="77777777">
        <w:trPr>
          <w:cantSplit/>
        </w:trPr>
        <w:tc>
          <w:tcPr>
            <w:tcW w:w="4140" w:type="dxa"/>
            <w:tcMar>
              <w:top w:w="130" w:type="dxa"/>
              <w:left w:w="130" w:type="dxa"/>
              <w:bottom w:w="130" w:type="dxa"/>
              <w:right w:w="130" w:type="dxa"/>
            </w:tcMar>
            <w:vAlign w:val="center"/>
          </w:tcPr>
          <w:p w14:paraId="4C871CC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人口減少地域・中山間地域におけるサービス提供体制の維持・確保</w:t>
            </w:r>
          </w:p>
        </w:tc>
        <w:tc>
          <w:tcPr>
            <w:tcW w:w="4860" w:type="dxa"/>
            <w:tcMar>
              <w:top w:w="130" w:type="dxa"/>
              <w:left w:w="130" w:type="dxa"/>
              <w:bottom w:w="130" w:type="dxa"/>
              <w:right w:w="130" w:type="dxa"/>
            </w:tcMar>
            <w:vAlign w:val="center"/>
          </w:tcPr>
          <w:p w14:paraId="7667F8C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第６章５（必要な見込量の確保のための方策）</w:t>
            </w:r>
          </w:p>
        </w:tc>
      </w:tr>
      <w:tr w:rsidR="001E7E48" w14:paraId="7ECD111E" w14:textId="77777777">
        <w:trPr>
          <w:cantSplit/>
        </w:trPr>
        <w:tc>
          <w:tcPr>
            <w:tcW w:w="4140" w:type="dxa"/>
            <w:tcMar>
              <w:top w:w="130" w:type="dxa"/>
              <w:left w:w="130" w:type="dxa"/>
              <w:bottom w:w="130" w:type="dxa"/>
              <w:right w:w="130" w:type="dxa"/>
            </w:tcMar>
            <w:vAlign w:val="center"/>
          </w:tcPr>
          <w:p w14:paraId="3338B20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市町村の意見申出制度の活用</w:t>
            </w:r>
          </w:p>
        </w:tc>
        <w:tc>
          <w:tcPr>
            <w:tcW w:w="4860" w:type="dxa"/>
            <w:tcMar>
              <w:top w:w="130" w:type="dxa"/>
              <w:left w:w="130" w:type="dxa"/>
              <w:bottom w:w="130" w:type="dxa"/>
              <w:right w:w="130" w:type="dxa"/>
            </w:tcMar>
            <w:vAlign w:val="center"/>
          </w:tcPr>
          <w:p w14:paraId="21135C6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第６章５（５）</w:t>
            </w:r>
          </w:p>
        </w:tc>
      </w:tr>
      <w:tr w:rsidR="001E7E48" w14:paraId="06A66E7C" w14:textId="77777777">
        <w:trPr>
          <w:cantSplit/>
        </w:trPr>
        <w:tc>
          <w:tcPr>
            <w:tcW w:w="4140" w:type="dxa"/>
            <w:tcMar>
              <w:top w:w="130" w:type="dxa"/>
              <w:left w:w="130" w:type="dxa"/>
              <w:bottom w:w="130" w:type="dxa"/>
              <w:right w:w="130" w:type="dxa"/>
            </w:tcMar>
            <w:vAlign w:val="center"/>
          </w:tcPr>
          <w:p w14:paraId="1C16981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高次脳機能障害者支援法の施行を踏まえた支援体制の整備</w:t>
            </w:r>
          </w:p>
        </w:tc>
        <w:tc>
          <w:tcPr>
            <w:tcW w:w="4860" w:type="dxa"/>
            <w:tcMar>
              <w:top w:w="130" w:type="dxa"/>
              <w:left w:w="130" w:type="dxa"/>
              <w:bottom w:w="130" w:type="dxa"/>
              <w:right w:w="130" w:type="dxa"/>
            </w:tcMar>
            <w:vAlign w:val="center"/>
          </w:tcPr>
          <w:p w14:paraId="29D5B5A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第２章５、第３章</w:t>
            </w:r>
          </w:p>
        </w:tc>
      </w:tr>
      <w:tr w:rsidR="001E7E48" w14:paraId="15C0990F" w14:textId="77777777">
        <w:trPr>
          <w:cantSplit/>
        </w:trPr>
        <w:tc>
          <w:tcPr>
            <w:tcW w:w="4140" w:type="dxa"/>
            <w:tcMar>
              <w:top w:w="130" w:type="dxa"/>
              <w:left w:w="130" w:type="dxa"/>
              <w:bottom w:w="130" w:type="dxa"/>
              <w:right w:w="130" w:type="dxa"/>
            </w:tcMar>
            <w:vAlign w:val="center"/>
          </w:tcPr>
          <w:p w14:paraId="39E941F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住宅セーフティネット制度との連携、災害時における障害福祉サービスの提供の確保</w:t>
            </w:r>
          </w:p>
        </w:tc>
        <w:tc>
          <w:tcPr>
            <w:tcW w:w="4860" w:type="dxa"/>
            <w:tcMar>
              <w:top w:w="130" w:type="dxa"/>
              <w:left w:w="130" w:type="dxa"/>
              <w:bottom w:w="130" w:type="dxa"/>
              <w:right w:w="130" w:type="dxa"/>
            </w:tcMar>
            <w:vAlign w:val="center"/>
          </w:tcPr>
          <w:p w14:paraId="4494A6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第６章５（４）、第２部第５章１</w:t>
            </w:r>
          </w:p>
        </w:tc>
      </w:tr>
      <w:tr w:rsidR="001E7E48" w14:paraId="4BA944C1" w14:textId="77777777">
        <w:trPr>
          <w:cantSplit/>
        </w:trPr>
        <w:tc>
          <w:tcPr>
            <w:tcW w:w="4140" w:type="dxa"/>
            <w:tcMar>
              <w:top w:w="130" w:type="dxa"/>
              <w:left w:w="130" w:type="dxa"/>
              <w:bottom w:w="130" w:type="dxa"/>
              <w:right w:w="130" w:type="dxa"/>
            </w:tcMar>
            <w:vAlign w:val="center"/>
          </w:tcPr>
          <w:p w14:paraId="18BC8D8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障害者等に対する虐待の防止</w:t>
            </w:r>
          </w:p>
        </w:tc>
        <w:tc>
          <w:tcPr>
            <w:tcW w:w="4860" w:type="dxa"/>
            <w:tcMar>
              <w:top w:w="130" w:type="dxa"/>
              <w:left w:w="130" w:type="dxa"/>
              <w:bottom w:w="130" w:type="dxa"/>
              <w:right w:w="130" w:type="dxa"/>
            </w:tcMar>
            <w:vAlign w:val="center"/>
          </w:tcPr>
          <w:p w14:paraId="148EF71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第２部第２章１</w:t>
            </w:r>
          </w:p>
        </w:tc>
      </w:tr>
      <w:tr w:rsidR="001E7E48" w14:paraId="7DC37165" w14:textId="77777777">
        <w:trPr>
          <w:cantSplit/>
        </w:trPr>
        <w:tc>
          <w:tcPr>
            <w:tcW w:w="4140" w:type="dxa"/>
            <w:tcMar>
              <w:top w:w="130" w:type="dxa"/>
              <w:left w:w="130" w:type="dxa"/>
              <w:bottom w:w="130" w:type="dxa"/>
              <w:right w:w="130" w:type="dxa"/>
            </w:tcMar>
            <w:vAlign w:val="center"/>
          </w:tcPr>
          <w:p w14:paraId="37BF8A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意思疎通支援（手話施策推進法を踏まえた養成・派遣）</w:t>
            </w:r>
          </w:p>
        </w:tc>
        <w:tc>
          <w:tcPr>
            <w:tcW w:w="4860" w:type="dxa"/>
            <w:tcMar>
              <w:top w:w="130" w:type="dxa"/>
              <w:left w:w="130" w:type="dxa"/>
              <w:bottom w:w="130" w:type="dxa"/>
              <w:right w:w="130" w:type="dxa"/>
            </w:tcMar>
            <w:vAlign w:val="center"/>
          </w:tcPr>
          <w:p w14:paraId="4A2EBAD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第８章（意思疎通支援事業・手話奉仕員養成研修事業）</w:t>
            </w:r>
          </w:p>
        </w:tc>
      </w:tr>
      <w:tr w:rsidR="001E7E48" w14:paraId="26E88B50" w14:textId="77777777">
        <w:trPr>
          <w:cantSplit/>
        </w:trPr>
        <w:tc>
          <w:tcPr>
            <w:tcW w:w="4140" w:type="dxa"/>
            <w:tcMar>
              <w:top w:w="130" w:type="dxa"/>
              <w:left w:w="130" w:type="dxa"/>
              <w:bottom w:w="130" w:type="dxa"/>
              <w:right w:w="130" w:type="dxa"/>
            </w:tcMar>
            <w:vAlign w:val="center"/>
          </w:tcPr>
          <w:p w14:paraId="4DE229F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年齢到達に伴う切れ目のない支援、関係機関との連携</w:t>
            </w:r>
          </w:p>
        </w:tc>
        <w:tc>
          <w:tcPr>
            <w:tcW w:w="4860" w:type="dxa"/>
            <w:tcMar>
              <w:top w:w="130" w:type="dxa"/>
              <w:left w:w="130" w:type="dxa"/>
              <w:bottom w:w="130" w:type="dxa"/>
              <w:right w:w="130" w:type="dxa"/>
            </w:tcMar>
            <w:vAlign w:val="center"/>
          </w:tcPr>
          <w:p w14:paraId="7871201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第９章１・２</w:t>
            </w:r>
          </w:p>
        </w:tc>
      </w:tr>
    </w:tbl>
    <w:p w14:paraId="42355334"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国の基本指針は、令和８年６月公布の社会福祉法等の改正等を踏まえ、令和９年４月の適用に向けた一部改正が進められています（第１部第１章１）。改正の内容が本計画の成果目標や見込量に関わる場合は、年次の点検評価（第１部第２章２）により反映します。</w:t>
      </w:r>
    </w:p>
    <w:p w14:paraId="12C5D540" w14:textId="77777777" w:rsidR="009D6CAB" w:rsidRPr="00EB32BC" w:rsidRDefault="00000000" w:rsidP="00EB32BC">
      <w:pPr>
        <w:pStyle w:val="1"/>
        <w:pageBreakBefore/>
        <w:shd w:val="clear" w:color="auto" w:fill="4A7A5E"/>
        <w:spacing w:before="480" w:after="320"/>
        <w:ind w:left="60"/>
        <w:jc w:val="center"/>
        <w:rPr>
          <w:rFonts w:ascii="BIZ UDPゴシック" w:eastAsia="BIZ UDPゴシック" w:hAnsi="BIZ UDPゴシック"/>
          <w:sz w:val="28"/>
          <w:szCs w:val="28"/>
        </w:rPr>
      </w:pPr>
      <w:bookmarkStart w:id="21" w:name="_TocOno024"/>
      <w:r>
        <w:rPr>
          <w:rFonts w:ascii="BIZ UDPゴシック" w:eastAsia="BIZ UDPゴシック" w:hAnsi="BIZ UDPゴシック"/>
          <w:b/>
          <w:bCs/>
          <w:color w:val="FFFFFF"/>
          <w:sz w:val="28"/>
          <w:szCs w:val="28"/>
        </w:rPr>
        <w:lastRenderedPageBreak/>
        <w:t>第２章　障がい福祉サービスの提供体制の確保に関する基本的考え方</w:t>
      </w:r>
      <w:bookmarkEnd w:id="21"/>
    </w:p>
    <w:p w14:paraId="4A92A62E" w14:textId="77777777" w:rsidR="009D6CAB" w:rsidRPr="00370011" w:rsidRDefault="00000000" w:rsidP="008C469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76FE19C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訪問系サービスの確保</w:t>
      </w:r>
    </w:p>
    <w:p w14:paraId="0D311802"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訪問系サービス（居宅介護、重度訪問介護、同行援護、行動援護及び重度障がい者等包括支援）の充実を図り、必要な訪問系サービスを確保するよう努めます。</w:t>
      </w:r>
    </w:p>
    <w:p w14:paraId="2F72B74E"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希望する障がい者等への日中活動系サービスの確保</w:t>
      </w:r>
    </w:p>
    <w:p w14:paraId="5EEEF61D"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希望する障がい者等に日中活動系サービス（療養介護、生活介護、短期入所、自立訓練、就労選択支援、就労移行支援、就労継続支援、就労定着支援及び地域活動支援センター）を確保するよう努めます。</w:t>
      </w:r>
    </w:p>
    <w:p w14:paraId="10649B0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グループホーム等の充実及び地域生活支援拠点等の整備と機能の充実</w:t>
      </w:r>
    </w:p>
    <w:p w14:paraId="7E9BB22E" w14:textId="77777777" w:rsidR="009D6CAB" w:rsidRPr="00370011"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における居住の場としてのグループホーム等の充実を図るとともに、自立生活援助、地域移行支援及び地域定着支援、自立訓練等の推進により入所等から地域生活への移行を進めます。入所等から地域生活への移行を進めるに当たっては、重度化・高齢化した障がい者や日常生活を営む上での理解力及び生活力を補う必要のある障がい者であっても、地域生活を希望する者が地域で暮らすことができるよう適切に管内の福祉施設等の支援に係るニーズの把握に努めます。また、施設整備にあたっては、入所者の意向を尊重した居室の個室化等の推進にも配慮します。</w:t>
      </w:r>
    </w:p>
    <w:p w14:paraId="360F84B9"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福祉施設から一般就労への移行等の推進</w:t>
      </w:r>
    </w:p>
    <w:p w14:paraId="0C638A59" w14:textId="77777777" w:rsidR="009D6CAB" w:rsidRDefault="00000000" w:rsidP="00EB32BC">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就労選択支援、就労移行支援事業及び就労定着支援事業等の推進により、障がい者の福祉施設から一般就労への移行及びその定着を進めます。</w:t>
      </w:r>
    </w:p>
    <w:p w14:paraId="61BF2357"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7CBBA47B"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45A207C2" w14:textId="77777777" w:rsidR="00EB32BC" w:rsidRDefault="00EB32BC" w:rsidP="00EB32BC">
      <w:pPr>
        <w:spacing w:after="200" w:line="360" w:lineRule="auto"/>
        <w:ind w:firstLineChars="100" w:firstLine="220"/>
        <w:rPr>
          <w:rFonts w:ascii="BIZ UDPゴシック" w:eastAsia="BIZ UDPゴシック" w:hAnsi="BIZ UDPゴシック"/>
          <w:sz w:val="22"/>
          <w:szCs w:val="22"/>
        </w:rPr>
      </w:pPr>
    </w:p>
    <w:p w14:paraId="741067BA" w14:textId="77777777" w:rsidR="00EB32BC" w:rsidRPr="00370011" w:rsidRDefault="00EB32BC" w:rsidP="00EB32BC">
      <w:pPr>
        <w:spacing w:after="200" w:line="360" w:lineRule="auto"/>
        <w:ind w:firstLineChars="100" w:firstLine="210"/>
        <w:rPr>
          <w:rFonts w:ascii="BIZ UDPゴシック" w:eastAsia="BIZ UDPゴシック" w:hAnsi="BIZ UDPゴシック"/>
        </w:rPr>
      </w:pPr>
    </w:p>
    <w:p w14:paraId="34684B00" w14:textId="77777777" w:rsidR="009D6CAB" w:rsidRPr="00EB32BC" w:rsidRDefault="00000000">
      <w:pPr>
        <w:pStyle w:val="2"/>
        <w:shd w:val="clear" w:color="auto" w:fill="DCE8DC"/>
        <w:spacing w:before="400" w:after="240"/>
        <w:ind w:left="40"/>
        <w:rPr>
          <w:rFonts w:ascii="BIZ UDPゴシック" w:eastAsia="BIZ UDPゴシック" w:hAnsi="BIZ UDPゴシック"/>
          <w:sz w:val="24"/>
          <w:szCs w:val="24"/>
        </w:rPr>
      </w:pPr>
      <w:r>
        <w:rPr>
          <w:rFonts w:ascii="BIZ UDPゴシック" w:eastAsia="BIZ UDPゴシック" w:hAnsi="BIZ UDPゴシック"/>
          <w:b/>
          <w:bCs/>
          <w:color w:val="1B3B2A"/>
          <w:sz w:val="24"/>
          <w:szCs w:val="24"/>
        </w:rPr>
        <w:lastRenderedPageBreak/>
        <w:t>５　強度行動障がい者や高次脳機能障がいを有する障がい者に対する支援体制の充実</w:t>
      </w:r>
    </w:p>
    <w:p w14:paraId="2011FF5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強度行動障がいや高次脳機能障がいを有する障がい者及び難病患者に対して、障がい福祉サービス等において適切な支援ができるよう、町内の支援ニーズを把握するとともに、地域における課題の整理や専門的人材の育成、地域資源の開発等を行い、地域の関係機関との連携を図りつつ支援体制の整備を図ります。令和８年４月に施行された「高次脳機能障害者支援法」を踏まえ、福島県が設置する高次脳機能障害者支援センター等との連携を強化します。</w:t>
      </w:r>
    </w:p>
    <w:p w14:paraId="6D7E6DB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６　依存症対策の推進</w:t>
      </w:r>
    </w:p>
    <w:p w14:paraId="264525DC"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アルコール、薬物及びギャンブル等をはじめとする依存症対策については、依存症に対する誤解及び偏見を解消するための関係職員に対する研修の実施及び幅広い普及啓発、相談機関及び医療機関の周知及び整備並びに自助グループ等の当事者団体を活用した回復支援が重要であり、地域において様々な関係機関が密接に連携して依存症である者等及びその家族に対する支援を行います。</w:t>
      </w:r>
    </w:p>
    <w:p w14:paraId="45CA2AE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７　障がい福祉人材の確保・定着に向けた取組</w:t>
      </w:r>
    </w:p>
    <w:p w14:paraId="77DDEDA2"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等を担う人材の確保・定着を図るため、県が実施する研修等への職員の参加を促進するとともに、介護テクノロジーの導入等による業務の効率化や、処遇改善加算の活用促進など、事業所における働きやすい職場環境づくりを支援します。</w:t>
      </w:r>
    </w:p>
    <w:p w14:paraId="17F265C0"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9364101" w14:textId="77777777" w:rsidR="009D6CAB" w:rsidRPr="00370011" w:rsidRDefault="00000000" w:rsidP="00B82CAA">
      <w:pPr>
        <w:pStyle w:val="1"/>
        <w:shd w:val="clear" w:color="auto" w:fill="4A7A5E"/>
        <w:spacing w:before="480" w:after="320"/>
        <w:ind w:left="60"/>
        <w:jc w:val="center"/>
        <w:rPr>
          <w:rFonts w:ascii="BIZ UDPゴシック" w:eastAsia="BIZ UDPゴシック" w:hAnsi="BIZ UDPゴシック"/>
        </w:rPr>
      </w:pPr>
      <w:bookmarkStart w:id="22" w:name="_TocOno025"/>
      <w:r>
        <w:rPr>
          <w:rFonts w:ascii="BIZ UDPゴシック" w:eastAsia="BIZ UDPゴシック" w:hAnsi="BIZ UDPゴシック"/>
          <w:b/>
          <w:bCs/>
          <w:color w:val="FFFFFF"/>
          <w:sz w:val="30"/>
          <w:szCs w:val="30"/>
        </w:rPr>
        <w:lastRenderedPageBreak/>
        <w:t>第３章　相談支援の提供体制の確保に関する基本的考え方</w:t>
      </w:r>
      <w:bookmarkEnd w:id="22"/>
    </w:p>
    <w:p w14:paraId="41689D6D" w14:textId="77777777" w:rsidR="009D6CAB" w:rsidRPr="00370011" w:rsidRDefault="00000000" w:rsidP="008C4699">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656C452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相談支援体制の構築</w:t>
      </w:r>
    </w:p>
    <w:p w14:paraId="05A69C61"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等、とりわけ、重度者が地域において自立した日常生活又は社会生活を営むためには、障がい福祉サービスの提供体制の確保とともに、これらのサービスの適切な利用を支え、また、各種ニーズに対応する相談支援体制の構築が不可欠です。</w:t>
      </w:r>
    </w:p>
    <w:p w14:paraId="63C9DE39"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における相談支援の中核機関である基幹相談支援センターを設置し、地域における相談支援体制の充実・強化を図ります。また、基幹相談支援センター、指定特定相談支援事業所及び指定障がい児相談支援事業所において地域の相談支援従事者の育成や支援者支援等を担う人材である主任相談支援専門員の計画的な確保に努めます。相談支援専門員が身近にいないこと等による「望まないセルフプラン」の解消に向けて、相談支援体制の地域診断を行った上で体制の強化を図ります。</w:t>
      </w:r>
    </w:p>
    <w:p w14:paraId="525F1842"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地域生活への移行や地域定着のための支援体制の確保</w:t>
      </w:r>
    </w:p>
    <w:p w14:paraId="253276D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相談支援体制の構築が進むことに伴い、障がい者支援施設の入所者へのサービス等利用計画作成や当該計画の実施状況の把握を行うことを通じて、地域生活への移行のための支援に係るニーズが顕在化することも考えられることから、障がい者施設等に入所又は精神科病院に入院している障がい者等の数等を勘案した上で、計画的に地域移行支援に係るサービスの提供体制の確保を図ります。</w:t>
      </w:r>
    </w:p>
    <w:p w14:paraId="1C06E2C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発達障がい者等に対する支援</w:t>
      </w:r>
    </w:p>
    <w:p w14:paraId="4F372571"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発達障がい者等の早期発見・早期支援には、発達障がい者等及びその家族等への支援が必要であることから、保護者等が子どもの発達障がいの特性を理解し、必要な知識や方法を身につけ、適切な対応ができるよう、ペアレントプログラムやペアレントトレーニング等の支援体制の確保を図ります。また、ペアレントトレーニングやペアレントプログラム等の受講者数、ペアレントメンターの人数及びピアサポートの活動への参加人数を活動指標として、福島県発達障がい者支援センター等と連携しながら取組の充実を図ります。</w:t>
      </w:r>
    </w:p>
    <w:p w14:paraId="11A43386"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協議会の活性化</w:t>
      </w:r>
    </w:p>
    <w:p w14:paraId="63595C7E" w14:textId="77777777" w:rsidR="009D6CAB" w:rsidRPr="00370011" w:rsidRDefault="00000000" w:rsidP="008C4699">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lastRenderedPageBreak/>
        <w:t>障害者総合支援法に基づく協議会である「小野町自立支援協議会」において、個別事例の検討を通じて地域の課題を抽出し、関係機関の連携の緊密化や地域の実情に応じた支援体制の整備について協議を行うなど、協議会の活性化を図ります。令和６年４月に施行された改正法により、協議会の参加者に守秘義務が設けられるとともに、関係機関による協議会への情報提供に関する努力義務が設けられたことも踏まえ、田村地方基幹相談支援センターと連携しながら、地域づくりに向けた協議を進めます。</w:t>
      </w:r>
    </w:p>
    <w:p>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ins w:id="90020" w:author="Ryo Wakayama" w:date="2026-10-20T09:00:00Z"/>
          <w:rFonts w:ascii="BIZ UDPゴシック" w:eastAsia="BIZ UDPゴシック" w:hAnsi="BIZ UDPゴシック"/>
        </w:rPr>
      </w:pPr>
      <w:ins w:id="90021" w:author="Ryo Wakayama" w:date="2026-10-20T09:00:00Z">
        <w:r>
          <w:rPr>
            <w:rFonts w:ascii="BIZ UDPゴシック" w:eastAsia="BIZ UDPゴシック" w:hAnsi="BIZ UDPゴシック"/>
            <w:sz w:val="22"/>
            <w:szCs w:val="22"/>
          </w:rPr>
          <w:t xml:space="preserve">また、社会福祉法等の一部を改正する法律（令和８年法律第51号）により、令和９年４月１日から、協議会は「支援協議会」に名称が改められます（障害者総合支援法第89条の３）。同条第５項により、支援協議会は、介護保険法第115条の48第１項の支援会議、社会福祉法第106条の３の２第１項の支援会議、住宅確保要配慮者に対する賃貸住宅の供給の促進に関する法律第81条第１項の支援協議会（居住支援協議会）、生活困窮者自立支援法第９条第１項の支援会議などが置かれているときは、これらと相互に連携を図るよう努めることとされます。本町に置かれている会議体を確かめたうえで、65歳到達時の移行や共生型サービスなど高齢者分野にまたがる事柄を中心に、連携の場と頻度を定めます（第９章４）。【要確認】</w:t>
        </w:r>
      </w:ins>
    </w:p>
    <w:p w14:paraId="763E2C2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A31DBD1" w14:textId="77777777" w:rsidR="009D6CAB" w:rsidRPr="00370011" w:rsidRDefault="00000000" w:rsidP="00B82CAA">
      <w:pPr>
        <w:pStyle w:val="1"/>
        <w:shd w:val="clear" w:color="auto" w:fill="4A7A5E"/>
        <w:spacing w:before="480" w:after="320"/>
        <w:ind w:left="60"/>
        <w:jc w:val="center"/>
        <w:rPr>
          <w:rFonts w:ascii="BIZ UDPゴシック" w:eastAsia="BIZ UDPゴシック" w:hAnsi="BIZ UDPゴシック"/>
        </w:rPr>
      </w:pPr>
      <w:bookmarkStart w:id="23" w:name="_TocOno026"/>
      <w:r>
        <w:rPr>
          <w:rFonts w:ascii="BIZ UDPゴシック" w:eastAsia="BIZ UDPゴシック" w:hAnsi="BIZ UDPゴシック"/>
          <w:b/>
          <w:bCs/>
          <w:color w:val="FFFFFF"/>
          <w:sz w:val="30"/>
          <w:szCs w:val="30"/>
        </w:rPr>
        <w:lastRenderedPageBreak/>
        <w:t>第４章　障がい児支援の提供体制の確保に関する基本的考え方</w:t>
      </w:r>
      <w:bookmarkEnd w:id="23"/>
    </w:p>
    <w:p w14:paraId="75CACB8C" w14:textId="77777777" w:rsidR="009D6CAB" w:rsidRPr="00370011" w:rsidRDefault="00000000" w:rsidP="00B82CAA">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国の指針に則り、次の点に配慮した目標を設定し、計画的な整備を行うこととします。</w:t>
      </w:r>
    </w:p>
    <w:p w14:paraId="7FEFA5E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地域支援体制の構築</w:t>
      </w:r>
    </w:p>
    <w:p w14:paraId="27BC8C6D"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障がい児通所支援等における障がい児及びその家族に対する支援について、障がい児の障がい種別や年齢別等のニーズに応じて、身近な場所で提供できるように、地域における支援体制の整備が必要です。</w:t>
      </w:r>
    </w:p>
    <w:p w14:paraId="0763EEAB"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児童発達支援センターについては、①幅広い高度な専門性に基づく発達支援・家族支援機能、②地域の障がい児支援事業所へのスーパーバイズ・コンサルテーション機能、③地域のインクルージョン推進の中核機能、④地域の発達支援の入口としての相談機能という「４つの中核機能」を発揮し、地域における中核的な支援施設として位置づけ、障がい児通所支援等を実施する事業所と緊密な連携を図り、重層的な障がい児通所支援の体制整備を図ることが必要です。</w:t>
      </w:r>
    </w:p>
    <w:p w14:paraId="1FC7CB06"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保育、保健医療、教育、就労支援等の関係機関と連携した支援</w:t>
      </w:r>
    </w:p>
    <w:p w14:paraId="4EC461CC"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の体制整備に当たっては、保育所や認定こども園、放課後児童健全育成事業等の子育て支援施策との緊密な連携を図ることが重要です。また、障がい児の早期の発見及び支援並びに健全な育成を進めるため、母子保健施策や小児慢性特定疾病施策との連携を図ります。難聴児の支援に当たっても、保育、保健医療、教育等の関係機関との連携は極めて重要であり、県が策定する難聴児支援のための計画等と連携し、難聴児及びその家族への切れ目のない支援の充実を図ります。</w:t>
      </w:r>
    </w:p>
    <w:p w14:paraId="5EE8A6E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地域社会への参加・包容（インクルージョン）の推進</w:t>
      </w:r>
    </w:p>
    <w:p w14:paraId="1E58A772" w14:textId="77777777" w:rsidR="009D6CAB" w:rsidRPr="00370011" w:rsidRDefault="00000000" w:rsidP="00B82CAA">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共生社会の実現・推進の観点から、年少期からのインクルージョンを推進し、障がいの有無に関わらず、様々な遊び等を通じて共に過ごし、それぞれの子どもが互いに学び合う経験を持てるようにしていく必要があります。国の基本指針（第８期）では、インクルージョン推進のための協議の場の設置が都道府県・市町村又は圏域単位の新たな成果目標として位置づけられており、本町においても近隣市町村や県中地域の関係機関と連携した協議の場の確保について検討します。</w:t>
      </w:r>
    </w:p>
    <w:p w14:paraId="4A1C6F9E" w14:textId="77777777" w:rsidR="00B82CAA" w:rsidRDefault="00B82CAA" w:rsidP="00B82CAA">
      <w:pPr>
        <w:pStyle w:val="a4"/>
      </w:pPr>
    </w:p>
    <w:p w14:paraId="3FF2EADF"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４　特別な支援が必要な障がい児に対する支援体制の整備</w:t>
      </w:r>
    </w:p>
    <w:p w14:paraId="65294B1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（１）重症心身障がい児及び医療的ケア児に対する支援体制の整備</w:t>
      </w:r>
    </w:p>
    <w:p w14:paraId="7C33C37E"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重症心身障がい児が身近な地域にある児童発達支援や放課後等デイサービス等を受けられるように、地域における課題の整理や地域資源の開発等を行いながら、支援体制の充実を図ります。</w:t>
      </w:r>
    </w:p>
    <w:p w14:paraId="68DFB3CE"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医療的ケア児についても、身近な地域で必要な支援が受けられるように地域における医療的ケア児の人数やニーズを把握するとともに、障がい児支援等の充実を図ります。医療的ケア児に対する総合的な支援体制の構築に向けて、関連分野の支援を調整するコーディネーターとして養成された相談支援専門員等の配置の促進を図ります。</w:t>
      </w:r>
    </w:p>
    <w:p w14:paraId="6901C99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（２）強度行動障がいや高次脳機能障がいを有する障がい児に対する支援体制の充実</w:t>
      </w:r>
    </w:p>
    <w:p w14:paraId="049E9074"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強度行動障がいや高次脳機能障がいを有する障がい児に対して、障がい児通所支援等において適切な支援ができるよう、支援ニーズを把握するとともに、地域における課題の整理や専門的人材育成等を行い、地域の関係機関との連携を図りつつ支援体制の整備を図ります。国の基本指針（第８期）では、強度行動障がいの状態にある児への支援ニーズの把握及び支援体制の整備が都道府県の新たな成果目標として位置づけられており、県との連携を図ります。</w:t>
      </w:r>
    </w:p>
    <w:p w14:paraId="52185E4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（３）虐待を受けた障がい児等に対する支援体制の整備</w:t>
      </w:r>
    </w:p>
    <w:p w14:paraId="0BE57CBF"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rPr>
          <w:rFonts w:ascii="BIZ UDPゴシック" w:eastAsia="BIZ UDPゴシック" w:hAnsi="BIZ UDPゴシック"/>
        </w:rPr>
      </w:pPr>
      <w:r>
        <w:rPr>
          <w:rFonts w:ascii="BIZ UDPゴシック" w:eastAsia="BIZ UDPゴシック" w:hAnsi="BIZ UDPゴシック"/>
          <w:sz w:val="22"/>
          <w:szCs w:val="22"/>
        </w:rPr>
        <w:t>虐待を受けた障がい児等に対しては、障がい児入所施設において小規模なグループによる支援や心理的ケアを提供することにより、障がい児の状況等に応じたきめ細やかな支援を行うよう努めます。</w:t>
      </w:r>
    </w:p>
    <w:p w14:paraId="7DEF72A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５　障がい児相談支援の提供体制の確保</w:t>
      </w:r>
    </w:p>
    <w:p w14:paraId="660DF3D0" w14:textId="77777777" w:rsidR="009D6CAB" w:rsidRPr="00370011" w:rsidRDefault="00000000" w:rsidP="00476DEF">
      <w:pPr>
        <w:pBdr>
          <w:top w:val="single" w:sz="12" w:space="1" w:color="806000" w:themeColor="accent4" w:themeShade="80"/>
          <w:left w:val="single" w:sz="12" w:space="4" w:color="806000" w:themeColor="accent4" w:themeShade="80"/>
          <w:bottom w:val="single" w:sz="12" w:space="1" w:color="806000" w:themeColor="accent4" w:themeShade="80"/>
          <w:right w:val="single" w:sz="12" w:space="4" w:color="806000" w:themeColor="accent4" w:themeShade="80"/>
        </w:pBdr>
        <w:shd w:val="solid" w:color="FFF2CC" w:themeColor="accent4" w:themeTint="33" w:fill="auto"/>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相談支援は、障がいの疑いがある段階から障がい児本人や家族に対する継続的な支援を行うとともに、支援を行うに当たって関係機関をつなぐ中心となる重要な役割を担っていることから、質の確保及び向上を図りながら、支援の提供体制の構築を図ります。障がい児等への伴走的な相談支援体制の構築及び関係機関との連携体制の確保にも努めます。</w:t>
      </w:r>
    </w:p>
    <w:p w14:paraId="404F64AE"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0D63330" w14:textId="77777777" w:rsidR="009D6CAB" w:rsidRPr="00370011" w:rsidRDefault="00000000" w:rsidP="00C76203">
      <w:pPr>
        <w:pStyle w:val="1"/>
        <w:shd w:val="clear" w:color="auto" w:fill="4A7A5E"/>
        <w:spacing w:before="480" w:after="320"/>
        <w:ind w:left="60"/>
        <w:jc w:val="center"/>
        <w:rPr>
          <w:rFonts w:ascii="BIZ UDPゴシック" w:eastAsia="BIZ UDPゴシック" w:hAnsi="BIZ UDPゴシック"/>
        </w:rPr>
      </w:pPr>
      <w:bookmarkStart w:id="24" w:name="_TocOno027"/>
      <w:r>
        <w:rPr>
          <w:rFonts w:ascii="BIZ UDPゴシック" w:eastAsia="BIZ UDPゴシック" w:hAnsi="BIZ UDPゴシック"/>
          <w:b/>
          <w:bCs/>
          <w:color w:val="FFFFFF"/>
          <w:sz w:val="30"/>
          <w:szCs w:val="30"/>
        </w:rPr>
        <w:lastRenderedPageBreak/>
        <w:t>第５章　計画の目標</w:t>
      </w:r>
      <w:bookmarkEnd w:id="24"/>
    </w:p>
    <w:p w14:paraId="74769951" w14:textId="77777777" w:rsidR="009D6CAB" w:rsidRPr="00370011" w:rsidRDefault="00000000" w:rsidP="00476DEF">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計画では、施設入所者や退院可能な精神障がい者の地域生活への移行や一般就労への移行を進めるために、「地域生活支援拠点等が有する機能の充実・強化等」、「障がい福祉サービスの質を向上させるための取組み及び体制の構築」等について、国及び県の考え方に基づき、令和11年度末における数値目標を設定します。</w:t>
      </w:r>
    </w:p>
    <w:p w14:paraId="04E4B350" w14:textId="77777777" w:rsidR="009D6CAB" w:rsidRPr="00370011" w:rsidRDefault="00000000" w:rsidP="00476DEF">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８年３月31日に告示された第８期障害福祉計画・第４期障害児福祉計画に係る基本指針では、従来の目標体系に加え、「障害福祉人材の確保・定着、当事者視点に立ったケアの充実のための生産性向上」が新たな成果目標の柱として位置づけられました。本計画においても、国の基本指針の構成に合わせ、次の８つの柱により目標を整理します。</w:t>
      </w:r>
    </w:p>
    <w:p w14:paraId="54BFB357"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・１　福祉施設入所者の地域生活移行</w:t>
      </w:r>
    </w:p>
    <w:p w14:paraId="5950020C" w14:textId="77777777" w:rsidR="005E6C22"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sz w:val="22"/>
          <w:szCs w:val="22"/>
        </w:rPr>
      </w:pPr>
      <w:r>
        <w:rPr>
          <w:rFonts w:ascii="BIZ UDPゴシック" w:eastAsia="BIZ UDPゴシック" w:hAnsi="BIZ UDPゴシック"/>
          <w:sz w:val="22"/>
          <w:szCs w:val="22"/>
        </w:rPr>
        <w:t>・２　精神障害にも対応した地域包括ケアシステムの構築</w:t>
      </w:r>
      <w:r>
        <w:rPr>
          <w:rFonts w:ascii="BIZ UDPゴシック" w:eastAsia="BIZ UDPゴシック" w:hAnsi="BIZ UDPゴシック" w:hint="eastAsia"/>
          <w:sz w:val="22"/>
          <w:szCs w:val="22"/>
        </w:rPr>
        <w:t xml:space="preserve">　</w:t>
      </w:r>
    </w:p>
    <w:p w14:paraId="6D6B6059"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・３　福祉施設から一般就労への移行等</w:t>
      </w:r>
    </w:p>
    <w:p w14:paraId="4B5C15F1"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・４　障がい児支援の提供体制の整備等</w:t>
      </w:r>
    </w:p>
    <w:p w14:paraId="26C28FB3"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・５　地域生活支援の充実</w:t>
      </w:r>
    </w:p>
    <w:p w14:paraId="110F9501"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・６　相談支援体制の充実・強化等</w:t>
      </w:r>
    </w:p>
    <w:p w14:paraId="1DD40C13" w14:textId="77777777" w:rsidR="005E6C22"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sz w:val="22"/>
          <w:szCs w:val="22"/>
        </w:rPr>
      </w:pPr>
      <w:r>
        <w:rPr>
          <w:rFonts w:ascii="BIZ UDPゴシック" w:eastAsia="BIZ UDPゴシック" w:hAnsi="BIZ UDPゴシック"/>
          <w:sz w:val="22"/>
          <w:szCs w:val="22"/>
        </w:rPr>
        <w:t>・７　障がい福祉人材の確保・定着、当事者視点に立ったケアの充実のための生産性向上【新規の柱】</w:t>
      </w:r>
    </w:p>
    <w:p w14:paraId="6ADFFE08" w14:textId="77777777" w:rsidR="009D6CAB" w:rsidRPr="00370011" w:rsidRDefault="00000000" w:rsidP="005E6C22">
      <w:pPr>
        <w:pBdr>
          <w:top w:val="single" w:sz="18" w:space="1" w:color="BF8F00" w:themeColor="accent4" w:themeShade="BF"/>
          <w:left w:val="single" w:sz="18" w:space="4" w:color="BF8F00" w:themeColor="accent4" w:themeShade="BF"/>
          <w:bottom w:val="single" w:sz="18" w:space="1" w:color="BF8F00" w:themeColor="accent4" w:themeShade="BF"/>
          <w:right w:val="single" w:sz="18" w:space="4" w:color="BF8F00" w:themeColor="accent4" w:themeShade="BF"/>
        </w:pBdr>
        <w:shd w:val="solid" w:color="FFF2CC" w:themeColor="accent4" w:themeTint="33" w:fill="auto"/>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・８　障がい福祉サービス等の質を向上させるための取組に係る体制の構築</w:t>
      </w:r>
    </w:p>
    <w:p w14:paraId="2E215D8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第７期障がい福祉計画・第３期障がい児福祉計画（令和６～８年度）で設定した成果目標と、直近の状況は次のとおりです。直近の状況は、本章の各表の基準値（令和７年度末等）によります。</w:t>
      </w:r>
    </w:p>
    <w:p w14:paraId="510E2883"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■第７期計画の成果目標の達成状況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2610"/>
        <w:gridCol w:w="1620"/>
        <w:gridCol w:w="2880"/>
      </w:tblGrid>
      <w:tr w:rsidR="001E7E48" w14:paraId="159AED28" w14:textId="77777777">
        <w:trPr>
          <w:cantSplit/>
          <w:tblHeader/>
        </w:trPr>
        <w:tc>
          <w:tcPr>
            <w:tcW w:w="1890" w:type="dxa"/>
            <w:shd w:val="clear" w:color="auto" w:fill="DCE8DC"/>
            <w:tcMar>
              <w:top w:w="130" w:type="dxa"/>
              <w:left w:w="130" w:type="dxa"/>
              <w:bottom w:w="130" w:type="dxa"/>
              <w:right w:w="130" w:type="dxa"/>
            </w:tcMar>
            <w:vAlign w:val="center"/>
          </w:tcPr>
          <w:p w14:paraId="2734F7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成果目標</w:t>
            </w:r>
          </w:p>
        </w:tc>
        <w:tc>
          <w:tcPr>
            <w:tcW w:w="2610" w:type="dxa"/>
            <w:shd w:val="clear" w:color="auto" w:fill="DCE8DC"/>
            <w:tcMar>
              <w:top w:w="130" w:type="dxa"/>
              <w:left w:w="130" w:type="dxa"/>
              <w:bottom w:w="130" w:type="dxa"/>
              <w:right w:w="130" w:type="dxa"/>
            </w:tcMar>
            <w:vAlign w:val="center"/>
          </w:tcPr>
          <w:p w14:paraId="3619986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1620" w:type="dxa"/>
            <w:shd w:val="clear" w:color="auto" w:fill="DCE8DC"/>
            <w:tcMar>
              <w:top w:w="130" w:type="dxa"/>
              <w:left w:w="130" w:type="dxa"/>
              <w:bottom w:w="130" w:type="dxa"/>
              <w:right w:w="130" w:type="dxa"/>
            </w:tcMar>
            <w:vAlign w:val="center"/>
          </w:tcPr>
          <w:p w14:paraId="0EF92AF9" w14:textId="77777777" w:rsidR="001E7E48" w:rsidRDefault="00000000">
            <w:pPr>
              <w:keepNext/>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第７期の目標</w:t>
            </w:r>
          </w:p>
          <w:p w14:paraId="07F24DB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（令和８年度末）</w:t>
            </w:r>
          </w:p>
        </w:tc>
        <w:tc>
          <w:tcPr>
            <w:tcW w:w="2880" w:type="dxa"/>
            <w:shd w:val="clear" w:color="auto" w:fill="DCE8DC"/>
            <w:tcMar>
              <w:top w:w="130" w:type="dxa"/>
              <w:left w:w="130" w:type="dxa"/>
              <w:bottom w:w="130" w:type="dxa"/>
              <w:right w:w="130" w:type="dxa"/>
            </w:tcMar>
            <w:vAlign w:val="center"/>
          </w:tcPr>
          <w:p w14:paraId="759CA60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直近の状況</w:t>
            </w:r>
          </w:p>
        </w:tc>
      </w:tr>
      <w:tr w:rsidR="001E7E48" w14:paraId="07E3C263" w14:textId="77777777">
        <w:trPr>
          <w:cantSplit/>
        </w:trPr>
        <w:tc>
          <w:tcPr>
            <w:tcW w:w="1890" w:type="dxa"/>
            <w:tcMar>
              <w:top w:w="130" w:type="dxa"/>
              <w:left w:w="130" w:type="dxa"/>
              <w:bottom w:w="130" w:type="dxa"/>
              <w:right w:w="130" w:type="dxa"/>
            </w:tcMar>
            <w:vAlign w:val="center"/>
          </w:tcPr>
          <w:p w14:paraId="7388E66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施設入所者の地域生活移行</w:t>
            </w:r>
          </w:p>
        </w:tc>
        <w:tc>
          <w:tcPr>
            <w:tcW w:w="2610" w:type="dxa"/>
            <w:tcMar>
              <w:top w:w="130" w:type="dxa"/>
              <w:left w:w="130" w:type="dxa"/>
              <w:bottom w:w="130" w:type="dxa"/>
              <w:right w:w="130" w:type="dxa"/>
            </w:tcMar>
            <w:vAlign w:val="center"/>
          </w:tcPr>
          <w:p w14:paraId="65FCEE1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地域生活移行者数、施設入所者数の削減</w:t>
            </w:r>
          </w:p>
        </w:tc>
        <w:tc>
          <w:tcPr>
            <w:tcW w:w="1620" w:type="dxa"/>
            <w:tcMar>
              <w:top w:w="130" w:type="dxa"/>
              <w:left w:w="130" w:type="dxa"/>
              <w:bottom w:w="130" w:type="dxa"/>
              <w:right w:w="130" w:type="dxa"/>
            </w:tcMar>
            <w:vAlign w:val="center"/>
          </w:tcPr>
          <w:p w14:paraId="3345CF6E" w14:textId="77777777" w:rsidR="001E7E48" w:rsidRDefault="00000000">
            <w:pPr>
              <w:keepNext/>
              <w:spacing w:line="320" w:lineRule="auto"/>
              <w:jc w:val="center"/>
              <w:rPr>
                <w:rFonts w:ascii="BIZ UDPゴシック" w:eastAsia="BIZ UDPゴシック" w:hAnsi="BIZ UDPゴシック"/>
                <w:sz w:val="20"/>
                <w:szCs w:val="20"/>
              </w:rPr>
            </w:pPr>
            <w:del w:id="90001" w:author="Ryo Wakayama" w:date="2026-10-20T09:00:00Z">
              <w:r>
                <w:rPr>
                  <w:rFonts w:ascii="BIZ UDPゴシック" w:eastAsia="BIZ UDPゴシック" w:hAnsi="BIZ UDPゴシック"/>
                  <w:sz w:val="20"/>
                  <w:szCs w:val="20"/>
                  <w:highlight w:val="yellow"/>
                </w:rPr>
                <w:delText xml:space="preserve">【要確認】</w:delText>
              </w:r>
            </w:del>
            <w:ins w:id="90002" w:author="Ryo Wakayama" w:date="2026-10-20T09:00:00Z">
              <w:r>
                <w:rPr>
                  <w:rFonts w:ascii="BIZ UDPゴシック" w:eastAsia="BIZ UDPゴシック" w:hAnsi="BIZ UDPゴシック"/>
                  <w:sz w:val="20"/>
                  <w:szCs w:val="20"/>
                </w:rPr>
                <w:t xml:space="preserve">移行31人（119.2％）・削減22人（84.6％）。基準は令和4年度末の入所者26人（移行が入所者を上回り、評価の基準にならない。本章1）</w:t>
              </w:r>
            </w:ins>
          </w:p>
        </w:tc>
        <w:tc>
          <w:tcPr>
            <w:tcW w:w="2880" w:type="dxa"/>
            <w:tcMar>
              <w:top w:w="130" w:type="dxa"/>
              <w:left w:w="130" w:type="dxa"/>
              <w:bottom w:w="130" w:type="dxa"/>
              <w:right w:w="130" w:type="dxa"/>
            </w:tcMar>
            <w:vAlign w:val="center"/>
          </w:tcPr>
          <w:p w14:paraId="18336CD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施設入所者19人（令和７年度末）</w:t>
            </w:r>
          </w:p>
        </w:tc>
      </w:tr>
      <w:tr w:rsidR="001E7E48" w14:paraId="0146FAA8" w14:textId="77777777">
        <w:trPr>
          <w:cantSplit/>
        </w:trPr>
        <w:tc>
          <w:tcPr>
            <w:tcW w:w="1890" w:type="dxa"/>
            <w:tcMar>
              <w:top w:w="130" w:type="dxa"/>
              <w:left w:w="130" w:type="dxa"/>
              <w:bottom w:w="130" w:type="dxa"/>
              <w:right w:w="130" w:type="dxa"/>
            </w:tcMar>
            <w:vAlign w:val="center"/>
          </w:tcPr>
          <w:p w14:paraId="47A5059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精神障がいにも対応した地域包括ケアシステム</w:t>
            </w:r>
          </w:p>
        </w:tc>
        <w:tc>
          <w:tcPr>
            <w:tcW w:w="2610" w:type="dxa"/>
            <w:tcMar>
              <w:top w:w="130" w:type="dxa"/>
              <w:left w:w="130" w:type="dxa"/>
              <w:bottom w:w="130" w:type="dxa"/>
              <w:right w:w="130" w:type="dxa"/>
            </w:tcMar>
            <w:vAlign w:val="center"/>
          </w:tcPr>
          <w:p w14:paraId="20D533F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保健・医療・福祉関係者による協議の場</w:t>
            </w:r>
          </w:p>
        </w:tc>
        <w:tc>
          <w:tcPr>
            <w:tcW w:w="1620" w:type="dxa"/>
            <w:tcMar>
              <w:top w:w="130" w:type="dxa"/>
              <w:left w:w="130" w:type="dxa"/>
              <w:bottom w:w="130" w:type="dxa"/>
              <w:right w:w="130" w:type="dxa"/>
            </w:tcMar>
            <w:vAlign w:val="center"/>
          </w:tcPr>
          <w:p w14:paraId="2E37AC6D" w14:textId="77777777" w:rsidR="001E7E48" w:rsidRDefault="00000000">
            <w:pPr>
              <w:keepNext/>
              <w:spacing w:line="320" w:lineRule="auto"/>
              <w:jc w:val="center"/>
              <w:rPr>
                <w:rFonts w:ascii="BIZ UDPゴシック" w:eastAsia="BIZ UDPゴシック" w:hAnsi="BIZ UDPゴシック"/>
                <w:sz w:val="20"/>
                <w:szCs w:val="20"/>
              </w:rPr>
            </w:pPr>
            <w:del w:id="90003" w:author="Ryo Wakayama" w:date="2026-10-20T09:00:00Z">
              <w:r>
                <w:rPr>
                  <w:rFonts w:ascii="BIZ UDPゴシック" w:eastAsia="BIZ UDPゴシック" w:hAnsi="BIZ UDPゴシック"/>
                  <w:sz w:val="20"/>
                  <w:szCs w:val="20"/>
                  <w:highlight w:val="yellow"/>
                </w:rPr>
                <w:delText xml:space="preserve">【要確認】</w:delText>
              </w:r>
            </w:del>
            <w:ins w:id="90004" w:author="Ryo Wakayama" w:date="2026-10-20T09:00:00Z">
              <w:r>
                <w:rPr>
                  <w:rFonts w:ascii="BIZ UDPゴシック" w:eastAsia="BIZ UDPゴシック" w:hAnsi="BIZ UDPゴシック"/>
                  <w:sz w:val="20"/>
                  <w:szCs w:val="20"/>
                </w:rPr>
                <w:t xml:space="preserve">町の成果目標は設定していない（県が設定）</w:t>
              </w:r>
            </w:ins>
          </w:p>
        </w:tc>
        <w:tc>
          <w:tcPr>
            <w:tcW w:w="2880" w:type="dxa"/>
            <w:tcMar>
              <w:top w:w="130" w:type="dxa"/>
              <w:left w:w="130" w:type="dxa"/>
              <w:bottom w:w="130" w:type="dxa"/>
              <w:right w:w="130" w:type="dxa"/>
            </w:tcMar>
            <w:vAlign w:val="center"/>
          </w:tcPr>
          <w:p w14:paraId="28DEAAB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参画（田村地方・県中地域）</w:t>
            </w:r>
          </w:p>
        </w:tc>
      </w:tr>
      <w:tr w:rsidR="001E7E48" w14:paraId="3675C2E5" w14:textId="77777777">
        <w:trPr>
          <w:cantSplit/>
        </w:trPr>
        <w:tc>
          <w:tcPr>
            <w:tcW w:w="1890" w:type="dxa"/>
            <w:tcMar>
              <w:top w:w="130" w:type="dxa"/>
              <w:left w:w="130" w:type="dxa"/>
              <w:bottom w:w="130" w:type="dxa"/>
              <w:right w:w="130" w:type="dxa"/>
            </w:tcMar>
            <w:vAlign w:val="center"/>
          </w:tcPr>
          <w:p w14:paraId="1B0AB4E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地域生活支援の充実</w:t>
            </w:r>
          </w:p>
        </w:tc>
        <w:tc>
          <w:tcPr>
            <w:tcW w:w="2610" w:type="dxa"/>
            <w:tcMar>
              <w:top w:w="130" w:type="dxa"/>
              <w:left w:w="130" w:type="dxa"/>
              <w:bottom w:w="130" w:type="dxa"/>
              <w:right w:w="130" w:type="dxa"/>
            </w:tcMar>
            <w:vAlign w:val="center"/>
          </w:tcPr>
          <w:p w14:paraId="04CAF2C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地域生活支援拠点等の整備と機能の充実、強度行動障がいを有する者への支援体制</w:t>
            </w:r>
          </w:p>
        </w:tc>
        <w:tc>
          <w:tcPr>
            <w:tcW w:w="1620" w:type="dxa"/>
            <w:tcMar>
              <w:top w:w="130" w:type="dxa"/>
              <w:left w:w="130" w:type="dxa"/>
              <w:bottom w:w="130" w:type="dxa"/>
              <w:right w:w="130" w:type="dxa"/>
            </w:tcMar>
            <w:vAlign w:val="center"/>
          </w:tcPr>
          <w:p w14:paraId="78CFF6F2" w14:textId="77777777" w:rsidR="001E7E48" w:rsidRDefault="00000000">
            <w:pPr>
              <w:keepNext/>
              <w:spacing w:line="320" w:lineRule="auto"/>
              <w:jc w:val="center"/>
              <w:rPr>
                <w:rFonts w:ascii="BIZ UDPゴシック" w:eastAsia="BIZ UDPゴシック" w:hAnsi="BIZ UDPゴシック"/>
                <w:sz w:val="20"/>
                <w:szCs w:val="20"/>
              </w:rPr>
            </w:pPr>
            <w:del w:id="90005" w:author="Ryo Wakayama" w:date="2026-10-20T09:00:00Z">
              <w:r>
                <w:rPr>
                  <w:rFonts w:ascii="BIZ UDPゴシック" w:eastAsia="BIZ UDPゴシック" w:hAnsi="BIZ UDPゴシック"/>
                  <w:sz w:val="20"/>
                  <w:szCs w:val="20"/>
                  <w:highlight w:val="yellow"/>
                </w:rPr>
                <w:delText xml:space="preserve">【要確認】</w:delText>
              </w:r>
            </w:del>
            <w:ins w:id="90006" w:author="Ryo Wakayama" w:date="2026-10-20T09:00:00Z">
              <w:r>
                <w:rPr>
                  <w:rFonts w:ascii="BIZ UDPゴシック" w:eastAsia="BIZ UDPゴシック" w:hAnsi="BIZ UDPゴシック"/>
                  <w:sz w:val="20"/>
                  <w:szCs w:val="20"/>
                </w:rPr>
                <w:t xml:space="preserve">拠点等1か所・コーディネーター1人・検証年3回、強度行動障がいの支援ニーズの把握 有・支援体制の整備 有</w:t>
              </w:r>
            </w:ins>
          </w:p>
        </w:tc>
        <w:tc>
          <w:tcPr>
            <w:tcW w:w="2880" w:type="dxa"/>
            <w:tcMar>
              <w:top w:w="130" w:type="dxa"/>
              <w:left w:w="130" w:type="dxa"/>
              <w:bottom w:w="130" w:type="dxa"/>
              <w:right w:w="130" w:type="dxa"/>
            </w:tcMar>
            <w:vAlign w:val="center"/>
          </w:tcPr>
          <w:p w14:paraId="5D418AC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拠点等１か所・コーディネーター１人・検証年３回、強度行動障がいへの支援体制有（令和７年度末）</w:t>
            </w:r>
          </w:p>
        </w:tc>
      </w:tr>
      <w:tr w:rsidR="001E7E48" w14:paraId="1CFD8E98" w14:textId="77777777">
        <w:trPr>
          <w:cantSplit/>
        </w:trPr>
        <w:tc>
          <w:tcPr>
            <w:tcW w:w="1890" w:type="dxa"/>
            <w:tcMar>
              <w:top w:w="130" w:type="dxa"/>
              <w:left w:w="130" w:type="dxa"/>
              <w:bottom w:w="130" w:type="dxa"/>
              <w:right w:w="130" w:type="dxa"/>
            </w:tcMar>
            <w:vAlign w:val="center"/>
          </w:tcPr>
          <w:p w14:paraId="5EC2936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福祉施設から一般就労への移行等</w:t>
            </w:r>
          </w:p>
        </w:tc>
        <w:tc>
          <w:tcPr>
            <w:tcW w:w="2610" w:type="dxa"/>
            <w:tcMar>
              <w:top w:w="130" w:type="dxa"/>
              <w:left w:w="130" w:type="dxa"/>
              <w:bottom w:w="130" w:type="dxa"/>
              <w:right w:w="130" w:type="dxa"/>
            </w:tcMar>
            <w:vAlign w:val="center"/>
          </w:tcPr>
          <w:p w14:paraId="699E73F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一般就労移行者数、就労定着支援事業の利用者数</w:t>
            </w:r>
          </w:p>
        </w:tc>
        <w:tc>
          <w:tcPr>
            <w:tcW w:w="1620" w:type="dxa"/>
            <w:tcMar>
              <w:top w:w="130" w:type="dxa"/>
              <w:left w:w="130" w:type="dxa"/>
              <w:bottom w:w="130" w:type="dxa"/>
              <w:right w:w="130" w:type="dxa"/>
            </w:tcMar>
            <w:vAlign w:val="center"/>
          </w:tcPr>
          <w:p w14:paraId="7ED3D3D9" w14:textId="77777777" w:rsidR="001E7E48" w:rsidRDefault="00000000">
            <w:pPr>
              <w:keepNext/>
              <w:spacing w:line="320" w:lineRule="auto"/>
              <w:jc w:val="center"/>
              <w:rPr>
                <w:rFonts w:ascii="BIZ UDPゴシック" w:eastAsia="BIZ UDPゴシック" w:hAnsi="BIZ UDPゴシック"/>
                <w:sz w:val="20"/>
                <w:szCs w:val="20"/>
              </w:rPr>
            </w:pPr>
            <w:del w:id="90007" w:author="Ryo Wakayama" w:date="2026-10-20T09:00:00Z">
              <w:r>
                <w:rPr>
                  <w:rFonts w:ascii="BIZ UDPゴシック" w:eastAsia="BIZ UDPゴシック" w:hAnsi="BIZ UDPゴシック"/>
                  <w:sz w:val="20"/>
                  <w:szCs w:val="20"/>
                  <w:highlight w:val="yellow"/>
                </w:rPr>
                <w:delText xml:space="preserve">【要確認】</w:delText>
              </w:r>
            </w:del>
            <w:ins w:id="90008" w:author="Ryo Wakayama" w:date="2026-10-20T09:00:00Z">
              <w:r>
                <w:rPr>
                  <w:rFonts w:ascii="BIZ UDPゴシック" w:eastAsia="BIZ UDPゴシック" w:hAnsi="BIZ UDPゴシック"/>
                  <w:sz w:val="20"/>
                  <w:szCs w:val="20"/>
                </w:rPr>
                <w:t xml:space="preserve">一般就労移行1人（うち就労移行支援1人・Ａ型1人・Ｂ型1人）、移行5割以上の就労移行支援事業所1か所、就労定着支援の利用者1人、定着率7割以上の事業所1か所</w:t>
              </w:r>
            </w:ins>
          </w:p>
        </w:tc>
        <w:tc>
          <w:tcPr>
            <w:tcW w:w="2880" w:type="dxa"/>
            <w:tcMar>
              <w:top w:w="130" w:type="dxa"/>
              <w:left w:w="130" w:type="dxa"/>
              <w:bottom w:w="130" w:type="dxa"/>
              <w:right w:w="130" w:type="dxa"/>
            </w:tcMar>
            <w:vAlign w:val="center"/>
          </w:tcPr>
          <w:p w14:paraId="1F73151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一般就労移行者１人（令和６年度）、就労定着支援１人（令和６年度末）</w:t>
            </w:r>
          </w:p>
        </w:tc>
      </w:tr>
      <w:tr w:rsidR="001E7E48" w14:paraId="081F38C5" w14:textId="77777777">
        <w:trPr>
          <w:cantSplit/>
        </w:trPr>
        <w:tc>
          <w:tcPr>
            <w:tcW w:w="1890" w:type="dxa"/>
            <w:tcMar>
              <w:top w:w="130" w:type="dxa"/>
              <w:left w:w="130" w:type="dxa"/>
              <w:bottom w:w="130" w:type="dxa"/>
              <w:right w:w="130" w:type="dxa"/>
            </w:tcMar>
            <w:vAlign w:val="center"/>
          </w:tcPr>
          <w:p w14:paraId="4654124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障がい児支援の提供体制の整備等</w:t>
            </w:r>
          </w:p>
        </w:tc>
        <w:tc>
          <w:tcPr>
            <w:tcW w:w="2610" w:type="dxa"/>
            <w:tcMar>
              <w:top w:w="130" w:type="dxa"/>
              <w:left w:w="130" w:type="dxa"/>
              <w:bottom w:w="130" w:type="dxa"/>
              <w:right w:w="130" w:type="dxa"/>
            </w:tcMar>
            <w:vAlign w:val="center"/>
          </w:tcPr>
          <w:p w14:paraId="224DAB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児童発達支援センター、重症心身障がい児を支援する事業所、医療的ケア児支援の協議の場・コーディネーター</w:t>
            </w:r>
          </w:p>
        </w:tc>
        <w:tc>
          <w:tcPr>
            <w:tcW w:w="1620" w:type="dxa"/>
            <w:tcMar>
              <w:top w:w="130" w:type="dxa"/>
              <w:left w:w="130" w:type="dxa"/>
              <w:bottom w:w="130" w:type="dxa"/>
              <w:right w:w="130" w:type="dxa"/>
            </w:tcMar>
            <w:vAlign w:val="center"/>
          </w:tcPr>
          <w:p w14:paraId="18BDC257" w14:textId="77777777" w:rsidR="001E7E48" w:rsidRDefault="00000000">
            <w:pPr>
              <w:keepNext/>
              <w:spacing w:line="320" w:lineRule="auto"/>
              <w:jc w:val="center"/>
              <w:rPr>
                <w:rFonts w:ascii="BIZ UDPゴシック" w:eastAsia="BIZ UDPゴシック" w:hAnsi="BIZ UDPゴシック"/>
                <w:sz w:val="20"/>
                <w:szCs w:val="20"/>
              </w:rPr>
            </w:pPr>
            <w:del w:id="90009" w:author="Ryo Wakayama" w:date="2026-10-20T09:00:00Z">
              <w:r>
                <w:rPr>
                  <w:rFonts w:ascii="BIZ UDPゴシック" w:eastAsia="BIZ UDPゴシック" w:hAnsi="BIZ UDPゴシック"/>
                  <w:sz w:val="20"/>
                  <w:szCs w:val="20"/>
                  <w:highlight w:val="yellow"/>
                </w:rPr>
                <w:delText xml:space="preserve">【要確認】</w:delText>
              </w:r>
            </w:del>
            <w:ins w:id="90010" w:author="Ryo Wakayama" w:date="2026-10-20T09:00:00Z">
              <w:r>
                <w:rPr>
                  <w:rFonts w:ascii="BIZ UDPゴシック" w:eastAsia="BIZ UDPゴシック" w:hAnsi="BIZ UDPゴシック"/>
                  <w:sz w:val="20"/>
                  <w:szCs w:val="20"/>
                </w:rPr>
                <w:t xml:space="preserve">児童発達支援センター1か所、保育所等訪問支援1か所、重症心身障がい児の児童発達支援1か所・放課後等デイサービス1か所、協議の場1か所・コーディネーター1人</w:t>
              </w:r>
            </w:ins>
          </w:p>
        </w:tc>
        <w:tc>
          <w:tcPr>
            <w:tcW w:w="2880" w:type="dxa"/>
            <w:tcMar>
              <w:top w:w="130" w:type="dxa"/>
              <w:left w:w="130" w:type="dxa"/>
              <w:bottom w:w="130" w:type="dxa"/>
              <w:right w:w="130" w:type="dxa"/>
            </w:tcMar>
            <w:vAlign w:val="center"/>
          </w:tcPr>
          <w:p w14:paraId="42D5335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センター１か所（中核機能の一部）、重症心身障がい児の事業所０か所、協議の場１か所・コーディネーター０人（令和７年度末）</w:t>
            </w:r>
          </w:p>
        </w:tc>
      </w:tr>
      <w:tr w:rsidR="001E7E48" w14:paraId="3F44D172" w14:textId="77777777">
        <w:trPr>
          <w:cantSplit/>
        </w:trPr>
        <w:tc>
          <w:tcPr>
            <w:tcW w:w="1890" w:type="dxa"/>
            <w:tcMar>
              <w:top w:w="130" w:type="dxa"/>
              <w:left w:w="130" w:type="dxa"/>
              <w:bottom w:w="130" w:type="dxa"/>
              <w:right w:w="130" w:type="dxa"/>
            </w:tcMar>
            <w:vAlign w:val="center"/>
          </w:tcPr>
          <w:p w14:paraId="30D19ED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相談支援体制の充実・強化等</w:t>
            </w:r>
          </w:p>
        </w:tc>
        <w:tc>
          <w:tcPr>
            <w:tcW w:w="2610" w:type="dxa"/>
            <w:tcMar>
              <w:top w:w="130" w:type="dxa"/>
              <w:left w:w="130" w:type="dxa"/>
              <w:bottom w:w="130" w:type="dxa"/>
              <w:right w:w="130" w:type="dxa"/>
            </w:tcMar>
            <w:vAlign w:val="center"/>
          </w:tcPr>
          <w:p w14:paraId="74C70CD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基幹相談支援センター、協議会における個別事例の検討</w:t>
            </w:r>
          </w:p>
        </w:tc>
        <w:tc>
          <w:tcPr>
            <w:tcW w:w="1620" w:type="dxa"/>
            <w:tcMar>
              <w:top w:w="130" w:type="dxa"/>
              <w:left w:w="130" w:type="dxa"/>
              <w:bottom w:w="130" w:type="dxa"/>
              <w:right w:w="130" w:type="dxa"/>
            </w:tcMar>
            <w:vAlign w:val="center"/>
          </w:tcPr>
          <w:p w14:paraId="1345A965" w14:textId="77777777" w:rsidR="001E7E48" w:rsidRDefault="00000000">
            <w:pPr>
              <w:keepNext/>
              <w:spacing w:line="320" w:lineRule="auto"/>
              <w:jc w:val="center"/>
              <w:rPr>
                <w:rFonts w:ascii="BIZ UDPゴシック" w:eastAsia="BIZ UDPゴシック" w:hAnsi="BIZ UDPゴシック"/>
                <w:sz w:val="20"/>
                <w:szCs w:val="20"/>
              </w:rPr>
            </w:pPr>
            <w:del w:id="90011" w:author="Ryo Wakayama" w:date="2026-10-20T09:00:00Z">
              <w:r>
                <w:rPr>
                  <w:rFonts w:ascii="BIZ UDPゴシック" w:eastAsia="BIZ UDPゴシック" w:hAnsi="BIZ UDPゴシック"/>
                  <w:sz w:val="20"/>
                  <w:szCs w:val="20"/>
                  <w:highlight w:val="yellow"/>
                </w:rPr>
                <w:delText xml:space="preserve">【要確認】</w:delText>
              </w:r>
            </w:del>
            <w:ins w:id="90012" w:author="Ryo Wakayama" w:date="2026-10-20T09:00:00Z">
              <w:r>
                <w:rPr>
                  <w:rFonts w:ascii="BIZ UDPゴシック" w:eastAsia="BIZ UDPゴシック" w:hAnsi="BIZ UDPゴシック"/>
                  <w:sz w:val="20"/>
                  <w:szCs w:val="20"/>
                </w:rPr>
                <w:t xml:space="preserve">基幹相談支援センター 有、指導・助言158件、人材育成の支援104件、連携強化102回、事例検証57回、主任相談支援専門員1人、協議会の事例検討1回、専門部会1部会</w:t>
              </w:r>
            </w:ins>
          </w:p>
        </w:tc>
        <w:tc>
          <w:tcPr>
            <w:tcW w:w="2880" w:type="dxa"/>
            <w:tcMar>
              <w:top w:w="130" w:type="dxa"/>
              <w:left w:w="130" w:type="dxa"/>
              <w:bottom w:w="130" w:type="dxa"/>
              <w:right w:w="130" w:type="dxa"/>
            </w:tcMar>
            <w:vAlign w:val="center"/>
          </w:tcPr>
          <w:p w14:paraId="72804E3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田村地方基幹相談支援センター設置、事例検討年１回（令和７年度）</w:t>
            </w:r>
          </w:p>
        </w:tc>
      </w:tr>
      <w:tr w:rsidR="001E7E48" w14:paraId="2A5966AE" w14:textId="77777777">
        <w:trPr>
          <w:cantSplit/>
        </w:trPr>
        <w:tc>
          <w:tcPr>
            <w:tcW w:w="1890" w:type="dxa"/>
            <w:tcMar>
              <w:top w:w="130" w:type="dxa"/>
              <w:left w:w="130" w:type="dxa"/>
              <w:bottom w:w="130" w:type="dxa"/>
              <w:right w:w="130" w:type="dxa"/>
            </w:tcMar>
            <w:vAlign w:val="center"/>
          </w:tcPr>
          <w:p w14:paraId="4E23D0D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障がい福祉サービス等の質の向上</w:t>
            </w:r>
          </w:p>
        </w:tc>
        <w:tc>
          <w:tcPr>
            <w:tcW w:w="2610" w:type="dxa"/>
            <w:tcMar>
              <w:top w:w="130" w:type="dxa"/>
              <w:left w:w="130" w:type="dxa"/>
              <w:bottom w:w="130" w:type="dxa"/>
              <w:right w:w="130" w:type="dxa"/>
            </w:tcMar>
            <w:vAlign w:val="center"/>
          </w:tcPr>
          <w:p w14:paraId="4F108EF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県の研修への町職員の参加、審査結果の分析・共有</w:t>
            </w:r>
          </w:p>
        </w:tc>
        <w:tc>
          <w:tcPr>
            <w:tcW w:w="1620" w:type="dxa"/>
            <w:tcMar>
              <w:top w:w="130" w:type="dxa"/>
              <w:left w:w="130" w:type="dxa"/>
              <w:bottom w:w="130" w:type="dxa"/>
              <w:right w:w="130" w:type="dxa"/>
            </w:tcMar>
            <w:vAlign w:val="center"/>
          </w:tcPr>
          <w:p w14:paraId="49489987" w14:textId="77777777" w:rsidR="001E7E48" w:rsidRDefault="00000000">
            <w:pPr>
              <w:spacing w:line="320" w:lineRule="auto"/>
              <w:jc w:val="center"/>
              <w:rPr>
                <w:rFonts w:ascii="BIZ UDPゴシック" w:eastAsia="BIZ UDPゴシック" w:hAnsi="BIZ UDPゴシック"/>
                <w:sz w:val="20"/>
                <w:szCs w:val="20"/>
              </w:rPr>
            </w:pPr>
            <w:del w:id="90013" w:author="Ryo Wakayama" w:date="2026-10-20T09:00:00Z">
              <w:r>
                <w:rPr>
                  <w:rFonts w:ascii="BIZ UDPゴシック" w:eastAsia="BIZ UDPゴシック" w:hAnsi="BIZ UDPゴシック"/>
                  <w:sz w:val="20"/>
                  <w:szCs w:val="20"/>
                  <w:highlight w:val="yellow"/>
                </w:rPr>
                <w:delText xml:space="preserve">【要確認】</w:delText>
              </w:r>
            </w:del>
            <w:ins w:id="90014" w:author="Ryo Wakayama" w:date="2026-10-20T09:00:00Z">
              <w:r>
                <w:rPr>
                  <w:rFonts w:ascii="BIZ UDPゴシック" w:eastAsia="BIZ UDPゴシック" w:hAnsi="BIZ UDPゴシック"/>
                  <w:sz w:val="20"/>
                  <w:szCs w:val="20"/>
                </w:rPr>
                <w:t xml:space="preserve">研修参加1人、分析・共有の体制 有・共有年1回</w:t>
              </w:r>
            </w:ins>
          </w:p>
        </w:tc>
        <w:tc>
          <w:tcPr>
            <w:tcW w:w="2880" w:type="dxa"/>
            <w:tcMar>
              <w:top w:w="130" w:type="dxa"/>
              <w:left w:w="130" w:type="dxa"/>
              <w:bottom w:w="130" w:type="dxa"/>
              <w:right w:w="130" w:type="dxa"/>
            </w:tcMar>
            <w:vAlign w:val="center"/>
          </w:tcPr>
          <w:p w14:paraId="0136B20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参加１人、共有の体制有・年１回（令和７年度）</w:t>
            </w:r>
          </w:p>
        </w:tc>
      </w:tr>
    </w:tbl>
    <w:p w14:paraId="42C4DF67"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 xml:space="preserve">※第７期の目標は「おのまち障がい者計画・第３期障がい児福祉計画・第７期障がい福祉計画」（令和６年３月）</w:t>
      </w:r>
      <w:del w:id="90015" w:author="Ryo Wakayama" w:date="2026-10-20T09:00:00Z">
        <w:r>
          <w:rPr>
            <w:rFonts w:ascii="BIZ UDPゴシック" w:eastAsia="BIZ UDPゴシック" w:hAnsi="BIZ UDPゴシック"/>
            <w:color w:val="5B5B5B"/>
            <w:sz w:val="19"/>
            <w:szCs w:val="19"/>
          </w:rPr>
          <w:delText xml:space="preserve">により記載します。</w:delText>
        </w:r>
      </w:del>
      <w:ins w:id="90016" w:author="Ryo Wakayama" w:date="2026-10-20T09:00:00Z">
        <w:r>
          <w:rPr>
            <w:rFonts w:ascii="BIZ UDPゴシック" w:eastAsia="BIZ UDPゴシック" w:hAnsi="BIZ UDPゴシック"/>
            <w:color w:val="5B5B5B"/>
            <w:sz w:val="19"/>
            <w:szCs w:val="19"/>
          </w:rPr>
          <w:t xml:space="preserve">第３部第５章によります。</w:t>
        </w:r>
      </w:ins>
      <w:del w:id="90017" w:author="Ryo Wakayama" w:date="2026-10-20T09:00:00Z">
        <w:r>
          <w:rPr>
            <w:rFonts w:ascii="BIZ UDPゴシック" w:eastAsia="BIZ UDPゴシック" w:hAnsi="BIZ UDPゴシック"/>
            <w:color w:val="5B5B5B"/>
            <w:sz w:val="19"/>
            <w:szCs w:val="19"/>
            <w:highlight w:val="yellow"/>
          </w:rPr>
          <w:delText xml:space="preserve">【要確認：第７期の目標値】</w:delText>
        </w:r>
      </w:del>
    </w:p>
    <w:p w14:paraId="15BB4E9F"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達成状況の評価は、令和８年度末の実績の確定後に小野町自立支援協議会で行います。達成に至っていない項目は、第８期においても引き続き目標を設定し、田村地方の市町と連携して取組を進めます。</w:t>
      </w:r>
    </w:p>
    <w:p w14:paraId="4DC3DD9D"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１　福祉施設入所者の地域生活移行</w:t>
      </w:r>
    </w:p>
    <w:p w14:paraId="6E199E2F"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67D65C38"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・令和７年度末時点における施設入所者の6％以上が令和11年度末までに地域生活へ移行するとともに、令和11年度末時点における施設入所者を、令和７年度末時点から5％以上削減することを基本とする。</w:t>
      </w:r>
    </w:p>
    <w:p w14:paraId="259CC6F5"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本町では、国の基本指針に基づき、令和７年度末時点の施設入所者数を19人と見込み、入所から地域生活への移行者数の目標を２人、入所者数の削減目標を２人と設定します。</w:t>
      </w:r>
    </w:p>
    <w:p w14:paraId="0A896D17" w14:textId="77777777" w:rsidR="009D6CAB" w:rsidRPr="00370011" w:rsidRDefault="00000000" w:rsidP="005E6C2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■第８期の目標値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0B66296" w14:textId="77777777">
        <w:trPr>
          <w:tblHeader/>
        </w:trPr>
        <w:tc>
          <w:tcPr>
            <w:tcW w:w="3600" w:type="dxa"/>
            <w:shd w:val="clear" w:color="auto" w:fill="DCE8DC"/>
            <w:tcMar>
              <w:top w:w="130" w:type="dxa"/>
              <w:left w:w="130" w:type="dxa"/>
              <w:bottom w:w="130" w:type="dxa"/>
              <w:right w:w="130" w:type="dxa"/>
            </w:tcMar>
            <w:vAlign w:val="center"/>
          </w:tcPr>
          <w:p w14:paraId="552AB4CA"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1600" w:type="dxa"/>
            <w:shd w:val="clear" w:color="auto" w:fill="DCE8DC"/>
            <w:tcMar>
              <w:top w:w="130" w:type="dxa"/>
              <w:left w:w="130" w:type="dxa"/>
              <w:bottom w:w="130" w:type="dxa"/>
              <w:right w:w="130" w:type="dxa"/>
            </w:tcMar>
            <w:vAlign w:val="center"/>
          </w:tcPr>
          <w:p w14:paraId="62669461"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数値</w:t>
            </w:r>
          </w:p>
        </w:tc>
        <w:tc>
          <w:tcPr>
            <w:tcW w:w="3800" w:type="dxa"/>
            <w:shd w:val="clear" w:color="auto" w:fill="DCE8DC"/>
            <w:tcMar>
              <w:top w:w="130" w:type="dxa"/>
              <w:left w:w="130" w:type="dxa"/>
              <w:bottom w:w="130" w:type="dxa"/>
              <w:right w:w="130" w:type="dxa"/>
            </w:tcMar>
            <w:vAlign w:val="center"/>
          </w:tcPr>
          <w:p w14:paraId="145735C4"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備考</w:t>
            </w:r>
          </w:p>
        </w:tc>
      </w:tr>
      <w:tr w:rsidR="009D6CAB" w:rsidRPr="00370011" w14:paraId="32E77613" w14:textId="77777777" w:rsidTr="005E6C22">
        <w:tc>
          <w:tcPr>
            <w:tcW w:w="3600" w:type="dxa"/>
            <w:tcBorders>
              <w:bottom w:val="single" w:sz="18" w:space="0" w:color="EE0000"/>
            </w:tcBorders>
            <w:tcMar>
              <w:top w:w="130" w:type="dxa"/>
              <w:left w:w="130" w:type="dxa"/>
              <w:bottom w:w="130" w:type="dxa"/>
              <w:right w:w="130" w:type="dxa"/>
            </w:tcMar>
            <w:vAlign w:val="center"/>
          </w:tcPr>
          <w:p w14:paraId="1FF11226"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令和７年度末時点の施設入所者数</w:t>
            </w:r>
          </w:p>
        </w:tc>
        <w:tc>
          <w:tcPr>
            <w:tcW w:w="1600" w:type="dxa"/>
            <w:tcBorders>
              <w:bottom w:val="single" w:sz="18" w:space="0" w:color="EE0000"/>
            </w:tcBorders>
            <w:tcMar>
              <w:top w:w="130" w:type="dxa"/>
              <w:left w:w="130" w:type="dxa"/>
              <w:bottom w:w="130" w:type="dxa"/>
              <w:right w:w="130" w:type="dxa"/>
            </w:tcMar>
            <w:vAlign w:val="center"/>
          </w:tcPr>
          <w:p w14:paraId="7E5206C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19人</w:t>
            </w:r>
          </w:p>
        </w:tc>
        <w:tc>
          <w:tcPr>
            <w:tcW w:w="3800" w:type="dxa"/>
            <w:tcMar>
              <w:top w:w="130" w:type="dxa"/>
              <w:left w:w="130" w:type="dxa"/>
              <w:bottom w:w="130" w:type="dxa"/>
              <w:right w:w="130" w:type="dxa"/>
            </w:tcMar>
            <w:vAlign w:val="center"/>
          </w:tcPr>
          <w:p w14:paraId="2BDC0639"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令和７年度末の全施設入所者数（見込）</w:t>
            </w:r>
          </w:p>
        </w:tc>
      </w:tr>
      <w:tr w:rsidR="009D6CAB" w:rsidRPr="00370011" w14:paraId="3C1C76A6"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4A987AC"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【目標値】令和11年度末の地域生活移行者数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6C6CA58"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２人（10.5％）</w:t>
            </w:r>
          </w:p>
        </w:tc>
        <w:tc>
          <w:tcPr>
            <w:tcW w:w="3800" w:type="dxa"/>
            <w:tcBorders>
              <w:left w:val="single" w:sz="18" w:space="0" w:color="EE0000"/>
            </w:tcBorders>
            <w:tcMar>
              <w:top w:w="130" w:type="dxa"/>
              <w:left w:w="130" w:type="dxa"/>
              <w:bottom w:w="130" w:type="dxa"/>
              <w:right w:w="130" w:type="dxa"/>
            </w:tcMar>
            <w:vAlign w:val="center"/>
          </w:tcPr>
          <w:p w14:paraId="334D6B5C"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施設入所からグループホーム等への地域移行者数</w:t>
            </w:r>
          </w:p>
        </w:tc>
      </w:tr>
      <w:tr w:rsidR="009D6CAB" w:rsidRPr="00370011" w14:paraId="5A813634"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B008A0F"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【目標値】令和11年度末の削減見込者数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EBD2D6D"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２人（10.5％）</w:t>
            </w:r>
          </w:p>
        </w:tc>
        <w:tc>
          <w:tcPr>
            <w:tcW w:w="3800" w:type="dxa"/>
            <w:tcBorders>
              <w:left w:val="single" w:sz="18" w:space="0" w:color="EE0000"/>
            </w:tcBorders>
            <w:tcMar>
              <w:top w:w="130" w:type="dxa"/>
              <w:left w:w="130" w:type="dxa"/>
              <w:bottom w:w="130" w:type="dxa"/>
              <w:right w:w="130" w:type="dxa"/>
            </w:tcMar>
            <w:vAlign w:val="center"/>
          </w:tcPr>
          <w:p w14:paraId="4A848F7B"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削減見込数を全入所者で除した値</w:t>
            </w:r>
          </w:p>
        </w:tc>
      </w:tr>
    </w:tbl>
    <w:p w14:paraId="2A093E89"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※地域生活移行者数とは、入所施設の入所者が施設を退所し、生活の拠点をグループホーム、福祉ホーム、一般住宅へ移行した者の数。</w:t>
      </w:r>
    </w:p>
    <w:p>
      <w:pPr>
        <w:spacing w:after="160" w:line="320" w:lineRule="auto"/>
        <w:rPr>
          <w:ins w:id="90018" w:author="Ryo Wakayama" w:date="2026-10-20T09:00:00Z"/>
          <w:rFonts w:ascii="BIZ UDPゴシック" w:eastAsia="BIZ UDPゴシック" w:hAnsi="BIZ UDPゴシック"/>
        </w:rPr>
      </w:pPr>
      <w:ins w:id="90019" w:author="Ryo Wakayama" w:date="2026-10-20T09:00:00Z">
        <w:r>
          <w:rPr>
            <w:rFonts w:ascii="BIZ UDPゴシック" w:eastAsia="BIZ UDPゴシック" w:hAnsi="BIZ UDPゴシック"/>
            <w:sz w:val="19"/>
            <w:szCs w:val="19"/>
          </w:rPr>
          <w:t xml:space="preserve">※第７期計画は、令和４年度末の入所者26人に対し、地域生活移行者数31人（119.2％）、削減見込者数22人（84.6％）を目標としていました。移行者数が基準の入所者数を上回っており、目標として成り立たない値でした。また、22人を削減すると入所者は４人となる一方、同じ計画の施設入所支援の見込量は15人であり、目標と見込量が整合していませんでした。このため、第７期の達成状況は「未達成」とはせず、令和７年度末の入所者19人を令和４年度末の26人と比べて評価します（７人減、26.9％減）。第８期の目標は、令和７年度末の入所者19人を基準に、国の基本指針に即して設定しています。</w:t>
        </w:r>
      </w:ins>
    </w:p>
    <w:p w14:paraId="3FB0D8D9"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移行者数の目標は、施設入所者一人ひとりについて次の事項を確かめたうえで進めます。障がいが重いことだけをもって移行できないと判断せず、地域での暮らしに関する情報を本人に分かる形で伝え、体験の機会を用意したうえで本人の意思を確かめます。</w:t>
      </w:r>
    </w:p>
    <w:p w14:paraId="7E7BD6D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■地域移行の可能性を確かめる事項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gridCol w:w="1800"/>
      </w:tblGrid>
      <w:tr w:rsidR="001E7E48" w14:paraId="0F9253CE" w14:textId="77777777">
        <w:trPr>
          <w:cantSplit/>
          <w:tblHeader/>
        </w:trPr>
        <w:tc>
          <w:tcPr>
            <w:tcW w:w="2700" w:type="dxa"/>
            <w:shd w:val="clear" w:color="auto" w:fill="DCE8DC"/>
            <w:tcMar>
              <w:top w:w="130" w:type="dxa"/>
              <w:left w:w="130" w:type="dxa"/>
              <w:bottom w:w="130" w:type="dxa"/>
              <w:right w:w="130" w:type="dxa"/>
            </w:tcMar>
            <w:vAlign w:val="center"/>
          </w:tcPr>
          <w:p w14:paraId="6FED15E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確認する事項</w:t>
            </w:r>
          </w:p>
        </w:tc>
        <w:tc>
          <w:tcPr>
            <w:tcW w:w="4500" w:type="dxa"/>
            <w:shd w:val="clear" w:color="auto" w:fill="DCE8DC"/>
            <w:tcMar>
              <w:top w:w="130" w:type="dxa"/>
              <w:left w:w="130" w:type="dxa"/>
              <w:bottom w:w="130" w:type="dxa"/>
              <w:right w:w="130" w:type="dxa"/>
            </w:tcMar>
            <w:vAlign w:val="center"/>
          </w:tcPr>
          <w:p w14:paraId="756DE9B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確認の方法</w:t>
            </w:r>
          </w:p>
        </w:tc>
        <w:tc>
          <w:tcPr>
            <w:tcW w:w="1800" w:type="dxa"/>
            <w:shd w:val="clear" w:color="auto" w:fill="DCE8DC"/>
            <w:tcMar>
              <w:top w:w="130" w:type="dxa"/>
              <w:left w:w="130" w:type="dxa"/>
              <w:bottom w:w="130" w:type="dxa"/>
              <w:right w:w="130" w:type="dxa"/>
            </w:tcMar>
            <w:vAlign w:val="center"/>
          </w:tcPr>
          <w:p w14:paraId="14AB6D7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確認の時期</w:t>
            </w:r>
          </w:p>
        </w:tc>
      </w:tr>
      <w:tr w:rsidR="001E7E48" w14:paraId="6C9DAC56" w14:textId="77777777">
        <w:trPr>
          <w:cantSplit/>
        </w:trPr>
        <w:tc>
          <w:tcPr>
            <w:tcW w:w="2700" w:type="dxa"/>
            <w:tcMar>
              <w:top w:w="130" w:type="dxa"/>
              <w:left w:w="130" w:type="dxa"/>
              <w:bottom w:w="130" w:type="dxa"/>
              <w:right w:w="130" w:type="dxa"/>
            </w:tcMar>
            <w:vAlign w:val="center"/>
          </w:tcPr>
          <w:p w14:paraId="7BA5D1C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本人の意思、選好及び価値観</w:t>
            </w:r>
          </w:p>
        </w:tc>
        <w:tc>
          <w:tcPr>
            <w:tcW w:w="4500" w:type="dxa"/>
            <w:tcMar>
              <w:top w:w="130" w:type="dxa"/>
              <w:left w:w="130" w:type="dxa"/>
              <w:bottom w:w="130" w:type="dxa"/>
              <w:right w:w="130" w:type="dxa"/>
            </w:tcMar>
            <w:vAlign w:val="center"/>
          </w:tcPr>
          <w:p w14:paraId="236EF97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相談支援専門員によるモニタリング及び施設の担当者からの聴取。地域での暮らしに関する情報提供と体験の機会を用意したうえで確かめる</w:t>
            </w:r>
          </w:p>
        </w:tc>
        <w:tc>
          <w:tcPr>
            <w:tcW w:w="1800" w:type="dxa"/>
            <w:tcMar>
              <w:top w:w="130" w:type="dxa"/>
              <w:left w:w="130" w:type="dxa"/>
              <w:bottom w:w="130" w:type="dxa"/>
              <w:right w:w="130" w:type="dxa"/>
            </w:tcMar>
            <w:vAlign w:val="center"/>
          </w:tcPr>
          <w:p w14:paraId="73645F0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年１回以上</w:t>
            </w:r>
          </w:p>
        </w:tc>
      </w:tr>
      <w:tr w:rsidR="001E7E48" w14:paraId="326D7F7E" w14:textId="77777777">
        <w:trPr>
          <w:cantSplit/>
        </w:trPr>
        <w:tc>
          <w:tcPr>
            <w:tcW w:w="2700" w:type="dxa"/>
            <w:tcMar>
              <w:top w:w="130" w:type="dxa"/>
              <w:left w:w="130" w:type="dxa"/>
              <w:bottom w:w="130" w:type="dxa"/>
              <w:right w:w="130" w:type="dxa"/>
            </w:tcMar>
            <w:vAlign w:val="center"/>
          </w:tcPr>
          <w:p w14:paraId="77E94C8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家族の意向</w:t>
            </w:r>
          </w:p>
        </w:tc>
        <w:tc>
          <w:tcPr>
            <w:tcW w:w="4500" w:type="dxa"/>
            <w:tcMar>
              <w:top w:w="130" w:type="dxa"/>
              <w:left w:w="130" w:type="dxa"/>
              <w:bottom w:w="130" w:type="dxa"/>
              <w:right w:w="130" w:type="dxa"/>
            </w:tcMar>
            <w:vAlign w:val="center"/>
          </w:tcPr>
          <w:p w14:paraId="4C2B0AC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相談支援専門員及び町による聴取（本人の意思とは別の情報として記録する）</w:t>
            </w:r>
          </w:p>
        </w:tc>
        <w:tc>
          <w:tcPr>
            <w:tcW w:w="1800" w:type="dxa"/>
            <w:tcMar>
              <w:top w:w="130" w:type="dxa"/>
              <w:left w:w="130" w:type="dxa"/>
              <w:bottom w:w="130" w:type="dxa"/>
              <w:right w:w="130" w:type="dxa"/>
            </w:tcMar>
            <w:vAlign w:val="center"/>
          </w:tcPr>
          <w:p w14:paraId="2A484AE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年１回以上</w:t>
            </w:r>
          </w:p>
        </w:tc>
      </w:tr>
      <w:tr w:rsidR="001E7E48" w14:paraId="0F95FA33" w14:textId="77777777">
        <w:trPr>
          <w:cantSplit/>
        </w:trPr>
        <w:tc>
          <w:tcPr>
            <w:tcW w:w="2700" w:type="dxa"/>
            <w:tcMar>
              <w:top w:w="130" w:type="dxa"/>
              <w:left w:w="130" w:type="dxa"/>
              <w:bottom w:w="130" w:type="dxa"/>
              <w:right w:w="130" w:type="dxa"/>
            </w:tcMar>
            <w:vAlign w:val="center"/>
          </w:tcPr>
          <w:p w14:paraId="2DC0D1E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グループホーム等の受入れの可能性</w:t>
            </w:r>
          </w:p>
        </w:tc>
        <w:tc>
          <w:tcPr>
            <w:tcW w:w="4500" w:type="dxa"/>
            <w:tcMar>
              <w:top w:w="130" w:type="dxa"/>
              <w:left w:w="130" w:type="dxa"/>
              <w:bottom w:w="130" w:type="dxa"/>
              <w:right w:w="130" w:type="dxa"/>
            </w:tcMar>
            <w:vAlign w:val="center"/>
          </w:tcPr>
          <w:p w14:paraId="594054B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地域生活支援拠点等を通じた田村地方の空き状況の照会</w:t>
            </w:r>
          </w:p>
        </w:tc>
        <w:tc>
          <w:tcPr>
            <w:tcW w:w="1800" w:type="dxa"/>
            <w:tcMar>
              <w:top w:w="130" w:type="dxa"/>
              <w:left w:w="130" w:type="dxa"/>
              <w:bottom w:w="130" w:type="dxa"/>
              <w:right w:w="130" w:type="dxa"/>
            </w:tcMar>
            <w:vAlign w:val="center"/>
          </w:tcPr>
          <w:p w14:paraId="13FDEDB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年１回</w:t>
            </w:r>
          </w:p>
        </w:tc>
      </w:tr>
      <w:tr w:rsidR="001E7E48" w14:paraId="3A8C0E6F" w14:textId="77777777">
        <w:trPr>
          <w:cantSplit/>
        </w:trPr>
        <w:tc>
          <w:tcPr>
            <w:tcW w:w="2700" w:type="dxa"/>
            <w:tcMar>
              <w:top w:w="130" w:type="dxa"/>
              <w:left w:w="130" w:type="dxa"/>
              <w:bottom w:w="130" w:type="dxa"/>
              <w:right w:w="130" w:type="dxa"/>
            </w:tcMar>
            <w:vAlign w:val="center"/>
          </w:tcPr>
          <w:p w14:paraId="07AC332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必要な医療の継続の可否</w:t>
            </w:r>
          </w:p>
        </w:tc>
        <w:tc>
          <w:tcPr>
            <w:tcW w:w="4500" w:type="dxa"/>
            <w:tcMar>
              <w:top w:w="130" w:type="dxa"/>
              <w:left w:w="130" w:type="dxa"/>
              <w:bottom w:w="130" w:type="dxa"/>
              <w:right w:w="130" w:type="dxa"/>
            </w:tcMar>
            <w:vAlign w:val="center"/>
          </w:tcPr>
          <w:p w14:paraId="7432EA4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入所先の施設及び協力医療機関への照会</w:t>
            </w:r>
          </w:p>
        </w:tc>
        <w:tc>
          <w:tcPr>
            <w:tcW w:w="1800" w:type="dxa"/>
            <w:tcMar>
              <w:top w:w="130" w:type="dxa"/>
              <w:left w:w="130" w:type="dxa"/>
              <w:bottom w:w="130" w:type="dxa"/>
              <w:right w:w="130" w:type="dxa"/>
            </w:tcMar>
            <w:vAlign w:val="center"/>
          </w:tcPr>
          <w:p w14:paraId="6051BB5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移行を検討する時</w:t>
            </w:r>
          </w:p>
        </w:tc>
      </w:tr>
      <w:tr w:rsidR="001E7E48" w14:paraId="119F2E7B" w14:textId="77777777">
        <w:trPr>
          <w:cantSplit/>
        </w:trPr>
        <w:tc>
          <w:tcPr>
            <w:tcW w:w="2700" w:type="dxa"/>
            <w:tcMar>
              <w:top w:w="130" w:type="dxa"/>
              <w:left w:w="130" w:type="dxa"/>
              <w:bottom w:w="130" w:type="dxa"/>
              <w:right w:w="130" w:type="dxa"/>
            </w:tcMar>
            <w:vAlign w:val="center"/>
          </w:tcPr>
          <w:p w14:paraId="2A1283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地域生活の体験の機会</w:t>
            </w:r>
          </w:p>
        </w:tc>
        <w:tc>
          <w:tcPr>
            <w:tcW w:w="4500" w:type="dxa"/>
            <w:tcMar>
              <w:top w:w="130" w:type="dxa"/>
              <w:left w:w="130" w:type="dxa"/>
              <w:bottom w:w="130" w:type="dxa"/>
              <w:right w:w="130" w:type="dxa"/>
            </w:tcMar>
            <w:vAlign w:val="center"/>
          </w:tcPr>
          <w:p w14:paraId="2347E06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地域生活支援拠点等の体験の機会・場の活用</w:t>
            </w:r>
          </w:p>
        </w:tc>
        <w:tc>
          <w:tcPr>
            <w:tcW w:w="1800" w:type="dxa"/>
            <w:tcMar>
              <w:top w:w="130" w:type="dxa"/>
              <w:left w:w="130" w:type="dxa"/>
              <w:bottom w:w="130" w:type="dxa"/>
              <w:right w:w="130" w:type="dxa"/>
            </w:tcMar>
            <w:vAlign w:val="center"/>
          </w:tcPr>
          <w:p w14:paraId="1778D56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希望に応じて</w:t>
            </w:r>
          </w:p>
        </w:tc>
      </w:tr>
    </w:tbl>
    <w:p w14:paraId="22C6CD4C"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精神障害にも対応した地域包括ケアシステムの構築</w:t>
      </w:r>
    </w:p>
    <w:p w14:paraId="3FBEA152"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0F3F8FEC"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・精神障がい者の精神病床から退院後１年以内の地域における平均生活日数：319.3日以上</w:t>
      </w:r>
    </w:p>
    <w:p w14:paraId="14810F01"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・精神病床への30日以上の再入院率：退院後90日時点10.3％以下、退院後180日時点17.4％以下、退院後365日時点25.7％以下【新規】</w:t>
      </w:r>
    </w:p>
    <w:p w14:paraId="36294AAB"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・心のサポーター数：全国で令和15年度末までに100万人以上養成【新規】</w:t>
      </w:r>
    </w:p>
    <w:p w14:paraId="69224987"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・K６（こころの状態を把握する指標）を活用した住民のこころの状態の把握【新規】</w:t>
      </w:r>
    </w:p>
    <w:p w14:paraId="636B9DDA"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精神障がいにも対応した地域包括ケアシステムの構築は、保健所や県、田村地方の医療機関との広域的な連携により進められる政策領域が大きいことから、本町は、県中保健福祉事務所を中心とする保健・医療・福祉関係者による協議の場に参画し、地域における協議・情報共有を進めます。また、心のサポーター養成研修について、県の実施状況を踏まえながら町民への周知・参加促進に努めます。</w:t>
      </w:r>
    </w:p>
    <w:p w14:paraId="32939DEC" w14:textId="77777777" w:rsidR="009D6CAB" w:rsidRPr="00370011" w:rsidRDefault="00000000" w:rsidP="005E6C2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■第８期の目標値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3C33D45" w14:textId="77777777">
        <w:trPr>
          <w:tblHeader/>
        </w:trPr>
        <w:tc>
          <w:tcPr>
            <w:tcW w:w="3600" w:type="dxa"/>
            <w:shd w:val="clear" w:color="auto" w:fill="DCE8DC"/>
            <w:tcMar>
              <w:top w:w="130" w:type="dxa"/>
              <w:left w:w="130" w:type="dxa"/>
              <w:bottom w:w="130" w:type="dxa"/>
              <w:right w:w="130" w:type="dxa"/>
            </w:tcMar>
            <w:vAlign w:val="center"/>
          </w:tcPr>
          <w:p w14:paraId="641E2586"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項目</w:t>
            </w:r>
          </w:p>
        </w:tc>
        <w:tc>
          <w:tcPr>
            <w:tcW w:w="1600" w:type="dxa"/>
            <w:shd w:val="clear" w:color="auto" w:fill="DCE8DC"/>
            <w:tcMar>
              <w:top w:w="130" w:type="dxa"/>
              <w:left w:w="130" w:type="dxa"/>
              <w:bottom w:w="130" w:type="dxa"/>
              <w:right w:w="130" w:type="dxa"/>
            </w:tcMar>
            <w:vAlign w:val="center"/>
          </w:tcPr>
          <w:p w14:paraId="739267C2"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数値</w:t>
            </w:r>
          </w:p>
        </w:tc>
        <w:tc>
          <w:tcPr>
            <w:tcW w:w="3800" w:type="dxa"/>
            <w:shd w:val="clear" w:color="auto" w:fill="DCE8DC"/>
            <w:tcMar>
              <w:top w:w="130" w:type="dxa"/>
              <w:left w:w="130" w:type="dxa"/>
              <w:bottom w:w="130" w:type="dxa"/>
              <w:right w:w="130" w:type="dxa"/>
            </w:tcMar>
            <w:vAlign w:val="center"/>
          </w:tcPr>
          <w:p w14:paraId="52A374C3" w14:textId="77777777" w:rsidR="009D6CAB" w:rsidRPr="005E6C22" w:rsidRDefault="00000000">
            <w:pPr>
              <w:spacing w:line="320" w:lineRule="auto"/>
              <w:jc w:val="center"/>
              <w:rPr>
                <w:rFonts w:ascii="BIZ UDPゴシック" w:eastAsia="BIZ UDPゴシック" w:hAnsi="BIZ UDPゴシック"/>
                <w:sz w:val="22"/>
                <w:szCs w:val="22"/>
              </w:rPr>
            </w:pPr>
            <w:r>
              <w:rPr>
                <w:rFonts w:ascii="BIZ UDPゴシック" w:eastAsia="BIZ UDPゴシック" w:hAnsi="BIZ UDPゴシック"/>
                <w:b/>
                <w:bCs/>
                <w:sz w:val="22"/>
                <w:szCs w:val="22"/>
              </w:rPr>
              <w:t>備考</w:t>
            </w:r>
          </w:p>
        </w:tc>
      </w:tr>
      <w:tr w:rsidR="009D6CAB" w:rsidRPr="00370011" w14:paraId="61BDFD39" w14:textId="77777777">
        <w:tc>
          <w:tcPr>
            <w:tcW w:w="3600" w:type="dxa"/>
            <w:tcMar>
              <w:top w:w="130" w:type="dxa"/>
              <w:left w:w="130" w:type="dxa"/>
              <w:bottom w:w="130" w:type="dxa"/>
              <w:right w:w="130" w:type="dxa"/>
            </w:tcMar>
            <w:vAlign w:val="center"/>
          </w:tcPr>
          <w:p w14:paraId="54127780"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保健・医療・福祉関係者による協議の場への参画</w:t>
            </w:r>
          </w:p>
        </w:tc>
        <w:tc>
          <w:tcPr>
            <w:tcW w:w="1600" w:type="dxa"/>
            <w:tcMar>
              <w:top w:w="130" w:type="dxa"/>
              <w:left w:w="130" w:type="dxa"/>
              <w:bottom w:w="130" w:type="dxa"/>
              <w:right w:w="130" w:type="dxa"/>
            </w:tcMar>
            <w:vAlign w:val="center"/>
          </w:tcPr>
          <w:p w14:paraId="637F57D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有</w:t>
            </w:r>
          </w:p>
        </w:tc>
        <w:tc>
          <w:tcPr>
            <w:tcW w:w="3800" w:type="dxa"/>
            <w:tcMar>
              <w:top w:w="130" w:type="dxa"/>
              <w:left w:w="130" w:type="dxa"/>
              <w:bottom w:w="130" w:type="dxa"/>
              <w:right w:w="130" w:type="dxa"/>
            </w:tcMar>
            <w:vAlign w:val="center"/>
          </w:tcPr>
          <w:p w14:paraId="275ACED8"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田村地方・県中地域の協議の場への参画を継続</w:t>
            </w:r>
          </w:p>
        </w:tc>
      </w:tr>
      <w:tr w:rsidR="009D6CAB" w:rsidRPr="00370011" w14:paraId="565FF610" w14:textId="77777777">
        <w:tc>
          <w:tcPr>
            <w:tcW w:w="3600" w:type="dxa"/>
            <w:tcMar>
              <w:top w:w="130" w:type="dxa"/>
              <w:left w:w="130" w:type="dxa"/>
              <w:bottom w:w="130" w:type="dxa"/>
              <w:right w:w="130" w:type="dxa"/>
            </w:tcMar>
            <w:vAlign w:val="center"/>
          </w:tcPr>
          <w:p w14:paraId="50A85BDB"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心のサポーター養成研修の周知・参加促進</w:t>
            </w:r>
          </w:p>
        </w:tc>
        <w:tc>
          <w:tcPr>
            <w:tcW w:w="1600" w:type="dxa"/>
            <w:tcMar>
              <w:top w:w="130" w:type="dxa"/>
              <w:left w:w="130" w:type="dxa"/>
              <w:bottom w:w="130" w:type="dxa"/>
              <w:right w:w="130" w:type="dxa"/>
            </w:tcMar>
            <w:vAlign w:val="center"/>
          </w:tcPr>
          <w:p w14:paraId="65D8CCD4"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実施</w:t>
            </w:r>
          </w:p>
        </w:tc>
        <w:tc>
          <w:tcPr>
            <w:tcW w:w="3800" w:type="dxa"/>
            <w:tcMar>
              <w:top w:w="130" w:type="dxa"/>
              <w:left w:w="130" w:type="dxa"/>
              <w:bottom w:w="130" w:type="dxa"/>
              <w:right w:w="130" w:type="dxa"/>
            </w:tcMar>
            <w:vAlign w:val="center"/>
          </w:tcPr>
          <w:p w14:paraId="4936CCEA"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広報紙等による周知</w:t>
            </w:r>
          </w:p>
        </w:tc>
      </w:tr>
      <w:tr w:rsidR="009D6CAB" w:rsidRPr="00370011" w14:paraId="1A5EC235" w14:textId="77777777">
        <w:tc>
          <w:tcPr>
            <w:tcW w:w="3600" w:type="dxa"/>
            <w:tcMar>
              <w:top w:w="130" w:type="dxa"/>
              <w:left w:w="130" w:type="dxa"/>
              <w:bottom w:w="130" w:type="dxa"/>
              <w:right w:w="130" w:type="dxa"/>
            </w:tcMar>
            <w:vAlign w:val="center"/>
          </w:tcPr>
          <w:p w14:paraId="3A6FA179"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Ｋ６を活用した住民のこころの状態の把握</w:t>
            </w:r>
          </w:p>
        </w:tc>
        <w:tc>
          <w:tcPr>
            <w:tcW w:w="1600" w:type="dxa"/>
            <w:tcMar>
              <w:top w:w="130" w:type="dxa"/>
              <w:left w:w="130" w:type="dxa"/>
              <w:bottom w:w="130" w:type="dxa"/>
              <w:right w:w="130" w:type="dxa"/>
            </w:tcMar>
            <w:vAlign w:val="center"/>
          </w:tcPr>
          <w:p w14:paraId="67927ABE"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県の取組に協力</w:t>
            </w:r>
          </w:p>
        </w:tc>
        <w:tc>
          <w:tcPr>
            <w:tcW w:w="3800" w:type="dxa"/>
            <w:tcMar>
              <w:top w:w="130" w:type="dxa"/>
              <w:left w:w="130" w:type="dxa"/>
              <w:bottom w:w="130" w:type="dxa"/>
              <w:right w:w="130" w:type="dxa"/>
            </w:tcMar>
            <w:vAlign w:val="center"/>
          </w:tcPr>
          <w:p w14:paraId="797BB86A" w14:textId="77777777" w:rsidR="009D6CAB" w:rsidRPr="005E6C22" w:rsidRDefault="00000000">
            <w:pPr>
              <w:spacing w:line="320" w:lineRule="auto"/>
              <w:rPr>
                <w:rFonts w:ascii="BIZ UDPゴシック" w:eastAsia="BIZ UDPゴシック" w:hAnsi="BIZ UDPゴシック"/>
                <w:sz w:val="22"/>
                <w:szCs w:val="22"/>
              </w:rPr>
            </w:pPr>
            <w:r>
              <w:rPr>
                <w:rFonts w:ascii="BIZ UDPゴシック" w:eastAsia="BIZ UDPゴシック" w:hAnsi="BIZ UDPゴシック"/>
                <w:sz w:val="22"/>
                <w:szCs w:val="22"/>
              </w:rPr>
              <w:t>県が実施する把握の取組への協力・周知</w:t>
            </w:r>
          </w:p>
        </w:tc>
      </w:tr>
    </w:tbl>
    <w:p w14:paraId="404D1CEF"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■精神障がい者の地域生活を支える活動指標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1440"/>
        <w:gridCol w:w="1440"/>
      </w:tblGrid>
      <w:tr w:rsidR="001E7E48" w14:paraId="1BD67660" w14:textId="77777777">
        <w:trPr>
          <w:cantSplit/>
          <w:tblHeader/>
        </w:trPr>
        <w:tc>
          <w:tcPr>
            <w:tcW w:w="4680" w:type="dxa"/>
            <w:shd w:val="clear" w:color="auto" w:fill="DCE8DC"/>
            <w:tcMar>
              <w:top w:w="130" w:type="dxa"/>
              <w:left w:w="130" w:type="dxa"/>
              <w:bottom w:w="130" w:type="dxa"/>
              <w:right w:w="130" w:type="dxa"/>
            </w:tcMar>
            <w:vAlign w:val="center"/>
          </w:tcPr>
          <w:p w14:paraId="695BC0B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活動指標</w:t>
            </w:r>
          </w:p>
        </w:tc>
        <w:tc>
          <w:tcPr>
            <w:tcW w:w="1440" w:type="dxa"/>
            <w:shd w:val="clear" w:color="auto" w:fill="DCE8DC"/>
            <w:tcMar>
              <w:top w:w="130" w:type="dxa"/>
              <w:left w:w="130" w:type="dxa"/>
              <w:bottom w:w="130" w:type="dxa"/>
              <w:right w:w="130" w:type="dxa"/>
            </w:tcMar>
            <w:vAlign w:val="center"/>
          </w:tcPr>
          <w:p w14:paraId="7FFCCF5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令和９年度</w:t>
            </w:r>
          </w:p>
        </w:tc>
        <w:tc>
          <w:tcPr>
            <w:tcW w:w="1440" w:type="dxa"/>
            <w:shd w:val="clear" w:color="auto" w:fill="DCE8DC"/>
            <w:tcMar>
              <w:top w:w="130" w:type="dxa"/>
              <w:left w:w="130" w:type="dxa"/>
              <w:bottom w:w="130" w:type="dxa"/>
              <w:right w:w="130" w:type="dxa"/>
            </w:tcMar>
            <w:vAlign w:val="center"/>
          </w:tcPr>
          <w:p w14:paraId="20AA686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令和10年度</w:t>
            </w:r>
          </w:p>
        </w:tc>
        <w:tc>
          <w:tcPr>
            <w:tcW w:w="1440" w:type="dxa"/>
            <w:shd w:val="clear" w:color="auto" w:fill="DCE8DC"/>
            <w:tcMar>
              <w:top w:w="130" w:type="dxa"/>
              <w:left w:w="130" w:type="dxa"/>
              <w:bottom w:w="130" w:type="dxa"/>
              <w:right w:w="130" w:type="dxa"/>
            </w:tcMar>
            <w:vAlign w:val="center"/>
          </w:tcPr>
          <w:p w14:paraId="4473718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令和11年度</w:t>
            </w:r>
          </w:p>
        </w:tc>
      </w:tr>
      <w:tr w:rsidR="001E7E48" w14:paraId="2FA80E8A" w14:textId="77777777">
        <w:trPr>
          <w:cantSplit/>
        </w:trPr>
        <w:tc>
          <w:tcPr>
            <w:tcW w:w="4680" w:type="dxa"/>
            <w:tcMar>
              <w:top w:w="130" w:type="dxa"/>
              <w:left w:w="130" w:type="dxa"/>
              <w:bottom w:w="130" w:type="dxa"/>
              <w:right w:w="130" w:type="dxa"/>
            </w:tcMar>
            <w:vAlign w:val="center"/>
          </w:tcPr>
          <w:p w14:paraId="0D87F4C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保健・医療・福祉関係者による協議の場の開催回数（田村地方・県中地域）</w:t>
            </w:r>
          </w:p>
        </w:tc>
        <w:tc>
          <w:tcPr>
            <w:tcW w:w="1440" w:type="dxa"/>
            <w:tcMar>
              <w:top w:w="130" w:type="dxa"/>
              <w:left w:w="130" w:type="dxa"/>
              <w:bottom w:w="130" w:type="dxa"/>
              <w:right w:w="130" w:type="dxa"/>
            </w:tcMar>
            <w:vAlign w:val="center"/>
          </w:tcPr>
          <w:p w14:paraId="33C7319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7BC654E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02B3329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r>
      <w:tr w:rsidR="001E7E48" w14:paraId="2C6B938A" w14:textId="77777777">
        <w:trPr>
          <w:cantSplit/>
        </w:trPr>
        <w:tc>
          <w:tcPr>
            <w:tcW w:w="4680" w:type="dxa"/>
            <w:tcMar>
              <w:top w:w="130" w:type="dxa"/>
              <w:left w:w="130" w:type="dxa"/>
              <w:bottom w:w="130" w:type="dxa"/>
              <w:right w:w="130" w:type="dxa"/>
            </w:tcMar>
            <w:vAlign w:val="center"/>
          </w:tcPr>
          <w:p w14:paraId="5D42958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協議の場への関係者の参加者数（保健・医療・福祉・介護・当事者・家族等）</w:t>
            </w:r>
          </w:p>
        </w:tc>
        <w:tc>
          <w:tcPr>
            <w:tcW w:w="1440" w:type="dxa"/>
            <w:tcMar>
              <w:top w:w="130" w:type="dxa"/>
              <w:left w:w="130" w:type="dxa"/>
              <w:bottom w:w="130" w:type="dxa"/>
              <w:right w:w="130" w:type="dxa"/>
            </w:tcMar>
            <w:vAlign w:val="center"/>
          </w:tcPr>
          <w:p w14:paraId="5E6E70B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4DE8250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DE16EF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E46A178" w14:textId="77777777">
        <w:trPr>
          <w:cantSplit/>
        </w:trPr>
        <w:tc>
          <w:tcPr>
            <w:tcW w:w="4680" w:type="dxa"/>
            <w:tcMar>
              <w:top w:w="130" w:type="dxa"/>
              <w:left w:w="130" w:type="dxa"/>
              <w:bottom w:w="130" w:type="dxa"/>
              <w:right w:w="130" w:type="dxa"/>
            </w:tcMar>
            <w:vAlign w:val="center"/>
          </w:tcPr>
          <w:p w14:paraId="3607CE6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協議の場における目標設定及び評価の実施回数</w:t>
            </w:r>
          </w:p>
        </w:tc>
        <w:tc>
          <w:tcPr>
            <w:tcW w:w="1440" w:type="dxa"/>
            <w:tcMar>
              <w:top w:w="130" w:type="dxa"/>
              <w:left w:w="130" w:type="dxa"/>
              <w:bottom w:w="130" w:type="dxa"/>
              <w:right w:w="130" w:type="dxa"/>
            </w:tcMar>
            <w:vAlign w:val="center"/>
          </w:tcPr>
          <w:p w14:paraId="6485306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649E14F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c>
          <w:tcPr>
            <w:tcW w:w="1440" w:type="dxa"/>
            <w:tcMar>
              <w:top w:w="130" w:type="dxa"/>
              <w:left w:w="130" w:type="dxa"/>
              <w:bottom w:w="130" w:type="dxa"/>
              <w:right w:w="130" w:type="dxa"/>
            </w:tcMar>
            <w:vAlign w:val="center"/>
          </w:tcPr>
          <w:p w14:paraId="1F9626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○回</w:t>
            </w:r>
          </w:p>
        </w:tc>
      </w:tr>
      <w:tr w:rsidR="001E7E48" w14:paraId="47D86974" w14:textId="77777777">
        <w:trPr>
          <w:cantSplit/>
        </w:trPr>
        <w:tc>
          <w:tcPr>
            <w:tcW w:w="4680" w:type="dxa"/>
            <w:tcMar>
              <w:top w:w="130" w:type="dxa"/>
              <w:left w:w="130" w:type="dxa"/>
              <w:bottom w:w="130" w:type="dxa"/>
              <w:right w:w="130" w:type="dxa"/>
            </w:tcMar>
            <w:vAlign w:val="center"/>
          </w:tcPr>
          <w:p w14:paraId="56AD5D3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精神障がい者の地域移行支援の利用者数</w:t>
            </w:r>
          </w:p>
        </w:tc>
        <w:tc>
          <w:tcPr>
            <w:tcW w:w="1440" w:type="dxa"/>
            <w:tcMar>
              <w:top w:w="130" w:type="dxa"/>
              <w:left w:w="130" w:type="dxa"/>
              <w:bottom w:w="130" w:type="dxa"/>
              <w:right w:w="130" w:type="dxa"/>
            </w:tcMar>
            <w:vAlign w:val="center"/>
          </w:tcPr>
          <w:p w14:paraId="53DE2B5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0D32C94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060ACF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30FD3893" w14:textId="77777777">
        <w:trPr>
          <w:cantSplit/>
        </w:trPr>
        <w:tc>
          <w:tcPr>
            <w:tcW w:w="4680" w:type="dxa"/>
            <w:tcMar>
              <w:top w:w="130" w:type="dxa"/>
              <w:left w:w="130" w:type="dxa"/>
              <w:bottom w:w="130" w:type="dxa"/>
              <w:right w:w="130" w:type="dxa"/>
            </w:tcMar>
            <w:vAlign w:val="center"/>
          </w:tcPr>
          <w:p w14:paraId="54526C5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精神障がい者の地域定着支援の利用者数</w:t>
            </w:r>
          </w:p>
        </w:tc>
        <w:tc>
          <w:tcPr>
            <w:tcW w:w="1440" w:type="dxa"/>
            <w:tcMar>
              <w:top w:w="130" w:type="dxa"/>
              <w:left w:w="130" w:type="dxa"/>
              <w:bottom w:w="130" w:type="dxa"/>
              <w:right w:w="130" w:type="dxa"/>
            </w:tcMar>
            <w:vAlign w:val="center"/>
          </w:tcPr>
          <w:p w14:paraId="79143B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82FE05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FBDD76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3018B395" w14:textId="77777777">
        <w:trPr>
          <w:cantSplit/>
        </w:trPr>
        <w:tc>
          <w:tcPr>
            <w:tcW w:w="4680" w:type="dxa"/>
            <w:tcMar>
              <w:top w:w="130" w:type="dxa"/>
              <w:left w:w="130" w:type="dxa"/>
              <w:bottom w:w="130" w:type="dxa"/>
              <w:right w:w="130" w:type="dxa"/>
            </w:tcMar>
            <w:vAlign w:val="center"/>
          </w:tcPr>
          <w:p w14:paraId="7D70350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精神障がい者の共同生活援助の利用者数</w:t>
            </w:r>
          </w:p>
        </w:tc>
        <w:tc>
          <w:tcPr>
            <w:tcW w:w="1440" w:type="dxa"/>
            <w:tcMar>
              <w:top w:w="130" w:type="dxa"/>
              <w:left w:w="130" w:type="dxa"/>
              <w:bottom w:w="130" w:type="dxa"/>
              <w:right w:w="130" w:type="dxa"/>
            </w:tcMar>
            <w:vAlign w:val="center"/>
          </w:tcPr>
          <w:p w14:paraId="54AFD87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90F1AD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384FE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10E83D10" w14:textId="77777777">
        <w:trPr>
          <w:cantSplit/>
        </w:trPr>
        <w:tc>
          <w:tcPr>
            <w:tcW w:w="4680" w:type="dxa"/>
            <w:tcMar>
              <w:top w:w="130" w:type="dxa"/>
              <w:left w:w="130" w:type="dxa"/>
              <w:bottom w:w="130" w:type="dxa"/>
              <w:right w:w="130" w:type="dxa"/>
            </w:tcMar>
            <w:vAlign w:val="center"/>
          </w:tcPr>
          <w:p w14:paraId="3EAE38C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精神障がい者の自立生活援助の利用者数</w:t>
            </w:r>
          </w:p>
        </w:tc>
        <w:tc>
          <w:tcPr>
            <w:tcW w:w="1440" w:type="dxa"/>
            <w:tcMar>
              <w:top w:w="130" w:type="dxa"/>
              <w:left w:w="130" w:type="dxa"/>
              <w:bottom w:w="130" w:type="dxa"/>
              <w:right w:w="130" w:type="dxa"/>
            </w:tcMar>
            <w:vAlign w:val="center"/>
          </w:tcPr>
          <w:p w14:paraId="3CC5792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EC6540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991FEC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5E7970FF" w14:textId="77777777">
        <w:trPr>
          <w:cantSplit/>
        </w:trPr>
        <w:tc>
          <w:tcPr>
            <w:tcW w:w="4680" w:type="dxa"/>
            <w:tcMar>
              <w:top w:w="130" w:type="dxa"/>
              <w:left w:w="130" w:type="dxa"/>
              <w:bottom w:w="130" w:type="dxa"/>
              <w:right w:w="130" w:type="dxa"/>
            </w:tcMar>
            <w:vAlign w:val="center"/>
          </w:tcPr>
          <w:p w14:paraId="387B52B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精神障がい者の自立訓練（生活訓練）の利用者数</w:t>
            </w:r>
          </w:p>
        </w:tc>
        <w:tc>
          <w:tcPr>
            <w:tcW w:w="1440" w:type="dxa"/>
            <w:tcMar>
              <w:top w:w="130" w:type="dxa"/>
              <w:left w:w="130" w:type="dxa"/>
              <w:bottom w:w="130" w:type="dxa"/>
              <w:right w:w="130" w:type="dxa"/>
            </w:tcMar>
            <w:vAlign w:val="center"/>
          </w:tcPr>
          <w:p w14:paraId="6E20663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6BFED10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29A5F37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600F1B97" w14:textId="77777777">
        <w:trPr>
          <w:cantSplit/>
        </w:trPr>
        <w:tc>
          <w:tcPr>
            <w:tcW w:w="4680" w:type="dxa"/>
            <w:tcMar>
              <w:top w:w="130" w:type="dxa"/>
              <w:left w:w="130" w:type="dxa"/>
              <w:bottom w:w="130" w:type="dxa"/>
              <w:right w:w="130" w:type="dxa"/>
            </w:tcMar>
            <w:vAlign w:val="center"/>
          </w:tcPr>
          <w:p w14:paraId="73F0C7E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精神障がい者の短期入所（福祉型・医療型）の利用者数【新規】</w:t>
            </w:r>
          </w:p>
        </w:tc>
        <w:tc>
          <w:tcPr>
            <w:tcW w:w="1440" w:type="dxa"/>
            <w:tcMar>
              <w:top w:w="130" w:type="dxa"/>
              <w:left w:w="130" w:type="dxa"/>
              <w:bottom w:w="130" w:type="dxa"/>
              <w:right w:w="130" w:type="dxa"/>
            </w:tcMar>
            <w:vAlign w:val="center"/>
          </w:tcPr>
          <w:p w14:paraId="77316D3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3E36B1E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5354320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3EA257C8"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※精神障がい者の利用者数は、町の給付実績の障がい種別の内訳により設定します（第６章の見込量の内数）。精神障がい者の短期入所は、第８期の国の基本指針で新たに示された活動指標です。</w:t>
      </w:r>
      <w:r>
        <w:rPr>
          <w:rFonts w:ascii="BIZ UDPゴシック" w:eastAsia="BIZ UDPゴシック" w:hAnsi="BIZ UDPゴシック"/>
          <w:color w:val="5B5B5B"/>
          <w:sz w:val="19"/>
          <w:szCs w:val="19"/>
          <w:highlight w:val="yellow"/>
        </w:rPr>
        <w:t>【要確認：協議の場の開催状況、障がい種別の内訳】</w:t>
      </w:r>
    </w:p>
    <w:p w14:paraId="750E6B05"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精神病床に１年以上入院している人が地域生活へ移行した場合に、地域で受け止めるために必要となる障がい福祉サービス等の量（基盤整備量）を市町村障害福祉計画に定めることとしています。算定は県が先に行い、町はこれを勘案して定めます。本町の長期入院者数は少数であることから、田村地方・県中圏域での受け止めを前提とし、県の算定値が示され次第、本町の値を確定させます。</w:t>
      </w:r>
    </w:p>
    <w:p w14:paraId="452C9714"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■長期入院患者の地域生活への移行に伴う基盤整備量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700"/>
        <w:gridCol w:w="3240"/>
      </w:tblGrid>
      <w:tr w:rsidR="001E7E48" w14:paraId="2D9047DF" w14:textId="77777777">
        <w:trPr>
          <w:cantSplit/>
          <w:tblHeader/>
        </w:trPr>
        <w:tc>
          <w:tcPr>
            <w:tcW w:w="3060" w:type="dxa"/>
            <w:shd w:val="clear" w:color="auto" w:fill="DCE8DC"/>
            <w:tcMar>
              <w:top w:w="130" w:type="dxa"/>
              <w:left w:w="130" w:type="dxa"/>
              <w:bottom w:w="130" w:type="dxa"/>
              <w:right w:w="130" w:type="dxa"/>
            </w:tcMar>
            <w:vAlign w:val="center"/>
          </w:tcPr>
          <w:p w14:paraId="5AACA24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2700" w:type="dxa"/>
            <w:shd w:val="clear" w:color="auto" w:fill="DCE8DC"/>
            <w:tcMar>
              <w:top w:w="130" w:type="dxa"/>
              <w:left w:w="130" w:type="dxa"/>
              <w:bottom w:w="130" w:type="dxa"/>
              <w:right w:w="130" w:type="dxa"/>
            </w:tcMar>
            <w:vAlign w:val="center"/>
          </w:tcPr>
          <w:p w14:paraId="2BDA20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値</w:t>
            </w:r>
          </w:p>
        </w:tc>
        <w:tc>
          <w:tcPr>
            <w:tcW w:w="3240" w:type="dxa"/>
            <w:shd w:val="clear" w:color="auto" w:fill="DCE8DC"/>
            <w:tcMar>
              <w:top w:w="130" w:type="dxa"/>
              <w:left w:w="130" w:type="dxa"/>
              <w:bottom w:w="130" w:type="dxa"/>
              <w:right w:w="130" w:type="dxa"/>
            </w:tcMar>
            <w:vAlign w:val="center"/>
          </w:tcPr>
          <w:p w14:paraId="6A14731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考え方</w:t>
            </w:r>
          </w:p>
        </w:tc>
      </w:tr>
      <w:tr w:rsidR="001E7E48" w14:paraId="2D9C84EC" w14:textId="77777777">
        <w:trPr>
          <w:cantSplit/>
        </w:trPr>
        <w:tc>
          <w:tcPr>
            <w:tcW w:w="3060" w:type="dxa"/>
            <w:tcMar>
              <w:top w:w="130" w:type="dxa"/>
              <w:left w:w="130" w:type="dxa"/>
              <w:bottom w:w="130" w:type="dxa"/>
              <w:right w:w="130" w:type="dxa"/>
            </w:tcMar>
            <w:vAlign w:val="center"/>
          </w:tcPr>
          <w:p w14:paraId="1321FBE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令和11年度末の基盤整備量（利用者数）</w:t>
            </w:r>
          </w:p>
        </w:tc>
        <w:tc>
          <w:tcPr>
            <w:tcW w:w="2700" w:type="dxa"/>
            <w:tcMar>
              <w:top w:w="130" w:type="dxa"/>
              <w:left w:w="130" w:type="dxa"/>
              <w:bottom w:w="130" w:type="dxa"/>
              <w:right w:w="130" w:type="dxa"/>
            </w:tcMar>
            <w:vAlign w:val="center"/>
          </w:tcPr>
          <w:p w14:paraId="19CA524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highlight w:val="yellow"/>
              </w:rPr>
              <w:t>【要確認：県の算定値】</w:t>
            </w:r>
          </w:p>
        </w:tc>
        <w:tc>
          <w:tcPr>
            <w:tcW w:w="3240" w:type="dxa"/>
            <w:tcMar>
              <w:top w:w="130" w:type="dxa"/>
              <w:left w:w="130" w:type="dxa"/>
              <w:bottom w:w="130" w:type="dxa"/>
              <w:right w:w="130" w:type="dxa"/>
            </w:tcMar>
            <w:vAlign w:val="center"/>
          </w:tcPr>
          <w:p w14:paraId="01C2EA2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県が算定した県全域の値を勘案して定める</w:t>
            </w:r>
          </w:p>
        </w:tc>
      </w:tr>
      <w:tr w:rsidR="001E7E48" w14:paraId="05C70F55" w14:textId="77777777">
        <w:trPr>
          <w:cantSplit/>
        </w:trPr>
        <w:tc>
          <w:tcPr>
            <w:tcW w:w="3060" w:type="dxa"/>
            <w:tcMar>
              <w:top w:w="130" w:type="dxa"/>
              <w:left w:w="130" w:type="dxa"/>
              <w:bottom w:w="130" w:type="dxa"/>
              <w:right w:w="130" w:type="dxa"/>
            </w:tcMar>
            <w:vAlign w:val="center"/>
          </w:tcPr>
          <w:p w14:paraId="68A42D8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受け止めるサービス</w:t>
            </w:r>
          </w:p>
        </w:tc>
        <w:tc>
          <w:tcPr>
            <w:tcW w:w="2700" w:type="dxa"/>
            <w:tcMar>
              <w:top w:w="130" w:type="dxa"/>
              <w:left w:w="130" w:type="dxa"/>
              <w:bottom w:w="130" w:type="dxa"/>
              <w:right w:w="130" w:type="dxa"/>
            </w:tcMar>
            <w:vAlign w:val="center"/>
          </w:tcPr>
          <w:p w14:paraId="7D734BB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共同生活援助、自立生活援助、地域移行支援、地域定着支援、計画相談支援</w:t>
            </w:r>
          </w:p>
        </w:tc>
        <w:tc>
          <w:tcPr>
            <w:tcW w:w="3240" w:type="dxa"/>
            <w:tcMar>
              <w:top w:w="130" w:type="dxa"/>
              <w:left w:w="130" w:type="dxa"/>
              <w:bottom w:w="130" w:type="dxa"/>
              <w:right w:w="130" w:type="dxa"/>
            </w:tcMar>
            <w:vAlign w:val="center"/>
          </w:tcPr>
          <w:p w14:paraId="4B2C83B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第６章の見込量と整合させる</w:t>
            </w:r>
          </w:p>
        </w:tc>
      </w:tr>
      <w:tr w:rsidR="001E7E48" w14:paraId="3415CB9F" w14:textId="77777777">
        <w:trPr>
          <w:cantSplit/>
        </w:trPr>
        <w:tc>
          <w:tcPr>
            <w:tcW w:w="3060" w:type="dxa"/>
            <w:tcMar>
              <w:top w:w="130" w:type="dxa"/>
              <w:left w:w="130" w:type="dxa"/>
              <w:bottom w:w="130" w:type="dxa"/>
              <w:right w:w="130" w:type="dxa"/>
            </w:tcMar>
            <w:vAlign w:val="center"/>
          </w:tcPr>
          <w:p w14:paraId="40A3D4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受け止める範囲</w:t>
            </w:r>
          </w:p>
        </w:tc>
        <w:tc>
          <w:tcPr>
            <w:tcW w:w="2700" w:type="dxa"/>
            <w:tcMar>
              <w:top w:w="130" w:type="dxa"/>
              <w:left w:w="130" w:type="dxa"/>
              <w:bottom w:w="130" w:type="dxa"/>
              <w:right w:w="130" w:type="dxa"/>
            </w:tcMar>
            <w:vAlign w:val="center"/>
          </w:tcPr>
          <w:p w14:paraId="681425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田村地方・県中障がい保健福祉圏域</w:t>
            </w:r>
          </w:p>
        </w:tc>
        <w:tc>
          <w:tcPr>
            <w:tcW w:w="3240" w:type="dxa"/>
            <w:tcMar>
              <w:top w:w="130" w:type="dxa"/>
              <w:left w:w="130" w:type="dxa"/>
              <w:bottom w:w="130" w:type="dxa"/>
              <w:right w:w="130" w:type="dxa"/>
            </w:tcMar>
            <w:vAlign w:val="center"/>
          </w:tcPr>
          <w:p w14:paraId="67F81A4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町単独では規模が小さいため、圏域単位で確保する</w:t>
            </w:r>
          </w:p>
        </w:tc>
      </w:tr>
    </w:tbl>
    <w:p w14:paraId="43316FD3"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福祉施設から一般就労への移行等</w:t>
      </w:r>
    </w:p>
    <w:p w14:paraId="5A9BBC0E" w14:textId="77777777" w:rsidR="009D6CAB" w:rsidRPr="005E6C22" w:rsidRDefault="00000000" w:rsidP="005E6C22">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238A4D17"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中に就労移行支援事業等を通じた一般就労への移行者数を令和６年度実績の1.31倍以上にすることを基本とする。このうち、就労移行支援事業は1.14倍以上、就労継続支援Ａ型事業はおおむね1.52倍以上、就労継続支援Ｂ型事業はおおむね1.67倍以上を目指すこととする。事業所ごとの実績の確保・向上の観点から、就労移行支援事業利用終了者に占める一般就労へ移行した者の割合が５割以上の事業所を就労移行支援事業所全体の５割以上とすることを基本とする。</w:t>
      </w:r>
    </w:p>
    <w:p w14:paraId="0BBC2355"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就労定着支援事業の利用者数については令和６年度末実績の1.47倍以上とすることを基本とする。就労定着支援事業所のうち、就労定着率が７割以上となる事業所の割合を全体の２割５分以上とすることを基本とする。</w:t>
      </w:r>
    </w:p>
    <w:p w14:paraId="4BA41B4A" w14:textId="77777777" w:rsidR="009D6CAB" w:rsidRPr="00370011" w:rsidRDefault="00000000" w:rsidP="005E6C22">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・就労選択支援について、協議会設置圏域ごとに事業所を設置し、令和11年度の全国の利用者数を82,000人以上とすることを基本とする。【新規】</w:t>
      </w:r>
    </w:p>
    <w:p w14:paraId="71B7D48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①一般就労移行者数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43C52450" w14:textId="77777777">
        <w:trPr>
          <w:tblHeader/>
        </w:trPr>
        <w:tc>
          <w:tcPr>
            <w:tcW w:w="3600" w:type="dxa"/>
            <w:shd w:val="clear" w:color="auto" w:fill="DCE8DC"/>
            <w:tcMar>
              <w:top w:w="130" w:type="dxa"/>
              <w:left w:w="130" w:type="dxa"/>
              <w:bottom w:w="130" w:type="dxa"/>
              <w:right w:w="130" w:type="dxa"/>
            </w:tcMar>
            <w:vAlign w:val="center"/>
          </w:tcPr>
          <w:p w14:paraId="346209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023A7B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E69A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F93DB6F" w14:textId="77777777" w:rsidTr="005E6C22">
        <w:tc>
          <w:tcPr>
            <w:tcW w:w="3600" w:type="dxa"/>
            <w:tcBorders>
              <w:bottom w:val="single" w:sz="18" w:space="0" w:color="EE0000"/>
            </w:tcBorders>
            <w:tcMar>
              <w:top w:w="130" w:type="dxa"/>
              <w:left w:w="130" w:type="dxa"/>
              <w:bottom w:w="130" w:type="dxa"/>
              <w:right w:w="130" w:type="dxa"/>
            </w:tcMar>
            <w:vAlign w:val="center"/>
          </w:tcPr>
          <w:p w14:paraId="7D0EF7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令和６年度の移行者数</w:t>
            </w:r>
          </w:p>
        </w:tc>
        <w:tc>
          <w:tcPr>
            <w:tcW w:w="1600" w:type="dxa"/>
            <w:tcBorders>
              <w:bottom w:val="single" w:sz="18" w:space="0" w:color="EE0000"/>
            </w:tcBorders>
            <w:tcMar>
              <w:top w:w="130" w:type="dxa"/>
              <w:left w:w="130" w:type="dxa"/>
              <w:bottom w:w="130" w:type="dxa"/>
              <w:right w:w="130" w:type="dxa"/>
            </w:tcMar>
            <w:vAlign w:val="center"/>
          </w:tcPr>
          <w:p w14:paraId="4230BC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62B2C7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令和６年度の就労移行支援事業所等（生活介護、自立訓練、就労移行支援、就労継続支援）を通じた一般就労への移行者数</w:t>
            </w:r>
          </w:p>
        </w:tc>
      </w:tr>
      <w:tr w:rsidR="009D6CAB" w:rsidRPr="00370011" w14:paraId="40EDDC77"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6564010"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5E480B4"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7A2A398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令和６年度実績の1.31倍以上（1×1.31＝1.31→２人）</w:t>
            </w:r>
          </w:p>
        </w:tc>
      </w:tr>
      <w:tr w:rsidR="009D6CAB" w:rsidRPr="00370011" w14:paraId="1B0D104F" w14:textId="77777777" w:rsidTr="005E6C22">
        <w:tc>
          <w:tcPr>
            <w:tcW w:w="3600" w:type="dxa"/>
            <w:tcBorders>
              <w:bottom w:val="single" w:sz="18" w:space="0" w:color="EE0000"/>
            </w:tcBorders>
            <w:tcMar>
              <w:top w:w="130" w:type="dxa"/>
              <w:left w:w="130" w:type="dxa"/>
              <w:bottom w:w="130" w:type="dxa"/>
              <w:right w:w="130" w:type="dxa"/>
            </w:tcMar>
            <w:vAlign w:val="center"/>
          </w:tcPr>
          <w:p w14:paraId="002F94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令和６年度の移行者数（うち就労移行支援）</w:t>
            </w:r>
          </w:p>
        </w:tc>
        <w:tc>
          <w:tcPr>
            <w:tcW w:w="1600" w:type="dxa"/>
            <w:tcBorders>
              <w:bottom w:val="single" w:sz="18" w:space="0" w:color="EE0000"/>
            </w:tcBorders>
            <w:tcMar>
              <w:top w:w="130" w:type="dxa"/>
              <w:left w:w="130" w:type="dxa"/>
              <w:bottom w:w="130" w:type="dxa"/>
              <w:right w:w="130" w:type="dxa"/>
            </w:tcMar>
            <w:vAlign w:val="center"/>
          </w:tcPr>
          <w:p w14:paraId="3C6B5E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7E04D9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令和６年度の一般就労移行者（１人）のうち就労移行支援事業を通じた者</w:t>
            </w:r>
          </w:p>
        </w:tc>
      </w:tr>
      <w:tr w:rsidR="009D6CAB" w:rsidRPr="00370011" w14:paraId="512F3D43"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F376291"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【目標値】令和11年度末の移行者数（うち就労移行支援）</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ACD3388"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5D3EE6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令和６年度実績の1.14倍以上（1×1.14＝1.14→２人）</w:t>
            </w:r>
          </w:p>
        </w:tc>
      </w:tr>
      <w:tr w:rsidR="009D6CAB" w:rsidRPr="00370011" w14:paraId="674AF500" w14:textId="77777777" w:rsidTr="005E6C22">
        <w:tc>
          <w:tcPr>
            <w:tcW w:w="3600" w:type="dxa"/>
            <w:tcBorders>
              <w:bottom w:val="single" w:sz="18" w:space="0" w:color="EE0000"/>
            </w:tcBorders>
            <w:tcMar>
              <w:top w:w="130" w:type="dxa"/>
              <w:left w:w="130" w:type="dxa"/>
              <w:bottom w:w="130" w:type="dxa"/>
              <w:right w:w="130" w:type="dxa"/>
            </w:tcMar>
            <w:vAlign w:val="center"/>
          </w:tcPr>
          <w:p w14:paraId="1C4E21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令和６年度の移行者数（うち就労継続支援Ａ型）</w:t>
            </w:r>
          </w:p>
        </w:tc>
        <w:tc>
          <w:tcPr>
            <w:tcW w:w="1600" w:type="dxa"/>
            <w:tcBorders>
              <w:bottom w:val="single" w:sz="18" w:space="0" w:color="EE0000"/>
            </w:tcBorders>
            <w:tcMar>
              <w:top w:w="130" w:type="dxa"/>
              <w:left w:w="130" w:type="dxa"/>
              <w:bottom w:w="130" w:type="dxa"/>
              <w:right w:w="130" w:type="dxa"/>
            </w:tcMar>
            <w:vAlign w:val="center"/>
          </w:tcPr>
          <w:p w14:paraId="7C6D2C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0340C825" w14:textId="77777777" w:rsidR="009D6CAB" w:rsidRPr="00370011" w:rsidRDefault="009D6CAB">
            <w:pPr>
              <w:spacing w:line="320" w:lineRule="auto"/>
              <w:rPr>
                <w:rFonts w:ascii="BIZ UDPゴシック" w:eastAsia="BIZ UDPゴシック" w:hAnsi="BIZ UDPゴシック"/>
              </w:rPr>
            </w:pPr>
          </w:p>
        </w:tc>
      </w:tr>
      <w:tr w:rsidR="009D6CAB" w:rsidRPr="00370011" w14:paraId="0ED2875D"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1A5FEBB"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w:t>
            </w:r>
            <w:r>
              <w:rPr>
                <w:rFonts w:ascii="BIZ UDPゴシック" w:eastAsia="BIZ UDPゴシック" w:hAnsi="BIZ UDPゴシック"/>
                <w:b/>
                <w:bCs/>
                <w:sz w:val="20"/>
                <w:szCs w:val="20"/>
              </w:rPr>
              <w:lastRenderedPageBreak/>
              <w:t>（うち就労継続支援Ａ型）</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82A34D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lastRenderedPageBreak/>
              <w:t>０人</w:t>
            </w:r>
          </w:p>
        </w:tc>
        <w:tc>
          <w:tcPr>
            <w:tcW w:w="3800" w:type="dxa"/>
            <w:tcBorders>
              <w:left w:val="single" w:sz="18" w:space="0" w:color="EE0000"/>
            </w:tcBorders>
            <w:tcMar>
              <w:top w:w="130" w:type="dxa"/>
              <w:left w:w="130" w:type="dxa"/>
              <w:bottom w:w="130" w:type="dxa"/>
              <w:right w:w="130" w:type="dxa"/>
            </w:tcMar>
            <w:vAlign w:val="center"/>
          </w:tcPr>
          <w:p w14:paraId="2639B4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令和６年度実績がないため、移行者の創</w:t>
            </w:r>
            <w:r>
              <w:rPr>
                <w:rFonts w:ascii="BIZ UDPゴシック" w:eastAsia="BIZ UDPゴシック" w:hAnsi="BIZ UDPゴシック"/>
                <w:sz w:val="20"/>
                <w:szCs w:val="20"/>
              </w:rPr>
              <w:lastRenderedPageBreak/>
              <w:t>出に努める（おおむね1.52倍以上）</w:t>
            </w:r>
          </w:p>
        </w:tc>
      </w:tr>
      <w:tr w:rsidR="009D6CAB" w:rsidRPr="00370011" w14:paraId="51CA77A0" w14:textId="77777777" w:rsidTr="005E6C22">
        <w:tc>
          <w:tcPr>
            <w:tcW w:w="3600" w:type="dxa"/>
            <w:tcBorders>
              <w:bottom w:val="single" w:sz="18" w:space="0" w:color="EE0000"/>
            </w:tcBorders>
            <w:tcMar>
              <w:top w:w="130" w:type="dxa"/>
              <w:left w:w="130" w:type="dxa"/>
              <w:bottom w:w="130" w:type="dxa"/>
              <w:right w:w="130" w:type="dxa"/>
            </w:tcMar>
            <w:vAlign w:val="center"/>
          </w:tcPr>
          <w:p w14:paraId="3D9FA13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令和６年度の移行者数（うち就労継続支援Ｂ型）</w:t>
            </w:r>
          </w:p>
        </w:tc>
        <w:tc>
          <w:tcPr>
            <w:tcW w:w="1600" w:type="dxa"/>
            <w:tcBorders>
              <w:bottom w:val="single" w:sz="18" w:space="0" w:color="EE0000"/>
            </w:tcBorders>
            <w:tcMar>
              <w:top w:w="130" w:type="dxa"/>
              <w:left w:w="130" w:type="dxa"/>
              <w:bottom w:w="130" w:type="dxa"/>
              <w:right w:w="130" w:type="dxa"/>
            </w:tcMar>
            <w:vAlign w:val="center"/>
          </w:tcPr>
          <w:p w14:paraId="2FF8E88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7AFCDD80" w14:textId="77777777" w:rsidR="009D6CAB" w:rsidRPr="00370011" w:rsidRDefault="009D6CAB">
            <w:pPr>
              <w:spacing w:line="320" w:lineRule="auto"/>
              <w:rPr>
                <w:rFonts w:ascii="BIZ UDPゴシック" w:eastAsia="BIZ UDPゴシック" w:hAnsi="BIZ UDPゴシック"/>
              </w:rPr>
            </w:pPr>
          </w:p>
        </w:tc>
      </w:tr>
      <w:tr w:rsidR="009D6CAB" w:rsidRPr="00370011" w14:paraId="0D413DC4"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F5C265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【目標値】令和11年度末の移行者数（うち就労継続支援Ｂ型）</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D37C30D"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０人</w:t>
            </w:r>
          </w:p>
        </w:tc>
        <w:tc>
          <w:tcPr>
            <w:tcW w:w="3800" w:type="dxa"/>
            <w:tcBorders>
              <w:left w:val="single" w:sz="18" w:space="0" w:color="EE0000"/>
            </w:tcBorders>
            <w:tcMar>
              <w:top w:w="130" w:type="dxa"/>
              <w:left w:w="130" w:type="dxa"/>
              <w:bottom w:w="130" w:type="dxa"/>
              <w:right w:w="130" w:type="dxa"/>
            </w:tcMar>
            <w:vAlign w:val="center"/>
          </w:tcPr>
          <w:p w14:paraId="0F42B5B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令和６年度実績がないため、移行者の創出に努める（おおむね1.67倍以上）</w:t>
            </w:r>
          </w:p>
        </w:tc>
      </w:tr>
    </w:tbl>
    <w:p w14:paraId="1AEB425A"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②就労移行支援事業所数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A0DE998" w14:textId="77777777">
        <w:trPr>
          <w:tblHeader/>
        </w:trPr>
        <w:tc>
          <w:tcPr>
            <w:tcW w:w="3600" w:type="dxa"/>
            <w:shd w:val="clear" w:color="auto" w:fill="DCE8DC"/>
            <w:tcMar>
              <w:top w:w="130" w:type="dxa"/>
              <w:left w:w="130" w:type="dxa"/>
              <w:bottom w:w="130" w:type="dxa"/>
              <w:right w:w="130" w:type="dxa"/>
            </w:tcMar>
            <w:vAlign w:val="center"/>
          </w:tcPr>
          <w:p w14:paraId="4E5D28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66E2AEC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5738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025C09B" w14:textId="77777777" w:rsidTr="005E6C22">
        <w:tc>
          <w:tcPr>
            <w:tcW w:w="3600" w:type="dxa"/>
            <w:tcBorders>
              <w:bottom w:val="single" w:sz="18" w:space="0" w:color="EE0000"/>
            </w:tcBorders>
            <w:tcMar>
              <w:top w:w="130" w:type="dxa"/>
              <w:left w:w="130" w:type="dxa"/>
              <w:bottom w:w="130" w:type="dxa"/>
              <w:right w:w="130" w:type="dxa"/>
            </w:tcMar>
            <w:vAlign w:val="center"/>
          </w:tcPr>
          <w:p w14:paraId="72C73F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令和11年度の就労移行支援事業所数（見込）</w:t>
            </w:r>
          </w:p>
        </w:tc>
        <w:tc>
          <w:tcPr>
            <w:tcW w:w="1600" w:type="dxa"/>
            <w:tcBorders>
              <w:bottom w:val="single" w:sz="18" w:space="0" w:color="EE0000"/>
            </w:tcBorders>
            <w:tcMar>
              <w:top w:w="130" w:type="dxa"/>
              <w:left w:w="130" w:type="dxa"/>
              <w:bottom w:w="130" w:type="dxa"/>
              <w:right w:w="130" w:type="dxa"/>
            </w:tcMar>
            <w:vAlign w:val="center"/>
          </w:tcPr>
          <w:p w14:paraId="60E609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7419E2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町外事業所の利用を含む</w:t>
            </w:r>
          </w:p>
        </w:tc>
      </w:tr>
      <w:tr w:rsidR="009D6CAB" w:rsidRPr="00370011" w14:paraId="27A7F651"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35AB2E1"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【目標値】一般就労移行者が５割以上になる就労移行支援事業所数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98D40E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2AFF854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就労移行支援事業利用終了者に占める一般就労移行者が５割以上になる事業所数</w:t>
            </w:r>
          </w:p>
        </w:tc>
      </w:tr>
    </w:tbl>
    <w:p w14:paraId="71A143E2" w14:textId="77777777" w:rsidR="00C76203" w:rsidRDefault="00C76203">
      <w:pPr>
        <w:pBdr>
          <w:bottom w:val="single" w:sz="6" w:space="2" w:color="2F5C48"/>
        </w:pBdr>
        <w:spacing w:before="320" w:after="180"/>
        <w:rPr>
          <w:rFonts w:ascii="BIZ UDPゴシック" w:eastAsia="BIZ UDPゴシック" w:hAnsi="BIZ UDPゴシック"/>
          <w:b/>
          <w:bCs/>
          <w:color w:val="2F5C48"/>
          <w:sz w:val="23"/>
          <w:szCs w:val="23"/>
        </w:rPr>
      </w:pPr>
    </w:p>
    <w:p w14:paraId="52B639B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③就労定着支援事業利用者数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4F2788F" w14:textId="77777777">
        <w:trPr>
          <w:tblHeader/>
        </w:trPr>
        <w:tc>
          <w:tcPr>
            <w:tcW w:w="3600" w:type="dxa"/>
            <w:shd w:val="clear" w:color="auto" w:fill="DCE8DC"/>
            <w:tcMar>
              <w:top w:w="130" w:type="dxa"/>
              <w:left w:w="130" w:type="dxa"/>
              <w:bottom w:w="130" w:type="dxa"/>
              <w:right w:w="130" w:type="dxa"/>
            </w:tcMar>
            <w:vAlign w:val="center"/>
          </w:tcPr>
          <w:p w14:paraId="33D15B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01B124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03CE85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F25DBDC" w14:textId="77777777" w:rsidTr="005E6C22">
        <w:tc>
          <w:tcPr>
            <w:tcW w:w="3600" w:type="dxa"/>
            <w:tcBorders>
              <w:bottom w:val="single" w:sz="18" w:space="0" w:color="EE0000"/>
            </w:tcBorders>
            <w:tcMar>
              <w:top w:w="130" w:type="dxa"/>
              <w:left w:w="130" w:type="dxa"/>
              <w:bottom w:w="130" w:type="dxa"/>
              <w:right w:w="130" w:type="dxa"/>
            </w:tcMar>
            <w:vAlign w:val="center"/>
          </w:tcPr>
          <w:p w14:paraId="0507C7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令和６年度末の利用者数</w:t>
            </w:r>
          </w:p>
        </w:tc>
        <w:tc>
          <w:tcPr>
            <w:tcW w:w="1600" w:type="dxa"/>
            <w:tcBorders>
              <w:bottom w:val="single" w:sz="18" w:space="0" w:color="EE0000"/>
            </w:tcBorders>
            <w:tcMar>
              <w:top w:w="130" w:type="dxa"/>
              <w:left w:w="130" w:type="dxa"/>
              <w:bottom w:w="130" w:type="dxa"/>
              <w:right w:w="130" w:type="dxa"/>
            </w:tcMar>
            <w:vAlign w:val="center"/>
          </w:tcPr>
          <w:p w14:paraId="167A88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75C484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令和６年度末の就労定着支援事業利用者数</w:t>
            </w:r>
          </w:p>
        </w:tc>
      </w:tr>
      <w:tr w:rsidR="009D6CAB" w:rsidRPr="00370011" w14:paraId="3D652179" w14:textId="77777777" w:rsidTr="005E6C22">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A704CD5"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【目標値】令和11年度末の利用者数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1404CEB"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1AD376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令和６年度末実績の1.47倍以上（1×1.47＝1.47→２人）</w:t>
            </w:r>
          </w:p>
        </w:tc>
      </w:tr>
    </w:tbl>
    <w:p w14:paraId="6BC2063E"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④就労選択支援の活用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BB7AC15" w14:textId="77777777">
        <w:trPr>
          <w:tblHeader/>
        </w:trPr>
        <w:tc>
          <w:tcPr>
            <w:tcW w:w="3600" w:type="dxa"/>
            <w:shd w:val="clear" w:color="auto" w:fill="DCE8DC"/>
            <w:tcMar>
              <w:top w:w="130" w:type="dxa"/>
              <w:left w:w="130" w:type="dxa"/>
              <w:bottom w:w="130" w:type="dxa"/>
              <w:right w:w="130" w:type="dxa"/>
            </w:tcMar>
            <w:vAlign w:val="center"/>
          </w:tcPr>
          <w:p w14:paraId="0D7674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146430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9FE8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A8B53E6" w14:textId="77777777" w:rsidTr="000B2E2D">
        <w:tc>
          <w:tcPr>
            <w:tcW w:w="3600" w:type="dxa"/>
            <w:tcBorders>
              <w:bottom w:val="single" w:sz="18" w:space="0" w:color="EE0000"/>
            </w:tcBorders>
            <w:tcMar>
              <w:top w:w="130" w:type="dxa"/>
              <w:left w:w="130" w:type="dxa"/>
              <w:bottom w:w="130" w:type="dxa"/>
              <w:right w:w="130" w:type="dxa"/>
            </w:tcMar>
            <w:vAlign w:val="center"/>
          </w:tcPr>
          <w:p w14:paraId="40516F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令和８年度の就労選択支援利用者数（見込）</w:t>
            </w:r>
          </w:p>
        </w:tc>
        <w:tc>
          <w:tcPr>
            <w:tcW w:w="1600" w:type="dxa"/>
            <w:tcBorders>
              <w:bottom w:val="single" w:sz="18" w:space="0" w:color="EE0000"/>
            </w:tcBorders>
            <w:tcMar>
              <w:top w:w="130" w:type="dxa"/>
              <w:left w:w="130" w:type="dxa"/>
              <w:bottom w:w="130" w:type="dxa"/>
              <w:right w:w="130" w:type="dxa"/>
            </w:tcMar>
            <w:vAlign w:val="center"/>
          </w:tcPr>
          <w:p w14:paraId="0F25F1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3DA8A9E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町内に事業所がないため町外事業所の利用状況を注視</w:t>
            </w:r>
          </w:p>
        </w:tc>
      </w:tr>
      <w:tr w:rsidR="009D6CAB" w:rsidRPr="00370011" w14:paraId="6EBE3BC8" w14:textId="77777777" w:rsidTr="000B2E2D">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E1E4286"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lastRenderedPageBreak/>
              <w:t>【目標値】令和11年度末の利用者数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9EAC95A"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１人以上</w:t>
            </w:r>
          </w:p>
        </w:tc>
        <w:tc>
          <w:tcPr>
            <w:tcW w:w="3800" w:type="dxa"/>
            <w:tcBorders>
              <w:left w:val="single" w:sz="18" w:space="0" w:color="EE0000"/>
            </w:tcBorders>
            <w:tcMar>
              <w:top w:w="130" w:type="dxa"/>
              <w:left w:w="130" w:type="dxa"/>
              <w:bottom w:w="130" w:type="dxa"/>
              <w:right w:w="130" w:type="dxa"/>
            </w:tcMar>
            <w:vAlign w:val="center"/>
          </w:tcPr>
          <w:p w14:paraId="0F3B3D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就労移行支援・就労継続支援の利用を検討する方への案内を徹底し、必要な方が利用できる体制を確保</w:t>
            </w:r>
          </w:p>
        </w:tc>
      </w:tr>
    </w:tbl>
    <w:p w14:paraId="130859DA"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426BACC7"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４　障がい児支援の提供体制の整備等</w:t>
      </w:r>
    </w:p>
    <w:p w14:paraId="37D02B0E" w14:textId="77777777" w:rsidR="009D6CAB" w:rsidRPr="00DA1C26"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48108CFB"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・児童発達支援センターにおいて「４つの中核機能」を確保すること：各市町村又は圏域</w:t>
      </w:r>
    </w:p>
    <w:p w14:paraId="3DFD4B4E"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・インクルージョン推進のための協議の場の設置：各都道府県・各市町村又は圏域【新規】</w:t>
      </w:r>
    </w:p>
    <w:p w14:paraId="393ECC2C"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・主として重症心身障がい児を支援する事業所又は重症心身障がい児を受け入れる体制を整備した事業所の確保：各市町村又は圏域</w:t>
      </w:r>
    </w:p>
    <w:p w14:paraId="392B8FD9"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・医療的ケア児等支援のための関係機関の協議の場の設置及びコーディネーターの配置：各都道府県・各市町村又は圏域</w:t>
      </w:r>
    </w:p>
    <w:p w14:paraId="573A45D5"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・障がい児等への伴走的な相談支援体制の構築及び連携体制の確保：各市町村又は圏域【新規】</w:t>
      </w:r>
    </w:p>
    <w:p w14:paraId="7195D99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①児童発達支援センターの中核機能の確保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065000F" w14:textId="77777777">
        <w:trPr>
          <w:tblHeader/>
        </w:trPr>
        <w:tc>
          <w:tcPr>
            <w:tcW w:w="3600" w:type="dxa"/>
            <w:shd w:val="clear" w:color="auto" w:fill="DCE8DC"/>
            <w:tcMar>
              <w:top w:w="130" w:type="dxa"/>
              <w:left w:w="130" w:type="dxa"/>
              <w:bottom w:w="130" w:type="dxa"/>
              <w:right w:w="130" w:type="dxa"/>
            </w:tcMar>
            <w:vAlign w:val="center"/>
          </w:tcPr>
          <w:p w14:paraId="1CC94E3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71C9B3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20B23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C289170" w14:textId="77777777" w:rsidTr="00DA1C26">
        <w:tc>
          <w:tcPr>
            <w:tcW w:w="3600" w:type="dxa"/>
            <w:tcBorders>
              <w:bottom w:val="single" w:sz="18" w:space="0" w:color="EE0000"/>
            </w:tcBorders>
            <w:tcMar>
              <w:top w:w="130" w:type="dxa"/>
              <w:left w:w="130" w:type="dxa"/>
              <w:bottom w:w="130" w:type="dxa"/>
              <w:right w:w="130" w:type="dxa"/>
            </w:tcMar>
            <w:vAlign w:val="center"/>
          </w:tcPr>
          <w:p w14:paraId="1DC039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令和７年度末時点の整備数</w:t>
            </w:r>
          </w:p>
        </w:tc>
        <w:tc>
          <w:tcPr>
            <w:tcW w:w="1600" w:type="dxa"/>
            <w:tcBorders>
              <w:bottom w:val="single" w:sz="18" w:space="0" w:color="EE0000"/>
            </w:tcBorders>
            <w:tcMar>
              <w:top w:w="130" w:type="dxa"/>
              <w:left w:w="130" w:type="dxa"/>
              <w:bottom w:w="130" w:type="dxa"/>
              <w:right w:w="130" w:type="dxa"/>
            </w:tcMar>
            <w:vAlign w:val="center"/>
          </w:tcPr>
          <w:p w14:paraId="726DE5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7D1650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４つの中核機能のうち一部を確保</w:t>
            </w:r>
          </w:p>
        </w:tc>
      </w:tr>
      <w:tr w:rsidR="009D6CAB" w:rsidRPr="00370011" w14:paraId="74308889" w14:textId="77777777" w:rsidTr="00DA1C2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B60523A"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【目標値】令和11年度末の整備数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93F3B0F"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69C98CE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４つの中核機能（発達支援・家族支援、スーパーバイズ・コンサルテーション、インクルージョン推進、相談の入口）の確保を目指す</w:t>
            </w:r>
          </w:p>
        </w:tc>
      </w:tr>
    </w:tbl>
    <w:p w14:paraId="04F2D633"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②インクルージョン推進のための協議の場の設置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580810FE" w14:textId="77777777">
        <w:trPr>
          <w:tblHeader/>
        </w:trPr>
        <w:tc>
          <w:tcPr>
            <w:tcW w:w="3600" w:type="dxa"/>
            <w:shd w:val="clear" w:color="auto" w:fill="DCE8DC"/>
            <w:tcMar>
              <w:top w:w="130" w:type="dxa"/>
              <w:left w:w="130" w:type="dxa"/>
              <w:bottom w:w="130" w:type="dxa"/>
              <w:right w:w="130" w:type="dxa"/>
            </w:tcMar>
            <w:vAlign w:val="center"/>
          </w:tcPr>
          <w:p w14:paraId="731021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CE961D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305C17C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38E6304E" w14:textId="77777777" w:rsidTr="00DA1C26">
        <w:tc>
          <w:tcPr>
            <w:tcW w:w="3600" w:type="dxa"/>
            <w:tcBorders>
              <w:bottom w:val="single" w:sz="18" w:space="0" w:color="EE0000"/>
            </w:tcBorders>
            <w:tcMar>
              <w:top w:w="130" w:type="dxa"/>
              <w:left w:w="130" w:type="dxa"/>
              <w:bottom w:w="130" w:type="dxa"/>
              <w:right w:w="130" w:type="dxa"/>
            </w:tcMar>
            <w:vAlign w:val="center"/>
          </w:tcPr>
          <w:p w14:paraId="4880BD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令和７年度末時点の設置の有無</w:t>
            </w:r>
          </w:p>
        </w:tc>
        <w:tc>
          <w:tcPr>
            <w:tcW w:w="1600" w:type="dxa"/>
            <w:tcBorders>
              <w:bottom w:val="single" w:sz="18" w:space="0" w:color="EE0000"/>
            </w:tcBorders>
            <w:tcMar>
              <w:top w:w="130" w:type="dxa"/>
              <w:left w:w="130" w:type="dxa"/>
              <w:bottom w:w="130" w:type="dxa"/>
              <w:right w:w="130" w:type="dxa"/>
            </w:tcMar>
            <w:vAlign w:val="center"/>
          </w:tcPr>
          <w:p w14:paraId="0E0075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3800" w:type="dxa"/>
            <w:tcMar>
              <w:top w:w="130" w:type="dxa"/>
              <w:left w:w="130" w:type="dxa"/>
              <w:bottom w:w="130" w:type="dxa"/>
              <w:right w:w="130" w:type="dxa"/>
            </w:tcMar>
            <w:vAlign w:val="center"/>
          </w:tcPr>
          <w:p w14:paraId="42B1C52D" w14:textId="77777777" w:rsidR="009D6CAB" w:rsidRPr="00370011" w:rsidRDefault="009D6CAB">
            <w:pPr>
              <w:spacing w:line="320" w:lineRule="auto"/>
              <w:rPr>
                <w:rFonts w:ascii="BIZ UDPゴシック" w:eastAsia="BIZ UDPゴシック" w:hAnsi="BIZ UDPゴシック"/>
              </w:rPr>
            </w:pPr>
          </w:p>
        </w:tc>
      </w:tr>
      <w:tr w:rsidR="009D6CAB" w:rsidRPr="00370011" w14:paraId="627E2AF0" w14:textId="77777777" w:rsidTr="00DA1C26">
        <w:tc>
          <w:tcPr>
            <w:tcW w:w="3600" w:type="dxa"/>
            <w:tcBorders>
              <w:top w:val="single" w:sz="18" w:space="0" w:color="EE0000"/>
              <w:left w:val="single" w:sz="18" w:space="0" w:color="EE0000"/>
              <w:bottom w:val="single" w:sz="18" w:space="0" w:color="EE0000"/>
            </w:tcBorders>
            <w:shd w:val="clear" w:color="auto" w:fill="FBE4D5" w:themeFill="accent2" w:themeFillTint="33"/>
            <w:tcMar>
              <w:top w:w="130" w:type="dxa"/>
              <w:left w:w="130" w:type="dxa"/>
              <w:bottom w:w="130" w:type="dxa"/>
              <w:right w:w="130" w:type="dxa"/>
            </w:tcMar>
            <w:vAlign w:val="center"/>
          </w:tcPr>
          <w:p w14:paraId="71D7FBD2"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【目標値】令和11年度末までの設置の有無</w:t>
            </w:r>
          </w:p>
        </w:tc>
        <w:tc>
          <w:tcPr>
            <w:tcW w:w="1600" w:type="dxa"/>
            <w:tcBorders>
              <w:top w:val="single" w:sz="18" w:space="0" w:color="EE0000"/>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5E49F2E"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2EBB4C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近隣市町村・県中地域との圏域単位での設置を含めて検討</w:t>
            </w:r>
          </w:p>
        </w:tc>
      </w:tr>
    </w:tbl>
    <w:p w14:paraId="1D422A8E"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0E675C9C"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2E588A0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5B4726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③重症心身障がい児を支援する事業所の確保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57F4FFE9" w14:textId="77777777">
        <w:trPr>
          <w:tblHeader/>
        </w:trPr>
        <w:tc>
          <w:tcPr>
            <w:tcW w:w="3600" w:type="dxa"/>
            <w:shd w:val="clear" w:color="auto" w:fill="DCE8DC"/>
            <w:tcMar>
              <w:top w:w="130" w:type="dxa"/>
              <w:left w:w="130" w:type="dxa"/>
              <w:bottom w:w="130" w:type="dxa"/>
              <w:right w:w="130" w:type="dxa"/>
            </w:tcMar>
            <w:vAlign w:val="center"/>
          </w:tcPr>
          <w:p w14:paraId="4695D24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7CB0C71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4D344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3869D39" w14:textId="77777777" w:rsidTr="00DA1C26">
        <w:tc>
          <w:tcPr>
            <w:tcW w:w="3600" w:type="dxa"/>
            <w:tcBorders>
              <w:bottom w:val="single" w:sz="18" w:space="0" w:color="EE0000"/>
            </w:tcBorders>
            <w:tcMar>
              <w:top w:w="130" w:type="dxa"/>
              <w:left w:w="130" w:type="dxa"/>
              <w:bottom w:w="130" w:type="dxa"/>
              <w:right w:w="130" w:type="dxa"/>
            </w:tcMar>
            <w:vAlign w:val="center"/>
          </w:tcPr>
          <w:p w14:paraId="6D0A60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令和７年度末の整備数</w:t>
            </w:r>
          </w:p>
        </w:tc>
        <w:tc>
          <w:tcPr>
            <w:tcW w:w="1600" w:type="dxa"/>
            <w:tcBorders>
              <w:bottom w:val="single" w:sz="18" w:space="0" w:color="EE0000"/>
            </w:tcBorders>
            <w:tcMar>
              <w:top w:w="130" w:type="dxa"/>
              <w:left w:w="130" w:type="dxa"/>
              <w:bottom w:w="130" w:type="dxa"/>
              <w:right w:w="130" w:type="dxa"/>
            </w:tcMar>
            <w:vAlign w:val="center"/>
          </w:tcPr>
          <w:p w14:paraId="4219FE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０か所</w:t>
            </w:r>
          </w:p>
        </w:tc>
        <w:tc>
          <w:tcPr>
            <w:tcW w:w="3800" w:type="dxa"/>
            <w:tcMar>
              <w:top w:w="130" w:type="dxa"/>
              <w:left w:w="130" w:type="dxa"/>
              <w:bottom w:w="130" w:type="dxa"/>
              <w:right w:w="130" w:type="dxa"/>
            </w:tcMar>
            <w:vAlign w:val="center"/>
          </w:tcPr>
          <w:p w14:paraId="7A3C39E9" w14:textId="77777777" w:rsidR="009D6CAB" w:rsidRPr="00370011" w:rsidRDefault="009D6CAB">
            <w:pPr>
              <w:spacing w:line="320" w:lineRule="auto"/>
              <w:rPr>
                <w:rFonts w:ascii="BIZ UDPゴシック" w:eastAsia="BIZ UDPゴシック" w:hAnsi="BIZ UDPゴシック"/>
              </w:rPr>
            </w:pPr>
          </w:p>
        </w:tc>
      </w:tr>
      <w:tr w:rsidR="009D6CAB" w:rsidRPr="00370011" w14:paraId="617615D5" w14:textId="77777777" w:rsidTr="00DA1C2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E4A7E09"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【目標値】令和11年度末までの整備か所数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AD1C92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3D1ECB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町内・近隣事業所との連携により確保</w:t>
            </w:r>
          </w:p>
        </w:tc>
      </w:tr>
    </w:tbl>
    <w:p w14:paraId="0A30776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④医療的ケア児支援のための関係機関の協議の場・コーディネーター配置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BD90048" w14:textId="77777777">
        <w:trPr>
          <w:tblHeader/>
        </w:trPr>
        <w:tc>
          <w:tcPr>
            <w:tcW w:w="3600" w:type="dxa"/>
            <w:shd w:val="clear" w:color="auto" w:fill="DCE8DC"/>
            <w:tcMar>
              <w:top w:w="130" w:type="dxa"/>
              <w:left w:w="130" w:type="dxa"/>
              <w:bottom w:w="130" w:type="dxa"/>
              <w:right w:w="130" w:type="dxa"/>
            </w:tcMar>
            <w:vAlign w:val="center"/>
          </w:tcPr>
          <w:p w14:paraId="0060866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1210DFC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C66B92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118428E" w14:textId="77777777" w:rsidTr="00FA1DEF">
        <w:tc>
          <w:tcPr>
            <w:tcW w:w="3600" w:type="dxa"/>
            <w:tcBorders>
              <w:bottom w:val="single" w:sz="18" w:space="0" w:color="EE0000"/>
            </w:tcBorders>
            <w:tcMar>
              <w:top w:w="130" w:type="dxa"/>
              <w:left w:w="130" w:type="dxa"/>
              <w:bottom w:w="130" w:type="dxa"/>
              <w:right w:w="130" w:type="dxa"/>
            </w:tcMar>
            <w:vAlign w:val="center"/>
          </w:tcPr>
          <w:p w14:paraId="4EECBFA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令和７年度末の協議の場の設置数</w:t>
            </w:r>
          </w:p>
        </w:tc>
        <w:tc>
          <w:tcPr>
            <w:tcW w:w="1600" w:type="dxa"/>
            <w:tcBorders>
              <w:bottom w:val="single" w:sz="18" w:space="0" w:color="EE0000"/>
            </w:tcBorders>
            <w:tcMar>
              <w:top w:w="130" w:type="dxa"/>
              <w:left w:w="130" w:type="dxa"/>
              <w:bottom w:w="130" w:type="dxa"/>
              <w:right w:w="130" w:type="dxa"/>
            </w:tcMar>
            <w:vAlign w:val="center"/>
          </w:tcPr>
          <w:p w14:paraId="6B80EF9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4C7434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継続設置</w:t>
            </w:r>
          </w:p>
        </w:tc>
      </w:tr>
      <w:tr w:rsidR="009D6CAB" w:rsidRPr="00370011" w14:paraId="6F4F41AF"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ABDF9C8"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【目標値】令和11年度末の協議の場の設置数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524505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7D2AD58B" w14:textId="77777777" w:rsidR="009D6CAB" w:rsidRPr="00370011" w:rsidRDefault="009D6CAB">
            <w:pPr>
              <w:spacing w:line="320" w:lineRule="auto"/>
              <w:rPr>
                <w:rFonts w:ascii="BIZ UDPゴシック" w:eastAsia="BIZ UDPゴシック" w:hAnsi="BIZ UDPゴシック"/>
              </w:rPr>
            </w:pPr>
          </w:p>
        </w:tc>
      </w:tr>
      <w:tr w:rsidR="009D6CAB" w:rsidRPr="00370011" w14:paraId="4C937FF8" w14:textId="77777777" w:rsidTr="00FA1DEF">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E97D11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令和７年度末のコーディネーター配置人数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13CEB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０人</w:t>
            </w:r>
          </w:p>
        </w:tc>
        <w:tc>
          <w:tcPr>
            <w:tcW w:w="3800" w:type="dxa"/>
            <w:tcMar>
              <w:top w:w="130" w:type="dxa"/>
              <w:left w:w="130" w:type="dxa"/>
              <w:bottom w:w="130" w:type="dxa"/>
              <w:right w:w="130" w:type="dxa"/>
            </w:tcMar>
            <w:vAlign w:val="center"/>
          </w:tcPr>
          <w:p w14:paraId="09318A4E" w14:textId="77777777" w:rsidR="009D6CAB" w:rsidRPr="00370011" w:rsidRDefault="009D6CAB">
            <w:pPr>
              <w:spacing w:line="320" w:lineRule="auto"/>
              <w:rPr>
                <w:rFonts w:ascii="BIZ UDPゴシック" w:eastAsia="BIZ UDPゴシック" w:hAnsi="BIZ UDPゴシック"/>
              </w:rPr>
            </w:pPr>
          </w:p>
        </w:tc>
      </w:tr>
      <w:tr w:rsidR="009D6CAB" w:rsidRPr="00370011" w14:paraId="1C999EBB"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1A11852"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【目標値】令和11年度末のコーディネーター配置人数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C2EE9B7" w14:textId="77777777" w:rsidR="009D6CAB" w:rsidRPr="00FA1DEF"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w:t>
            </w:r>
          </w:p>
        </w:tc>
        <w:tc>
          <w:tcPr>
            <w:tcW w:w="3800" w:type="dxa"/>
            <w:tcBorders>
              <w:left w:val="single" w:sz="18" w:space="0" w:color="EE0000"/>
            </w:tcBorders>
            <w:tcMar>
              <w:top w:w="130" w:type="dxa"/>
              <w:left w:w="130" w:type="dxa"/>
              <w:bottom w:w="130" w:type="dxa"/>
              <w:right w:w="130" w:type="dxa"/>
            </w:tcMar>
            <w:vAlign w:val="center"/>
          </w:tcPr>
          <w:p w14:paraId="1EC8E8D9" w14:textId="77777777" w:rsidR="009D6CAB" w:rsidRPr="00370011" w:rsidRDefault="009D6CAB">
            <w:pPr>
              <w:spacing w:line="320" w:lineRule="auto"/>
              <w:rPr>
                <w:rFonts w:ascii="BIZ UDPゴシック" w:eastAsia="BIZ UDPゴシック" w:hAnsi="BIZ UDPゴシック"/>
              </w:rPr>
            </w:pPr>
          </w:p>
        </w:tc>
      </w:tr>
    </w:tbl>
    <w:p w14:paraId="4C6B33D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⑤障がい児等への伴走的な相談支援体制の構築</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891DE29" w14:textId="77777777">
        <w:trPr>
          <w:tblHeader/>
        </w:trPr>
        <w:tc>
          <w:tcPr>
            <w:tcW w:w="3600" w:type="dxa"/>
            <w:shd w:val="clear" w:color="auto" w:fill="DCE8DC"/>
            <w:tcMar>
              <w:top w:w="130" w:type="dxa"/>
              <w:left w:w="130" w:type="dxa"/>
              <w:bottom w:w="130" w:type="dxa"/>
              <w:right w:w="130" w:type="dxa"/>
            </w:tcMar>
            <w:vAlign w:val="center"/>
          </w:tcPr>
          <w:p w14:paraId="47B18D8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018EA77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58BB680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61AFB3C" w14:textId="77777777" w:rsidTr="00FA1DEF">
        <w:tc>
          <w:tcPr>
            <w:tcW w:w="3600" w:type="dxa"/>
            <w:tcBorders>
              <w:bottom w:val="single" w:sz="18" w:space="0" w:color="EE0000"/>
            </w:tcBorders>
            <w:tcMar>
              <w:top w:w="130" w:type="dxa"/>
              <w:left w:w="130" w:type="dxa"/>
              <w:bottom w:w="130" w:type="dxa"/>
              <w:right w:w="130" w:type="dxa"/>
            </w:tcMar>
            <w:vAlign w:val="center"/>
          </w:tcPr>
          <w:p w14:paraId="7F048A2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令和７年度末の体制構築状況</w:t>
            </w:r>
          </w:p>
        </w:tc>
        <w:tc>
          <w:tcPr>
            <w:tcW w:w="1600" w:type="dxa"/>
            <w:tcBorders>
              <w:bottom w:val="single" w:sz="18" w:space="0" w:color="EE0000"/>
            </w:tcBorders>
            <w:tcMar>
              <w:top w:w="130" w:type="dxa"/>
              <w:left w:w="130" w:type="dxa"/>
              <w:bottom w:w="130" w:type="dxa"/>
              <w:right w:w="130" w:type="dxa"/>
            </w:tcMar>
            <w:vAlign w:val="center"/>
          </w:tcPr>
          <w:p w14:paraId="6C341F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検討中</w:t>
            </w:r>
          </w:p>
        </w:tc>
        <w:tc>
          <w:tcPr>
            <w:tcW w:w="3800" w:type="dxa"/>
            <w:tcMar>
              <w:top w:w="130" w:type="dxa"/>
              <w:left w:w="130" w:type="dxa"/>
              <w:bottom w:w="130" w:type="dxa"/>
              <w:right w:w="130" w:type="dxa"/>
            </w:tcMar>
            <w:vAlign w:val="center"/>
          </w:tcPr>
          <w:p w14:paraId="26B7D960" w14:textId="77777777" w:rsidR="009D6CAB" w:rsidRPr="00370011" w:rsidRDefault="009D6CAB">
            <w:pPr>
              <w:spacing w:line="320" w:lineRule="auto"/>
              <w:rPr>
                <w:rFonts w:ascii="BIZ UDPゴシック" w:eastAsia="BIZ UDPゴシック" w:hAnsi="BIZ UDPゴシック"/>
              </w:rPr>
            </w:pPr>
          </w:p>
        </w:tc>
      </w:tr>
      <w:tr w:rsidR="009D6CAB" w:rsidRPr="00370011" w14:paraId="42FED72F" w14:textId="77777777" w:rsidTr="00FA1DEF">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42511F4"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【目標値】令和11年度末の体制構築状況</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D2E79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構築</w:t>
            </w:r>
          </w:p>
        </w:tc>
        <w:tc>
          <w:tcPr>
            <w:tcW w:w="3800" w:type="dxa"/>
            <w:tcBorders>
              <w:left w:val="single" w:sz="18" w:space="0" w:color="EE0000"/>
            </w:tcBorders>
            <w:tcMar>
              <w:top w:w="130" w:type="dxa"/>
              <w:left w:w="130" w:type="dxa"/>
              <w:bottom w:w="130" w:type="dxa"/>
              <w:right w:w="130" w:type="dxa"/>
            </w:tcMar>
            <w:vAlign w:val="center"/>
          </w:tcPr>
          <w:p w14:paraId="1AF84F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障がい児相談支援事業所・こども家庭センター等との連携体制を確保</w:t>
            </w:r>
          </w:p>
        </w:tc>
      </w:tr>
    </w:tbl>
    <w:p w14:paraId="4591F7E5"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BDFF38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５　地域生活支援の充実</w:t>
      </w:r>
    </w:p>
    <w:p w14:paraId="298DFB4D" w14:textId="77777777" w:rsidR="009D6CAB" w:rsidRPr="00DA1C26"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46EE8579"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市町村において、令和11年度末までに、地域生活支援拠点等を整備（複数市町村による共同整備を含む。）するとともに、その機能の充実のため、コーディネーターの配置などによる効果的な支援体制及び緊急時の連絡体制の構築を進め、年１回以上支援の実績等を踏まえ、運用状況を検証及び検討することを基本とする。</w:t>
      </w:r>
    </w:p>
    <w:p w14:paraId="47835E41"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・市町村又は各都道府県が定める福祉圏域において、強度行動障がいを有する障がい者に関し、その状況や支援ニーズを把握し、支援体制の整備を進めることを基本とする。</w:t>
      </w:r>
    </w:p>
    <w:p w14:paraId="15C3C1A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（１）地域生活支援拠点等が有する機能の充実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20AC310" w14:textId="77777777">
        <w:trPr>
          <w:tblHeader/>
        </w:trPr>
        <w:tc>
          <w:tcPr>
            <w:tcW w:w="3600" w:type="dxa"/>
            <w:shd w:val="clear" w:color="auto" w:fill="DCE8DC"/>
            <w:tcMar>
              <w:top w:w="130" w:type="dxa"/>
              <w:left w:w="130" w:type="dxa"/>
              <w:bottom w:w="130" w:type="dxa"/>
              <w:right w:w="130" w:type="dxa"/>
            </w:tcMar>
            <w:vAlign w:val="center"/>
          </w:tcPr>
          <w:p w14:paraId="11E8D59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2C561AD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7E501A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6F15F43" w14:textId="77777777" w:rsidTr="004135A6">
        <w:tc>
          <w:tcPr>
            <w:tcW w:w="3600" w:type="dxa"/>
            <w:tcBorders>
              <w:bottom w:val="single" w:sz="18" w:space="0" w:color="EE0000"/>
            </w:tcBorders>
            <w:tcMar>
              <w:top w:w="130" w:type="dxa"/>
              <w:left w:w="130" w:type="dxa"/>
              <w:bottom w:w="130" w:type="dxa"/>
              <w:right w:w="130" w:type="dxa"/>
            </w:tcMar>
            <w:vAlign w:val="center"/>
          </w:tcPr>
          <w:p w14:paraId="51EA2C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令和７年度末時点の設置数</w:t>
            </w:r>
          </w:p>
        </w:tc>
        <w:tc>
          <w:tcPr>
            <w:tcW w:w="1600" w:type="dxa"/>
            <w:tcBorders>
              <w:bottom w:val="single" w:sz="18" w:space="0" w:color="EE0000"/>
            </w:tcBorders>
            <w:tcMar>
              <w:top w:w="130" w:type="dxa"/>
              <w:left w:w="130" w:type="dxa"/>
              <w:bottom w:w="130" w:type="dxa"/>
              <w:right w:w="130" w:type="dxa"/>
            </w:tcMar>
            <w:vAlign w:val="center"/>
          </w:tcPr>
          <w:p w14:paraId="1FAFB11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１か所</w:t>
            </w:r>
          </w:p>
        </w:tc>
        <w:tc>
          <w:tcPr>
            <w:tcW w:w="3800" w:type="dxa"/>
            <w:tcMar>
              <w:top w:w="130" w:type="dxa"/>
              <w:left w:w="130" w:type="dxa"/>
              <w:bottom w:w="130" w:type="dxa"/>
              <w:right w:w="130" w:type="dxa"/>
            </w:tcMar>
            <w:vAlign w:val="center"/>
          </w:tcPr>
          <w:p w14:paraId="3229C182" w14:textId="77777777" w:rsidR="009D6CAB" w:rsidRPr="00370011" w:rsidRDefault="009D6CAB">
            <w:pPr>
              <w:spacing w:line="320" w:lineRule="auto"/>
              <w:rPr>
                <w:rFonts w:ascii="BIZ UDPゴシック" w:eastAsia="BIZ UDPゴシック" w:hAnsi="BIZ UDPゴシック"/>
              </w:rPr>
            </w:pPr>
          </w:p>
        </w:tc>
      </w:tr>
      <w:tr w:rsidR="009D6CAB" w:rsidRPr="00370011" w14:paraId="5349DBB3"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4E0484E"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B42D6A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１か所</w:t>
            </w:r>
          </w:p>
        </w:tc>
        <w:tc>
          <w:tcPr>
            <w:tcW w:w="3800" w:type="dxa"/>
            <w:tcBorders>
              <w:left w:val="single" w:sz="18" w:space="0" w:color="EE0000"/>
            </w:tcBorders>
            <w:tcMar>
              <w:top w:w="130" w:type="dxa"/>
              <w:left w:w="130" w:type="dxa"/>
              <w:bottom w:w="130" w:type="dxa"/>
              <w:right w:w="130" w:type="dxa"/>
            </w:tcMar>
            <w:vAlign w:val="center"/>
          </w:tcPr>
          <w:p w14:paraId="2E321B30" w14:textId="77777777" w:rsidR="009D6CAB" w:rsidRPr="00370011" w:rsidRDefault="009D6CAB">
            <w:pPr>
              <w:spacing w:line="320" w:lineRule="auto"/>
              <w:rPr>
                <w:rFonts w:ascii="BIZ UDPゴシック" w:eastAsia="BIZ UDPゴシック" w:hAnsi="BIZ UDPゴシック"/>
              </w:rPr>
            </w:pPr>
          </w:p>
        </w:tc>
      </w:tr>
      <w:tr w:rsidR="009D6CAB" w:rsidRPr="00370011" w14:paraId="68C20FAC"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37E45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令和７年度末時点のコーディネーター配置人数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E2A35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2454EAD7" w14:textId="77777777" w:rsidR="009D6CAB" w:rsidRPr="00370011" w:rsidRDefault="009D6CAB">
            <w:pPr>
              <w:spacing w:line="320" w:lineRule="auto"/>
              <w:rPr>
                <w:rFonts w:ascii="BIZ UDPゴシック" w:eastAsia="BIZ UDPゴシック" w:hAnsi="BIZ UDPゴシック"/>
              </w:rPr>
            </w:pPr>
          </w:p>
        </w:tc>
      </w:tr>
      <w:tr w:rsidR="009D6CAB" w:rsidRPr="00370011" w14:paraId="6A3D014F"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7E023F4"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CD04C1D"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w:t>
            </w:r>
          </w:p>
        </w:tc>
        <w:tc>
          <w:tcPr>
            <w:tcW w:w="3800" w:type="dxa"/>
            <w:tcBorders>
              <w:left w:val="single" w:sz="18" w:space="0" w:color="EE0000"/>
            </w:tcBorders>
            <w:tcMar>
              <w:top w:w="130" w:type="dxa"/>
              <w:left w:w="130" w:type="dxa"/>
              <w:bottom w:w="130" w:type="dxa"/>
              <w:right w:w="130" w:type="dxa"/>
            </w:tcMar>
            <w:vAlign w:val="center"/>
          </w:tcPr>
          <w:p w14:paraId="0E04D3C6" w14:textId="77777777" w:rsidR="009D6CAB" w:rsidRPr="00370011" w:rsidRDefault="009D6CAB">
            <w:pPr>
              <w:spacing w:line="320" w:lineRule="auto"/>
              <w:rPr>
                <w:rFonts w:ascii="BIZ UDPゴシック" w:eastAsia="BIZ UDPゴシック" w:hAnsi="BIZ UDPゴシック"/>
              </w:rPr>
            </w:pPr>
          </w:p>
        </w:tc>
      </w:tr>
      <w:tr w:rsidR="009D6CAB" w:rsidRPr="00370011" w14:paraId="68012C83"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1681E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令和７年度末時点の検証・検討回数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525D3B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３回/年</w:t>
            </w:r>
          </w:p>
        </w:tc>
        <w:tc>
          <w:tcPr>
            <w:tcW w:w="3800" w:type="dxa"/>
            <w:tcMar>
              <w:top w:w="130" w:type="dxa"/>
              <w:left w:w="130" w:type="dxa"/>
              <w:bottom w:w="130" w:type="dxa"/>
              <w:right w:w="130" w:type="dxa"/>
            </w:tcMar>
            <w:vAlign w:val="center"/>
          </w:tcPr>
          <w:p w14:paraId="5DD24DD7" w14:textId="77777777" w:rsidR="009D6CAB" w:rsidRPr="00370011" w:rsidRDefault="009D6CAB">
            <w:pPr>
              <w:spacing w:line="320" w:lineRule="auto"/>
              <w:rPr>
                <w:rFonts w:ascii="BIZ UDPゴシック" w:eastAsia="BIZ UDPゴシック" w:hAnsi="BIZ UDPゴシック"/>
              </w:rPr>
            </w:pPr>
          </w:p>
        </w:tc>
      </w:tr>
      <w:tr w:rsidR="009D6CAB" w:rsidRPr="00370011" w14:paraId="154E8195"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0157DA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【目標値】令和11年度末の検証・検討回数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23821DE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３回/年</w:t>
            </w:r>
          </w:p>
        </w:tc>
        <w:tc>
          <w:tcPr>
            <w:tcW w:w="3800" w:type="dxa"/>
            <w:tcBorders>
              <w:left w:val="single" w:sz="18" w:space="0" w:color="EE0000"/>
            </w:tcBorders>
            <w:tcMar>
              <w:top w:w="130" w:type="dxa"/>
              <w:left w:w="130" w:type="dxa"/>
              <w:bottom w:w="130" w:type="dxa"/>
              <w:right w:w="130" w:type="dxa"/>
            </w:tcMar>
            <w:vAlign w:val="center"/>
          </w:tcPr>
          <w:p w14:paraId="51C1DD2A" w14:textId="77777777" w:rsidR="009D6CAB" w:rsidRPr="00370011" w:rsidRDefault="009D6CAB">
            <w:pPr>
              <w:spacing w:line="320" w:lineRule="auto"/>
              <w:rPr>
                <w:rFonts w:ascii="BIZ UDPゴシック" w:eastAsia="BIZ UDPゴシック" w:hAnsi="BIZ UDPゴシック"/>
              </w:rPr>
            </w:pPr>
          </w:p>
        </w:tc>
      </w:tr>
    </w:tbl>
    <w:p w14:paraId="7FCDE520"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8DBFF14"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4AD55EE2"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6A5DBE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53F29BB7"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1D4C912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（２）強度行動障がいを有する者に対する支援体制の整備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6BFF17FA" w14:textId="77777777">
        <w:trPr>
          <w:tblHeader/>
        </w:trPr>
        <w:tc>
          <w:tcPr>
            <w:tcW w:w="3600" w:type="dxa"/>
            <w:shd w:val="clear" w:color="auto" w:fill="DCE8DC"/>
            <w:tcMar>
              <w:top w:w="130" w:type="dxa"/>
              <w:left w:w="130" w:type="dxa"/>
              <w:bottom w:w="130" w:type="dxa"/>
              <w:right w:w="130" w:type="dxa"/>
            </w:tcMar>
            <w:vAlign w:val="center"/>
          </w:tcPr>
          <w:p w14:paraId="1D6843B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3FA2A6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F38AA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6DF45268" w14:textId="77777777" w:rsidTr="004135A6">
        <w:tc>
          <w:tcPr>
            <w:tcW w:w="3600" w:type="dxa"/>
            <w:tcBorders>
              <w:bottom w:val="single" w:sz="18" w:space="0" w:color="EE0000"/>
            </w:tcBorders>
            <w:tcMar>
              <w:top w:w="130" w:type="dxa"/>
              <w:left w:w="130" w:type="dxa"/>
              <w:bottom w:w="130" w:type="dxa"/>
              <w:right w:w="130" w:type="dxa"/>
            </w:tcMar>
            <w:vAlign w:val="center"/>
          </w:tcPr>
          <w:p w14:paraId="3447C7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令和７年度末時点の支援ニーズ等の把握の有無</w:t>
            </w:r>
          </w:p>
        </w:tc>
        <w:tc>
          <w:tcPr>
            <w:tcW w:w="1600" w:type="dxa"/>
            <w:tcBorders>
              <w:bottom w:val="single" w:sz="18" w:space="0" w:color="EE0000"/>
            </w:tcBorders>
            <w:tcMar>
              <w:top w:w="130" w:type="dxa"/>
              <w:left w:w="130" w:type="dxa"/>
              <w:bottom w:w="130" w:type="dxa"/>
              <w:right w:w="130" w:type="dxa"/>
            </w:tcMar>
            <w:vAlign w:val="center"/>
          </w:tcPr>
          <w:p w14:paraId="40B314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31283134" w14:textId="77777777" w:rsidR="009D6CAB" w:rsidRPr="00370011" w:rsidRDefault="009D6CAB">
            <w:pPr>
              <w:spacing w:line="320" w:lineRule="auto"/>
              <w:rPr>
                <w:rFonts w:ascii="BIZ UDPゴシック" w:eastAsia="BIZ UDPゴシック" w:hAnsi="BIZ UDPゴシック"/>
              </w:rPr>
            </w:pPr>
          </w:p>
        </w:tc>
      </w:tr>
      <w:tr w:rsidR="009D6CAB" w:rsidRPr="00370011" w14:paraId="08E7BD2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510A5AA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【目標値】令和11年度末の把握の有無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545016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1353978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継続的な把握に努める</w:t>
            </w:r>
          </w:p>
        </w:tc>
      </w:tr>
      <w:tr w:rsidR="009D6CAB" w:rsidRPr="00370011" w14:paraId="3C0FDB8A"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D4F54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令和７年度末時点の支援体制整備の有無</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75F52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0EFDDCE4" w14:textId="77777777" w:rsidR="009D6CAB" w:rsidRPr="00370011" w:rsidRDefault="009D6CAB">
            <w:pPr>
              <w:spacing w:line="320" w:lineRule="auto"/>
              <w:rPr>
                <w:rFonts w:ascii="BIZ UDPゴシック" w:eastAsia="BIZ UDPゴシック" w:hAnsi="BIZ UDPゴシック"/>
              </w:rPr>
            </w:pPr>
          </w:p>
        </w:tc>
      </w:tr>
      <w:tr w:rsidR="009D6CAB" w:rsidRPr="00370011" w14:paraId="38DF593F"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7660643"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【目標値】令和11年度末の支援体制整備の有無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00B1CF8"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35632D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田村地方基幹相談支援センター等と連携し体制を維持・強化</w:t>
            </w:r>
          </w:p>
        </w:tc>
      </w:tr>
    </w:tbl>
    <w:p w14:paraId="6B6FA3B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（３）地域生活支援拠点等の５つの機能と記録する実績</w:t>
      </w:r>
    </w:p>
    <w:p w14:paraId="34E7CD64"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支援拠点等には、相談、緊急時の受入れ及び対応、体験の機会及び場、専門的人材の確保及び養成、地域の体制づくりの５つの機能が求められています。本町は田村地方の近隣市町と連携した面的整備によりこの機能を確保しており、機能ごとに次の実績を記録して、年３回の検証・検討に用います。記録の定義（延べ件数か実人数か等）は田村地方の市町で揃え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420"/>
        <w:gridCol w:w="3420"/>
      </w:tblGrid>
      <w:tr w:rsidR="001E7E48" w14:paraId="17E39672" w14:textId="77777777">
        <w:trPr>
          <w:cantSplit/>
          <w:tblHeader/>
        </w:trPr>
        <w:tc>
          <w:tcPr>
            <w:tcW w:w="2160" w:type="dxa"/>
            <w:shd w:val="clear" w:color="auto" w:fill="DCE8DC"/>
            <w:tcMar>
              <w:top w:w="130" w:type="dxa"/>
              <w:left w:w="130" w:type="dxa"/>
              <w:bottom w:w="130" w:type="dxa"/>
              <w:right w:w="130" w:type="dxa"/>
            </w:tcMar>
            <w:vAlign w:val="center"/>
          </w:tcPr>
          <w:p w14:paraId="3BBF3432"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機能</w:t>
            </w:r>
          </w:p>
        </w:tc>
        <w:tc>
          <w:tcPr>
            <w:tcW w:w="3420" w:type="dxa"/>
            <w:shd w:val="clear" w:color="auto" w:fill="DCE8DC"/>
            <w:tcMar>
              <w:top w:w="130" w:type="dxa"/>
              <w:left w:w="130" w:type="dxa"/>
              <w:bottom w:w="130" w:type="dxa"/>
              <w:right w:w="130" w:type="dxa"/>
            </w:tcMar>
            <w:vAlign w:val="center"/>
          </w:tcPr>
          <w:p w14:paraId="314224D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本町での確保の方法</w:t>
            </w:r>
          </w:p>
        </w:tc>
        <w:tc>
          <w:tcPr>
            <w:tcW w:w="3420" w:type="dxa"/>
            <w:shd w:val="clear" w:color="auto" w:fill="DCE8DC"/>
            <w:tcMar>
              <w:top w:w="130" w:type="dxa"/>
              <w:left w:w="130" w:type="dxa"/>
              <w:bottom w:w="130" w:type="dxa"/>
              <w:right w:w="130" w:type="dxa"/>
            </w:tcMar>
            <w:vAlign w:val="center"/>
          </w:tcPr>
          <w:p w14:paraId="518C8B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記録する実績</w:t>
            </w:r>
          </w:p>
        </w:tc>
      </w:tr>
      <w:tr w:rsidR="001E7E48" w14:paraId="3484C49E" w14:textId="77777777">
        <w:trPr>
          <w:cantSplit/>
        </w:trPr>
        <w:tc>
          <w:tcPr>
            <w:tcW w:w="2160" w:type="dxa"/>
            <w:tcMar>
              <w:top w:w="130" w:type="dxa"/>
              <w:left w:w="130" w:type="dxa"/>
              <w:bottom w:w="130" w:type="dxa"/>
              <w:right w:w="130" w:type="dxa"/>
            </w:tcMar>
            <w:vAlign w:val="center"/>
          </w:tcPr>
          <w:p w14:paraId="110F60F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w:t>
            </w:r>
          </w:p>
        </w:tc>
        <w:tc>
          <w:tcPr>
            <w:tcW w:w="3420" w:type="dxa"/>
            <w:tcMar>
              <w:top w:w="130" w:type="dxa"/>
              <w:left w:w="130" w:type="dxa"/>
              <w:bottom w:w="130" w:type="dxa"/>
              <w:right w:w="130" w:type="dxa"/>
            </w:tcMar>
            <w:vAlign w:val="center"/>
          </w:tcPr>
          <w:p w14:paraId="1607BD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拠点等のコーディネーター、田村地方基幹相談支援センター、小野町指定相談支援事業所</w:t>
            </w:r>
          </w:p>
        </w:tc>
        <w:tc>
          <w:tcPr>
            <w:tcW w:w="3420" w:type="dxa"/>
            <w:tcMar>
              <w:top w:w="130" w:type="dxa"/>
              <w:left w:w="130" w:type="dxa"/>
              <w:bottom w:w="130" w:type="dxa"/>
              <w:right w:w="130" w:type="dxa"/>
            </w:tcMar>
            <w:vAlign w:val="center"/>
          </w:tcPr>
          <w:p w14:paraId="41FD7BD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相談件数（うち本町の人の件数）</w:t>
            </w:r>
          </w:p>
        </w:tc>
      </w:tr>
      <w:tr w:rsidR="001E7E48" w14:paraId="76606B59" w14:textId="77777777">
        <w:trPr>
          <w:cantSplit/>
        </w:trPr>
        <w:tc>
          <w:tcPr>
            <w:tcW w:w="2160" w:type="dxa"/>
            <w:tcMar>
              <w:top w:w="130" w:type="dxa"/>
              <w:left w:w="130" w:type="dxa"/>
              <w:bottom w:w="130" w:type="dxa"/>
              <w:right w:w="130" w:type="dxa"/>
            </w:tcMar>
            <w:vAlign w:val="center"/>
          </w:tcPr>
          <w:p w14:paraId="6477AF3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緊急時の受入れ及び対応</w:t>
            </w:r>
          </w:p>
        </w:tc>
        <w:tc>
          <w:tcPr>
            <w:tcW w:w="3420" w:type="dxa"/>
            <w:tcMar>
              <w:top w:w="130" w:type="dxa"/>
              <w:left w:w="130" w:type="dxa"/>
              <w:bottom w:w="130" w:type="dxa"/>
              <w:right w:w="130" w:type="dxa"/>
            </w:tcMar>
            <w:vAlign w:val="center"/>
          </w:tcPr>
          <w:p w14:paraId="5E8AF98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田村地方の短期入所及び日中一時支援</w:t>
            </w:r>
          </w:p>
        </w:tc>
        <w:tc>
          <w:tcPr>
            <w:tcW w:w="3420" w:type="dxa"/>
            <w:tcMar>
              <w:top w:w="130" w:type="dxa"/>
              <w:left w:w="130" w:type="dxa"/>
              <w:bottom w:w="130" w:type="dxa"/>
              <w:right w:w="130" w:type="dxa"/>
            </w:tcMar>
            <w:vAlign w:val="center"/>
          </w:tcPr>
          <w:p w14:paraId="14936A4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緊急時の受入れ件数、受入れできなかった件数とその理由</w:t>
            </w:r>
          </w:p>
        </w:tc>
      </w:tr>
      <w:tr w:rsidR="001E7E48" w14:paraId="72879279" w14:textId="77777777">
        <w:trPr>
          <w:cantSplit/>
        </w:trPr>
        <w:tc>
          <w:tcPr>
            <w:tcW w:w="2160" w:type="dxa"/>
            <w:tcMar>
              <w:top w:w="130" w:type="dxa"/>
              <w:left w:w="130" w:type="dxa"/>
              <w:bottom w:w="130" w:type="dxa"/>
              <w:right w:w="130" w:type="dxa"/>
            </w:tcMar>
            <w:vAlign w:val="center"/>
          </w:tcPr>
          <w:p w14:paraId="6C031B7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体験の機会及び場</w:t>
            </w:r>
          </w:p>
        </w:tc>
        <w:tc>
          <w:tcPr>
            <w:tcW w:w="3420" w:type="dxa"/>
            <w:tcMar>
              <w:top w:w="130" w:type="dxa"/>
              <w:left w:w="130" w:type="dxa"/>
              <w:bottom w:w="130" w:type="dxa"/>
              <w:right w:w="130" w:type="dxa"/>
            </w:tcMar>
            <w:vAlign w:val="center"/>
          </w:tcPr>
          <w:p w14:paraId="4E41478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田村地方の共同生活援助及び短期入所の体験利用</w:t>
            </w:r>
          </w:p>
        </w:tc>
        <w:tc>
          <w:tcPr>
            <w:tcW w:w="3420" w:type="dxa"/>
            <w:tcMar>
              <w:top w:w="130" w:type="dxa"/>
              <w:left w:w="130" w:type="dxa"/>
              <w:bottom w:w="130" w:type="dxa"/>
              <w:right w:w="130" w:type="dxa"/>
            </w:tcMar>
            <w:vAlign w:val="center"/>
          </w:tcPr>
          <w:p w14:paraId="3961A87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体験利用の件数、体験から移行に至った件数</w:t>
            </w:r>
          </w:p>
        </w:tc>
      </w:tr>
      <w:tr w:rsidR="001E7E48" w14:paraId="11AB345C" w14:textId="77777777">
        <w:trPr>
          <w:cantSplit/>
        </w:trPr>
        <w:tc>
          <w:tcPr>
            <w:tcW w:w="2160" w:type="dxa"/>
            <w:tcMar>
              <w:top w:w="130" w:type="dxa"/>
              <w:left w:w="130" w:type="dxa"/>
              <w:bottom w:w="130" w:type="dxa"/>
              <w:right w:w="130" w:type="dxa"/>
            </w:tcMar>
            <w:vAlign w:val="center"/>
          </w:tcPr>
          <w:p w14:paraId="560B183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専門的人材の確保及び養成</w:t>
            </w:r>
          </w:p>
        </w:tc>
        <w:tc>
          <w:tcPr>
            <w:tcW w:w="3420" w:type="dxa"/>
            <w:tcMar>
              <w:top w:w="130" w:type="dxa"/>
              <w:left w:w="130" w:type="dxa"/>
              <w:bottom w:w="130" w:type="dxa"/>
              <w:right w:w="130" w:type="dxa"/>
            </w:tcMar>
            <w:vAlign w:val="center"/>
          </w:tcPr>
          <w:p w14:paraId="02AD550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県及び田村地方の研修、強度行動障害支援者養成研修</w:t>
            </w:r>
          </w:p>
        </w:tc>
        <w:tc>
          <w:tcPr>
            <w:tcW w:w="3420" w:type="dxa"/>
            <w:tcMar>
              <w:top w:w="130" w:type="dxa"/>
              <w:left w:w="130" w:type="dxa"/>
              <w:bottom w:w="130" w:type="dxa"/>
              <w:right w:w="130" w:type="dxa"/>
            </w:tcMar>
            <w:vAlign w:val="center"/>
          </w:tcPr>
          <w:p w14:paraId="4EA4570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受講者数</w:t>
            </w:r>
          </w:p>
        </w:tc>
      </w:tr>
      <w:tr w:rsidR="001E7E48" w14:paraId="724AB4B3" w14:textId="77777777">
        <w:trPr>
          <w:cantSplit/>
        </w:trPr>
        <w:tc>
          <w:tcPr>
            <w:tcW w:w="2160" w:type="dxa"/>
            <w:tcMar>
              <w:top w:w="130" w:type="dxa"/>
              <w:left w:w="130" w:type="dxa"/>
              <w:bottom w:w="130" w:type="dxa"/>
              <w:right w:w="130" w:type="dxa"/>
            </w:tcMar>
            <w:vAlign w:val="center"/>
          </w:tcPr>
          <w:p w14:paraId="70047A3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地域の体制づくり</w:t>
            </w:r>
          </w:p>
        </w:tc>
        <w:tc>
          <w:tcPr>
            <w:tcW w:w="3420" w:type="dxa"/>
            <w:tcMar>
              <w:top w:w="130" w:type="dxa"/>
              <w:left w:w="130" w:type="dxa"/>
              <w:bottom w:w="130" w:type="dxa"/>
              <w:right w:w="130" w:type="dxa"/>
            </w:tcMar>
            <w:vAlign w:val="center"/>
          </w:tcPr>
          <w:p w14:paraId="76D1BD8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田村地方による運用状況の検証・検討の場</w:t>
            </w:r>
          </w:p>
        </w:tc>
        <w:tc>
          <w:tcPr>
            <w:tcW w:w="3420" w:type="dxa"/>
            <w:tcMar>
              <w:top w:w="130" w:type="dxa"/>
              <w:left w:w="130" w:type="dxa"/>
              <w:bottom w:w="130" w:type="dxa"/>
              <w:right w:w="130" w:type="dxa"/>
            </w:tcMar>
            <w:vAlign w:val="center"/>
          </w:tcPr>
          <w:p w14:paraId="67603E8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検証・検討の実施回数、取り上げた事例の件数</w:t>
            </w:r>
          </w:p>
        </w:tc>
      </w:tr>
    </w:tbl>
    <w:p w14:paraId="37032F10"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６　相談支援体制の充実・強化等</w:t>
      </w:r>
    </w:p>
    <w:p w14:paraId="1031525B" w14:textId="77777777" w:rsidR="009D6CAB" w:rsidRPr="00370011" w:rsidRDefault="00000000" w:rsidP="00DA1C26">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国の基本指針 〉</w:t>
      </w:r>
    </w:p>
    <w:p w14:paraId="4F3122DB"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・令和11年度末までに、各市町村において、総合的な相談支援、地域の相談支援体制の強化及び関係機関等の連携の緊密化を通じた地域づくりの役割を担う基幹相談支援センターを設置する。</w:t>
      </w:r>
    </w:p>
    <w:p w14:paraId="2B13156F"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・相談支援体制の地域診断を行った上で体制の強化を図ることにより、令和11年度末までに、「望まないセルフプラン」の件数をゼロとする。【新規】</w:t>
      </w:r>
    </w:p>
    <w:p w14:paraId="162A100E" w14:textId="77777777" w:rsidR="009D6CAB" w:rsidRPr="00370011" w:rsidRDefault="00000000" w:rsidP="00DA1C26">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・基幹相談支援センターによる専門的な指導・助言や人材育成の支援、主任相談支援専門員の配置、協議会における個別事例の検討等の取組について、活動指標を設定して評価する。</w:t>
      </w:r>
    </w:p>
    <w:p w14:paraId="66B69C8F"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（１）基幹相談支援センターの設置</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4E681042" w14:textId="77777777">
        <w:trPr>
          <w:tblHeader/>
        </w:trPr>
        <w:tc>
          <w:tcPr>
            <w:tcW w:w="3600" w:type="dxa"/>
            <w:shd w:val="clear" w:color="auto" w:fill="DCE8DC"/>
            <w:tcMar>
              <w:top w:w="130" w:type="dxa"/>
              <w:left w:w="130" w:type="dxa"/>
              <w:bottom w:w="130" w:type="dxa"/>
              <w:right w:w="130" w:type="dxa"/>
            </w:tcMar>
            <w:vAlign w:val="center"/>
          </w:tcPr>
          <w:p w14:paraId="06A111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6C3BC9E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4CBECA6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90CBAFC" w14:textId="77777777" w:rsidTr="004135A6">
        <w:tc>
          <w:tcPr>
            <w:tcW w:w="3600" w:type="dxa"/>
            <w:tcBorders>
              <w:bottom w:val="single" w:sz="18" w:space="0" w:color="EE0000"/>
            </w:tcBorders>
            <w:tcMar>
              <w:top w:w="130" w:type="dxa"/>
              <w:left w:w="130" w:type="dxa"/>
              <w:bottom w:w="130" w:type="dxa"/>
              <w:right w:w="130" w:type="dxa"/>
            </w:tcMar>
            <w:vAlign w:val="center"/>
          </w:tcPr>
          <w:p w14:paraId="0944A6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令和７年度の設置の有無</w:t>
            </w:r>
          </w:p>
        </w:tc>
        <w:tc>
          <w:tcPr>
            <w:tcW w:w="1600" w:type="dxa"/>
            <w:tcBorders>
              <w:bottom w:val="single" w:sz="18" w:space="0" w:color="EE0000"/>
            </w:tcBorders>
            <w:tcMar>
              <w:top w:w="130" w:type="dxa"/>
              <w:left w:w="130" w:type="dxa"/>
              <w:bottom w:w="130" w:type="dxa"/>
              <w:right w:w="130" w:type="dxa"/>
            </w:tcMar>
            <w:vAlign w:val="center"/>
          </w:tcPr>
          <w:p w14:paraId="29AD52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793B75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田村地方基幹相談支援センターとして広域設置</w:t>
            </w:r>
          </w:p>
        </w:tc>
      </w:tr>
      <w:tr w:rsidR="009D6CAB" w:rsidRPr="00370011" w14:paraId="786ECA5E"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86E47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【目標値】令和11年度までの設置の有無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9A911D8"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261E6E00" w14:textId="77777777" w:rsidR="009D6CAB" w:rsidRPr="00370011" w:rsidRDefault="009D6CAB">
            <w:pPr>
              <w:spacing w:line="320" w:lineRule="auto"/>
              <w:rPr>
                <w:rFonts w:ascii="BIZ UDPゴシック" w:eastAsia="BIZ UDPゴシック" w:hAnsi="BIZ UDPゴシック"/>
              </w:rPr>
            </w:pPr>
          </w:p>
        </w:tc>
      </w:tr>
    </w:tbl>
    <w:p w14:paraId="4D56663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（２）「望まないセルフプラン」の解消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5D97F14" w14:textId="77777777">
        <w:trPr>
          <w:tblHeader/>
        </w:trPr>
        <w:tc>
          <w:tcPr>
            <w:tcW w:w="3600" w:type="dxa"/>
            <w:shd w:val="clear" w:color="auto" w:fill="DCE8DC"/>
            <w:tcMar>
              <w:top w:w="130" w:type="dxa"/>
              <w:left w:w="130" w:type="dxa"/>
              <w:bottom w:w="130" w:type="dxa"/>
              <w:right w:w="130" w:type="dxa"/>
            </w:tcMar>
            <w:vAlign w:val="center"/>
          </w:tcPr>
          <w:p w14:paraId="069C45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42C43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347E2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75C740C3" w14:textId="77777777" w:rsidTr="004135A6">
        <w:tc>
          <w:tcPr>
            <w:tcW w:w="3600" w:type="dxa"/>
            <w:tcBorders>
              <w:bottom w:val="single" w:sz="18" w:space="0" w:color="EE0000"/>
            </w:tcBorders>
            <w:tcMar>
              <w:top w:w="130" w:type="dxa"/>
              <w:left w:w="130" w:type="dxa"/>
              <w:bottom w:w="130" w:type="dxa"/>
              <w:right w:w="130" w:type="dxa"/>
            </w:tcMar>
            <w:vAlign w:val="center"/>
          </w:tcPr>
          <w:p w14:paraId="33ED105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令和７年度の件数</w:t>
            </w:r>
          </w:p>
        </w:tc>
        <w:tc>
          <w:tcPr>
            <w:tcW w:w="1600" w:type="dxa"/>
            <w:tcBorders>
              <w:bottom w:val="single" w:sz="18" w:space="0" w:color="EE0000"/>
            </w:tcBorders>
            <w:tcMar>
              <w:top w:w="130" w:type="dxa"/>
              <w:left w:w="130" w:type="dxa"/>
              <w:bottom w:w="130" w:type="dxa"/>
              <w:right w:w="130" w:type="dxa"/>
            </w:tcMar>
            <w:vAlign w:val="center"/>
          </w:tcPr>
          <w:p w14:paraId="289886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０件</w:t>
            </w:r>
          </w:p>
        </w:tc>
        <w:tc>
          <w:tcPr>
            <w:tcW w:w="3800" w:type="dxa"/>
            <w:tcMar>
              <w:top w:w="130" w:type="dxa"/>
              <w:left w:w="130" w:type="dxa"/>
              <w:bottom w:w="130" w:type="dxa"/>
              <w:right w:w="130" w:type="dxa"/>
            </w:tcMar>
            <w:vAlign w:val="center"/>
          </w:tcPr>
          <w:p w14:paraId="7E71FB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現時点で確認されている望まないセルフプランはない</w:t>
            </w:r>
          </w:p>
        </w:tc>
      </w:tr>
      <w:tr w:rsidR="009D6CAB" w:rsidRPr="00370011" w14:paraId="35DFEBFA"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80C73A5"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【目標値】令和11年度末の件数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0BD76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０件</w:t>
            </w:r>
          </w:p>
        </w:tc>
        <w:tc>
          <w:tcPr>
            <w:tcW w:w="3800" w:type="dxa"/>
            <w:tcBorders>
              <w:left w:val="single" w:sz="18" w:space="0" w:color="EE0000"/>
            </w:tcBorders>
            <w:tcMar>
              <w:top w:w="130" w:type="dxa"/>
              <w:left w:w="130" w:type="dxa"/>
              <w:bottom w:w="130" w:type="dxa"/>
              <w:right w:w="130" w:type="dxa"/>
            </w:tcMar>
            <w:vAlign w:val="center"/>
          </w:tcPr>
          <w:p w14:paraId="4F66CD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相談支援専門員による伴走的支援体制を維持し、ゼロを継続</w:t>
            </w:r>
          </w:p>
        </w:tc>
      </w:tr>
    </w:tbl>
    <w:p w14:paraId="6A6CB534"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67706E7F"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5F4BD979"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BE2E0E7"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49DAF7FA" w14:textId="77777777" w:rsidR="004135A6" w:rsidRDefault="004135A6">
      <w:pPr>
        <w:pBdr>
          <w:bottom w:val="single" w:sz="6" w:space="2" w:color="2F5C48"/>
        </w:pBdr>
        <w:spacing w:before="320" w:after="180"/>
        <w:rPr>
          <w:rFonts w:ascii="BIZ UDPゴシック" w:eastAsia="BIZ UDPゴシック" w:hAnsi="BIZ UDPゴシック"/>
          <w:b/>
          <w:bCs/>
          <w:color w:val="2F5C48"/>
          <w:sz w:val="23"/>
          <w:szCs w:val="23"/>
        </w:rPr>
      </w:pPr>
    </w:p>
    <w:p w14:paraId="7068079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（３）基幹相談支援センターによる専門的な指導・助言、人材育成等の支援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DA964BE" w14:textId="77777777">
        <w:trPr>
          <w:tblHeader/>
        </w:trPr>
        <w:tc>
          <w:tcPr>
            <w:tcW w:w="3600" w:type="dxa"/>
            <w:shd w:val="clear" w:color="auto" w:fill="DCE8DC"/>
            <w:tcMar>
              <w:top w:w="130" w:type="dxa"/>
              <w:left w:w="130" w:type="dxa"/>
              <w:bottom w:w="130" w:type="dxa"/>
              <w:right w:w="130" w:type="dxa"/>
            </w:tcMar>
            <w:vAlign w:val="center"/>
          </w:tcPr>
          <w:p w14:paraId="61F8EB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255E23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78392F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4A7938C7" w14:textId="77777777" w:rsidTr="004135A6">
        <w:tc>
          <w:tcPr>
            <w:tcW w:w="3600" w:type="dxa"/>
            <w:tcBorders>
              <w:bottom w:val="single" w:sz="18" w:space="0" w:color="EE0000"/>
            </w:tcBorders>
            <w:tcMar>
              <w:top w:w="130" w:type="dxa"/>
              <w:left w:w="130" w:type="dxa"/>
              <w:bottom w:w="130" w:type="dxa"/>
              <w:right w:w="130" w:type="dxa"/>
            </w:tcMar>
            <w:vAlign w:val="center"/>
          </w:tcPr>
          <w:p w14:paraId="668ABF8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令和７年度の指導・助言件数</w:t>
            </w:r>
          </w:p>
        </w:tc>
        <w:tc>
          <w:tcPr>
            <w:tcW w:w="1600" w:type="dxa"/>
            <w:tcBorders>
              <w:bottom w:val="single" w:sz="18" w:space="0" w:color="EE0000"/>
            </w:tcBorders>
            <w:tcMar>
              <w:top w:w="130" w:type="dxa"/>
              <w:left w:w="130" w:type="dxa"/>
              <w:bottom w:w="130" w:type="dxa"/>
              <w:right w:w="130" w:type="dxa"/>
            </w:tcMar>
            <w:vAlign w:val="center"/>
          </w:tcPr>
          <w:p w14:paraId="73E1F3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158件</w:t>
            </w:r>
          </w:p>
        </w:tc>
        <w:tc>
          <w:tcPr>
            <w:tcW w:w="3800" w:type="dxa"/>
            <w:tcMar>
              <w:top w:w="130" w:type="dxa"/>
              <w:left w:w="130" w:type="dxa"/>
              <w:bottom w:w="130" w:type="dxa"/>
              <w:right w:w="130" w:type="dxa"/>
            </w:tcMar>
            <w:vAlign w:val="center"/>
          </w:tcPr>
          <w:p w14:paraId="3E43CF6C" w14:textId="77777777" w:rsidR="009D6CAB" w:rsidRPr="00370011" w:rsidRDefault="009D6CAB">
            <w:pPr>
              <w:spacing w:line="320" w:lineRule="auto"/>
              <w:rPr>
                <w:rFonts w:ascii="BIZ UDPゴシック" w:eastAsia="BIZ UDPゴシック" w:hAnsi="BIZ UDPゴシック"/>
              </w:rPr>
            </w:pPr>
          </w:p>
        </w:tc>
      </w:tr>
      <w:tr w:rsidR="009D6CAB" w:rsidRPr="00370011" w14:paraId="64B4FAF9"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783FC44"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【目標値】令和11年度の指導・助言件数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D718B9B"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166件</w:t>
            </w:r>
          </w:p>
        </w:tc>
        <w:tc>
          <w:tcPr>
            <w:tcW w:w="3800" w:type="dxa"/>
            <w:tcBorders>
              <w:left w:val="single" w:sz="18" w:space="0" w:color="EE0000"/>
            </w:tcBorders>
            <w:tcMar>
              <w:top w:w="130" w:type="dxa"/>
              <w:left w:w="130" w:type="dxa"/>
              <w:bottom w:w="130" w:type="dxa"/>
              <w:right w:w="130" w:type="dxa"/>
            </w:tcMar>
            <w:vAlign w:val="center"/>
          </w:tcPr>
          <w:p w14:paraId="580577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前期実績を踏まえ緩やかな増加を見込む</w:t>
            </w:r>
          </w:p>
        </w:tc>
      </w:tr>
      <w:tr w:rsidR="009D6CAB" w:rsidRPr="00370011" w14:paraId="0E9D1546"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0E0D06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令和７年度の人材育成の支援件数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24C74F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104件</w:t>
            </w:r>
          </w:p>
        </w:tc>
        <w:tc>
          <w:tcPr>
            <w:tcW w:w="3800" w:type="dxa"/>
            <w:tcMar>
              <w:top w:w="130" w:type="dxa"/>
              <w:left w:w="130" w:type="dxa"/>
              <w:bottom w:w="130" w:type="dxa"/>
              <w:right w:w="130" w:type="dxa"/>
            </w:tcMar>
            <w:vAlign w:val="center"/>
          </w:tcPr>
          <w:p w14:paraId="0D3A3F5A" w14:textId="77777777" w:rsidR="009D6CAB" w:rsidRPr="00370011" w:rsidRDefault="009D6CAB">
            <w:pPr>
              <w:spacing w:line="320" w:lineRule="auto"/>
              <w:rPr>
                <w:rFonts w:ascii="BIZ UDPゴシック" w:eastAsia="BIZ UDPゴシック" w:hAnsi="BIZ UDPゴシック"/>
              </w:rPr>
            </w:pPr>
          </w:p>
        </w:tc>
      </w:tr>
      <w:tr w:rsidR="009D6CAB" w:rsidRPr="00370011" w14:paraId="165F37F4"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B45CD09"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【目標値】令和11年度の支援件数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7FD7AB5B"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109件</w:t>
            </w:r>
          </w:p>
        </w:tc>
        <w:tc>
          <w:tcPr>
            <w:tcW w:w="3800" w:type="dxa"/>
            <w:tcBorders>
              <w:left w:val="single" w:sz="18" w:space="0" w:color="EE0000"/>
            </w:tcBorders>
            <w:tcMar>
              <w:top w:w="130" w:type="dxa"/>
              <w:left w:w="130" w:type="dxa"/>
              <w:bottom w:w="130" w:type="dxa"/>
              <w:right w:w="130" w:type="dxa"/>
            </w:tcMar>
            <w:vAlign w:val="center"/>
          </w:tcPr>
          <w:p w14:paraId="0FD5C124" w14:textId="77777777" w:rsidR="009D6CAB" w:rsidRPr="00370011" w:rsidRDefault="009D6CAB">
            <w:pPr>
              <w:spacing w:line="320" w:lineRule="auto"/>
              <w:rPr>
                <w:rFonts w:ascii="BIZ UDPゴシック" w:eastAsia="BIZ UDPゴシック" w:hAnsi="BIZ UDPゴシック"/>
              </w:rPr>
            </w:pPr>
          </w:p>
        </w:tc>
      </w:tr>
      <w:tr w:rsidR="009D6CAB" w:rsidRPr="00370011" w14:paraId="4F76156F"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DF256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令和７年度の主任相談支援専門員の配置人数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4DEAB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5D743DDC"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田村地方基幹相談支援センターにおける配置状況を確認</w:t>
            </w:r>
          </w:p>
        </w:tc>
      </w:tr>
      <w:tr w:rsidR="009D6CAB" w:rsidRPr="00370011" w14:paraId="31160AA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00212E7A"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【目標値】令和11年度の主任相談支援専門員の配置人数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400A80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１人以上</w:t>
            </w:r>
          </w:p>
        </w:tc>
        <w:tc>
          <w:tcPr>
            <w:tcW w:w="3800" w:type="dxa"/>
            <w:tcBorders>
              <w:left w:val="single" w:sz="18" w:space="0" w:color="EE0000"/>
            </w:tcBorders>
            <w:tcMar>
              <w:top w:w="130" w:type="dxa"/>
              <w:left w:w="130" w:type="dxa"/>
              <w:bottom w:w="130" w:type="dxa"/>
              <w:right w:w="130" w:type="dxa"/>
            </w:tcMar>
            <w:vAlign w:val="center"/>
          </w:tcPr>
          <w:p w14:paraId="783C0198"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基幹相談支援センター等との連携により確保</w:t>
            </w:r>
          </w:p>
        </w:tc>
      </w:tr>
      <w:tr w:rsidR="009D6CAB" w:rsidRPr="00370011" w14:paraId="7698F624"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5A289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令和７年度の人材育成等の取組に参加する相談支援事業所の割合</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77FB4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39471261" w14:textId="77777777" w:rsidR="009D6CAB" w:rsidRPr="00370011" w:rsidRDefault="009D6CAB">
            <w:pPr>
              <w:spacing w:line="320" w:lineRule="auto"/>
              <w:rPr>
                <w:rFonts w:ascii="BIZ UDPゴシック" w:eastAsia="BIZ UDPゴシック" w:hAnsi="BIZ UDPゴシック"/>
              </w:rPr>
            </w:pPr>
          </w:p>
        </w:tc>
      </w:tr>
      <w:tr w:rsidR="009D6CAB" w:rsidRPr="00370011" w14:paraId="175D1D91"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527BA49"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【目標値】令和11年度の参加割合</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022826C"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100％</w:t>
            </w:r>
          </w:p>
        </w:tc>
        <w:tc>
          <w:tcPr>
            <w:tcW w:w="3800" w:type="dxa"/>
            <w:tcBorders>
              <w:left w:val="single" w:sz="18" w:space="0" w:color="EE0000"/>
            </w:tcBorders>
            <w:tcMar>
              <w:top w:w="130" w:type="dxa"/>
              <w:left w:w="130" w:type="dxa"/>
              <w:bottom w:w="130" w:type="dxa"/>
              <w:right w:w="130" w:type="dxa"/>
            </w:tcMar>
            <w:vAlign w:val="center"/>
          </w:tcPr>
          <w:p w14:paraId="06F24566"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町内の指定特定相談支援事業所</w:t>
            </w:r>
          </w:p>
        </w:tc>
      </w:tr>
    </w:tbl>
    <w:p w14:paraId="6A44106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（４）協議会における個別事例の検討を通じた地域課題の解決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145D49E4" w14:textId="77777777">
        <w:trPr>
          <w:tblHeader/>
        </w:trPr>
        <w:tc>
          <w:tcPr>
            <w:tcW w:w="3600" w:type="dxa"/>
            <w:shd w:val="clear" w:color="auto" w:fill="DCE8DC"/>
            <w:tcMar>
              <w:top w:w="130" w:type="dxa"/>
              <w:left w:w="130" w:type="dxa"/>
              <w:bottom w:w="130" w:type="dxa"/>
              <w:right w:w="130" w:type="dxa"/>
            </w:tcMar>
            <w:vAlign w:val="center"/>
          </w:tcPr>
          <w:p w14:paraId="503619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673CAA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3321B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32B9DD2" w14:textId="77777777" w:rsidTr="004135A6">
        <w:tc>
          <w:tcPr>
            <w:tcW w:w="3600" w:type="dxa"/>
            <w:tcBorders>
              <w:bottom w:val="single" w:sz="18" w:space="0" w:color="EE0000"/>
            </w:tcBorders>
            <w:tcMar>
              <w:top w:w="130" w:type="dxa"/>
              <w:left w:w="130" w:type="dxa"/>
              <w:bottom w:w="130" w:type="dxa"/>
              <w:right w:w="130" w:type="dxa"/>
            </w:tcMar>
            <w:vAlign w:val="center"/>
          </w:tcPr>
          <w:p w14:paraId="59E87B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令和７年度の事例検討実施回数</w:t>
            </w:r>
          </w:p>
        </w:tc>
        <w:tc>
          <w:tcPr>
            <w:tcW w:w="1600" w:type="dxa"/>
            <w:tcBorders>
              <w:bottom w:val="single" w:sz="18" w:space="0" w:color="EE0000"/>
            </w:tcBorders>
            <w:tcMar>
              <w:top w:w="130" w:type="dxa"/>
              <w:left w:w="130" w:type="dxa"/>
              <w:bottom w:w="130" w:type="dxa"/>
              <w:right w:w="130" w:type="dxa"/>
            </w:tcMar>
            <w:vAlign w:val="center"/>
          </w:tcPr>
          <w:p w14:paraId="46D9CF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１回</w:t>
            </w:r>
          </w:p>
        </w:tc>
        <w:tc>
          <w:tcPr>
            <w:tcW w:w="3800" w:type="dxa"/>
            <w:tcMar>
              <w:top w:w="130" w:type="dxa"/>
              <w:left w:w="130" w:type="dxa"/>
              <w:bottom w:w="130" w:type="dxa"/>
              <w:right w:w="130" w:type="dxa"/>
            </w:tcMar>
            <w:vAlign w:val="center"/>
          </w:tcPr>
          <w:p w14:paraId="2CEB1FB1" w14:textId="77777777" w:rsidR="009D6CAB" w:rsidRPr="00370011" w:rsidRDefault="009D6CAB">
            <w:pPr>
              <w:spacing w:line="320" w:lineRule="auto"/>
              <w:rPr>
                <w:rFonts w:ascii="BIZ UDPゴシック" w:eastAsia="BIZ UDPゴシック" w:hAnsi="BIZ UDPゴシック"/>
              </w:rPr>
            </w:pPr>
          </w:p>
        </w:tc>
      </w:tr>
      <w:tr w:rsidR="009D6CAB" w:rsidRPr="00370011" w14:paraId="157C3FE5"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4B5256EF"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【目標値】令和11年度の実施回数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0DDD9E7"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２回</w:t>
            </w:r>
          </w:p>
        </w:tc>
        <w:tc>
          <w:tcPr>
            <w:tcW w:w="3800" w:type="dxa"/>
            <w:tcBorders>
              <w:left w:val="single" w:sz="18" w:space="0" w:color="EE0000"/>
            </w:tcBorders>
            <w:tcMar>
              <w:top w:w="130" w:type="dxa"/>
              <w:left w:w="130" w:type="dxa"/>
              <w:bottom w:w="130" w:type="dxa"/>
              <w:right w:w="130" w:type="dxa"/>
            </w:tcMar>
            <w:vAlign w:val="center"/>
          </w:tcPr>
          <w:p w14:paraId="49FD4C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小野町自立支援協議会での事例検討を拡充</w:t>
            </w:r>
          </w:p>
        </w:tc>
      </w:tr>
      <w:tr w:rsidR="009D6CAB" w:rsidRPr="00370011" w14:paraId="5FE3026B"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5AABDE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令和７年度の専門部会設置数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0E95EB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１部会</w:t>
            </w:r>
          </w:p>
        </w:tc>
        <w:tc>
          <w:tcPr>
            <w:tcW w:w="3800" w:type="dxa"/>
            <w:tcMar>
              <w:top w:w="130" w:type="dxa"/>
              <w:left w:w="130" w:type="dxa"/>
              <w:bottom w:w="130" w:type="dxa"/>
              <w:right w:w="130" w:type="dxa"/>
            </w:tcMar>
            <w:vAlign w:val="center"/>
          </w:tcPr>
          <w:p w14:paraId="2883B5D2" w14:textId="77777777" w:rsidR="009D6CAB" w:rsidRPr="00370011" w:rsidRDefault="009D6CAB">
            <w:pPr>
              <w:spacing w:line="320" w:lineRule="auto"/>
              <w:rPr>
                <w:rFonts w:ascii="BIZ UDPゴシック" w:eastAsia="BIZ UDPゴシック" w:hAnsi="BIZ UDPゴシック"/>
              </w:rPr>
            </w:pPr>
          </w:p>
        </w:tc>
      </w:tr>
      <w:tr w:rsidR="009D6CAB" w:rsidRPr="00370011" w14:paraId="0BED985B"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22E0A780"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【目標値】令和11年度の設置数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1F86B12B"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１部会</w:t>
            </w:r>
          </w:p>
        </w:tc>
        <w:tc>
          <w:tcPr>
            <w:tcW w:w="3800" w:type="dxa"/>
            <w:tcBorders>
              <w:left w:val="single" w:sz="18" w:space="0" w:color="EE0000"/>
            </w:tcBorders>
            <w:tcMar>
              <w:top w:w="130" w:type="dxa"/>
              <w:left w:w="130" w:type="dxa"/>
              <w:bottom w:w="130" w:type="dxa"/>
              <w:right w:w="130" w:type="dxa"/>
            </w:tcMar>
            <w:vAlign w:val="center"/>
          </w:tcPr>
          <w:p w14:paraId="0D478608" w14:textId="77777777" w:rsidR="009D6CAB" w:rsidRPr="00370011" w:rsidRDefault="009D6CAB">
            <w:pPr>
              <w:spacing w:line="320" w:lineRule="auto"/>
              <w:rPr>
                <w:rFonts w:ascii="BIZ UDPゴシック" w:eastAsia="BIZ UDPゴシック" w:hAnsi="BIZ UDPゴシック"/>
              </w:rPr>
            </w:pPr>
          </w:p>
        </w:tc>
      </w:tr>
      <w:tr w:rsidR="009D6CAB" w:rsidRPr="00370011" w14:paraId="408A7743" w14:textId="77777777" w:rsidTr="004135A6">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34FA9E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令和７年度の協議会運営への基幹相談支援センターの関与</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0D9C54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41504C43" w14:textId="77777777" w:rsidR="009D6CAB" w:rsidRPr="00370011" w:rsidRDefault="009D6CAB">
            <w:pPr>
              <w:spacing w:line="320" w:lineRule="auto"/>
              <w:rPr>
                <w:rFonts w:ascii="BIZ UDPゴシック" w:eastAsia="BIZ UDPゴシック" w:hAnsi="BIZ UDPゴシック"/>
              </w:rPr>
            </w:pPr>
          </w:p>
        </w:tc>
      </w:tr>
      <w:tr w:rsidR="009D6CAB" w:rsidRPr="00370011" w14:paraId="62F55957" w14:textId="77777777" w:rsidTr="004135A6">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B0E25C6"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【目標値】令和11年度の関与の有無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08CBEE01" w14:textId="77777777" w:rsidR="009D6CAB" w:rsidRPr="004135A6"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1276645F"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rPr>
              <w:t>田村地方基幹相談支援センターと連携</w:t>
            </w:r>
          </w:p>
        </w:tc>
      </w:tr>
    </w:tbl>
    <w:p w14:paraId="79714DB9"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0ABF9A5C"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７　障がい福祉人材の確保・定着、当事者視点に立ったケアの充実のための生産性向上【新規の柱】</w:t>
      </w:r>
    </w:p>
    <w:p w14:paraId="7391817A" w14:textId="77777777" w:rsidR="009D6CAB" w:rsidRPr="00C85CEC" w:rsidRDefault="00000000" w:rsidP="00C85CE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30211F28"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・都道府県ごとに人材確保・生産性向上に関するワンストップ窓口を設置する。【新規】</w:t>
      </w:r>
    </w:p>
    <w:p w14:paraId="01B50280"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・生産性向上等に向けた関係者の連携を図る協議会を設置する。【新規】</w:t>
      </w:r>
    </w:p>
    <w:p w14:paraId="182D881F"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・都道府県において相談支援専門員研修等を実施する。</w:t>
      </w:r>
    </w:p>
    <w:p w14:paraId="25CBD9C5" w14:textId="77777777" w:rsidR="009D6CAB" w:rsidRPr="00370011" w:rsidRDefault="00000000"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本町は、県が設置するワンストップ窓口や協議会の情報を町内事業所に周知するとともに、福祉・介護職員等処遇改善加算の活用促進、県主催の研修への職員参加を支援します。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3EB5DF7E" w14:textId="77777777">
        <w:trPr>
          <w:tblHeader/>
        </w:trPr>
        <w:tc>
          <w:tcPr>
            <w:tcW w:w="3600" w:type="dxa"/>
            <w:shd w:val="clear" w:color="auto" w:fill="DCE8DC"/>
            <w:tcMar>
              <w:top w:w="130" w:type="dxa"/>
              <w:left w:w="130" w:type="dxa"/>
              <w:bottom w:w="130" w:type="dxa"/>
              <w:right w:w="130" w:type="dxa"/>
            </w:tcMar>
            <w:vAlign w:val="center"/>
          </w:tcPr>
          <w:p w14:paraId="186E102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516E0A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058447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4F83A328" w14:textId="77777777">
        <w:tc>
          <w:tcPr>
            <w:tcW w:w="3600" w:type="dxa"/>
            <w:tcMar>
              <w:top w:w="130" w:type="dxa"/>
              <w:left w:w="130" w:type="dxa"/>
              <w:bottom w:w="130" w:type="dxa"/>
              <w:right w:w="130" w:type="dxa"/>
            </w:tcMar>
            <w:vAlign w:val="center"/>
          </w:tcPr>
          <w:p w14:paraId="624BC1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県のワンストップ窓口・研修情報の町内事業所への周知</w:t>
            </w:r>
          </w:p>
        </w:tc>
        <w:tc>
          <w:tcPr>
            <w:tcW w:w="1600" w:type="dxa"/>
            <w:tcMar>
              <w:top w:w="130" w:type="dxa"/>
              <w:left w:w="130" w:type="dxa"/>
              <w:bottom w:w="130" w:type="dxa"/>
              <w:right w:w="130" w:type="dxa"/>
            </w:tcMar>
            <w:vAlign w:val="center"/>
          </w:tcPr>
          <w:p w14:paraId="0F385A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実施</w:t>
            </w:r>
          </w:p>
        </w:tc>
        <w:tc>
          <w:tcPr>
            <w:tcW w:w="3800" w:type="dxa"/>
            <w:tcMar>
              <w:top w:w="130" w:type="dxa"/>
              <w:left w:w="130" w:type="dxa"/>
              <w:bottom w:w="130" w:type="dxa"/>
              <w:right w:w="130" w:type="dxa"/>
            </w:tcMar>
            <w:vAlign w:val="center"/>
          </w:tcPr>
          <w:p w14:paraId="7FF75B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広報紙・事業所連絡会等を通じて周知</w:t>
            </w:r>
          </w:p>
        </w:tc>
      </w:tr>
      <w:tr w:rsidR="009D6CAB" w:rsidRPr="00370011" w14:paraId="1F6EE0E7" w14:textId="77777777">
        <w:tc>
          <w:tcPr>
            <w:tcW w:w="3600" w:type="dxa"/>
            <w:tcMar>
              <w:top w:w="130" w:type="dxa"/>
              <w:left w:w="130" w:type="dxa"/>
              <w:bottom w:w="130" w:type="dxa"/>
              <w:right w:w="130" w:type="dxa"/>
            </w:tcMar>
            <w:vAlign w:val="center"/>
          </w:tcPr>
          <w:p w14:paraId="081703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処遇改善加算の取得事業所の割合</w:t>
            </w:r>
          </w:p>
        </w:tc>
        <w:tc>
          <w:tcPr>
            <w:tcW w:w="1600" w:type="dxa"/>
            <w:tcMar>
              <w:top w:w="130" w:type="dxa"/>
              <w:left w:w="130" w:type="dxa"/>
              <w:bottom w:w="130" w:type="dxa"/>
              <w:right w:w="130" w:type="dxa"/>
            </w:tcMar>
            <w:vAlign w:val="center"/>
          </w:tcPr>
          <w:p w14:paraId="75F515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把握・向上に努める</w:t>
            </w:r>
          </w:p>
        </w:tc>
        <w:tc>
          <w:tcPr>
            <w:tcW w:w="3800" w:type="dxa"/>
            <w:tcMar>
              <w:top w:w="130" w:type="dxa"/>
              <w:left w:w="130" w:type="dxa"/>
              <w:bottom w:w="130" w:type="dxa"/>
              <w:right w:w="130" w:type="dxa"/>
            </w:tcMar>
            <w:vAlign w:val="center"/>
          </w:tcPr>
          <w:p w14:paraId="56413A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令和８年６月から計画相談支援等の相談支援分野も加算対象に拡充されたことを踏まえ周知</w:t>
            </w:r>
          </w:p>
        </w:tc>
      </w:tr>
    </w:tbl>
    <w:p w14:paraId="7BB6B68F"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B86987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８　障がい福祉サービス等の質を向上させるための取組に係る体制の構築</w:t>
      </w:r>
    </w:p>
    <w:p w14:paraId="6592F0B4" w14:textId="77777777" w:rsidR="009D6CAB" w:rsidRPr="00C85CEC" w:rsidRDefault="00000000" w:rsidP="00C85CEC">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国の基本指針 〉</w:t>
      </w:r>
    </w:p>
    <w:p w14:paraId="5129186F"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・令和11年度末までに、都道府県及び市町村において障がい福祉サービス等の質を向上させるための取組みを実施する体制を構築することを基本とする。</w:t>
      </w:r>
    </w:p>
    <w:p w14:paraId="309B3B82" w14:textId="77777777" w:rsidR="009D6CAB" w:rsidRPr="00370011" w:rsidRDefault="00000000" w:rsidP="00C85CEC">
      <w:pPr>
        <w:pBdr>
          <w:left w:val="single" w:sz="18" w:space="4" w:color="538135" w:themeColor="accent6" w:themeShade="BF"/>
        </w:pBdr>
        <w:spacing w:after="200" w:line="360" w:lineRule="auto"/>
        <w:rPr>
          <w:rFonts w:ascii="BIZ UDPゴシック" w:eastAsia="BIZ UDPゴシック" w:hAnsi="BIZ UDPゴシック"/>
        </w:rPr>
      </w:pPr>
      <w:r>
        <w:rPr>
          <w:rFonts w:ascii="BIZ UDPゴシック" w:eastAsia="BIZ UDPゴシック" w:hAnsi="BIZ UDPゴシック"/>
          <w:sz w:val="22"/>
          <w:szCs w:val="22"/>
        </w:rPr>
        <w:t>・都道府県等の障害福祉サービス等情報公表制度における管内事業所の公表率及び更新率（毎年度１回）を100％とする。【新規】</w:t>
      </w:r>
    </w:p>
    <w:p w14:paraId="4E46B44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（１）県が実施する研修等への町職員の参加</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2D0BB4B8" w14:textId="77777777">
        <w:trPr>
          <w:tblHeader/>
        </w:trPr>
        <w:tc>
          <w:tcPr>
            <w:tcW w:w="3600" w:type="dxa"/>
            <w:shd w:val="clear" w:color="auto" w:fill="DCE8DC"/>
            <w:tcMar>
              <w:top w:w="130" w:type="dxa"/>
              <w:left w:w="130" w:type="dxa"/>
              <w:bottom w:w="130" w:type="dxa"/>
              <w:right w:w="130" w:type="dxa"/>
            </w:tcMar>
            <w:vAlign w:val="center"/>
          </w:tcPr>
          <w:p w14:paraId="097E0D2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3CAC44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54D93D2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025203C7" w14:textId="77777777" w:rsidTr="00B4215C">
        <w:tc>
          <w:tcPr>
            <w:tcW w:w="3600" w:type="dxa"/>
            <w:tcBorders>
              <w:bottom w:val="single" w:sz="18" w:space="0" w:color="EE0000"/>
            </w:tcBorders>
            <w:tcMar>
              <w:top w:w="130" w:type="dxa"/>
              <w:left w:w="130" w:type="dxa"/>
              <w:bottom w:w="130" w:type="dxa"/>
              <w:right w:w="130" w:type="dxa"/>
            </w:tcMar>
            <w:vAlign w:val="center"/>
          </w:tcPr>
          <w:p w14:paraId="3520CF7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令和７年度の参加人数</w:t>
            </w:r>
          </w:p>
        </w:tc>
        <w:tc>
          <w:tcPr>
            <w:tcW w:w="1600" w:type="dxa"/>
            <w:tcBorders>
              <w:bottom w:val="single" w:sz="18" w:space="0" w:color="EE0000"/>
            </w:tcBorders>
            <w:tcMar>
              <w:top w:w="130" w:type="dxa"/>
              <w:left w:w="130" w:type="dxa"/>
              <w:bottom w:w="130" w:type="dxa"/>
              <w:right w:w="130" w:type="dxa"/>
            </w:tcMar>
            <w:vAlign w:val="center"/>
          </w:tcPr>
          <w:p w14:paraId="46C49D5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１人</w:t>
            </w:r>
          </w:p>
        </w:tc>
        <w:tc>
          <w:tcPr>
            <w:tcW w:w="3800" w:type="dxa"/>
            <w:tcMar>
              <w:top w:w="130" w:type="dxa"/>
              <w:left w:w="130" w:type="dxa"/>
              <w:bottom w:w="130" w:type="dxa"/>
              <w:right w:w="130" w:type="dxa"/>
            </w:tcMar>
            <w:vAlign w:val="center"/>
          </w:tcPr>
          <w:p w14:paraId="7FD3FB06" w14:textId="77777777" w:rsidR="009D6CAB" w:rsidRPr="00370011" w:rsidRDefault="009D6CAB">
            <w:pPr>
              <w:spacing w:line="320" w:lineRule="auto"/>
              <w:rPr>
                <w:rFonts w:ascii="BIZ UDPゴシック" w:eastAsia="BIZ UDPゴシック" w:hAnsi="BIZ UDPゴシック"/>
              </w:rPr>
            </w:pPr>
          </w:p>
        </w:tc>
      </w:tr>
      <w:tr w:rsidR="009D6CAB" w:rsidRPr="00370011" w14:paraId="06FEF64B"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1F67A0AB"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【目標値】令和11年度の参加人数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658B7C84"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２人</w:t>
            </w:r>
          </w:p>
        </w:tc>
        <w:tc>
          <w:tcPr>
            <w:tcW w:w="3800" w:type="dxa"/>
            <w:tcBorders>
              <w:left w:val="single" w:sz="18" w:space="0" w:color="EE0000"/>
            </w:tcBorders>
            <w:tcMar>
              <w:top w:w="130" w:type="dxa"/>
              <w:left w:w="130" w:type="dxa"/>
              <w:bottom w:w="130" w:type="dxa"/>
              <w:right w:w="130" w:type="dxa"/>
            </w:tcMar>
            <w:vAlign w:val="center"/>
          </w:tcPr>
          <w:p w14:paraId="3334ADDE" w14:textId="77777777" w:rsidR="009D6CAB" w:rsidRPr="00370011" w:rsidRDefault="009D6CAB">
            <w:pPr>
              <w:spacing w:line="320" w:lineRule="auto"/>
              <w:rPr>
                <w:rFonts w:ascii="BIZ UDPゴシック" w:eastAsia="BIZ UDPゴシック" w:hAnsi="BIZ UDPゴシック"/>
              </w:rPr>
            </w:pPr>
          </w:p>
        </w:tc>
      </w:tr>
    </w:tbl>
    <w:p w14:paraId="7E3B4A2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（２）審査結果の分析・共有体制</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70FF1B1D" w14:textId="77777777">
        <w:trPr>
          <w:tblHeader/>
        </w:trPr>
        <w:tc>
          <w:tcPr>
            <w:tcW w:w="3600" w:type="dxa"/>
            <w:shd w:val="clear" w:color="auto" w:fill="DCE8DC"/>
            <w:tcMar>
              <w:top w:w="130" w:type="dxa"/>
              <w:left w:w="130" w:type="dxa"/>
              <w:bottom w:w="130" w:type="dxa"/>
              <w:right w:w="130" w:type="dxa"/>
            </w:tcMar>
            <w:vAlign w:val="center"/>
          </w:tcPr>
          <w:p w14:paraId="439888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4DC3B5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682510B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2A93310B" w14:textId="77777777" w:rsidTr="00B4215C">
        <w:tc>
          <w:tcPr>
            <w:tcW w:w="3600" w:type="dxa"/>
            <w:tcBorders>
              <w:bottom w:val="single" w:sz="18" w:space="0" w:color="EE0000"/>
            </w:tcBorders>
            <w:tcMar>
              <w:top w:w="130" w:type="dxa"/>
              <w:left w:w="130" w:type="dxa"/>
              <w:bottom w:w="130" w:type="dxa"/>
              <w:right w:w="130" w:type="dxa"/>
            </w:tcMar>
            <w:vAlign w:val="center"/>
          </w:tcPr>
          <w:p w14:paraId="05C011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令和７年度の体制の有無</w:t>
            </w:r>
          </w:p>
        </w:tc>
        <w:tc>
          <w:tcPr>
            <w:tcW w:w="1600" w:type="dxa"/>
            <w:tcBorders>
              <w:bottom w:val="single" w:sz="18" w:space="0" w:color="EE0000"/>
            </w:tcBorders>
            <w:tcMar>
              <w:top w:w="130" w:type="dxa"/>
              <w:left w:w="130" w:type="dxa"/>
              <w:bottom w:w="130" w:type="dxa"/>
              <w:right w:w="130" w:type="dxa"/>
            </w:tcMar>
            <w:vAlign w:val="center"/>
          </w:tcPr>
          <w:p w14:paraId="346016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Mar>
              <w:top w:w="130" w:type="dxa"/>
              <w:left w:w="130" w:type="dxa"/>
              <w:bottom w:w="130" w:type="dxa"/>
              <w:right w:w="130" w:type="dxa"/>
            </w:tcMar>
            <w:vAlign w:val="center"/>
          </w:tcPr>
          <w:p w14:paraId="654887EB" w14:textId="77777777" w:rsidR="009D6CAB" w:rsidRPr="00370011" w:rsidRDefault="009D6CAB">
            <w:pPr>
              <w:spacing w:line="320" w:lineRule="auto"/>
              <w:rPr>
                <w:rFonts w:ascii="BIZ UDPゴシック" w:eastAsia="BIZ UDPゴシック" w:hAnsi="BIZ UDPゴシック"/>
              </w:rPr>
            </w:pPr>
          </w:p>
        </w:tc>
      </w:tr>
      <w:tr w:rsidR="009D6CAB" w:rsidRPr="00370011" w14:paraId="7734D13B"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6BCD315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【目標値】令和11年度の体制の有無</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39EA8E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3800" w:type="dxa"/>
            <w:tcBorders>
              <w:left w:val="single" w:sz="18" w:space="0" w:color="EE0000"/>
            </w:tcBorders>
            <w:tcMar>
              <w:top w:w="130" w:type="dxa"/>
              <w:left w:w="130" w:type="dxa"/>
              <w:bottom w:w="130" w:type="dxa"/>
              <w:right w:w="130" w:type="dxa"/>
            </w:tcMar>
            <w:vAlign w:val="center"/>
          </w:tcPr>
          <w:p w14:paraId="76781119" w14:textId="77777777" w:rsidR="009D6CAB" w:rsidRPr="00370011" w:rsidRDefault="009D6CAB">
            <w:pPr>
              <w:spacing w:line="320" w:lineRule="auto"/>
              <w:rPr>
                <w:rFonts w:ascii="BIZ UDPゴシック" w:eastAsia="BIZ UDPゴシック" w:hAnsi="BIZ UDPゴシック"/>
              </w:rPr>
            </w:pPr>
          </w:p>
        </w:tc>
      </w:tr>
      <w:tr w:rsidR="009D6CAB" w:rsidRPr="00370011" w14:paraId="5F49EB62" w14:textId="77777777" w:rsidTr="00B4215C">
        <w:tc>
          <w:tcPr>
            <w:tcW w:w="3600" w:type="dxa"/>
            <w:tcBorders>
              <w:top w:val="single" w:sz="18" w:space="0" w:color="EE0000"/>
              <w:bottom w:val="single" w:sz="18" w:space="0" w:color="EE0000"/>
            </w:tcBorders>
            <w:tcMar>
              <w:top w:w="130" w:type="dxa"/>
              <w:left w:w="130" w:type="dxa"/>
              <w:bottom w:w="130" w:type="dxa"/>
              <w:right w:w="130" w:type="dxa"/>
            </w:tcMar>
            <w:vAlign w:val="center"/>
          </w:tcPr>
          <w:p w14:paraId="404BCD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令和７年度の共有回数</w:t>
            </w:r>
          </w:p>
        </w:tc>
        <w:tc>
          <w:tcPr>
            <w:tcW w:w="1600" w:type="dxa"/>
            <w:tcBorders>
              <w:top w:val="single" w:sz="18" w:space="0" w:color="EE0000"/>
              <w:bottom w:val="single" w:sz="18" w:space="0" w:color="EE0000"/>
            </w:tcBorders>
            <w:tcMar>
              <w:top w:w="130" w:type="dxa"/>
              <w:left w:w="130" w:type="dxa"/>
              <w:bottom w:w="130" w:type="dxa"/>
              <w:right w:w="130" w:type="dxa"/>
            </w:tcMar>
            <w:vAlign w:val="center"/>
          </w:tcPr>
          <w:p w14:paraId="370564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１回</w:t>
            </w:r>
          </w:p>
        </w:tc>
        <w:tc>
          <w:tcPr>
            <w:tcW w:w="3800" w:type="dxa"/>
            <w:tcMar>
              <w:top w:w="130" w:type="dxa"/>
              <w:left w:w="130" w:type="dxa"/>
              <w:bottom w:w="130" w:type="dxa"/>
              <w:right w:w="130" w:type="dxa"/>
            </w:tcMar>
            <w:vAlign w:val="center"/>
          </w:tcPr>
          <w:p w14:paraId="64EC7B7A" w14:textId="77777777" w:rsidR="009D6CAB" w:rsidRPr="00370011" w:rsidRDefault="009D6CAB">
            <w:pPr>
              <w:spacing w:line="320" w:lineRule="auto"/>
              <w:rPr>
                <w:rFonts w:ascii="BIZ UDPゴシック" w:eastAsia="BIZ UDPゴシック" w:hAnsi="BIZ UDPゴシック"/>
              </w:rPr>
            </w:pPr>
          </w:p>
        </w:tc>
      </w:tr>
      <w:tr w:rsidR="009D6CAB" w:rsidRPr="00370011" w14:paraId="40460352"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31D7F6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【目標値】令和11年度の共有回数</w:t>
            </w:r>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4510D0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２回</w:t>
            </w:r>
          </w:p>
        </w:tc>
        <w:tc>
          <w:tcPr>
            <w:tcW w:w="3800" w:type="dxa"/>
            <w:tcBorders>
              <w:left w:val="single" w:sz="18" w:space="0" w:color="EE0000"/>
            </w:tcBorders>
            <w:tcMar>
              <w:top w:w="130" w:type="dxa"/>
              <w:left w:w="130" w:type="dxa"/>
              <w:bottom w:w="130" w:type="dxa"/>
              <w:right w:w="130" w:type="dxa"/>
            </w:tcMar>
            <w:vAlign w:val="center"/>
          </w:tcPr>
          <w:p w14:paraId="3127005F" w14:textId="77777777" w:rsidR="009D6CAB" w:rsidRPr="00370011" w:rsidRDefault="009D6CAB">
            <w:pPr>
              <w:spacing w:line="320" w:lineRule="auto"/>
              <w:rPr>
                <w:rFonts w:ascii="BIZ UDPゴシック" w:eastAsia="BIZ UDPゴシック" w:hAnsi="BIZ UDPゴシック"/>
              </w:rPr>
            </w:pPr>
          </w:p>
        </w:tc>
      </w:tr>
    </w:tbl>
    <w:p w14:paraId="58FA2D3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（３）障害福祉サービス等情報公表制度の公表率・更新率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800"/>
      </w:tblGrid>
      <w:tr w:rsidR="009D6CAB" w:rsidRPr="00370011" w14:paraId="0C5E5C18" w14:textId="77777777">
        <w:trPr>
          <w:tblHeader/>
        </w:trPr>
        <w:tc>
          <w:tcPr>
            <w:tcW w:w="3600" w:type="dxa"/>
            <w:shd w:val="clear" w:color="auto" w:fill="DCE8DC"/>
            <w:tcMar>
              <w:top w:w="130" w:type="dxa"/>
              <w:left w:w="130" w:type="dxa"/>
              <w:bottom w:w="130" w:type="dxa"/>
              <w:right w:w="130" w:type="dxa"/>
            </w:tcMar>
            <w:vAlign w:val="center"/>
          </w:tcPr>
          <w:p w14:paraId="10A57B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項目</w:t>
            </w:r>
          </w:p>
        </w:tc>
        <w:tc>
          <w:tcPr>
            <w:tcW w:w="1600" w:type="dxa"/>
            <w:shd w:val="clear" w:color="auto" w:fill="DCE8DC"/>
            <w:tcMar>
              <w:top w:w="130" w:type="dxa"/>
              <w:left w:w="130" w:type="dxa"/>
              <w:bottom w:w="130" w:type="dxa"/>
              <w:right w:w="130" w:type="dxa"/>
            </w:tcMar>
            <w:vAlign w:val="center"/>
          </w:tcPr>
          <w:p w14:paraId="377867D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数値</w:t>
            </w:r>
          </w:p>
        </w:tc>
        <w:tc>
          <w:tcPr>
            <w:tcW w:w="3800" w:type="dxa"/>
            <w:shd w:val="clear" w:color="auto" w:fill="DCE8DC"/>
            <w:tcMar>
              <w:top w:w="130" w:type="dxa"/>
              <w:left w:w="130" w:type="dxa"/>
              <w:bottom w:w="130" w:type="dxa"/>
              <w:right w:w="130" w:type="dxa"/>
            </w:tcMar>
            <w:vAlign w:val="center"/>
          </w:tcPr>
          <w:p w14:paraId="213514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CE5CDDE" w14:textId="77777777" w:rsidTr="00B4215C">
        <w:tc>
          <w:tcPr>
            <w:tcW w:w="3600" w:type="dxa"/>
            <w:tcBorders>
              <w:bottom w:val="single" w:sz="18" w:space="0" w:color="EE0000"/>
            </w:tcBorders>
            <w:tcMar>
              <w:top w:w="130" w:type="dxa"/>
              <w:left w:w="130" w:type="dxa"/>
              <w:bottom w:w="130" w:type="dxa"/>
              <w:right w:w="130" w:type="dxa"/>
            </w:tcMar>
            <w:vAlign w:val="center"/>
          </w:tcPr>
          <w:p w14:paraId="1AFFAFC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令和７年度の公表率・更新率</w:t>
            </w:r>
          </w:p>
        </w:tc>
        <w:tc>
          <w:tcPr>
            <w:tcW w:w="1600" w:type="dxa"/>
            <w:tcBorders>
              <w:bottom w:val="single" w:sz="18" w:space="0" w:color="EE0000"/>
            </w:tcBorders>
            <w:tcMar>
              <w:top w:w="130" w:type="dxa"/>
              <w:left w:w="130" w:type="dxa"/>
              <w:bottom w:w="130" w:type="dxa"/>
              <w:right w:w="130" w:type="dxa"/>
            </w:tcMar>
            <w:vAlign w:val="center"/>
          </w:tcPr>
          <w:p w14:paraId="5E0836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把握中</w:t>
            </w:r>
          </w:p>
        </w:tc>
        <w:tc>
          <w:tcPr>
            <w:tcW w:w="3800" w:type="dxa"/>
            <w:tcMar>
              <w:top w:w="130" w:type="dxa"/>
              <w:left w:w="130" w:type="dxa"/>
              <w:bottom w:w="130" w:type="dxa"/>
              <w:right w:w="130" w:type="dxa"/>
            </w:tcMar>
            <w:vAlign w:val="center"/>
          </w:tcPr>
          <w:p w14:paraId="7C18C26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町内事業所の状況を確認</w:t>
            </w:r>
          </w:p>
        </w:tc>
      </w:tr>
      <w:tr w:rsidR="009D6CAB" w:rsidRPr="00370011" w14:paraId="3EEBCFDD" w14:textId="77777777" w:rsidTr="00B4215C">
        <w:tc>
          <w:tcPr>
            <w:tcW w:w="3600" w:type="dxa"/>
            <w:tcBorders>
              <w:top w:val="single" w:sz="18" w:space="0" w:color="EE0000"/>
              <w:left w:val="single" w:sz="18" w:space="0" w:color="EE0000"/>
              <w:bottom w:val="single" w:sz="18" w:space="0" w:color="EE0000"/>
              <w:right w:val="single" w:sz="4" w:space="0" w:color="000000" w:themeColor="text1"/>
            </w:tcBorders>
            <w:shd w:val="clear" w:color="auto" w:fill="FBE4D5" w:themeFill="accent2" w:themeFillTint="33"/>
            <w:tcMar>
              <w:top w:w="130" w:type="dxa"/>
              <w:left w:w="130" w:type="dxa"/>
              <w:bottom w:w="130" w:type="dxa"/>
              <w:right w:w="130" w:type="dxa"/>
            </w:tcMar>
            <w:vAlign w:val="center"/>
          </w:tcPr>
          <w:p w14:paraId="77179430" w14:textId="77777777" w:rsidR="009D6CAB" w:rsidRPr="00B4215C" w:rsidRDefault="00000000">
            <w:pPr>
              <w:spacing w:line="320" w:lineRule="auto"/>
              <w:rPr>
                <w:rFonts w:ascii="BIZ UDPゴシック" w:eastAsia="BIZ UDPゴシック" w:hAnsi="BIZ UDPゴシック"/>
                <w:b/>
                <w:bCs/>
              </w:rPr>
            </w:pPr>
            <w:del w:id="90028" w:author="Ryo Wakayama" w:date="2026-10-20T09:00:00Z">
              <w:r>
                <w:rPr>
                  <w:rFonts w:ascii="BIZ UDPゴシック" w:eastAsia="BIZ UDPゴシック" w:hAnsi="BIZ UDPゴシック"/>
                  <w:b/>
                  <w:bCs/>
                  <w:sz w:val="20"/>
                  <w:szCs w:val="20"/>
                </w:rPr>
                <w:delText xml:space="preserve">【目標値】令和11年度の公表率・更新率</w:delText>
              </w:r>
            </w:del>
            <w:ins w:id="90029" w:author="Ryo Wakayama" w:date="2026-10-20T09:00:00Z">
              <w:r>
                <w:rPr>
                  <w:rFonts w:ascii="BIZ UDPゴシック" w:eastAsia="BIZ UDPゴシック" w:hAnsi="BIZ UDPゴシック"/>
                  <w:b/>
                  <w:bCs/>
                  <w:sz w:val="20"/>
                  <w:szCs w:val="20"/>
                </w:rPr>
                <w:t xml:space="preserve">（参考）県の目標（管内事業所の公表率・更新率）</w:t>
              </w:r>
            </w:ins>
          </w:p>
        </w:tc>
        <w:tc>
          <w:tcPr>
            <w:tcW w:w="1600" w:type="dxa"/>
            <w:tcBorders>
              <w:top w:val="single" w:sz="18" w:space="0" w:color="EE0000"/>
              <w:left w:val="single" w:sz="4" w:space="0" w:color="000000" w:themeColor="text1"/>
              <w:bottom w:val="single" w:sz="18" w:space="0" w:color="EE0000"/>
              <w:right w:val="single" w:sz="18" w:space="0" w:color="EE0000"/>
            </w:tcBorders>
            <w:shd w:val="clear" w:color="auto" w:fill="FBE4D5" w:themeFill="accent2" w:themeFillTint="33"/>
            <w:tcMar>
              <w:top w:w="130" w:type="dxa"/>
              <w:left w:w="130" w:type="dxa"/>
              <w:bottom w:w="130" w:type="dxa"/>
              <w:right w:w="130" w:type="dxa"/>
            </w:tcMar>
            <w:vAlign w:val="center"/>
          </w:tcPr>
          <w:p w14:paraId="5E9CEDC5" w14:textId="77777777" w:rsidR="009D6CAB" w:rsidRPr="00B4215C" w:rsidRDefault="00000000">
            <w:pPr>
              <w:spacing w:line="320" w:lineRule="auto"/>
              <w:rPr>
                <w:rFonts w:ascii="BIZ UDPゴシック" w:eastAsia="BIZ UDPゴシック" w:hAnsi="BIZ UDPゴシック"/>
                <w:b/>
                <w:bCs/>
              </w:rPr>
            </w:pPr>
            <w:r>
              <w:rPr>
                <w:rFonts w:ascii="BIZ UDPゴシック" w:eastAsia="BIZ UDPゴシック" w:hAnsi="BIZ UDPゴシック"/>
                <w:b/>
                <w:bCs/>
                <w:sz w:val="20"/>
                <w:szCs w:val="20"/>
              </w:rPr>
              <w:t>100％</w:t>
            </w:r>
          </w:p>
        </w:tc>
        <w:tc>
          <w:tcPr>
            <w:tcW w:w="3800" w:type="dxa"/>
            <w:tcBorders>
              <w:left w:val="single" w:sz="18" w:space="0" w:color="EE0000"/>
            </w:tcBorders>
            <w:tcMar>
              <w:top w:w="130" w:type="dxa"/>
              <w:left w:w="130" w:type="dxa"/>
              <w:bottom w:w="130" w:type="dxa"/>
              <w:right w:w="130" w:type="dxa"/>
            </w:tcMar>
            <w:vAlign w:val="center"/>
          </w:tcPr>
          <w:p w14:paraId="455A93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県と連携し、町内事業所への周知・働きかけを行う</w:t>
            </w:r>
          </w:p>
        </w:tc>
      </w:tr>
    </w:tbl>
    <w:p>
      <w:pPr>
        <w:spacing w:after="160" w:line="320" w:lineRule="auto"/>
        <w:rPr>
          <w:ins w:id="90030" w:author="Ryo Wakayama" w:date="2026-10-20T09:00:00Z"/>
          <w:rFonts w:ascii="BIZ UDPゴシック" w:eastAsia="BIZ UDPゴシック" w:hAnsi="BIZ UDPゴシック"/>
        </w:rPr>
      </w:pPr>
      <w:ins w:id="90031" w:author="Ryo Wakayama" w:date="2026-10-20T09:00:00Z">
        <w:r>
          <w:rPr>
            <w:rFonts w:ascii="BIZ UDPゴシック" w:eastAsia="BIZ UDPゴシック" w:hAnsi="BIZ UDPゴシック"/>
            <w:sz w:val="19"/>
            <w:szCs w:val="19"/>
          </w:rPr>
          <w:t xml:space="preserve">※障がい福祉サービス等情報公表制度の公表率・更新率100％は、国の基本指針において、事業所の指定権者である都道府県・政令市・中核市の目標とされています。本町は指定権者でないため成果目標とはせず、県の目標を参考として掲げ、町内事業所への周知・働きかけを行います。</w:t>
        </w:r>
      </w:ins>
    </w:p>
    <w:p w14:paraId="7792164B"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（参考）発達障がい者等に対する支援の活動指標</w:t>
      </w:r>
    </w:p>
    <w:p w14:paraId="3A6E2040" w14:textId="77777777" w:rsidR="009D6CAB" w:rsidRPr="00370011" w:rsidRDefault="00000000" w:rsidP="005E6C22">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８期の国の基本指針では、発達障がい者等に対する支援について、ペアレントトレーニング等の支援プログラムの実施者数、ペアレントメンターの人数、ピアサポート活動への参加人数を活動指標として見込むこととしています。本町では、県発達障がい者支援センターや田村地方の関係機関と連携して取り組みます（第３章３）。</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1440"/>
        <w:gridCol w:w="1440"/>
      </w:tblGrid>
      <w:tr w:rsidR="001E7E48" w14:paraId="5B3A936E" w14:textId="77777777">
        <w:trPr>
          <w:cantSplit/>
          <w:tblHeader/>
        </w:trPr>
        <w:tc>
          <w:tcPr>
            <w:tcW w:w="4680" w:type="dxa"/>
            <w:shd w:val="clear" w:color="auto" w:fill="DCE8DC"/>
            <w:tcMar>
              <w:top w:w="130" w:type="dxa"/>
              <w:left w:w="130" w:type="dxa"/>
              <w:bottom w:w="130" w:type="dxa"/>
              <w:right w:w="130" w:type="dxa"/>
            </w:tcMar>
            <w:vAlign w:val="center"/>
          </w:tcPr>
          <w:p w14:paraId="2DD80B65"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活動指標</w:t>
            </w:r>
          </w:p>
        </w:tc>
        <w:tc>
          <w:tcPr>
            <w:tcW w:w="1440" w:type="dxa"/>
            <w:shd w:val="clear" w:color="auto" w:fill="DCE8DC"/>
            <w:tcMar>
              <w:top w:w="130" w:type="dxa"/>
              <w:left w:w="130" w:type="dxa"/>
              <w:bottom w:w="130" w:type="dxa"/>
              <w:right w:w="130" w:type="dxa"/>
            </w:tcMar>
            <w:vAlign w:val="center"/>
          </w:tcPr>
          <w:p w14:paraId="5439FAD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令和９年度</w:t>
            </w:r>
          </w:p>
        </w:tc>
        <w:tc>
          <w:tcPr>
            <w:tcW w:w="1440" w:type="dxa"/>
            <w:shd w:val="clear" w:color="auto" w:fill="DCE8DC"/>
            <w:tcMar>
              <w:top w:w="130" w:type="dxa"/>
              <w:left w:w="130" w:type="dxa"/>
              <w:bottom w:w="130" w:type="dxa"/>
              <w:right w:w="130" w:type="dxa"/>
            </w:tcMar>
            <w:vAlign w:val="center"/>
          </w:tcPr>
          <w:p w14:paraId="4F59833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令和10年度</w:t>
            </w:r>
          </w:p>
        </w:tc>
        <w:tc>
          <w:tcPr>
            <w:tcW w:w="1440" w:type="dxa"/>
            <w:shd w:val="clear" w:color="auto" w:fill="DCE8DC"/>
            <w:tcMar>
              <w:top w:w="130" w:type="dxa"/>
              <w:left w:w="130" w:type="dxa"/>
              <w:bottom w:w="130" w:type="dxa"/>
              <w:right w:w="130" w:type="dxa"/>
            </w:tcMar>
            <w:vAlign w:val="center"/>
          </w:tcPr>
          <w:p w14:paraId="380CB9A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令和11年度</w:t>
            </w:r>
          </w:p>
        </w:tc>
      </w:tr>
      <w:tr w:rsidR="001E7E48" w14:paraId="50070AAA" w14:textId="77777777">
        <w:trPr>
          <w:cantSplit/>
        </w:trPr>
        <w:tc>
          <w:tcPr>
            <w:tcW w:w="4680" w:type="dxa"/>
            <w:tcMar>
              <w:top w:w="130" w:type="dxa"/>
              <w:left w:w="130" w:type="dxa"/>
              <w:bottom w:w="130" w:type="dxa"/>
              <w:right w:w="130" w:type="dxa"/>
            </w:tcMar>
            <w:vAlign w:val="center"/>
          </w:tcPr>
          <w:p w14:paraId="7136CE6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ペアレントトレーニング・ペアレントプログラム等の受講者数</w:t>
            </w:r>
          </w:p>
        </w:tc>
        <w:tc>
          <w:tcPr>
            <w:tcW w:w="1440" w:type="dxa"/>
            <w:tcMar>
              <w:top w:w="130" w:type="dxa"/>
              <w:left w:w="130" w:type="dxa"/>
              <w:bottom w:w="130" w:type="dxa"/>
              <w:right w:w="130" w:type="dxa"/>
            </w:tcMar>
            <w:vAlign w:val="center"/>
          </w:tcPr>
          <w:p w14:paraId="5E9957C0"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3BC8573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0FC6932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07559D7F" w14:textId="77777777">
        <w:trPr>
          <w:cantSplit/>
        </w:trPr>
        <w:tc>
          <w:tcPr>
            <w:tcW w:w="4680" w:type="dxa"/>
            <w:tcMar>
              <w:top w:w="130" w:type="dxa"/>
              <w:left w:w="130" w:type="dxa"/>
              <w:bottom w:w="130" w:type="dxa"/>
              <w:right w:w="130" w:type="dxa"/>
            </w:tcMar>
            <w:vAlign w:val="center"/>
          </w:tcPr>
          <w:p w14:paraId="3931060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ペアレントメンターの人数</w:t>
            </w:r>
          </w:p>
        </w:tc>
        <w:tc>
          <w:tcPr>
            <w:tcW w:w="1440" w:type="dxa"/>
            <w:tcMar>
              <w:top w:w="130" w:type="dxa"/>
              <w:left w:w="130" w:type="dxa"/>
              <w:bottom w:w="130" w:type="dxa"/>
              <w:right w:w="130" w:type="dxa"/>
            </w:tcMar>
            <w:vAlign w:val="center"/>
          </w:tcPr>
          <w:p w14:paraId="28C043E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2FAED0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1F652BFF"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r w:rsidR="001E7E48" w14:paraId="61E0B14B" w14:textId="77777777">
        <w:trPr>
          <w:cantSplit/>
        </w:trPr>
        <w:tc>
          <w:tcPr>
            <w:tcW w:w="4680" w:type="dxa"/>
            <w:tcMar>
              <w:top w:w="130" w:type="dxa"/>
              <w:left w:w="130" w:type="dxa"/>
              <w:bottom w:w="130" w:type="dxa"/>
              <w:right w:w="130" w:type="dxa"/>
            </w:tcMar>
            <w:vAlign w:val="center"/>
          </w:tcPr>
          <w:p w14:paraId="7A87CC0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ピアサポート活動への参加人数</w:t>
            </w:r>
          </w:p>
        </w:tc>
        <w:tc>
          <w:tcPr>
            <w:tcW w:w="1440" w:type="dxa"/>
            <w:tcMar>
              <w:top w:w="130" w:type="dxa"/>
              <w:left w:w="130" w:type="dxa"/>
              <w:bottom w:w="130" w:type="dxa"/>
              <w:right w:w="130" w:type="dxa"/>
            </w:tcMar>
            <w:vAlign w:val="center"/>
          </w:tcPr>
          <w:p w14:paraId="46AB1FE7"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2DF3C86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1440" w:type="dxa"/>
            <w:tcMar>
              <w:top w:w="130" w:type="dxa"/>
              <w:left w:w="130" w:type="dxa"/>
              <w:bottom w:w="130" w:type="dxa"/>
              <w:right w:w="130" w:type="dxa"/>
            </w:tcMar>
            <w:vAlign w:val="center"/>
          </w:tcPr>
          <w:p w14:paraId="7C5B9E9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r>
    </w:tbl>
    <w:p w14:paraId="03FE765F"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w:t>
      </w:r>
      <w:r>
        <w:rPr>
          <w:rFonts w:ascii="BIZ UDPゴシック" w:eastAsia="BIZ UDPゴシック" w:hAnsi="BIZ UDPゴシック"/>
          <w:color w:val="5B5B5B"/>
          <w:sz w:val="19"/>
          <w:szCs w:val="19"/>
          <w:highlight w:val="yellow"/>
        </w:rPr>
        <w:t>【要確認：実施状況と見込み】</w:t>
      </w:r>
    </w:p>
    <w:p w14:paraId="540FD21C" w14:textId="77777777" w:rsidR="009D6CAB" w:rsidRPr="00370011" w:rsidRDefault="00000000">
      <w:pPr>
        <w:pStyle w:val="1"/>
        <w:pageBreakBefore/>
        <w:shd w:val="clear" w:color="auto" w:fill="4A7A5E"/>
        <w:spacing w:before="480" w:after="320"/>
        <w:ind w:left="60"/>
        <w:jc w:val="center"/>
        <w:rPr>
          <w:rFonts w:ascii="BIZ UDPゴシック" w:eastAsia="BIZ UDPゴシック" w:hAnsi="BIZ UDPゴシック"/>
        </w:rPr>
      </w:pPr>
      <w:bookmarkStart w:id="25" w:name="_TocOno028"/>
      <w:r>
        <w:rPr>
          <w:rFonts w:ascii="BIZ UDPゴシック" w:eastAsia="BIZ UDPゴシック" w:hAnsi="BIZ UDPゴシック"/>
          <w:b/>
          <w:bCs/>
          <w:color w:val="FFFFFF"/>
          <w:sz w:val="30"/>
          <w:szCs w:val="30"/>
        </w:rPr>
        <w:lastRenderedPageBreak/>
        <w:t>第６章　障がい福祉サービスの見込量と今後の方策</w:t>
      </w:r>
      <w:bookmarkEnd w:id="25"/>
    </w:p>
    <w:p w14:paraId="7DFC4D7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本章では、障がい福祉サービスの種類ごとに、第７期の実績（令和６～８年度。令和８年度は見込み）と第８期の見込量（令和９～11年度）、見込量確保の方策を示します。</w:t>
      </w:r>
    </w:p>
    <w:p>
      <w:pPr>
        <w:spacing w:after="200" w:line="360" w:lineRule="auto"/>
        <w:ind w:firstLineChars="100" w:firstLine="220"/>
        <w:rPr>
          <w:ins w:id="90275" w:author="Ryo Wakayama" w:date="2026-10-20T09:00:00Z"/>
          <w:rFonts w:ascii="BIZ UDPゴシック" w:eastAsia="BIZ UDPゴシック" w:hAnsi="BIZ UDPゴシック"/>
        </w:rPr>
      </w:pPr>
      <w:ins w:id="90276" w:author="Ryo Wakayama" w:date="2026-10-20T09:00:00Z">
        <w:r>
          <w:rPr>
            <w:rFonts w:ascii="BIZ UDPゴシック" w:eastAsia="BIZ UDPゴシック" w:hAnsi="BIZ UDPゴシック"/>
            <w:sz w:val="22"/>
            <w:szCs w:val="22"/>
          </w:rPr>
          <w:t xml:space="preserve">各サービスの第７期の実績の表には、第７期計画（令和６年３月）で定めた見込量を「第７期の計画値」として併せて示します。計画値と実績の差は、年次の点検評価（第１部第２章２）の材料とします。</w:t>
        </w:r>
      </w:ins>
    </w:p>
    <w:p w14:paraId="5334D181"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■見込量の定め方</w:t>
      </w:r>
    </w:p>
    <w:p w14:paraId="2C5624B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見込量は、サービスが実際に使われた量をそのまま先に延ばしたものではありません。利用者が少数の本町では、支給決定を受けていても事業所の空きがない、送迎が届かないといった理由で実際の利用が下回ることがあり、その差を需要が少ないものとして扱うと必要な量を見落とします。このため、次の段階を分けて把握したうえで見込量を定め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780"/>
        <w:gridCol w:w="2880"/>
      </w:tblGrid>
      <w:tr w:rsidR="001E7E48" w14:paraId="43AE2CCD" w14:textId="77777777">
        <w:trPr>
          <w:cantSplit/>
          <w:tblHeader/>
        </w:trPr>
        <w:tc>
          <w:tcPr>
            <w:tcW w:w="2340" w:type="dxa"/>
            <w:shd w:val="clear" w:color="auto" w:fill="DCE8DC"/>
            <w:tcMar>
              <w:top w:w="130" w:type="dxa"/>
              <w:left w:w="130" w:type="dxa"/>
              <w:bottom w:w="130" w:type="dxa"/>
              <w:right w:w="130" w:type="dxa"/>
            </w:tcMar>
            <w:vAlign w:val="center"/>
          </w:tcPr>
          <w:p w14:paraId="7FCA8A8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段階</w:t>
            </w:r>
          </w:p>
        </w:tc>
        <w:tc>
          <w:tcPr>
            <w:tcW w:w="3780" w:type="dxa"/>
            <w:shd w:val="clear" w:color="auto" w:fill="DCE8DC"/>
            <w:tcMar>
              <w:top w:w="130" w:type="dxa"/>
              <w:left w:w="130" w:type="dxa"/>
              <w:bottom w:w="130" w:type="dxa"/>
              <w:right w:w="130" w:type="dxa"/>
            </w:tcMar>
            <w:vAlign w:val="center"/>
          </w:tcPr>
          <w:p w14:paraId="1831D41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何を見るか</w:t>
            </w:r>
          </w:p>
        </w:tc>
        <w:tc>
          <w:tcPr>
            <w:tcW w:w="2880" w:type="dxa"/>
            <w:shd w:val="clear" w:color="auto" w:fill="DCE8DC"/>
            <w:tcMar>
              <w:top w:w="130" w:type="dxa"/>
              <w:left w:w="130" w:type="dxa"/>
              <w:bottom w:w="130" w:type="dxa"/>
              <w:right w:w="130" w:type="dxa"/>
            </w:tcMar>
            <w:vAlign w:val="center"/>
          </w:tcPr>
          <w:p w14:paraId="4AA1FE8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見落とすと起きること</w:t>
            </w:r>
          </w:p>
        </w:tc>
      </w:tr>
      <w:tr w:rsidR="001E7E48" w14:paraId="19180B47" w14:textId="77777777">
        <w:trPr>
          <w:cantSplit/>
        </w:trPr>
        <w:tc>
          <w:tcPr>
            <w:tcW w:w="2340" w:type="dxa"/>
            <w:tcMar>
              <w:top w:w="130" w:type="dxa"/>
              <w:left w:w="130" w:type="dxa"/>
              <w:bottom w:w="130" w:type="dxa"/>
              <w:right w:w="130" w:type="dxa"/>
            </w:tcMar>
            <w:vAlign w:val="center"/>
          </w:tcPr>
          <w:p w14:paraId="0BF9915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支援の必要性と本人の意向</w:t>
            </w:r>
          </w:p>
        </w:tc>
        <w:tc>
          <w:tcPr>
            <w:tcW w:w="3780" w:type="dxa"/>
            <w:tcMar>
              <w:top w:w="130" w:type="dxa"/>
              <w:left w:w="130" w:type="dxa"/>
              <w:bottom w:w="130" w:type="dxa"/>
              <w:right w:w="130" w:type="dxa"/>
            </w:tcMar>
            <w:vAlign w:val="center"/>
          </w:tcPr>
          <w:p w14:paraId="00485F9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サービスを必要とする人の人数と内容（申請に至っていない人を含む）</w:t>
            </w:r>
          </w:p>
        </w:tc>
        <w:tc>
          <w:tcPr>
            <w:tcW w:w="2880" w:type="dxa"/>
            <w:tcMar>
              <w:top w:w="130" w:type="dxa"/>
              <w:left w:w="130" w:type="dxa"/>
              <w:bottom w:w="130" w:type="dxa"/>
              <w:right w:w="130" w:type="dxa"/>
            </w:tcMar>
            <w:vAlign w:val="center"/>
          </w:tcPr>
          <w:p w14:paraId="7386E54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申請がないことを必要がないことと読み違える</w:t>
            </w:r>
          </w:p>
        </w:tc>
      </w:tr>
      <w:tr w:rsidR="001E7E48" w14:paraId="0402B5D4" w14:textId="77777777">
        <w:trPr>
          <w:cantSplit/>
        </w:trPr>
        <w:tc>
          <w:tcPr>
            <w:tcW w:w="2340" w:type="dxa"/>
            <w:tcMar>
              <w:top w:w="130" w:type="dxa"/>
              <w:left w:w="130" w:type="dxa"/>
              <w:bottom w:w="130" w:type="dxa"/>
              <w:right w:w="130" w:type="dxa"/>
            </w:tcMar>
            <w:vAlign w:val="center"/>
          </w:tcPr>
          <w:p w14:paraId="4A75632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支給決定と支給決定量</w:t>
            </w:r>
          </w:p>
        </w:tc>
        <w:tc>
          <w:tcPr>
            <w:tcW w:w="3780" w:type="dxa"/>
            <w:tcMar>
              <w:top w:w="130" w:type="dxa"/>
              <w:left w:w="130" w:type="dxa"/>
              <w:bottom w:w="130" w:type="dxa"/>
              <w:right w:w="130" w:type="dxa"/>
            </w:tcMar>
            <w:vAlign w:val="center"/>
          </w:tcPr>
          <w:p w14:paraId="1469D0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申請に対する決定の有無と、決定した量（時間・人日）</w:t>
            </w:r>
          </w:p>
        </w:tc>
        <w:tc>
          <w:tcPr>
            <w:tcW w:w="2880" w:type="dxa"/>
            <w:tcMar>
              <w:top w:w="130" w:type="dxa"/>
              <w:left w:w="130" w:type="dxa"/>
              <w:bottom w:w="130" w:type="dxa"/>
              <w:right w:w="130" w:type="dxa"/>
            </w:tcMar>
            <w:vAlign w:val="center"/>
          </w:tcPr>
          <w:p w14:paraId="3A705F3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必要量と決定量の差が見えない</w:t>
            </w:r>
          </w:p>
        </w:tc>
      </w:tr>
      <w:tr w:rsidR="001E7E48" w14:paraId="493D7A95" w14:textId="77777777">
        <w:trPr>
          <w:cantSplit/>
        </w:trPr>
        <w:tc>
          <w:tcPr>
            <w:tcW w:w="2340" w:type="dxa"/>
            <w:tcMar>
              <w:top w:w="130" w:type="dxa"/>
              <w:left w:w="130" w:type="dxa"/>
              <w:bottom w:w="130" w:type="dxa"/>
              <w:right w:w="130" w:type="dxa"/>
            </w:tcMar>
            <w:vAlign w:val="center"/>
          </w:tcPr>
          <w:p w14:paraId="7706337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サービス等利用計画</w:t>
            </w:r>
          </w:p>
        </w:tc>
        <w:tc>
          <w:tcPr>
            <w:tcW w:w="3780" w:type="dxa"/>
            <w:tcMar>
              <w:top w:w="130" w:type="dxa"/>
              <w:left w:w="130" w:type="dxa"/>
              <w:bottom w:w="130" w:type="dxa"/>
              <w:right w:w="130" w:type="dxa"/>
            </w:tcMar>
            <w:vAlign w:val="center"/>
          </w:tcPr>
          <w:p w14:paraId="43F272C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相談支援専門員が本人の生活に即して作成した計画</w:t>
            </w:r>
          </w:p>
        </w:tc>
        <w:tc>
          <w:tcPr>
            <w:tcW w:w="2880" w:type="dxa"/>
            <w:tcMar>
              <w:top w:w="130" w:type="dxa"/>
              <w:left w:w="130" w:type="dxa"/>
              <w:bottom w:w="130" w:type="dxa"/>
              <w:right w:w="130" w:type="dxa"/>
            </w:tcMar>
            <w:vAlign w:val="center"/>
          </w:tcPr>
          <w:p w14:paraId="472A9FB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セルフプランのまま支援が組まれない</w:t>
            </w:r>
          </w:p>
        </w:tc>
      </w:tr>
      <w:tr w:rsidR="001E7E48" w14:paraId="121742B6" w14:textId="77777777">
        <w:trPr>
          <w:cantSplit/>
        </w:trPr>
        <w:tc>
          <w:tcPr>
            <w:tcW w:w="2340" w:type="dxa"/>
            <w:tcMar>
              <w:top w:w="130" w:type="dxa"/>
              <w:left w:w="130" w:type="dxa"/>
              <w:bottom w:w="130" w:type="dxa"/>
              <w:right w:w="130" w:type="dxa"/>
            </w:tcMar>
            <w:vAlign w:val="center"/>
          </w:tcPr>
          <w:p w14:paraId="569476D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実際の利用量</w:t>
            </w:r>
          </w:p>
        </w:tc>
        <w:tc>
          <w:tcPr>
            <w:tcW w:w="3780" w:type="dxa"/>
            <w:tcMar>
              <w:top w:w="130" w:type="dxa"/>
              <w:left w:w="130" w:type="dxa"/>
              <w:bottom w:w="130" w:type="dxa"/>
              <w:right w:w="130" w:type="dxa"/>
            </w:tcMar>
            <w:vAlign w:val="center"/>
          </w:tcPr>
          <w:p w14:paraId="189F6E8C"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実際に使われた量</w:t>
            </w:r>
          </w:p>
        </w:tc>
        <w:tc>
          <w:tcPr>
            <w:tcW w:w="2880" w:type="dxa"/>
            <w:tcMar>
              <w:top w:w="130" w:type="dxa"/>
              <w:left w:w="130" w:type="dxa"/>
              <w:bottom w:w="130" w:type="dxa"/>
              <w:right w:w="130" w:type="dxa"/>
            </w:tcMar>
            <w:vAlign w:val="center"/>
          </w:tcPr>
          <w:p w14:paraId="3760A7E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3623CC22" w14:textId="77777777">
        <w:trPr>
          <w:cantSplit/>
        </w:trPr>
        <w:tc>
          <w:tcPr>
            <w:tcW w:w="2340" w:type="dxa"/>
            <w:tcMar>
              <w:top w:w="130" w:type="dxa"/>
              <w:left w:w="130" w:type="dxa"/>
              <w:bottom w:w="130" w:type="dxa"/>
              <w:right w:w="130" w:type="dxa"/>
            </w:tcMar>
            <w:vAlign w:val="center"/>
          </w:tcPr>
          <w:p w14:paraId="2166ED2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支給決定量と実際の利用量の差の理由</w:t>
            </w:r>
          </w:p>
        </w:tc>
        <w:tc>
          <w:tcPr>
            <w:tcW w:w="3780" w:type="dxa"/>
            <w:tcMar>
              <w:top w:w="130" w:type="dxa"/>
              <w:left w:w="130" w:type="dxa"/>
              <w:bottom w:w="130" w:type="dxa"/>
              <w:right w:w="130" w:type="dxa"/>
            </w:tcMar>
            <w:vAlign w:val="center"/>
          </w:tcPr>
          <w:p w14:paraId="04A4AB0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事業所の空き、送迎、本人・家族の事情、他制度との併用</w:t>
            </w:r>
          </w:p>
        </w:tc>
        <w:tc>
          <w:tcPr>
            <w:tcW w:w="2880" w:type="dxa"/>
            <w:tcMar>
              <w:top w:w="130" w:type="dxa"/>
              <w:left w:w="130" w:type="dxa"/>
              <w:bottom w:w="130" w:type="dxa"/>
              <w:right w:w="130" w:type="dxa"/>
            </w:tcMar>
            <w:vAlign w:val="center"/>
          </w:tcPr>
          <w:p w14:paraId="3C4174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供給の制約を需要の少なさと読み違える</w:t>
            </w:r>
          </w:p>
        </w:tc>
      </w:tr>
      <w:tr w:rsidR="001E7E48" w14:paraId="4949F97D" w14:textId="77777777">
        <w:trPr>
          <w:cantSplit/>
        </w:trPr>
        <w:tc>
          <w:tcPr>
            <w:tcW w:w="2340" w:type="dxa"/>
            <w:tcMar>
              <w:top w:w="130" w:type="dxa"/>
              <w:left w:w="130" w:type="dxa"/>
              <w:bottom w:w="130" w:type="dxa"/>
              <w:right w:w="130" w:type="dxa"/>
            </w:tcMar>
            <w:vAlign w:val="center"/>
          </w:tcPr>
          <w:p w14:paraId="165AFC1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モニタリング</w:t>
            </w:r>
          </w:p>
        </w:tc>
        <w:tc>
          <w:tcPr>
            <w:tcW w:w="3780" w:type="dxa"/>
            <w:tcMar>
              <w:top w:w="130" w:type="dxa"/>
              <w:left w:w="130" w:type="dxa"/>
              <w:bottom w:w="130" w:type="dxa"/>
              <w:right w:w="130" w:type="dxa"/>
            </w:tcMar>
            <w:vAlign w:val="center"/>
          </w:tcPr>
          <w:p w14:paraId="3B849EC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計画の見直しと未充足の把握</w:t>
            </w:r>
          </w:p>
        </w:tc>
        <w:tc>
          <w:tcPr>
            <w:tcW w:w="2880" w:type="dxa"/>
            <w:tcMar>
              <w:top w:w="130" w:type="dxa"/>
              <w:left w:w="130" w:type="dxa"/>
              <w:bottom w:w="130" w:type="dxa"/>
              <w:right w:w="130" w:type="dxa"/>
            </w:tcMar>
            <w:vAlign w:val="center"/>
          </w:tcPr>
          <w:p w14:paraId="69CBC4C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次年度の見込量に反映されない</w:t>
            </w:r>
          </w:p>
        </w:tc>
      </w:tr>
    </w:tbl>
    <w:p w14:paraId="35F50468"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そのうえで、必要な利用者数を次のとおり組み立て、一人当たりの利用量を掛けて必要な量とします。一人の増減が率に大きく表れるため、全国の伸び率や過去の実績の延長だけによらず、一人ずつ積み上げることを基本と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40"/>
        <w:gridCol w:w="3960"/>
      </w:tblGrid>
      <w:tr w:rsidR="001E7E48" w14:paraId="277FCE2B" w14:textId="77777777">
        <w:trPr>
          <w:cantSplit/>
          <w:tblHeader/>
        </w:trPr>
        <w:tc>
          <w:tcPr>
            <w:tcW w:w="900" w:type="dxa"/>
            <w:shd w:val="clear" w:color="auto" w:fill="DCE8DC"/>
            <w:tcMar>
              <w:top w:w="130" w:type="dxa"/>
              <w:left w:w="130" w:type="dxa"/>
              <w:bottom w:w="130" w:type="dxa"/>
              <w:right w:w="130" w:type="dxa"/>
            </w:tcMar>
            <w:vAlign w:val="center"/>
          </w:tcPr>
          <w:p w14:paraId="13B6D50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lastRenderedPageBreak/>
              <w:t>加減</w:t>
            </w:r>
          </w:p>
        </w:tc>
        <w:tc>
          <w:tcPr>
            <w:tcW w:w="4140" w:type="dxa"/>
            <w:shd w:val="clear" w:color="auto" w:fill="DCE8DC"/>
            <w:tcMar>
              <w:top w:w="130" w:type="dxa"/>
              <w:left w:w="130" w:type="dxa"/>
              <w:bottom w:w="130" w:type="dxa"/>
              <w:right w:w="130" w:type="dxa"/>
            </w:tcMar>
            <w:vAlign w:val="center"/>
          </w:tcPr>
          <w:p w14:paraId="681695A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項目</w:t>
            </w:r>
          </w:p>
        </w:tc>
        <w:tc>
          <w:tcPr>
            <w:tcW w:w="3960" w:type="dxa"/>
            <w:shd w:val="clear" w:color="auto" w:fill="DCE8DC"/>
            <w:tcMar>
              <w:top w:w="130" w:type="dxa"/>
              <w:left w:w="130" w:type="dxa"/>
              <w:bottom w:w="130" w:type="dxa"/>
              <w:right w:w="130" w:type="dxa"/>
            </w:tcMar>
            <w:vAlign w:val="center"/>
          </w:tcPr>
          <w:p w14:paraId="4577FF0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拠り所</w:t>
            </w:r>
          </w:p>
        </w:tc>
      </w:tr>
      <w:tr w:rsidR="001E7E48" w14:paraId="01C11252" w14:textId="77777777">
        <w:trPr>
          <w:cantSplit/>
        </w:trPr>
        <w:tc>
          <w:tcPr>
            <w:tcW w:w="900" w:type="dxa"/>
            <w:tcMar>
              <w:top w:w="130" w:type="dxa"/>
              <w:left w:w="130" w:type="dxa"/>
              <w:bottom w:w="130" w:type="dxa"/>
              <w:right w:w="130" w:type="dxa"/>
            </w:tcMar>
            <w:vAlign w:val="center"/>
          </w:tcPr>
          <w:p w14:paraId="6D150F8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基</w:t>
            </w:r>
          </w:p>
        </w:tc>
        <w:tc>
          <w:tcPr>
            <w:tcW w:w="4140" w:type="dxa"/>
            <w:tcMar>
              <w:top w:w="130" w:type="dxa"/>
              <w:left w:w="130" w:type="dxa"/>
              <w:bottom w:w="130" w:type="dxa"/>
              <w:right w:w="130" w:type="dxa"/>
            </w:tcMar>
            <w:vAlign w:val="center"/>
          </w:tcPr>
          <w:p w14:paraId="5C027C7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令和８年度に実際に利用している人</w:t>
            </w:r>
          </w:p>
        </w:tc>
        <w:tc>
          <w:tcPr>
            <w:tcW w:w="3960" w:type="dxa"/>
            <w:tcMar>
              <w:top w:w="130" w:type="dxa"/>
              <w:left w:w="130" w:type="dxa"/>
              <w:bottom w:w="130" w:type="dxa"/>
              <w:right w:w="130" w:type="dxa"/>
            </w:tcMar>
            <w:vAlign w:val="center"/>
          </w:tcPr>
          <w:p w14:paraId="666D14B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町の給付実績</w:t>
            </w:r>
          </w:p>
        </w:tc>
      </w:tr>
      <w:tr w:rsidR="001E7E48" w14:paraId="2B35A0D2" w14:textId="77777777">
        <w:trPr>
          <w:cantSplit/>
        </w:trPr>
        <w:tc>
          <w:tcPr>
            <w:tcW w:w="900" w:type="dxa"/>
            <w:tcMar>
              <w:top w:w="130" w:type="dxa"/>
              <w:left w:w="130" w:type="dxa"/>
              <w:bottom w:w="130" w:type="dxa"/>
              <w:right w:w="130" w:type="dxa"/>
            </w:tcMar>
            <w:vAlign w:val="center"/>
          </w:tcPr>
          <w:p w14:paraId="66E872BB"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7E8670C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学校卒業・18歳到達による移行</w:t>
            </w:r>
          </w:p>
        </w:tc>
        <w:tc>
          <w:tcPr>
            <w:tcW w:w="3960" w:type="dxa"/>
            <w:tcMar>
              <w:top w:w="130" w:type="dxa"/>
              <w:left w:w="130" w:type="dxa"/>
              <w:bottom w:w="130" w:type="dxa"/>
              <w:right w:w="130" w:type="dxa"/>
            </w:tcMar>
            <w:vAlign w:val="center"/>
          </w:tcPr>
          <w:p w14:paraId="06A2B63B"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卒業予定者の状況（第９章１）</w:t>
            </w:r>
          </w:p>
        </w:tc>
      </w:tr>
      <w:tr w:rsidR="001E7E48" w14:paraId="1BDE1812" w14:textId="77777777">
        <w:trPr>
          <w:cantSplit/>
        </w:trPr>
        <w:tc>
          <w:tcPr>
            <w:tcW w:w="900" w:type="dxa"/>
            <w:tcMar>
              <w:top w:w="130" w:type="dxa"/>
              <w:left w:w="130" w:type="dxa"/>
              <w:bottom w:w="130" w:type="dxa"/>
              <w:right w:w="130" w:type="dxa"/>
            </w:tcMar>
            <w:vAlign w:val="center"/>
          </w:tcPr>
          <w:p w14:paraId="4367524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6DCC84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施設・病院からの地域生活への移行</w:t>
            </w:r>
          </w:p>
        </w:tc>
        <w:tc>
          <w:tcPr>
            <w:tcW w:w="3960" w:type="dxa"/>
            <w:tcMar>
              <w:top w:w="130" w:type="dxa"/>
              <w:left w:w="130" w:type="dxa"/>
              <w:bottom w:w="130" w:type="dxa"/>
              <w:right w:w="130" w:type="dxa"/>
            </w:tcMar>
            <w:vAlign w:val="center"/>
          </w:tcPr>
          <w:p w14:paraId="5A08BA4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第５章１・２の成果目標</w:t>
            </w:r>
          </w:p>
        </w:tc>
      </w:tr>
      <w:tr w:rsidR="001E7E48" w14:paraId="0A1EA4CC" w14:textId="77777777">
        <w:trPr>
          <w:cantSplit/>
        </w:trPr>
        <w:tc>
          <w:tcPr>
            <w:tcW w:w="900" w:type="dxa"/>
            <w:tcMar>
              <w:top w:w="130" w:type="dxa"/>
              <w:left w:w="130" w:type="dxa"/>
              <w:bottom w:w="130" w:type="dxa"/>
              <w:right w:w="130" w:type="dxa"/>
            </w:tcMar>
            <w:vAlign w:val="center"/>
          </w:tcPr>
          <w:p w14:paraId="324E36D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7D99C65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新たな支給決定の見込み</w:t>
            </w:r>
          </w:p>
        </w:tc>
        <w:tc>
          <w:tcPr>
            <w:tcW w:w="3960" w:type="dxa"/>
            <w:tcMar>
              <w:top w:w="130" w:type="dxa"/>
              <w:left w:w="130" w:type="dxa"/>
              <w:bottom w:w="130" w:type="dxa"/>
              <w:right w:w="130" w:type="dxa"/>
            </w:tcMar>
            <w:vAlign w:val="center"/>
          </w:tcPr>
          <w:p w14:paraId="0F59FBD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相談の状況、アンケート調査（第１部第３章５）</w:t>
            </w:r>
          </w:p>
        </w:tc>
      </w:tr>
      <w:tr w:rsidR="001E7E48" w14:paraId="48E07548" w14:textId="77777777">
        <w:trPr>
          <w:cantSplit/>
        </w:trPr>
        <w:tc>
          <w:tcPr>
            <w:tcW w:w="900" w:type="dxa"/>
            <w:tcMar>
              <w:top w:w="130" w:type="dxa"/>
              <w:left w:w="130" w:type="dxa"/>
              <w:bottom w:w="130" w:type="dxa"/>
              <w:right w:w="130" w:type="dxa"/>
            </w:tcMar>
            <w:vAlign w:val="center"/>
          </w:tcPr>
          <w:p w14:paraId="54A4E31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54A930B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65歳到達による介護保険への移行</w:t>
            </w:r>
          </w:p>
        </w:tc>
        <w:tc>
          <w:tcPr>
            <w:tcW w:w="3960" w:type="dxa"/>
            <w:tcMar>
              <w:top w:w="130" w:type="dxa"/>
              <w:left w:w="130" w:type="dxa"/>
              <w:bottom w:w="130" w:type="dxa"/>
              <w:right w:w="130" w:type="dxa"/>
            </w:tcMar>
            <w:vAlign w:val="center"/>
          </w:tcPr>
          <w:p w14:paraId="79BFA9C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65歳到達者の状況（年齢だけで一律に減らさない。第９章１）</w:t>
            </w:r>
          </w:p>
        </w:tc>
      </w:tr>
      <w:tr w:rsidR="001E7E48" w14:paraId="3BAE6A26" w14:textId="77777777">
        <w:trPr>
          <w:cantSplit/>
        </w:trPr>
        <w:tc>
          <w:tcPr>
            <w:tcW w:w="900" w:type="dxa"/>
            <w:tcMar>
              <w:top w:w="130" w:type="dxa"/>
              <w:left w:w="130" w:type="dxa"/>
              <w:bottom w:w="130" w:type="dxa"/>
              <w:right w:w="130" w:type="dxa"/>
            </w:tcMar>
            <w:vAlign w:val="center"/>
          </w:tcPr>
          <w:p w14:paraId="6600241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2E759DD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一般就労への移行、利用の終了・転出</w:t>
            </w:r>
          </w:p>
        </w:tc>
        <w:tc>
          <w:tcPr>
            <w:tcW w:w="3960" w:type="dxa"/>
            <w:tcMar>
              <w:top w:w="130" w:type="dxa"/>
              <w:left w:w="130" w:type="dxa"/>
              <w:bottom w:w="130" w:type="dxa"/>
              <w:right w:w="130" w:type="dxa"/>
            </w:tcMar>
            <w:vAlign w:val="center"/>
          </w:tcPr>
          <w:p w14:paraId="7135E56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第５章３の成果目標、町の給付実績</w:t>
            </w:r>
          </w:p>
        </w:tc>
      </w:tr>
      <w:tr w:rsidR="001E7E48" w14:paraId="1521CC40" w14:textId="77777777">
        <w:trPr>
          <w:cantSplit/>
        </w:trPr>
        <w:tc>
          <w:tcPr>
            <w:tcW w:w="900" w:type="dxa"/>
            <w:tcMar>
              <w:top w:w="130" w:type="dxa"/>
              <w:left w:w="130" w:type="dxa"/>
              <w:bottom w:w="130" w:type="dxa"/>
              <w:right w:w="130" w:type="dxa"/>
            </w:tcMar>
            <w:vAlign w:val="center"/>
          </w:tcPr>
          <w:p w14:paraId="2D2B037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4140" w:type="dxa"/>
            <w:tcMar>
              <w:top w:w="130" w:type="dxa"/>
              <w:left w:w="130" w:type="dxa"/>
              <w:bottom w:w="130" w:type="dxa"/>
              <w:right w:w="130" w:type="dxa"/>
            </w:tcMar>
            <w:vAlign w:val="center"/>
          </w:tcPr>
          <w:p w14:paraId="663056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必要な利用者数</w:t>
            </w:r>
          </w:p>
        </w:tc>
        <w:tc>
          <w:tcPr>
            <w:tcW w:w="3960" w:type="dxa"/>
            <w:tcMar>
              <w:top w:w="130" w:type="dxa"/>
              <w:left w:w="130" w:type="dxa"/>
              <w:bottom w:w="130" w:type="dxa"/>
              <w:right w:w="130" w:type="dxa"/>
            </w:tcMar>
            <w:vAlign w:val="center"/>
          </w:tcPr>
          <w:p w14:paraId="6767D34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これに一人当たりの利用量を掛けて必要な量とする</w:t>
            </w:r>
          </w:p>
        </w:tc>
      </w:tr>
    </w:tbl>
    <w:p>
      <w:pPr>
        <w:spacing w:before="160" w:after="200" w:line="360" w:lineRule="auto"/>
        <w:ind w:firstLineChars="100" w:firstLine="220"/>
        <w:rPr>
          <w:ins w:id="90022" w:author="Ryo Wakayama" w:date="2026-10-20T09:00:00Z"/>
          <w:rFonts w:ascii="BIZ UDPゴシック" w:eastAsia="BIZ UDPゴシック" w:hAnsi="BIZ UDPゴシック"/>
        </w:rPr>
      </w:pPr>
      <w:ins w:id="90023" w:author="Ryo Wakayama" w:date="2026-10-20T09:00:00Z">
        <w:r>
          <w:rPr>
            <w:rFonts w:ascii="BIZ UDPゴシック" w:eastAsia="BIZ UDPゴシック" w:hAnsi="BIZ UDPゴシック"/>
            <w:sz w:val="22"/>
            <w:szCs w:val="22"/>
          </w:rPr>
          <w:t xml:space="preserve">なお、生活介護、就労継続支援Ｂ型及び施設入所支援の見込量は、国の基本指針により、継続入所者（平成24年の制度改正の前から障がい児施設に入所し、その施設が障害者支援施設の指定を受けた後も引き続き入所している18歳以上の方）の数を除いて設定するものとされています。本町の継続入所者の有無を確かめ、該当する場合はその数を除いて設定します。【要確認：継続入所者の有無】</w:t>
        </w:r>
      </w:ins>
    </w:p>
    <w:p>
      <w:pPr>
        <w:spacing w:before="160" w:after="200" w:line="360" w:lineRule="auto"/>
        <w:ind w:firstLineChars="100" w:firstLine="220"/>
        <w:rPr>
          <w:ins w:id="90024" w:author="Ryo Wakayama" w:date="2026-10-20T09:00:00Z"/>
          <w:rFonts w:ascii="BIZ UDPゴシック" w:eastAsia="BIZ UDPゴシック" w:hAnsi="BIZ UDPゴシック"/>
        </w:rPr>
      </w:pPr>
      <w:ins w:id="90025" w:author="Ryo Wakayama" w:date="2026-10-20T09:00:00Z">
        <w:r>
          <w:rPr>
            <w:rFonts w:ascii="BIZ UDPゴシック" w:eastAsia="BIZ UDPゴシック" w:hAnsi="BIZ UDPゴシック"/>
            <w:sz w:val="22"/>
            <w:szCs w:val="22"/>
          </w:rPr>
          <w:t xml:space="preserve">また、国の基本指針は、別表第五の一の項の要件（全部過疎市町村ではないこと、かつ、人口に占めるサービスの利用者の割合が上位25％の範囲内であること）に該当する市町村について、生活介護、就労継続支援Ａ型・Ｂ型、共同生活援助、児童発達支援及び放課後等デイサービスの見込量の算定方法を定めています（同表の二の項）。全部過疎市町村は対象外です。本町の過疎区分と利用者の割合を確かめ、該当・非該当のいずれであっても、その判定を本計画に記載します。【要確認：本町の過疎区分（全部過疎・一部過疎）】</w:t>
        </w:r>
      </w:ins>
    </w:p>
    <w:p w14:paraId="4CA56B39"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■重度の障がいのある人の利用見込み（内数）</w:t>
      </w:r>
    </w:p>
    <w:p w14:paraId="010F377D"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強度行動障がいの状態にある人、高次脳機能障がいのある人、医療的ケアを必要とする人等について、個別に利用者数の見込みを設定するよう努めることとしています。本町では、関係機関と連携して次の人数を把握し、見込量の内数として管理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800"/>
        <w:gridCol w:w="3960"/>
      </w:tblGrid>
      <w:tr w:rsidR="001E7E48" w14:paraId="500821CD" w14:textId="77777777">
        <w:trPr>
          <w:cantSplit/>
          <w:tblHeader/>
        </w:trPr>
        <w:tc>
          <w:tcPr>
            <w:tcW w:w="3240" w:type="dxa"/>
            <w:shd w:val="clear" w:color="auto" w:fill="DCE8DC"/>
            <w:tcMar>
              <w:top w:w="130" w:type="dxa"/>
              <w:left w:w="130" w:type="dxa"/>
              <w:bottom w:w="130" w:type="dxa"/>
              <w:right w:w="130" w:type="dxa"/>
            </w:tcMar>
            <w:vAlign w:val="center"/>
          </w:tcPr>
          <w:p w14:paraId="3FD0585A"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1800" w:type="dxa"/>
            <w:shd w:val="clear" w:color="auto" w:fill="DCE8DC"/>
            <w:tcMar>
              <w:top w:w="130" w:type="dxa"/>
              <w:left w:w="130" w:type="dxa"/>
              <w:bottom w:w="130" w:type="dxa"/>
              <w:right w:w="130" w:type="dxa"/>
            </w:tcMar>
            <w:vAlign w:val="center"/>
          </w:tcPr>
          <w:p w14:paraId="36DA596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現在の人数</w:t>
            </w:r>
          </w:p>
        </w:tc>
        <w:tc>
          <w:tcPr>
            <w:tcW w:w="3960" w:type="dxa"/>
            <w:shd w:val="clear" w:color="auto" w:fill="DCE8DC"/>
            <w:tcMar>
              <w:top w:w="130" w:type="dxa"/>
              <w:left w:w="130" w:type="dxa"/>
              <w:bottom w:w="130" w:type="dxa"/>
              <w:right w:w="130" w:type="dxa"/>
            </w:tcMar>
            <w:vAlign w:val="center"/>
          </w:tcPr>
          <w:p w14:paraId="71A48827"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主に必要となるサービス</w:t>
            </w:r>
          </w:p>
        </w:tc>
      </w:tr>
      <w:tr w:rsidR="001E7E48" w14:paraId="5F4C26E8" w14:textId="77777777">
        <w:trPr>
          <w:cantSplit/>
        </w:trPr>
        <w:tc>
          <w:tcPr>
            <w:tcW w:w="3240" w:type="dxa"/>
            <w:tcMar>
              <w:top w:w="130" w:type="dxa"/>
              <w:left w:w="130" w:type="dxa"/>
              <w:bottom w:w="130" w:type="dxa"/>
              <w:right w:w="130" w:type="dxa"/>
            </w:tcMar>
            <w:vAlign w:val="center"/>
          </w:tcPr>
          <w:p w14:paraId="6305830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強度行動障がいの状態にある人</w:t>
            </w:r>
          </w:p>
        </w:tc>
        <w:tc>
          <w:tcPr>
            <w:tcW w:w="1800" w:type="dxa"/>
            <w:tcMar>
              <w:top w:w="130" w:type="dxa"/>
              <w:left w:w="130" w:type="dxa"/>
              <w:bottom w:w="130" w:type="dxa"/>
              <w:right w:w="130" w:type="dxa"/>
            </w:tcMar>
            <w:vAlign w:val="center"/>
          </w:tcPr>
          <w:p w14:paraId="658056F1"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07944C9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行動援護、生活介護、短期入所、共同生活援助</w:t>
            </w:r>
          </w:p>
        </w:tc>
      </w:tr>
      <w:tr w:rsidR="001E7E48" w14:paraId="1293D7A8" w14:textId="77777777">
        <w:trPr>
          <w:cantSplit/>
        </w:trPr>
        <w:tc>
          <w:tcPr>
            <w:tcW w:w="3240" w:type="dxa"/>
            <w:tcMar>
              <w:top w:w="130" w:type="dxa"/>
              <w:left w:w="130" w:type="dxa"/>
              <w:bottom w:w="130" w:type="dxa"/>
              <w:right w:w="130" w:type="dxa"/>
            </w:tcMar>
            <w:vAlign w:val="center"/>
          </w:tcPr>
          <w:p w14:paraId="077D868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高次脳機能障がいのある人</w:t>
            </w:r>
          </w:p>
        </w:tc>
        <w:tc>
          <w:tcPr>
            <w:tcW w:w="1800" w:type="dxa"/>
            <w:tcMar>
              <w:top w:w="130" w:type="dxa"/>
              <w:left w:w="130" w:type="dxa"/>
              <w:bottom w:w="130" w:type="dxa"/>
              <w:right w:w="130" w:type="dxa"/>
            </w:tcMar>
            <w:vAlign w:val="center"/>
          </w:tcPr>
          <w:p w14:paraId="759D8568"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3713EDB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居宅介護、計画相談支援、就労継続支援、自立訓練</w:t>
            </w:r>
          </w:p>
        </w:tc>
      </w:tr>
      <w:tr w:rsidR="001E7E48" w14:paraId="6E46393F" w14:textId="77777777">
        <w:trPr>
          <w:cantSplit/>
        </w:trPr>
        <w:tc>
          <w:tcPr>
            <w:tcW w:w="3240" w:type="dxa"/>
            <w:tcMar>
              <w:top w:w="130" w:type="dxa"/>
              <w:left w:w="130" w:type="dxa"/>
              <w:bottom w:w="130" w:type="dxa"/>
              <w:right w:w="130" w:type="dxa"/>
            </w:tcMar>
            <w:vAlign w:val="center"/>
          </w:tcPr>
          <w:p w14:paraId="4CC50EC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医療的ケアを必要とする人（児・者）</w:t>
            </w:r>
          </w:p>
        </w:tc>
        <w:tc>
          <w:tcPr>
            <w:tcW w:w="1800" w:type="dxa"/>
            <w:tcMar>
              <w:top w:w="130" w:type="dxa"/>
              <w:left w:w="130" w:type="dxa"/>
              <w:bottom w:w="130" w:type="dxa"/>
              <w:right w:w="130" w:type="dxa"/>
            </w:tcMar>
            <w:vAlign w:val="center"/>
          </w:tcPr>
          <w:p w14:paraId="3ED43AA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6EDB4DD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児童発達支援、放課後等デイサービス、短期入所（医療型）、生活介護</w:t>
            </w:r>
          </w:p>
        </w:tc>
      </w:tr>
      <w:tr w:rsidR="001E7E48" w14:paraId="4F054066" w14:textId="77777777">
        <w:trPr>
          <w:cantSplit/>
        </w:trPr>
        <w:tc>
          <w:tcPr>
            <w:tcW w:w="3240" w:type="dxa"/>
            <w:tcMar>
              <w:top w:w="130" w:type="dxa"/>
              <w:left w:w="130" w:type="dxa"/>
              <w:bottom w:w="130" w:type="dxa"/>
              <w:right w:w="130" w:type="dxa"/>
            </w:tcMar>
            <w:vAlign w:val="center"/>
          </w:tcPr>
          <w:p w14:paraId="170F27B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重症心身障がいの状態にある人（児・者）</w:t>
            </w:r>
          </w:p>
        </w:tc>
        <w:tc>
          <w:tcPr>
            <w:tcW w:w="1800" w:type="dxa"/>
            <w:tcMar>
              <w:top w:w="130" w:type="dxa"/>
              <w:left w:w="130" w:type="dxa"/>
              <w:bottom w:w="130" w:type="dxa"/>
              <w:right w:w="130" w:type="dxa"/>
            </w:tcMar>
            <w:vAlign w:val="center"/>
          </w:tcPr>
          <w:p w14:paraId="3B744F4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○人</w:t>
            </w:r>
          </w:p>
        </w:tc>
        <w:tc>
          <w:tcPr>
            <w:tcW w:w="3960" w:type="dxa"/>
            <w:tcMar>
              <w:top w:w="130" w:type="dxa"/>
              <w:left w:w="130" w:type="dxa"/>
              <w:bottom w:w="130" w:type="dxa"/>
              <w:right w:w="130" w:type="dxa"/>
            </w:tcMar>
            <w:vAlign w:val="center"/>
          </w:tcPr>
          <w:p w14:paraId="7811696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生活介護、児童発達支援、放課後等デイサービス、短期入所</w:t>
            </w:r>
          </w:p>
        </w:tc>
      </w:tr>
    </w:tbl>
    <w:p w14:paraId="17847AE0"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※個人が特定されないよう、区分ごとの合計のみを記載します。</w:t>
      </w:r>
      <w:r>
        <w:rPr>
          <w:rFonts w:ascii="BIZ UDPゴシック" w:eastAsia="BIZ UDPゴシック" w:hAnsi="BIZ UDPゴシック"/>
          <w:color w:val="5B5B5B"/>
          <w:sz w:val="19"/>
          <w:szCs w:val="19"/>
          <w:highlight w:val="yellow"/>
        </w:rPr>
        <w:t>【要確認：区分ごとの人数】</w:t>
      </w:r>
    </w:p>
    <w:p w14:paraId="506A937A"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訪問系サービス</w:t>
      </w:r>
    </w:p>
    <w:p w14:paraId="23A8A0B0" w14:textId="77777777" w:rsidR="009D6CAB" w:rsidRPr="00370011" w:rsidRDefault="00C76203"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hint="eastAsia"/>
          <w:sz w:val="22"/>
          <w:szCs w:val="22"/>
        </w:rPr>
        <w:lastRenderedPageBreak/>
        <w:t>在宅</w:t>
      </w:r>
      <w:r>
        <w:rPr>
          <w:rFonts w:ascii="BIZ UDPゴシック" w:eastAsia="BIZ UDPゴシック" w:hAnsi="BIZ UDPゴシック"/>
          <w:sz w:val="22"/>
          <w:szCs w:val="22"/>
        </w:rPr>
        <w:t>生活を支援するサービスとして、「居宅介護（ホームヘルプ）」「重度訪問介護」「同行援護」「行動援護」「重度障がい者等包括支援」があります。各サービスの内容と第７期の実績、第８期の見込量については次のとおりです。なお、第７期の実績のうち令和８年度は実績見込みであり、第７章及び第８章においても同様です。</w:t>
      </w:r>
    </w:p>
    <w:p w14:paraId="172952F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居宅介護（ホームヘルプ）</w:t>
      </w:r>
    </w:p>
    <w:p w14:paraId="276064BC"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FD12E9F" w14:textId="77777777">
        <w:trPr>
          <w:cantSplit/>
          <w:tblHeader/>
        </w:trPr>
        <w:tc>
          <w:tcPr>
            <w:tcW w:w="2400" w:type="dxa"/>
            <w:shd w:val="clear" w:color="auto" w:fill="DCE8DC"/>
            <w:tcMar>
              <w:top w:w="130" w:type="dxa"/>
              <w:left w:w="130" w:type="dxa"/>
              <w:bottom w:w="130" w:type="dxa"/>
              <w:right w:w="130" w:type="dxa"/>
            </w:tcMar>
            <w:vAlign w:val="center"/>
          </w:tcPr>
          <w:p w14:paraId="380551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F03F2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5691C9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C7A6DB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8AB792F" w14:textId="77777777">
        <w:trPr>
          <w:cantSplit/>
        </w:trPr>
        <w:tc>
          <w:tcPr>
            <w:tcW w:w="2400" w:type="dxa"/>
            <w:tcMar>
              <w:top w:w="130" w:type="dxa"/>
              <w:left w:w="130" w:type="dxa"/>
              <w:bottom w:w="130" w:type="dxa"/>
              <w:right w:w="130" w:type="dxa"/>
            </w:tcMar>
            <w:vAlign w:val="center"/>
          </w:tcPr>
          <w:p w14:paraId="16F67B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居宅介護（時間／人）</w:t>
            </w:r>
          </w:p>
        </w:tc>
        <w:tc>
          <w:tcPr>
            <w:tcW w:w="2200" w:type="dxa"/>
            <w:tcMar>
              <w:top w:w="130" w:type="dxa"/>
              <w:left w:w="130" w:type="dxa"/>
              <w:bottom w:w="130" w:type="dxa"/>
              <w:right w:w="130" w:type="dxa"/>
            </w:tcMar>
            <w:vAlign w:val="center"/>
          </w:tcPr>
          <w:p w14:paraId="08FB32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29時間／4人</w:t>
            </w:r>
          </w:p>
        </w:tc>
        <w:tc>
          <w:tcPr>
            <w:tcW w:w="2200" w:type="dxa"/>
            <w:tcMar>
              <w:top w:w="130" w:type="dxa"/>
              <w:left w:w="130" w:type="dxa"/>
              <w:bottom w:w="130" w:type="dxa"/>
              <w:right w:w="130" w:type="dxa"/>
            </w:tcMar>
            <w:vAlign w:val="center"/>
          </w:tcPr>
          <w:p w14:paraId="27D857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113時間／5人</w:t>
            </w:r>
          </w:p>
        </w:tc>
        <w:tc>
          <w:tcPr>
            <w:tcW w:w="2200" w:type="dxa"/>
            <w:tcMar>
              <w:top w:w="130" w:type="dxa"/>
              <w:left w:w="130" w:type="dxa"/>
              <w:bottom w:w="130" w:type="dxa"/>
              <w:right w:w="130" w:type="dxa"/>
            </w:tcMar>
            <w:vAlign w:val="center"/>
          </w:tcPr>
          <w:p w14:paraId="3197693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38時間／6人</w:t>
            </w:r>
          </w:p>
        </w:tc>
      </w:tr>
      <w:tr w:rsidR="009D6CAB" w:rsidRPr="00370011" w14:paraId="18AB792F" w14:textId="77777777">
        <w:trPr>
          <w:cantSplit/>
          <w:ins w:id="90032" w:author="Ryo Wakayama" w:date="2026-10-20T09:00:00Z"/>
        </w:trPr>
        <w:tc>
          <w:tcPr>
            <w:tcW w:w="2400" w:type="dxa"/>
            <w:tcMar>
              <w:top w:w="130" w:type="dxa"/>
              <w:left w:w="130" w:type="dxa"/>
              <w:bottom w:w="130" w:type="dxa"/>
              <w:right w:w="130" w:type="dxa"/>
            </w:tcMar>
            <w:vAlign w:val="center"/>
          </w:tcPr>
          <w:p w14:paraId="16F67BE1" w14:textId="77777777" w:rsidR="009D6CAB" w:rsidRPr="00370011" w:rsidRDefault="00000000">
            <w:pPr>
              <w:spacing w:line="320" w:lineRule="auto"/>
              <w:rPr>
                <w:ins w:id="90033" w:author="Ryo Wakayama" w:date="2026-10-20T09:00:00Z"/>
                <w:rFonts w:ascii="BIZ UDPゴシック" w:eastAsia="BIZ UDPゴシック" w:hAnsi="BIZ UDPゴシック"/>
              </w:rPr>
            </w:pPr>
            <w:ins w:id="90034"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08FB32CB" w14:textId="77777777" w:rsidR="009D6CAB" w:rsidRPr="00370011" w:rsidRDefault="00000000">
            <w:pPr>
              <w:spacing w:line="320" w:lineRule="auto"/>
              <w:rPr>
                <w:ins w:id="90035" w:author="Ryo Wakayama" w:date="2026-10-20T09:00:00Z"/>
                <w:rFonts w:ascii="BIZ UDPゴシック" w:eastAsia="BIZ UDPゴシック" w:hAnsi="BIZ UDPゴシック"/>
              </w:rPr>
            </w:pPr>
            <w:ins w:id="90036" w:author="Ryo Wakayama" w:date="2026-10-20T09:00:00Z">
              <w:r>
                <w:rPr>
                  <w:rFonts w:ascii="BIZ UDPゴシック" w:eastAsia="BIZ UDPゴシック" w:hAnsi="BIZ UDPゴシック"/>
                  <w:sz w:val="20"/>
                  <w:szCs w:val="20"/>
                </w:rPr>
                <w:t xml:space="preserve">30時間／5人</w:t>
              </w:r>
            </w:ins>
          </w:p>
        </w:tc>
        <w:tc>
          <w:tcPr>
            <w:tcW w:w="2200" w:type="dxa"/>
            <w:tcMar>
              <w:top w:w="130" w:type="dxa"/>
              <w:left w:w="130" w:type="dxa"/>
              <w:bottom w:w="130" w:type="dxa"/>
              <w:right w:w="130" w:type="dxa"/>
            </w:tcMar>
            <w:vAlign w:val="center"/>
          </w:tcPr>
          <w:p w14:paraId="27D8573C" w14:textId="77777777" w:rsidR="009D6CAB" w:rsidRPr="00370011" w:rsidRDefault="00000000">
            <w:pPr>
              <w:spacing w:line="320" w:lineRule="auto"/>
              <w:rPr>
                <w:ins w:id="90037" w:author="Ryo Wakayama" w:date="2026-10-20T09:00:00Z"/>
                <w:rFonts w:ascii="BIZ UDPゴシック" w:eastAsia="BIZ UDPゴシック" w:hAnsi="BIZ UDPゴシック"/>
              </w:rPr>
            </w:pPr>
            <w:ins w:id="90038" w:author="Ryo Wakayama" w:date="2026-10-20T09:00:00Z">
              <w:r>
                <w:rPr>
                  <w:rFonts w:ascii="BIZ UDPゴシック" w:eastAsia="BIZ UDPゴシック" w:hAnsi="BIZ UDPゴシック"/>
                  <w:sz w:val="20"/>
                  <w:szCs w:val="20"/>
                </w:rPr>
                <w:t xml:space="preserve">30時間／5人</w:t>
              </w:r>
            </w:ins>
          </w:p>
        </w:tc>
        <w:tc>
          <w:tcPr>
            <w:tcW w:w="2200" w:type="dxa"/>
            <w:tcMar>
              <w:top w:w="130" w:type="dxa"/>
              <w:left w:w="130" w:type="dxa"/>
              <w:bottom w:w="130" w:type="dxa"/>
              <w:right w:w="130" w:type="dxa"/>
            </w:tcMar>
            <w:vAlign w:val="center"/>
          </w:tcPr>
          <w:p w14:paraId="31976932" w14:textId="77777777" w:rsidR="009D6CAB" w:rsidRPr="00370011" w:rsidRDefault="00000000">
            <w:pPr>
              <w:spacing w:line="320" w:lineRule="auto"/>
              <w:rPr>
                <w:ins w:id="90039" w:author="Ryo Wakayama" w:date="2026-10-20T09:00:00Z"/>
                <w:rFonts w:ascii="BIZ UDPゴシック" w:eastAsia="BIZ UDPゴシック" w:hAnsi="BIZ UDPゴシック"/>
              </w:rPr>
            </w:pPr>
            <w:ins w:id="90040" w:author="Ryo Wakayama" w:date="2026-10-20T09:00:00Z">
              <w:r>
                <w:rPr>
                  <w:rFonts w:ascii="BIZ UDPゴシック" w:eastAsia="BIZ UDPゴシック" w:hAnsi="BIZ UDPゴシック"/>
                  <w:sz w:val="20"/>
                  <w:szCs w:val="20"/>
                </w:rPr>
                <w:t xml:space="preserve">30時間／5人</w:t>
              </w:r>
            </w:ins>
          </w:p>
        </w:tc>
      </w:tr>
    </w:tbl>
    <w:p w14:paraId="0554C7A2"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※令和７年度の居宅介護の時間数は、実績データに過誤等による誤りが含まれている可能性があるため、確定値を確認中です。</w:t>
      </w:r>
    </w:p>
    <w:p w14:paraId="207B573D"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F54A90" w14:textId="77777777">
        <w:trPr>
          <w:cantSplit/>
          <w:tblHeader/>
        </w:trPr>
        <w:tc>
          <w:tcPr>
            <w:tcW w:w="2400" w:type="dxa"/>
            <w:shd w:val="clear" w:color="auto" w:fill="DCE8DC"/>
            <w:tcMar>
              <w:top w:w="130" w:type="dxa"/>
              <w:left w:w="130" w:type="dxa"/>
              <w:bottom w:w="130" w:type="dxa"/>
              <w:right w:w="130" w:type="dxa"/>
            </w:tcMar>
            <w:vAlign w:val="center"/>
          </w:tcPr>
          <w:p w14:paraId="36CE7A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2A35DBB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F3A16B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285C57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9B35DD7" w14:textId="77777777">
        <w:trPr>
          <w:cantSplit/>
        </w:trPr>
        <w:tc>
          <w:tcPr>
            <w:tcW w:w="2400" w:type="dxa"/>
            <w:tcMar>
              <w:top w:w="130" w:type="dxa"/>
              <w:left w:w="130" w:type="dxa"/>
              <w:bottom w:w="130" w:type="dxa"/>
              <w:right w:w="130" w:type="dxa"/>
            </w:tcMar>
            <w:vAlign w:val="center"/>
          </w:tcPr>
          <w:p w14:paraId="5D3A32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居宅介護（時間／人）</w:t>
            </w:r>
          </w:p>
        </w:tc>
        <w:tc>
          <w:tcPr>
            <w:tcW w:w="2200" w:type="dxa"/>
            <w:tcMar>
              <w:top w:w="130" w:type="dxa"/>
              <w:left w:w="130" w:type="dxa"/>
              <w:bottom w:w="130" w:type="dxa"/>
              <w:right w:w="130" w:type="dxa"/>
            </w:tcMar>
            <w:vAlign w:val="center"/>
          </w:tcPr>
          <w:p w14:paraId="1CA10D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42時間／6人</w:t>
            </w:r>
          </w:p>
        </w:tc>
        <w:tc>
          <w:tcPr>
            <w:tcW w:w="2200" w:type="dxa"/>
            <w:tcMar>
              <w:top w:w="130" w:type="dxa"/>
              <w:left w:w="130" w:type="dxa"/>
              <w:bottom w:w="130" w:type="dxa"/>
              <w:right w:w="130" w:type="dxa"/>
            </w:tcMar>
            <w:vAlign w:val="center"/>
          </w:tcPr>
          <w:p w14:paraId="699773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49時間／7人</w:t>
            </w:r>
          </w:p>
        </w:tc>
        <w:tc>
          <w:tcPr>
            <w:tcW w:w="2200" w:type="dxa"/>
            <w:tcMar>
              <w:top w:w="130" w:type="dxa"/>
              <w:left w:w="130" w:type="dxa"/>
              <w:bottom w:w="130" w:type="dxa"/>
              <w:right w:w="130" w:type="dxa"/>
            </w:tcMar>
            <w:vAlign w:val="center"/>
          </w:tcPr>
          <w:p w14:paraId="72426F4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49時間／7人</w:t>
            </w:r>
          </w:p>
        </w:tc>
      </w:tr>
    </w:tbl>
    <w:p w14:paraId="7123EEB9" w14:textId="77777777" w:rsidR="009D6CAB" w:rsidRPr="00B4215C"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0A8A2586"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福祉施設から地域生活への移行や障がい者の地域生活を支えるうえで、訪問系サービスが中心的役割を担うと考えられるため、サービス提供体制の確保に努めます。第７期の利用者数は増加傾向（令和６年度４人→令和８年度６人）にあることから、令和10年度以降は７人の利用を見込んでいます。人口減少が進む中でも必要な方が利用できるよう、広報紙・ウェブサイト等を用いて周知していきます。</w:t>
      </w:r>
    </w:p>
    <w:p w14:paraId="70CE31F6"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重度訪問介護・同行援護・行動援護・重度障がい者等包括支援</w:t>
      </w:r>
    </w:p>
    <w:p w14:paraId="315F919F"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5A8BD10" w14:textId="77777777">
        <w:trPr>
          <w:cantSplit/>
          <w:tblHeader/>
        </w:trPr>
        <w:tc>
          <w:tcPr>
            <w:tcW w:w="2400" w:type="dxa"/>
            <w:shd w:val="clear" w:color="auto" w:fill="DCE8DC"/>
            <w:tcMar>
              <w:top w:w="130" w:type="dxa"/>
              <w:left w:w="130" w:type="dxa"/>
              <w:bottom w:w="130" w:type="dxa"/>
              <w:right w:w="130" w:type="dxa"/>
            </w:tcMar>
            <w:vAlign w:val="center"/>
          </w:tcPr>
          <w:p w14:paraId="3A623F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663B45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0AEC20B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1FAFC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A65A8A0" w14:textId="77777777">
        <w:trPr>
          <w:cantSplit/>
        </w:trPr>
        <w:tc>
          <w:tcPr>
            <w:tcW w:w="2400" w:type="dxa"/>
            <w:tcMar>
              <w:top w:w="130" w:type="dxa"/>
              <w:left w:w="130" w:type="dxa"/>
              <w:bottom w:w="130" w:type="dxa"/>
              <w:right w:w="130" w:type="dxa"/>
            </w:tcMar>
            <w:vAlign w:val="center"/>
          </w:tcPr>
          <w:p w14:paraId="2569E2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重度訪問介護</w:t>
            </w:r>
          </w:p>
        </w:tc>
        <w:tc>
          <w:tcPr>
            <w:tcW w:w="2200" w:type="dxa"/>
            <w:tcMar>
              <w:top w:w="130" w:type="dxa"/>
              <w:left w:w="130" w:type="dxa"/>
              <w:bottom w:w="130" w:type="dxa"/>
              <w:right w:w="130" w:type="dxa"/>
            </w:tcMar>
            <w:vAlign w:val="center"/>
          </w:tcPr>
          <w:p w14:paraId="6A31CA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32AA9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4時間／0人</w:t>
            </w:r>
          </w:p>
        </w:tc>
        <w:tc>
          <w:tcPr>
            <w:tcW w:w="2200" w:type="dxa"/>
            <w:tcMar>
              <w:top w:w="130" w:type="dxa"/>
              <w:left w:w="130" w:type="dxa"/>
              <w:bottom w:w="130" w:type="dxa"/>
              <w:right w:w="130" w:type="dxa"/>
            </w:tcMar>
            <w:vAlign w:val="center"/>
          </w:tcPr>
          <w:p w14:paraId="66B21F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r>
      <w:tr w:rsidR="009D6CAB" w:rsidRPr="00370011" w14:paraId="5A65A8A0" w14:textId="77777777">
        <w:trPr>
          <w:cantSplit/>
          <w:ins w:id="90041" w:author="Ryo Wakayama" w:date="2026-10-20T09:00:00Z"/>
        </w:trPr>
        <w:tc>
          <w:tcPr>
            <w:tcW w:w="2400" w:type="dxa"/>
            <w:tcMar>
              <w:top w:w="130" w:type="dxa"/>
              <w:left w:w="130" w:type="dxa"/>
              <w:bottom w:w="130" w:type="dxa"/>
              <w:right w:w="130" w:type="dxa"/>
            </w:tcMar>
            <w:vAlign w:val="center"/>
          </w:tcPr>
          <w:p w14:paraId="2569E2E2" w14:textId="77777777" w:rsidR="009D6CAB" w:rsidRPr="00370011" w:rsidRDefault="00000000">
            <w:pPr>
              <w:spacing w:line="320" w:lineRule="auto"/>
              <w:rPr>
                <w:ins w:id="90042" w:author="Ryo Wakayama" w:date="2026-10-20T09:00:00Z"/>
                <w:rFonts w:ascii="BIZ UDPゴシック" w:eastAsia="BIZ UDPゴシック" w:hAnsi="BIZ UDPゴシック"/>
              </w:rPr>
            </w:pPr>
            <w:ins w:id="90043"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6A31CA4C" w14:textId="77777777" w:rsidR="009D6CAB" w:rsidRPr="00370011" w:rsidRDefault="00000000">
            <w:pPr>
              <w:spacing w:line="320" w:lineRule="auto"/>
              <w:rPr>
                <w:ins w:id="90044" w:author="Ryo Wakayama" w:date="2026-10-20T09:00:00Z"/>
                <w:rFonts w:ascii="BIZ UDPゴシック" w:eastAsia="BIZ UDPゴシック" w:hAnsi="BIZ UDPゴシック"/>
              </w:rPr>
            </w:pPr>
            <w:ins w:id="90045"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132AA96B" w14:textId="77777777" w:rsidR="009D6CAB" w:rsidRPr="00370011" w:rsidRDefault="00000000">
            <w:pPr>
              <w:spacing w:line="320" w:lineRule="auto"/>
              <w:rPr>
                <w:ins w:id="90046" w:author="Ryo Wakayama" w:date="2026-10-20T09:00:00Z"/>
                <w:rFonts w:ascii="BIZ UDPゴシック" w:eastAsia="BIZ UDPゴシック" w:hAnsi="BIZ UDPゴシック"/>
              </w:rPr>
            </w:pPr>
            <w:ins w:id="90047"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66B21F3F" w14:textId="77777777" w:rsidR="009D6CAB" w:rsidRPr="00370011" w:rsidRDefault="00000000">
            <w:pPr>
              <w:spacing w:line="320" w:lineRule="auto"/>
              <w:rPr>
                <w:ins w:id="90048" w:author="Ryo Wakayama" w:date="2026-10-20T09:00:00Z"/>
                <w:rFonts w:ascii="BIZ UDPゴシック" w:eastAsia="BIZ UDPゴシック" w:hAnsi="BIZ UDPゴシック"/>
              </w:rPr>
            </w:pPr>
            <w:ins w:id="90049" w:author="Ryo Wakayama" w:date="2026-10-20T09:00:00Z">
              <w:r>
                <w:rPr>
                  <w:rFonts w:ascii="BIZ UDPゴシック" w:eastAsia="BIZ UDPゴシック" w:hAnsi="BIZ UDPゴシック"/>
                  <w:sz w:val="20"/>
                  <w:szCs w:val="20"/>
                </w:rPr>
                <w:t xml:space="preserve">0時間／0人</w:t>
              </w:r>
            </w:ins>
          </w:p>
        </w:tc>
      </w:tr>
      <w:tr w:rsidR="009D6CAB" w:rsidRPr="00370011" w14:paraId="3748959D" w14:textId="77777777">
        <w:trPr>
          <w:cantSplit/>
        </w:trPr>
        <w:tc>
          <w:tcPr>
            <w:tcW w:w="2400" w:type="dxa"/>
            <w:tcMar>
              <w:top w:w="130" w:type="dxa"/>
              <w:left w:w="130" w:type="dxa"/>
              <w:bottom w:w="130" w:type="dxa"/>
              <w:right w:w="130" w:type="dxa"/>
            </w:tcMar>
            <w:vAlign w:val="center"/>
          </w:tcPr>
          <w:p w14:paraId="0902DBD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同行援護</w:t>
            </w:r>
          </w:p>
        </w:tc>
        <w:tc>
          <w:tcPr>
            <w:tcW w:w="2200" w:type="dxa"/>
            <w:tcMar>
              <w:top w:w="130" w:type="dxa"/>
              <w:left w:w="130" w:type="dxa"/>
              <w:bottom w:w="130" w:type="dxa"/>
              <w:right w:w="130" w:type="dxa"/>
            </w:tcMar>
            <w:vAlign w:val="center"/>
          </w:tcPr>
          <w:p w14:paraId="4DB7A4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934C9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910DF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3748959D" w14:textId="77777777">
        <w:trPr>
          <w:cantSplit/>
          <w:ins w:id="90050" w:author="Ryo Wakayama" w:date="2026-10-20T09:00:00Z"/>
        </w:trPr>
        <w:tc>
          <w:tcPr>
            <w:tcW w:w="2400" w:type="dxa"/>
            <w:tcMar>
              <w:top w:w="130" w:type="dxa"/>
              <w:left w:w="130" w:type="dxa"/>
              <w:bottom w:w="130" w:type="dxa"/>
              <w:right w:w="130" w:type="dxa"/>
            </w:tcMar>
            <w:vAlign w:val="center"/>
          </w:tcPr>
          <w:p w14:paraId="0902DBD1" w14:textId="77777777" w:rsidR="009D6CAB" w:rsidRPr="00370011" w:rsidRDefault="00000000">
            <w:pPr>
              <w:spacing w:line="320" w:lineRule="auto"/>
              <w:rPr>
                <w:ins w:id="90051" w:author="Ryo Wakayama" w:date="2026-10-20T09:00:00Z"/>
                <w:rFonts w:ascii="BIZ UDPゴシック" w:eastAsia="BIZ UDPゴシック" w:hAnsi="BIZ UDPゴシック"/>
              </w:rPr>
            </w:pPr>
            <w:ins w:id="90052"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4DB7A4A9" w14:textId="77777777" w:rsidR="009D6CAB" w:rsidRPr="00370011" w:rsidRDefault="00000000">
            <w:pPr>
              <w:spacing w:line="320" w:lineRule="auto"/>
              <w:rPr>
                <w:ins w:id="90053" w:author="Ryo Wakayama" w:date="2026-10-20T09:00:00Z"/>
                <w:rFonts w:ascii="BIZ UDPゴシック" w:eastAsia="BIZ UDPゴシック" w:hAnsi="BIZ UDPゴシック"/>
              </w:rPr>
            </w:pPr>
            <w:ins w:id="90054"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1934C907" w14:textId="77777777" w:rsidR="009D6CAB" w:rsidRPr="00370011" w:rsidRDefault="00000000">
            <w:pPr>
              <w:spacing w:line="320" w:lineRule="auto"/>
              <w:rPr>
                <w:ins w:id="90055" w:author="Ryo Wakayama" w:date="2026-10-20T09:00:00Z"/>
                <w:rFonts w:ascii="BIZ UDPゴシック" w:eastAsia="BIZ UDPゴシック" w:hAnsi="BIZ UDPゴシック"/>
              </w:rPr>
            </w:pPr>
            <w:ins w:id="90056"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1910DF06" w14:textId="77777777" w:rsidR="009D6CAB" w:rsidRPr="00370011" w:rsidRDefault="00000000">
            <w:pPr>
              <w:spacing w:line="320" w:lineRule="auto"/>
              <w:rPr>
                <w:ins w:id="90057" w:author="Ryo Wakayama" w:date="2026-10-20T09:00:00Z"/>
                <w:rFonts w:ascii="BIZ UDPゴシック" w:eastAsia="BIZ UDPゴシック" w:hAnsi="BIZ UDPゴシック"/>
              </w:rPr>
            </w:pPr>
            <w:ins w:id="90058" w:author="Ryo Wakayama" w:date="2026-10-20T09:00:00Z">
              <w:r>
                <w:rPr>
                  <w:rFonts w:ascii="BIZ UDPゴシック" w:eastAsia="BIZ UDPゴシック" w:hAnsi="BIZ UDPゴシック"/>
                  <w:sz w:val="20"/>
                  <w:szCs w:val="20"/>
                </w:rPr>
                <w:t xml:space="preserve">0時間／0人</w:t>
              </w:r>
            </w:ins>
          </w:p>
        </w:tc>
      </w:tr>
      <w:tr w:rsidR="009D6CAB" w:rsidRPr="00370011" w14:paraId="598A355F" w14:textId="77777777">
        <w:trPr>
          <w:cantSplit/>
        </w:trPr>
        <w:tc>
          <w:tcPr>
            <w:tcW w:w="2400" w:type="dxa"/>
            <w:tcMar>
              <w:top w:w="130" w:type="dxa"/>
              <w:left w:w="130" w:type="dxa"/>
              <w:bottom w:w="130" w:type="dxa"/>
              <w:right w:w="130" w:type="dxa"/>
            </w:tcMar>
            <w:vAlign w:val="center"/>
          </w:tcPr>
          <w:p w14:paraId="76A076D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行動援護</w:t>
            </w:r>
          </w:p>
        </w:tc>
        <w:tc>
          <w:tcPr>
            <w:tcW w:w="2200" w:type="dxa"/>
            <w:tcMar>
              <w:top w:w="130" w:type="dxa"/>
              <w:left w:w="130" w:type="dxa"/>
              <w:bottom w:w="130" w:type="dxa"/>
              <w:right w:w="130" w:type="dxa"/>
            </w:tcMar>
            <w:vAlign w:val="center"/>
          </w:tcPr>
          <w:p w14:paraId="04FCB3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6D6E17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3397970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598A355F" w14:textId="77777777">
        <w:trPr>
          <w:cantSplit/>
          <w:ins w:id="90059" w:author="Ryo Wakayama" w:date="2026-10-20T09:00:00Z"/>
        </w:trPr>
        <w:tc>
          <w:tcPr>
            <w:tcW w:w="2400" w:type="dxa"/>
            <w:tcMar>
              <w:top w:w="130" w:type="dxa"/>
              <w:left w:w="130" w:type="dxa"/>
              <w:bottom w:w="130" w:type="dxa"/>
              <w:right w:w="130" w:type="dxa"/>
            </w:tcMar>
            <w:vAlign w:val="center"/>
          </w:tcPr>
          <w:p w14:paraId="76A076DB" w14:textId="77777777" w:rsidR="009D6CAB" w:rsidRPr="00370011" w:rsidRDefault="00000000">
            <w:pPr>
              <w:spacing w:line="320" w:lineRule="auto"/>
              <w:rPr>
                <w:ins w:id="90060" w:author="Ryo Wakayama" w:date="2026-10-20T09:00:00Z"/>
                <w:rFonts w:ascii="BIZ UDPゴシック" w:eastAsia="BIZ UDPゴシック" w:hAnsi="BIZ UDPゴシック"/>
              </w:rPr>
            </w:pPr>
            <w:ins w:id="90061"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04FCB310" w14:textId="77777777" w:rsidR="009D6CAB" w:rsidRPr="00370011" w:rsidRDefault="00000000">
            <w:pPr>
              <w:spacing w:line="320" w:lineRule="auto"/>
              <w:rPr>
                <w:ins w:id="90062" w:author="Ryo Wakayama" w:date="2026-10-20T09:00:00Z"/>
                <w:rFonts w:ascii="BIZ UDPゴシック" w:eastAsia="BIZ UDPゴシック" w:hAnsi="BIZ UDPゴシック"/>
              </w:rPr>
            </w:pPr>
            <w:ins w:id="90063"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6D6E17E5" w14:textId="77777777" w:rsidR="009D6CAB" w:rsidRPr="00370011" w:rsidRDefault="00000000">
            <w:pPr>
              <w:spacing w:line="320" w:lineRule="auto"/>
              <w:rPr>
                <w:ins w:id="90064" w:author="Ryo Wakayama" w:date="2026-10-20T09:00:00Z"/>
                <w:rFonts w:ascii="BIZ UDPゴシック" w:eastAsia="BIZ UDPゴシック" w:hAnsi="BIZ UDPゴシック"/>
              </w:rPr>
            </w:pPr>
            <w:ins w:id="90065"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3397970A" w14:textId="77777777" w:rsidR="009D6CAB" w:rsidRPr="00370011" w:rsidRDefault="00000000">
            <w:pPr>
              <w:spacing w:line="320" w:lineRule="auto"/>
              <w:rPr>
                <w:ins w:id="90066" w:author="Ryo Wakayama" w:date="2026-10-20T09:00:00Z"/>
                <w:rFonts w:ascii="BIZ UDPゴシック" w:eastAsia="BIZ UDPゴシック" w:hAnsi="BIZ UDPゴシック"/>
              </w:rPr>
            </w:pPr>
            <w:ins w:id="90067" w:author="Ryo Wakayama" w:date="2026-10-20T09:00:00Z">
              <w:r>
                <w:rPr>
                  <w:rFonts w:ascii="BIZ UDPゴシック" w:eastAsia="BIZ UDPゴシック" w:hAnsi="BIZ UDPゴシック"/>
                  <w:sz w:val="20"/>
                  <w:szCs w:val="20"/>
                </w:rPr>
                <w:t xml:space="preserve">0時間／0人</w:t>
              </w:r>
            </w:ins>
          </w:p>
        </w:tc>
      </w:tr>
      <w:tr w:rsidR="009D6CAB" w:rsidRPr="00370011" w14:paraId="08E087E8" w14:textId="77777777">
        <w:trPr>
          <w:cantSplit/>
        </w:trPr>
        <w:tc>
          <w:tcPr>
            <w:tcW w:w="2400" w:type="dxa"/>
            <w:tcMar>
              <w:top w:w="130" w:type="dxa"/>
              <w:left w:w="130" w:type="dxa"/>
              <w:bottom w:w="130" w:type="dxa"/>
              <w:right w:w="130" w:type="dxa"/>
            </w:tcMar>
            <w:vAlign w:val="center"/>
          </w:tcPr>
          <w:p w14:paraId="262E56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重度障がい者等包括支援</w:t>
            </w:r>
          </w:p>
        </w:tc>
        <w:tc>
          <w:tcPr>
            <w:tcW w:w="2200" w:type="dxa"/>
            <w:tcMar>
              <w:top w:w="130" w:type="dxa"/>
              <w:left w:w="130" w:type="dxa"/>
              <w:bottom w:w="130" w:type="dxa"/>
              <w:right w:w="130" w:type="dxa"/>
            </w:tcMar>
            <w:vAlign w:val="center"/>
          </w:tcPr>
          <w:p w14:paraId="5AA90B9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22D8C6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486FECE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08E087E8" w14:textId="77777777">
        <w:trPr>
          <w:cantSplit/>
          <w:ins w:id="90068" w:author="Ryo Wakayama" w:date="2026-10-20T09:00:00Z"/>
        </w:trPr>
        <w:tc>
          <w:tcPr>
            <w:tcW w:w="2400" w:type="dxa"/>
            <w:tcMar>
              <w:top w:w="130" w:type="dxa"/>
              <w:left w:w="130" w:type="dxa"/>
              <w:bottom w:w="130" w:type="dxa"/>
              <w:right w:w="130" w:type="dxa"/>
            </w:tcMar>
            <w:vAlign w:val="center"/>
          </w:tcPr>
          <w:p w14:paraId="262E5614" w14:textId="77777777" w:rsidR="009D6CAB" w:rsidRPr="00370011" w:rsidRDefault="00000000">
            <w:pPr>
              <w:spacing w:line="320" w:lineRule="auto"/>
              <w:rPr>
                <w:ins w:id="90069" w:author="Ryo Wakayama" w:date="2026-10-20T09:00:00Z"/>
                <w:rFonts w:ascii="BIZ UDPゴシック" w:eastAsia="BIZ UDPゴシック" w:hAnsi="BIZ UDPゴシック"/>
              </w:rPr>
            </w:pPr>
            <w:ins w:id="90070"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5AA90B90" w14:textId="77777777" w:rsidR="009D6CAB" w:rsidRPr="00370011" w:rsidRDefault="00000000">
            <w:pPr>
              <w:spacing w:line="320" w:lineRule="auto"/>
              <w:rPr>
                <w:ins w:id="90071" w:author="Ryo Wakayama" w:date="2026-10-20T09:00:00Z"/>
                <w:rFonts w:ascii="BIZ UDPゴシック" w:eastAsia="BIZ UDPゴシック" w:hAnsi="BIZ UDPゴシック"/>
              </w:rPr>
            </w:pPr>
            <w:ins w:id="90072"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222D8C66" w14:textId="77777777" w:rsidR="009D6CAB" w:rsidRPr="00370011" w:rsidRDefault="00000000">
            <w:pPr>
              <w:spacing w:line="320" w:lineRule="auto"/>
              <w:rPr>
                <w:ins w:id="90073" w:author="Ryo Wakayama" w:date="2026-10-20T09:00:00Z"/>
                <w:rFonts w:ascii="BIZ UDPゴシック" w:eastAsia="BIZ UDPゴシック" w:hAnsi="BIZ UDPゴシック"/>
              </w:rPr>
            </w:pPr>
            <w:ins w:id="90074" w:author="Ryo Wakayama" w:date="2026-10-20T09:00:00Z">
              <w:r>
                <w:rPr>
                  <w:rFonts w:ascii="BIZ UDPゴシック" w:eastAsia="BIZ UDPゴシック" w:hAnsi="BIZ UDPゴシック"/>
                  <w:sz w:val="20"/>
                  <w:szCs w:val="20"/>
                </w:rPr>
                <w:t xml:space="preserve">0時間／0人</w:t>
              </w:r>
            </w:ins>
          </w:p>
        </w:tc>
        <w:tc>
          <w:tcPr>
            <w:tcW w:w="2200" w:type="dxa"/>
            <w:tcMar>
              <w:top w:w="130" w:type="dxa"/>
              <w:left w:w="130" w:type="dxa"/>
              <w:bottom w:w="130" w:type="dxa"/>
              <w:right w:w="130" w:type="dxa"/>
            </w:tcMar>
            <w:vAlign w:val="center"/>
          </w:tcPr>
          <w:p w14:paraId="486FECE9" w14:textId="77777777" w:rsidR="009D6CAB" w:rsidRPr="00370011" w:rsidRDefault="00000000">
            <w:pPr>
              <w:spacing w:line="320" w:lineRule="auto"/>
              <w:rPr>
                <w:ins w:id="90075" w:author="Ryo Wakayama" w:date="2026-10-20T09:00:00Z"/>
                <w:rFonts w:ascii="BIZ UDPゴシック" w:eastAsia="BIZ UDPゴシック" w:hAnsi="BIZ UDPゴシック"/>
              </w:rPr>
            </w:pPr>
            <w:ins w:id="90076" w:author="Ryo Wakayama" w:date="2026-10-20T09:00:00Z">
              <w:r>
                <w:rPr>
                  <w:rFonts w:ascii="BIZ UDPゴシック" w:eastAsia="BIZ UDPゴシック" w:hAnsi="BIZ UDPゴシック"/>
                  <w:sz w:val="20"/>
                  <w:szCs w:val="20"/>
                </w:rPr>
                <w:t xml:space="preserve">0時間／0人</w:t>
              </w:r>
            </w:ins>
          </w:p>
        </w:tc>
      </w:tr>
    </w:tbl>
    <w:p w14:paraId="28CA79E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※各数値は１か月あたりの平均値であり、端数処理の関係で、時間数があっても利用者数が０人となっている年度があります（令和７年度の重度訪問介護）。</w:t>
      </w:r>
    </w:p>
    <w:p w14:paraId="7AB3ED68"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5D2B2C" w14:textId="77777777">
        <w:trPr>
          <w:cantSplit/>
          <w:tblHeader/>
        </w:trPr>
        <w:tc>
          <w:tcPr>
            <w:tcW w:w="2400" w:type="dxa"/>
            <w:shd w:val="clear" w:color="auto" w:fill="DCE8DC"/>
            <w:tcMar>
              <w:top w:w="130" w:type="dxa"/>
              <w:left w:w="130" w:type="dxa"/>
              <w:bottom w:w="130" w:type="dxa"/>
              <w:right w:w="130" w:type="dxa"/>
            </w:tcMar>
            <w:vAlign w:val="center"/>
          </w:tcPr>
          <w:p w14:paraId="63A7A21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102618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4364B7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9DD0D8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EA67240" w14:textId="77777777">
        <w:trPr>
          <w:cantSplit/>
        </w:trPr>
        <w:tc>
          <w:tcPr>
            <w:tcW w:w="2400" w:type="dxa"/>
            <w:tcMar>
              <w:top w:w="130" w:type="dxa"/>
              <w:left w:w="130" w:type="dxa"/>
              <w:bottom w:w="130" w:type="dxa"/>
              <w:right w:w="130" w:type="dxa"/>
            </w:tcMar>
            <w:vAlign w:val="center"/>
          </w:tcPr>
          <w:p w14:paraId="114DE7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重度訪問介護</w:t>
            </w:r>
          </w:p>
        </w:tc>
        <w:tc>
          <w:tcPr>
            <w:tcW w:w="2200" w:type="dxa"/>
            <w:tcMar>
              <w:top w:w="130" w:type="dxa"/>
              <w:left w:w="130" w:type="dxa"/>
              <w:bottom w:w="130" w:type="dxa"/>
              <w:right w:w="130" w:type="dxa"/>
            </w:tcMar>
            <w:vAlign w:val="center"/>
          </w:tcPr>
          <w:p w14:paraId="74C107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c>
          <w:tcPr>
            <w:tcW w:w="2200" w:type="dxa"/>
            <w:tcMar>
              <w:top w:w="130" w:type="dxa"/>
              <w:left w:w="130" w:type="dxa"/>
              <w:bottom w:w="130" w:type="dxa"/>
              <w:right w:w="130" w:type="dxa"/>
            </w:tcMar>
            <w:vAlign w:val="center"/>
          </w:tcPr>
          <w:p w14:paraId="2C3DEB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c>
          <w:tcPr>
            <w:tcW w:w="2200" w:type="dxa"/>
            <w:tcMar>
              <w:top w:w="130" w:type="dxa"/>
              <w:left w:w="130" w:type="dxa"/>
              <w:bottom w:w="130" w:type="dxa"/>
              <w:right w:w="130" w:type="dxa"/>
            </w:tcMar>
            <w:vAlign w:val="center"/>
          </w:tcPr>
          <w:p w14:paraId="5E8CE7D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16時間／1人</w:t>
            </w:r>
          </w:p>
        </w:tc>
      </w:tr>
      <w:tr w:rsidR="009D6CAB" w:rsidRPr="00370011" w14:paraId="02CC153A" w14:textId="77777777">
        <w:trPr>
          <w:cantSplit/>
        </w:trPr>
        <w:tc>
          <w:tcPr>
            <w:tcW w:w="2400" w:type="dxa"/>
            <w:tcMar>
              <w:top w:w="130" w:type="dxa"/>
              <w:left w:w="130" w:type="dxa"/>
              <w:bottom w:w="130" w:type="dxa"/>
              <w:right w:w="130" w:type="dxa"/>
            </w:tcMar>
            <w:vAlign w:val="center"/>
          </w:tcPr>
          <w:p w14:paraId="3279F0F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同行援護</w:t>
            </w:r>
          </w:p>
        </w:tc>
        <w:tc>
          <w:tcPr>
            <w:tcW w:w="2200" w:type="dxa"/>
            <w:tcMar>
              <w:top w:w="130" w:type="dxa"/>
              <w:left w:w="130" w:type="dxa"/>
              <w:bottom w:w="130" w:type="dxa"/>
              <w:right w:w="130" w:type="dxa"/>
            </w:tcMar>
            <w:vAlign w:val="center"/>
          </w:tcPr>
          <w:p w14:paraId="0B1E2D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FBB55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70B8F6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33B80588" w14:textId="77777777">
        <w:trPr>
          <w:cantSplit/>
        </w:trPr>
        <w:tc>
          <w:tcPr>
            <w:tcW w:w="2400" w:type="dxa"/>
            <w:tcMar>
              <w:top w:w="130" w:type="dxa"/>
              <w:left w:w="130" w:type="dxa"/>
              <w:bottom w:w="130" w:type="dxa"/>
              <w:right w:w="130" w:type="dxa"/>
            </w:tcMar>
            <w:vAlign w:val="center"/>
          </w:tcPr>
          <w:p w14:paraId="6A56FE0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行動援護</w:t>
            </w:r>
          </w:p>
        </w:tc>
        <w:tc>
          <w:tcPr>
            <w:tcW w:w="2200" w:type="dxa"/>
            <w:tcMar>
              <w:top w:w="130" w:type="dxa"/>
              <w:left w:w="130" w:type="dxa"/>
              <w:bottom w:w="130" w:type="dxa"/>
              <w:right w:w="130" w:type="dxa"/>
            </w:tcMar>
            <w:vAlign w:val="center"/>
          </w:tcPr>
          <w:p w14:paraId="265D2A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5F32FD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423CDB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r w:rsidR="009D6CAB" w:rsidRPr="00370011" w14:paraId="59DBA9E3" w14:textId="77777777">
        <w:trPr>
          <w:cantSplit/>
        </w:trPr>
        <w:tc>
          <w:tcPr>
            <w:tcW w:w="2400" w:type="dxa"/>
            <w:tcMar>
              <w:top w:w="130" w:type="dxa"/>
              <w:left w:w="130" w:type="dxa"/>
              <w:bottom w:w="130" w:type="dxa"/>
              <w:right w:w="130" w:type="dxa"/>
            </w:tcMar>
            <w:vAlign w:val="center"/>
          </w:tcPr>
          <w:p w14:paraId="35B8F33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重度障がい者等包括支援</w:t>
            </w:r>
          </w:p>
        </w:tc>
        <w:tc>
          <w:tcPr>
            <w:tcW w:w="2200" w:type="dxa"/>
            <w:tcMar>
              <w:top w:w="130" w:type="dxa"/>
              <w:left w:w="130" w:type="dxa"/>
              <w:bottom w:w="130" w:type="dxa"/>
              <w:right w:w="130" w:type="dxa"/>
            </w:tcMar>
            <w:vAlign w:val="center"/>
          </w:tcPr>
          <w:p w14:paraId="135789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04C85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32B80D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14:paraId="5B114494"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4080B6CF"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現在の利用状況は僅少ですが、強度行動障がいや重度の障がいのある方の地域生活を支える上で重要なサービスであることから、サービス内容について家族等の理解が深まるよう、広報紙・ウェブサイト等を用いて周知していきます。</w:t>
      </w:r>
    </w:p>
    <w:p w14:paraId="24F20342"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7373CF9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日中活動系サービス</w:t>
      </w:r>
    </w:p>
    <w:p w14:paraId="3CEEF0A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（1）生活介護</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AF92B0B" w14:textId="77777777">
        <w:trPr>
          <w:cantSplit/>
          <w:tblHeader/>
        </w:trPr>
        <w:tc>
          <w:tcPr>
            <w:tcW w:w="1800" w:type="dxa"/>
            <w:shd w:val="clear" w:color="auto" w:fill="DCE8DC"/>
            <w:tcMar>
              <w:top w:w="130" w:type="dxa"/>
              <w:left w:w="130" w:type="dxa"/>
              <w:bottom w:w="130" w:type="dxa"/>
              <w:right w:w="130" w:type="dxa"/>
            </w:tcMar>
            <w:vAlign w:val="center"/>
          </w:tcPr>
          <w:p w14:paraId="3592FDA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6318BD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72A407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0AA6D86" w14:textId="77777777">
        <w:trPr>
          <w:cantSplit/>
        </w:trPr>
        <w:tc>
          <w:tcPr>
            <w:tcW w:w="1800" w:type="dxa"/>
            <w:tcMar>
              <w:top w:w="130" w:type="dxa"/>
              <w:left w:w="130" w:type="dxa"/>
              <w:bottom w:w="130" w:type="dxa"/>
              <w:right w:w="130" w:type="dxa"/>
            </w:tcMar>
            <w:vAlign w:val="center"/>
          </w:tcPr>
          <w:p w14:paraId="03F515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6C53D8E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常に介護を必要とする人に、主に日中、障がい者支援施設などで食事や入浴、排泄などの介護や生活上の支援、創作的活動や生産活動の機会を提供します。</w:t>
            </w:r>
          </w:p>
        </w:tc>
        <w:tc>
          <w:tcPr>
            <w:tcW w:w="2500" w:type="dxa"/>
            <w:tcMar>
              <w:top w:w="130" w:type="dxa"/>
              <w:left w:w="130" w:type="dxa"/>
              <w:bottom w:w="130" w:type="dxa"/>
              <w:right w:w="130" w:type="dxa"/>
            </w:tcMar>
            <w:vAlign w:val="center"/>
          </w:tcPr>
          <w:p w14:paraId="67B61E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障がい支援区分3（50歳以上は区分2）以上の者</w:t>
            </w:r>
          </w:p>
        </w:tc>
      </w:tr>
    </w:tbl>
    <w:p w14:paraId="35388100"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CDC5A45" w14:textId="77777777">
        <w:trPr>
          <w:cantSplit/>
          <w:tblHeader/>
        </w:trPr>
        <w:tc>
          <w:tcPr>
            <w:tcW w:w="2400" w:type="dxa"/>
            <w:shd w:val="clear" w:color="auto" w:fill="DCE8DC"/>
            <w:tcMar>
              <w:top w:w="130" w:type="dxa"/>
              <w:left w:w="130" w:type="dxa"/>
              <w:bottom w:w="130" w:type="dxa"/>
              <w:right w:w="130" w:type="dxa"/>
            </w:tcMar>
            <w:vAlign w:val="center"/>
          </w:tcPr>
          <w:p w14:paraId="53B9B6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69128D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9D7878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C78442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7938043" w14:textId="77777777">
        <w:trPr>
          <w:cantSplit/>
        </w:trPr>
        <w:tc>
          <w:tcPr>
            <w:tcW w:w="2400" w:type="dxa"/>
            <w:tcMar>
              <w:top w:w="130" w:type="dxa"/>
              <w:left w:w="130" w:type="dxa"/>
              <w:bottom w:w="130" w:type="dxa"/>
              <w:right w:w="130" w:type="dxa"/>
            </w:tcMar>
            <w:vAlign w:val="center"/>
          </w:tcPr>
          <w:p w14:paraId="5C8006C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2200" w:type="dxa"/>
            <w:tcMar>
              <w:top w:w="130" w:type="dxa"/>
              <w:left w:w="130" w:type="dxa"/>
              <w:bottom w:w="130" w:type="dxa"/>
              <w:right w:w="130" w:type="dxa"/>
            </w:tcMar>
            <w:vAlign w:val="center"/>
          </w:tcPr>
          <w:p w14:paraId="369192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688人日／30人</w:t>
            </w:r>
          </w:p>
        </w:tc>
        <w:tc>
          <w:tcPr>
            <w:tcW w:w="2200" w:type="dxa"/>
            <w:tcMar>
              <w:top w:w="130" w:type="dxa"/>
              <w:left w:w="130" w:type="dxa"/>
              <w:bottom w:w="130" w:type="dxa"/>
              <w:right w:w="130" w:type="dxa"/>
            </w:tcMar>
            <w:vAlign w:val="center"/>
          </w:tcPr>
          <w:p w14:paraId="09A0DE6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689人日／32人</w:t>
            </w:r>
          </w:p>
        </w:tc>
        <w:tc>
          <w:tcPr>
            <w:tcW w:w="2200" w:type="dxa"/>
            <w:tcMar>
              <w:top w:w="130" w:type="dxa"/>
              <w:left w:w="130" w:type="dxa"/>
              <w:bottom w:w="130" w:type="dxa"/>
              <w:right w:w="130" w:type="dxa"/>
            </w:tcMar>
            <w:vAlign w:val="center"/>
          </w:tcPr>
          <w:p w14:paraId="7B80CF0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568人日／30人</w:t>
            </w:r>
          </w:p>
        </w:tc>
      </w:tr>
      <w:tr w:rsidR="009D6CAB" w:rsidRPr="00370011" w14:paraId="17938043" w14:textId="77777777">
        <w:trPr>
          <w:cantSplit/>
          <w:ins w:id="90077" w:author="Ryo Wakayama" w:date="2026-10-20T09:00:00Z"/>
        </w:trPr>
        <w:tc>
          <w:tcPr>
            <w:tcW w:w="2400" w:type="dxa"/>
            <w:tcMar>
              <w:top w:w="130" w:type="dxa"/>
              <w:left w:w="130" w:type="dxa"/>
              <w:bottom w:w="130" w:type="dxa"/>
              <w:right w:w="130" w:type="dxa"/>
            </w:tcMar>
            <w:vAlign w:val="center"/>
          </w:tcPr>
          <w:p w14:paraId="5C8006CB" w14:textId="77777777" w:rsidR="009D6CAB" w:rsidRPr="00370011" w:rsidRDefault="00000000">
            <w:pPr>
              <w:spacing w:line="320" w:lineRule="auto"/>
              <w:rPr>
                <w:ins w:id="90078" w:author="Ryo Wakayama" w:date="2026-10-20T09:00:00Z"/>
                <w:rFonts w:ascii="BIZ UDPゴシック" w:eastAsia="BIZ UDPゴシック" w:hAnsi="BIZ UDPゴシック"/>
              </w:rPr>
            </w:pPr>
            <w:ins w:id="90079"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36919228" w14:textId="77777777" w:rsidR="009D6CAB" w:rsidRPr="00370011" w:rsidRDefault="00000000">
            <w:pPr>
              <w:spacing w:line="320" w:lineRule="auto"/>
              <w:rPr>
                <w:ins w:id="90080" w:author="Ryo Wakayama" w:date="2026-10-20T09:00:00Z"/>
                <w:rFonts w:ascii="BIZ UDPゴシック" w:eastAsia="BIZ UDPゴシック" w:hAnsi="BIZ UDPゴシック"/>
              </w:rPr>
            </w:pPr>
            <w:ins w:id="90081" w:author="Ryo Wakayama" w:date="2026-10-20T09:00:00Z">
              <w:r>
                <w:rPr>
                  <w:rFonts w:ascii="BIZ UDPゴシック" w:eastAsia="BIZ UDPゴシック" w:hAnsi="BIZ UDPゴシック"/>
                  <w:sz w:val="20"/>
                  <w:szCs w:val="20"/>
                </w:rPr>
                <w:t xml:space="preserve">728人日／26人</w:t>
              </w:r>
            </w:ins>
          </w:p>
        </w:tc>
        <w:tc>
          <w:tcPr>
            <w:tcW w:w="2200" w:type="dxa"/>
            <w:tcMar>
              <w:top w:w="130" w:type="dxa"/>
              <w:left w:w="130" w:type="dxa"/>
              <w:bottom w:w="130" w:type="dxa"/>
              <w:right w:w="130" w:type="dxa"/>
            </w:tcMar>
            <w:vAlign w:val="center"/>
          </w:tcPr>
          <w:p w14:paraId="09A0DE67" w14:textId="77777777" w:rsidR="009D6CAB" w:rsidRPr="00370011" w:rsidRDefault="00000000">
            <w:pPr>
              <w:spacing w:line="320" w:lineRule="auto"/>
              <w:rPr>
                <w:ins w:id="90082" w:author="Ryo Wakayama" w:date="2026-10-20T09:00:00Z"/>
                <w:rFonts w:ascii="BIZ UDPゴシック" w:eastAsia="BIZ UDPゴシック" w:hAnsi="BIZ UDPゴシック"/>
              </w:rPr>
            </w:pPr>
            <w:ins w:id="90083" w:author="Ryo Wakayama" w:date="2026-10-20T09:00:00Z">
              <w:r>
                <w:rPr>
                  <w:rFonts w:ascii="BIZ UDPゴシック" w:eastAsia="BIZ UDPゴシック" w:hAnsi="BIZ UDPゴシック"/>
                  <w:sz w:val="20"/>
                  <w:szCs w:val="20"/>
                </w:rPr>
                <w:t xml:space="preserve">728人日／26人</w:t>
              </w:r>
            </w:ins>
          </w:p>
        </w:tc>
        <w:tc>
          <w:tcPr>
            <w:tcW w:w="2200" w:type="dxa"/>
            <w:tcMar>
              <w:top w:w="130" w:type="dxa"/>
              <w:left w:w="130" w:type="dxa"/>
              <w:bottom w:w="130" w:type="dxa"/>
              <w:right w:w="130" w:type="dxa"/>
            </w:tcMar>
            <w:vAlign w:val="center"/>
          </w:tcPr>
          <w:p w14:paraId="7B80CF09" w14:textId="77777777" w:rsidR="009D6CAB" w:rsidRPr="00370011" w:rsidRDefault="00000000">
            <w:pPr>
              <w:spacing w:line="320" w:lineRule="auto"/>
              <w:rPr>
                <w:ins w:id="90084" w:author="Ryo Wakayama" w:date="2026-10-20T09:00:00Z"/>
                <w:rFonts w:ascii="BIZ UDPゴシック" w:eastAsia="BIZ UDPゴシック" w:hAnsi="BIZ UDPゴシック"/>
              </w:rPr>
            </w:pPr>
            <w:ins w:id="90085" w:author="Ryo Wakayama" w:date="2026-10-20T09:00:00Z">
              <w:r>
                <w:rPr>
                  <w:rFonts w:ascii="BIZ UDPゴシック" w:eastAsia="BIZ UDPゴシック" w:hAnsi="BIZ UDPゴシック"/>
                  <w:sz w:val="20"/>
                  <w:szCs w:val="20"/>
                </w:rPr>
                <w:t xml:space="preserve">728人日／26人</w:t>
              </w:r>
            </w:ins>
          </w:p>
        </w:tc>
      </w:tr>
    </w:tbl>
    <w:p w14:paraId="10AC44B6"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04B6E2" w14:textId="77777777">
        <w:trPr>
          <w:cantSplit/>
          <w:tblHeader/>
        </w:trPr>
        <w:tc>
          <w:tcPr>
            <w:tcW w:w="2400" w:type="dxa"/>
            <w:shd w:val="clear" w:color="auto" w:fill="DCE8DC"/>
            <w:tcMar>
              <w:top w:w="130" w:type="dxa"/>
              <w:left w:w="130" w:type="dxa"/>
              <w:bottom w:w="130" w:type="dxa"/>
              <w:right w:w="130" w:type="dxa"/>
            </w:tcMar>
            <w:vAlign w:val="center"/>
          </w:tcPr>
          <w:p w14:paraId="3BD4C0B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6BF170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8858B5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63F434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382051F" w14:textId="77777777">
        <w:trPr>
          <w:cantSplit/>
        </w:trPr>
        <w:tc>
          <w:tcPr>
            <w:tcW w:w="2400" w:type="dxa"/>
            <w:tcMar>
              <w:top w:w="130" w:type="dxa"/>
              <w:left w:w="130" w:type="dxa"/>
              <w:bottom w:w="130" w:type="dxa"/>
              <w:right w:w="130" w:type="dxa"/>
            </w:tcMar>
            <w:vAlign w:val="center"/>
          </w:tcPr>
          <w:p w14:paraId="23E8EF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生活介護</w:t>
            </w:r>
          </w:p>
        </w:tc>
        <w:tc>
          <w:tcPr>
            <w:tcW w:w="2200" w:type="dxa"/>
            <w:tcMar>
              <w:top w:w="130" w:type="dxa"/>
              <w:left w:w="130" w:type="dxa"/>
              <w:bottom w:w="130" w:type="dxa"/>
              <w:right w:w="130" w:type="dxa"/>
            </w:tcMar>
            <w:vAlign w:val="center"/>
          </w:tcPr>
          <w:p w14:paraId="3A46E3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c>
          <w:tcPr>
            <w:tcW w:w="2200" w:type="dxa"/>
            <w:tcMar>
              <w:top w:w="130" w:type="dxa"/>
              <w:left w:w="130" w:type="dxa"/>
              <w:bottom w:w="130" w:type="dxa"/>
              <w:right w:w="130" w:type="dxa"/>
            </w:tcMar>
            <w:vAlign w:val="center"/>
          </w:tcPr>
          <w:p w14:paraId="4C9192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c>
          <w:tcPr>
            <w:tcW w:w="2200" w:type="dxa"/>
            <w:tcMar>
              <w:top w:w="130" w:type="dxa"/>
              <w:left w:w="130" w:type="dxa"/>
              <w:bottom w:w="130" w:type="dxa"/>
              <w:right w:w="130" w:type="dxa"/>
            </w:tcMar>
            <w:vAlign w:val="center"/>
          </w:tcPr>
          <w:p w14:paraId="07A517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690人日／30人</w:t>
            </w:r>
          </w:p>
        </w:tc>
      </w:tr>
    </w:tbl>
    <w:p w14:paraId="0E0B6EC0"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7A47239"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生活において介護を要する障がい者や施設入所者の日中活動として、生活介護サービスの利用は一定の需要があります。第７期は月30人前後で推移していることから、第８期も同程度の利用を見込んでいます。人口減少の影響も踏まえつつ、必要な方が確実に利用できるよう、利用者数・利用日数を見込んでいます。</w:t>
      </w:r>
    </w:p>
    <w:p w14:paraId="2ABED09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（2）自立訓練（機能訓練・生活訓練）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5ABF9F5" w14:textId="77777777">
        <w:trPr>
          <w:cantSplit/>
          <w:tblHeader/>
        </w:trPr>
        <w:tc>
          <w:tcPr>
            <w:tcW w:w="1800" w:type="dxa"/>
            <w:shd w:val="clear" w:color="auto" w:fill="DCE8DC"/>
            <w:tcMar>
              <w:top w:w="130" w:type="dxa"/>
              <w:left w:w="130" w:type="dxa"/>
              <w:bottom w:w="130" w:type="dxa"/>
              <w:right w:w="130" w:type="dxa"/>
            </w:tcMar>
            <w:vAlign w:val="center"/>
          </w:tcPr>
          <w:p w14:paraId="75543F0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C033F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3B519C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2C90704" w14:textId="77777777">
        <w:trPr>
          <w:cantSplit/>
        </w:trPr>
        <w:tc>
          <w:tcPr>
            <w:tcW w:w="1800" w:type="dxa"/>
            <w:tcMar>
              <w:top w:w="130" w:type="dxa"/>
              <w:left w:w="130" w:type="dxa"/>
              <w:bottom w:w="130" w:type="dxa"/>
              <w:right w:w="130" w:type="dxa"/>
            </w:tcMar>
            <w:vAlign w:val="center"/>
          </w:tcPr>
          <w:p w14:paraId="21A10B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3A3338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地域生活を営む上で必要となる身体機能・生活能力の維持・向上のための訓練などを一定期間行います。</w:t>
            </w:r>
          </w:p>
        </w:tc>
        <w:tc>
          <w:tcPr>
            <w:tcW w:w="2500" w:type="dxa"/>
            <w:tcMar>
              <w:top w:w="130" w:type="dxa"/>
              <w:left w:w="130" w:type="dxa"/>
              <w:bottom w:w="130" w:type="dxa"/>
              <w:right w:w="130" w:type="dxa"/>
            </w:tcMar>
            <w:vAlign w:val="center"/>
          </w:tcPr>
          <w:p w14:paraId="59FB8F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一定の支援が必要な障がい者</w:t>
            </w:r>
          </w:p>
        </w:tc>
      </w:tr>
    </w:tbl>
    <w:p w14:paraId="151EDFE0"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D98586C" w14:textId="77777777">
        <w:trPr>
          <w:cantSplit/>
          <w:tblHeader/>
        </w:trPr>
        <w:tc>
          <w:tcPr>
            <w:tcW w:w="2400" w:type="dxa"/>
            <w:shd w:val="clear" w:color="auto" w:fill="DCE8DC"/>
            <w:tcMar>
              <w:top w:w="130" w:type="dxa"/>
              <w:left w:w="130" w:type="dxa"/>
              <w:bottom w:w="130" w:type="dxa"/>
              <w:right w:w="130" w:type="dxa"/>
            </w:tcMar>
            <w:vAlign w:val="center"/>
          </w:tcPr>
          <w:p w14:paraId="5C7F49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1A30A52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73C98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ABC87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FD3A01A" w14:textId="77777777">
        <w:trPr>
          <w:cantSplit/>
        </w:trPr>
        <w:tc>
          <w:tcPr>
            <w:tcW w:w="2400" w:type="dxa"/>
            <w:tcMar>
              <w:top w:w="130" w:type="dxa"/>
              <w:left w:w="130" w:type="dxa"/>
              <w:bottom w:w="130" w:type="dxa"/>
              <w:right w:w="130" w:type="dxa"/>
            </w:tcMar>
            <w:vAlign w:val="center"/>
          </w:tcPr>
          <w:p w14:paraId="18850E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自立訓練（機能訓練）</w:t>
            </w:r>
          </w:p>
        </w:tc>
        <w:tc>
          <w:tcPr>
            <w:tcW w:w="2200" w:type="dxa"/>
            <w:tcMar>
              <w:top w:w="130" w:type="dxa"/>
              <w:left w:w="130" w:type="dxa"/>
              <w:bottom w:w="130" w:type="dxa"/>
              <w:right w:w="130" w:type="dxa"/>
            </w:tcMar>
            <w:vAlign w:val="center"/>
          </w:tcPr>
          <w:p w14:paraId="4397EF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36D687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F1FBE4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5FD3A01A" w14:textId="77777777">
        <w:trPr>
          <w:cantSplit/>
          <w:ins w:id="90086" w:author="Ryo Wakayama" w:date="2026-10-20T09:00:00Z"/>
        </w:trPr>
        <w:tc>
          <w:tcPr>
            <w:tcW w:w="2400" w:type="dxa"/>
            <w:tcMar>
              <w:top w:w="130" w:type="dxa"/>
              <w:left w:w="130" w:type="dxa"/>
              <w:bottom w:w="130" w:type="dxa"/>
              <w:right w:w="130" w:type="dxa"/>
            </w:tcMar>
            <w:vAlign w:val="center"/>
          </w:tcPr>
          <w:p w14:paraId="18850EDD" w14:textId="77777777" w:rsidR="009D6CAB" w:rsidRPr="00370011" w:rsidRDefault="00000000">
            <w:pPr>
              <w:spacing w:line="320" w:lineRule="auto"/>
              <w:rPr>
                <w:ins w:id="90087" w:author="Ryo Wakayama" w:date="2026-10-20T09:00:00Z"/>
                <w:rFonts w:ascii="BIZ UDPゴシック" w:eastAsia="BIZ UDPゴシック" w:hAnsi="BIZ UDPゴシック"/>
              </w:rPr>
            </w:pPr>
            <w:ins w:id="90088"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4397EFC7" w14:textId="77777777" w:rsidR="009D6CAB" w:rsidRPr="00370011" w:rsidRDefault="00000000">
            <w:pPr>
              <w:spacing w:line="320" w:lineRule="auto"/>
              <w:rPr>
                <w:ins w:id="90089" w:author="Ryo Wakayama" w:date="2026-10-20T09:00:00Z"/>
                <w:rFonts w:ascii="BIZ UDPゴシック" w:eastAsia="BIZ UDPゴシック" w:hAnsi="BIZ UDPゴシック"/>
              </w:rPr>
            </w:pPr>
            <w:ins w:id="90090"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36D687AD" w14:textId="77777777" w:rsidR="009D6CAB" w:rsidRPr="00370011" w:rsidRDefault="00000000">
            <w:pPr>
              <w:spacing w:line="320" w:lineRule="auto"/>
              <w:rPr>
                <w:ins w:id="90091" w:author="Ryo Wakayama" w:date="2026-10-20T09:00:00Z"/>
                <w:rFonts w:ascii="BIZ UDPゴシック" w:eastAsia="BIZ UDPゴシック" w:hAnsi="BIZ UDPゴシック"/>
              </w:rPr>
            </w:pPr>
            <w:ins w:id="90092"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5F1FBE47" w14:textId="77777777" w:rsidR="009D6CAB" w:rsidRPr="00370011" w:rsidRDefault="00000000">
            <w:pPr>
              <w:spacing w:line="320" w:lineRule="auto"/>
              <w:rPr>
                <w:ins w:id="90093" w:author="Ryo Wakayama" w:date="2026-10-20T09:00:00Z"/>
                <w:rFonts w:ascii="BIZ UDPゴシック" w:eastAsia="BIZ UDPゴシック" w:hAnsi="BIZ UDPゴシック"/>
              </w:rPr>
            </w:pPr>
            <w:ins w:id="90094" w:author="Ryo Wakayama" w:date="2026-10-20T09:00:00Z">
              <w:r>
                <w:rPr>
                  <w:rFonts w:ascii="BIZ UDPゴシック" w:eastAsia="BIZ UDPゴシック" w:hAnsi="BIZ UDPゴシック"/>
                  <w:sz w:val="20"/>
                  <w:szCs w:val="20"/>
                </w:rPr>
                <w:t xml:space="preserve">0人日／0人</w:t>
              </w:r>
            </w:ins>
          </w:p>
        </w:tc>
      </w:tr>
      <w:tr w:rsidR="009D6CAB" w:rsidRPr="00370011" w14:paraId="7ABF1A80" w14:textId="77777777">
        <w:trPr>
          <w:cantSplit/>
        </w:trPr>
        <w:tc>
          <w:tcPr>
            <w:tcW w:w="2400" w:type="dxa"/>
            <w:tcMar>
              <w:top w:w="130" w:type="dxa"/>
              <w:left w:w="130" w:type="dxa"/>
              <w:bottom w:w="130" w:type="dxa"/>
              <w:right w:w="130" w:type="dxa"/>
            </w:tcMar>
            <w:vAlign w:val="center"/>
          </w:tcPr>
          <w:p w14:paraId="54B1FE6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自立訓練（生活訓練）</w:t>
            </w:r>
          </w:p>
        </w:tc>
        <w:tc>
          <w:tcPr>
            <w:tcW w:w="2200" w:type="dxa"/>
            <w:tcMar>
              <w:top w:w="130" w:type="dxa"/>
              <w:left w:w="130" w:type="dxa"/>
              <w:bottom w:w="130" w:type="dxa"/>
              <w:right w:w="130" w:type="dxa"/>
            </w:tcMar>
            <w:vAlign w:val="center"/>
          </w:tcPr>
          <w:p w14:paraId="4B78AF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97人日／5人</w:t>
            </w:r>
          </w:p>
        </w:tc>
        <w:tc>
          <w:tcPr>
            <w:tcW w:w="2200" w:type="dxa"/>
            <w:tcMar>
              <w:top w:w="130" w:type="dxa"/>
              <w:left w:w="130" w:type="dxa"/>
              <w:bottom w:w="130" w:type="dxa"/>
              <w:right w:w="130" w:type="dxa"/>
            </w:tcMar>
            <w:vAlign w:val="center"/>
          </w:tcPr>
          <w:p w14:paraId="6FF26A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70人日／4人</w:t>
            </w:r>
          </w:p>
        </w:tc>
        <w:tc>
          <w:tcPr>
            <w:tcW w:w="2200" w:type="dxa"/>
            <w:tcMar>
              <w:top w:w="130" w:type="dxa"/>
              <w:left w:w="130" w:type="dxa"/>
              <w:bottom w:w="130" w:type="dxa"/>
              <w:right w:w="130" w:type="dxa"/>
            </w:tcMar>
            <w:vAlign w:val="center"/>
          </w:tcPr>
          <w:p w14:paraId="41F8A4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39人日／2人</w:t>
            </w:r>
          </w:p>
        </w:tc>
      </w:tr>
      <w:tr w:rsidR="009D6CAB" w:rsidRPr="00370011" w14:paraId="7ABF1A80" w14:textId="77777777">
        <w:trPr>
          <w:cantSplit/>
          <w:ins w:id="90095" w:author="Ryo Wakayama" w:date="2026-10-20T09:00:00Z"/>
        </w:trPr>
        <w:tc>
          <w:tcPr>
            <w:tcW w:w="2400" w:type="dxa"/>
            <w:tcMar>
              <w:top w:w="130" w:type="dxa"/>
              <w:left w:w="130" w:type="dxa"/>
              <w:bottom w:w="130" w:type="dxa"/>
              <w:right w:w="130" w:type="dxa"/>
            </w:tcMar>
            <w:vAlign w:val="center"/>
          </w:tcPr>
          <w:p w14:paraId="54B1FE61" w14:textId="77777777" w:rsidR="009D6CAB" w:rsidRPr="00370011" w:rsidRDefault="00000000">
            <w:pPr>
              <w:spacing w:line="320" w:lineRule="auto"/>
              <w:rPr>
                <w:ins w:id="90096" w:author="Ryo Wakayama" w:date="2026-10-20T09:00:00Z"/>
                <w:rFonts w:ascii="BIZ UDPゴシック" w:eastAsia="BIZ UDPゴシック" w:hAnsi="BIZ UDPゴシック"/>
              </w:rPr>
            </w:pPr>
            <w:ins w:id="90097"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4B78AF85" w14:textId="77777777" w:rsidR="009D6CAB" w:rsidRPr="00370011" w:rsidRDefault="00000000">
            <w:pPr>
              <w:spacing w:line="320" w:lineRule="auto"/>
              <w:rPr>
                <w:ins w:id="90098" w:author="Ryo Wakayama" w:date="2026-10-20T09:00:00Z"/>
                <w:rFonts w:ascii="BIZ UDPゴシック" w:eastAsia="BIZ UDPゴシック" w:hAnsi="BIZ UDPゴシック"/>
              </w:rPr>
            </w:pPr>
            <w:ins w:id="90099" w:author="Ryo Wakayama" w:date="2026-10-20T09:00:00Z">
              <w:r>
                <w:rPr>
                  <w:rFonts w:ascii="BIZ UDPゴシック" w:eastAsia="BIZ UDPゴシック" w:hAnsi="BIZ UDPゴシック"/>
                  <w:sz w:val="20"/>
                  <w:szCs w:val="20"/>
                </w:rPr>
                <w:t xml:space="preserve">23人日／1人</w:t>
              </w:r>
            </w:ins>
          </w:p>
        </w:tc>
        <w:tc>
          <w:tcPr>
            <w:tcW w:w="2200" w:type="dxa"/>
            <w:tcMar>
              <w:top w:w="130" w:type="dxa"/>
              <w:left w:w="130" w:type="dxa"/>
              <w:bottom w:w="130" w:type="dxa"/>
              <w:right w:w="130" w:type="dxa"/>
            </w:tcMar>
            <w:vAlign w:val="center"/>
          </w:tcPr>
          <w:p w14:paraId="6FF26AD0" w14:textId="77777777" w:rsidR="009D6CAB" w:rsidRPr="00370011" w:rsidRDefault="00000000">
            <w:pPr>
              <w:spacing w:line="320" w:lineRule="auto"/>
              <w:rPr>
                <w:ins w:id="90100" w:author="Ryo Wakayama" w:date="2026-10-20T09:00:00Z"/>
                <w:rFonts w:ascii="BIZ UDPゴシック" w:eastAsia="BIZ UDPゴシック" w:hAnsi="BIZ UDPゴシック"/>
              </w:rPr>
            </w:pPr>
            <w:ins w:id="90101" w:author="Ryo Wakayama" w:date="2026-10-20T09:00:00Z">
              <w:r>
                <w:rPr>
                  <w:rFonts w:ascii="BIZ UDPゴシック" w:eastAsia="BIZ UDPゴシック" w:hAnsi="BIZ UDPゴシック"/>
                  <w:sz w:val="20"/>
                  <w:szCs w:val="20"/>
                </w:rPr>
                <w:t xml:space="preserve">23人日／1人</w:t>
              </w:r>
            </w:ins>
          </w:p>
        </w:tc>
        <w:tc>
          <w:tcPr>
            <w:tcW w:w="2200" w:type="dxa"/>
            <w:tcMar>
              <w:top w:w="130" w:type="dxa"/>
              <w:left w:w="130" w:type="dxa"/>
              <w:bottom w:w="130" w:type="dxa"/>
              <w:right w:w="130" w:type="dxa"/>
            </w:tcMar>
            <w:vAlign w:val="center"/>
          </w:tcPr>
          <w:p w14:paraId="41F8A42D" w14:textId="77777777" w:rsidR="009D6CAB" w:rsidRPr="00370011" w:rsidRDefault="00000000">
            <w:pPr>
              <w:spacing w:line="320" w:lineRule="auto"/>
              <w:rPr>
                <w:ins w:id="90102" w:author="Ryo Wakayama" w:date="2026-10-20T09:00:00Z"/>
                <w:rFonts w:ascii="BIZ UDPゴシック" w:eastAsia="BIZ UDPゴシック" w:hAnsi="BIZ UDPゴシック"/>
              </w:rPr>
            </w:pPr>
            <w:ins w:id="90103" w:author="Ryo Wakayama" w:date="2026-10-20T09:00:00Z">
              <w:r>
                <w:rPr>
                  <w:rFonts w:ascii="BIZ UDPゴシック" w:eastAsia="BIZ UDPゴシック" w:hAnsi="BIZ UDPゴシック"/>
                  <w:sz w:val="20"/>
                  <w:szCs w:val="20"/>
                </w:rPr>
                <w:t xml:space="preserve">23人日／1人</w:t>
              </w:r>
            </w:ins>
          </w:p>
        </w:tc>
      </w:tr>
    </w:tbl>
    <w:p w14:paraId="10689DA2" w14:textId="77777777" w:rsidR="009D6CAB" w:rsidRPr="00370011" w:rsidRDefault="00000000">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775E338" w14:textId="77777777">
        <w:trPr>
          <w:cantSplit/>
          <w:tblHeader/>
        </w:trPr>
        <w:tc>
          <w:tcPr>
            <w:tcW w:w="2400" w:type="dxa"/>
            <w:shd w:val="clear" w:color="auto" w:fill="DCE8DC"/>
            <w:tcMar>
              <w:top w:w="130" w:type="dxa"/>
              <w:left w:w="130" w:type="dxa"/>
              <w:bottom w:w="130" w:type="dxa"/>
              <w:right w:w="130" w:type="dxa"/>
            </w:tcMar>
            <w:vAlign w:val="center"/>
          </w:tcPr>
          <w:p w14:paraId="1874108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7AA6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F74FA9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5BE0FE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F76685C" w14:textId="77777777">
        <w:trPr>
          <w:cantSplit/>
        </w:trPr>
        <w:tc>
          <w:tcPr>
            <w:tcW w:w="2400" w:type="dxa"/>
            <w:tcMar>
              <w:top w:w="130" w:type="dxa"/>
              <w:left w:w="130" w:type="dxa"/>
              <w:bottom w:w="130" w:type="dxa"/>
              <w:right w:w="130" w:type="dxa"/>
            </w:tcMar>
            <w:vAlign w:val="center"/>
          </w:tcPr>
          <w:p w14:paraId="109AB9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自立訓練（機能訓練）</w:t>
            </w:r>
          </w:p>
        </w:tc>
        <w:tc>
          <w:tcPr>
            <w:tcW w:w="2200" w:type="dxa"/>
            <w:tcMar>
              <w:top w:w="130" w:type="dxa"/>
              <w:left w:w="130" w:type="dxa"/>
              <w:bottom w:w="130" w:type="dxa"/>
              <w:right w:w="130" w:type="dxa"/>
            </w:tcMar>
            <w:vAlign w:val="center"/>
          </w:tcPr>
          <w:p w14:paraId="1AC3B6A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614241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5E1B8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6E4D5CDD" w14:textId="77777777">
        <w:trPr>
          <w:cantSplit/>
        </w:trPr>
        <w:tc>
          <w:tcPr>
            <w:tcW w:w="2400" w:type="dxa"/>
            <w:tcMar>
              <w:top w:w="130" w:type="dxa"/>
              <w:left w:w="130" w:type="dxa"/>
              <w:bottom w:w="130" w:type="dxa"/>
              <w:right w:w="130" w:type="dxa"/>
            </w:tcMar>
            <w:vAlign w:val="center"/>
          </w:tcPr>
          <w:p w14:paraId="7C8E955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自立訓練（生活訓練）</w:t>
            </w:r>
          </w:p>
        </w:tc>
        <w:tc>
          <w:tcPr>
            <w:tcW w:w="2200" w:type="dxa"/>
            <w:tcMar>
              <w:top w:w="130" w:type="dxa"/>
              <w:left w:w="130" w:type="dxa"/>
              <w:bottom w:w="130" w:type="dxa"/>
              <w:right w:w="130" w:type="dxa"/>
            </w:tcMar>
            <w:vAlign w:val="center"/>
          </w:tcPr>
          <w:p w14:paraId="050532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336B91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40CC07A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r>
    </w:tbl>
    <w:p w14:paraId="28F07F06"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2D45E305"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地域生活移行者等が自立した日常生活をおくるための訓練として利用されており、第７期の利用実績（月２～５人）を踏まえ、各年度２人、40人日を見込んでいます。</w:t>
      </w:r>
    </w:p>
    <w:p w14:paraId="6D23087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（3）就労選択支援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A761666" w14:textId="77777777">
        <w:trPr>
          <w:cantSplit/>
          <w:tblHeader/>
        </w:trPr>
        <w:tc>
          <w:tcPr>
            <w:tcW w:w="1800" w:type="dxa"/>
            <w:shd w:val="clear" w:color="auto" w:fill="DCE8DC"/>
            <w:tcMar>
              <w:top w:w="130" w:type="dxa"/>
              <w:left w:w="130" w:type="dxa"/>
              <w:bottom w:w="130" w:type="dxa"/>
              <w:right w:w="130" w:type="dxa"/>
            </w:tcMar>
            <w:vAlign w:val="center"/>
          </w:tcPr>
          <w:p w14:paraId="74097CC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2B0592C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FDC88B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D7B2941" w14:textId="77777777">
        <w:trPr>
          <w:cantSplit/>
        </w:trPr>
        <w:tc>
          <w:tcPr>
            <w:tcW w:w="1800" w:type="dxa"/>
            <w:tcMar>
              <w:top w:w="130" w:type="dxa"/>
              <w:left w:w="130" w:type="dxa"/>
              <w:bottom w:w="130" w:type="dxa"/>
              <w:right w:w="130" w:type="dxa"/>
            </w:tcMar>
            <w:vAlign w:val="center"/>
          </w:tcPr>
          <w:p w14:paraId="3F45FD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7B277F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障がい者本人が就労先・働き方についてより良い選択ができるよう、就労アセスメントの手法を活用して、本人の希望、就労能力や適性等に合った選択を支援します。</w:t>
            </w:r>
          </w:p>
        </w:tc>
        <w:tc>
          <w:tcPr>
            <w:tcW w:w="2500" w:type="dxa"/>
            <w:tcMar>
              <w:top w:w="130" w:type="dxa"/>
              <w:left w:w="130" w:type="dxa"/>
              <w:bottom w:w="130" w:type="dxa"/>
              <w:right w:w="130" w:type="dxa"/>
            </w:tcMar>
            <w:vAlign w:val="center"/>
          </w:tcPr>
          <w:p w14:paraId="354EDC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就労移行支援又は就労継続支援を利用する意向を有する者及び現に利用している者</w:t>
            </w:r>
          </w:p>
        </w:tc>
      </w:tr>
    </w:tbl>
    <w:p w14:paraId="68EA73D5"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6BE4E28" w14:textId="77777777">
        <w:trPr>
          <w:cantSplit/>
          <w:tblHeader/>
        </w:trPr>
        <w:tc>
          <w:tcPr>
            <w:tcW w:w="2400" w:type="dxa"/>
            <w:shd w:val="clear" w:color="auto" w:fill="DCE8DC"/>
            <w:tcMar>
              <w:top w:w="130" w:type="dxa"/>
              <w:left w:w="130" w:type="dxa"/>
              <w:bottom w:w="130" w:type="dxa"/>
              <w:right w:w="130" w:type="dxa"/>
            </w:tcMar>
            <w:vAlign w:val="center"/>
          </w:tcPr>
          <w:p w14:paraId="056AAE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68BC568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C5042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E15D5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2DC176B6" w14:textId="77777777">
        <w:trPr>
          <w:cantSplit/>
        </w:trPr>
        <w:tc>
          <w:tcPr>
            <w:tcW w:w="2400" w:type="dxa"/>
            <w:tcMar>
              <w:top w:w="130" w:type="dxa"/>
              <w:left w:w="130" w:type="dxa"/>
              <w:bottom w:w="130" w:type="dxa"/>
              <w:right w:w="130" w:type="dxa"/>
            </w:tcMar>
            <w:vAlign w:val="center"/>
          </w:tcPr>
          <w:p w14:paraId="3DC91D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就労選択支援</w:t>
            </w:r>
          </w:p>
        </w:tc>
        <w:tc>
          <w:tcPr>
            <w:tcW w:w="2200" w:type="dxa"/>
            <w:tcMar>
              <w:top w:w="130" w:type="dxa"/>
              <w:left w:w="130" w:type="dxa"/>
              <w:bottom w:w="130" w:type="dxa"/>
              <w:right w:w="130" w:type="dxa"/>
            </w:tcMar>
            <w:vAlign w:val="center"/>
          </w:tcPr>
          <w:p w14:paraId="678980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w:t>
            </w:r>
          </w:p>
        </w:tc>
        <w:tc>
          <w:tcPr>
            <w:tcW w:w="2200" w:type="dxa"/>
            <w:tcMar>
              <w:top w:w="130" w:type="dxa"/>
              <w:left w:w="130" w:type="dxa"/>
              <w:bottom w:w="130" w:type="dxa"/>
              <w:right w:w="130" w:type="dxa"/>
            </w:tcMar>
            <w:vAlign w:val="center"/>
          </w:tcPr>
          <w:p w14:paraId="211DAE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AC11E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2DC176B6" w14:textId="77777777">
        <w:trPr>
          <w:cantSplit/>
          <w:ins w:id="90104" w:author="Ryo Wakayama" w:date="2026-10-20T09:00:00Z"/>
        </w:trPr>
        <w:tc>
          <w:tcPr>
            <w:tcW w:w="2400" w:type="dxa"/>
            <w:tcMar>
              <w:top w:w="130" w:type="dxa"/>
              <w:left w:w="130" w:type="dxa"/>
              <w:bottom w:w="130" w:type="dxa"/>
              <w:right w:w="130" w:type="dxa"/>
            </w:tcMar>
            <w:vAlign w:val="center"/>
          </w:tcPr>
          <w:p w14:paraId="3DC91DD0" w14:textId="77777777" w:rsidR="009D6CAB" w:rsidRPr="00370011" w:rsidRDefault="00000000">
            <w:pPr>
              <w:spacing w:line="320" w:lineRule="auto"/>
              <w:rPr>
                <w:ins w:id="90105" w:author="Ryo Wakayama" w:date="2026-10-20T09:00:00Z"/>
                <w:rFonts w:ascii="BIZ UDPゴシック" w:eastAsia="BIZ UDPゴシック" w:hAnsi="BIZ UDPゴシック"/>
              </w:rPr>
            </w:pPr>
            <w:ins w:id="90106"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678980C3" w14:textId="77777777" w:rsidR="009D6CAB" w:rsidRPr="00370011" w:rsidRDefault="00000000">
            <w:pPr>
              <w:spacing w:line="320" w:lineRule="auto"/>
              <w:rPr>
                <w:ins w:id="90107" w:author="Ryo Wakayama" w:date="2026-10-20T09:00:00Z"/>
                <w:rFonts w:ascii="BIZ UDPゴシック" w:eastAsia="BIZ UDPゴシック" w:hAnsi="BIZ UDPゴシック"/>
              </w:rPr>
            </w:pPr>
            <w:ins w:id="90108" w:author="Ryo Wakayama" w:date="2026-10-20T09:00:00Z">
              <w:r>
                <w:rPr>
                  <w:rFonts w:ascii="BIZ UDPゴシック" w:eastAsia="BIZ UDPゴシック" w:hAnsi="BIZ UDPゴシック"/>
                  <w:sz w:val="20"/>
                  <w:szCs w:val="20"/>
                </w:rPr>
                <w:t xml:space="preserve">―</w:t>
              </w:r>
            </w:ins>
          </w:p>
        </w:tc>
        <w:tc>
          <w:tcPr>
            <w:tcW w:w="2200" w:type="dxa"/>
            <w:tcMar>
              <w:top w:w="130" w:type="dxa"/>
              <w:left w:w="130" w:type="dxa"/>
              <w:bottom w:w="130" w:type="dxa"/>
              <w:right w:w="130" w:type="dxa"/>
            </w:tcMar>
            <w:vAlign w:val="center"/>
          </w:tcPr>
          <w:p w14:paraId="211DAEA1" w14:textId="77777777" w:rsidR="009D6CAB" w:rsidRPr="00370011" w:rsidRDefault="00000000">
            <w:pPr>
              <w:spacing w:line="320" w:lineRule="auto"/>
              <w:rPr>
                <w:ins w:id="90109" w:author="Ryo Wakayama" w:date="2026-10-20T09:00:00Z"/>
                <w:rFonts w:ascii="BIZ UDPゴシック" w:eastAsia="BIZ UDPゴシック" w:hAnsi="BIZ UDPゴシック"/>
              </w:rPr>
            </w:pPr>
            <w:ins w:id="90110" w:author="Ryo Wakayama" w:date="2026-10-20T09:00:00Z">
              <w:r>
                <w:rPr>
                  <w:rFonts w:ascii="BIZ UDPゴシック" w:eastAsia="BIZ UDPゴシック" w:hAnsi="BIZ UDPゴシック"/>
                  <w:sz w:val="20"/>
                  <w:szCs w:val="20"/>
                </w:rPr>
                <w:t xml:space="preserve">―</w:t>
              </w:r>
            </w:ins>
          </w:p>
        </w:tc>
        <w:tc>
          <w:tcPr>
            <w:tcW w:w="2200" w:type="dxa"/>
            <w:tcMar>
              <w:top w:w="130" w:type="dxa"/>
              <w:left w:w="130" w:type="dxa"/>
              <w:bottom w:w="130" w:type="dxa"/>
              <w:right w:w="130" w:type="dxa"/>
            </w:tcMar>
            <w:vAlign w:val="center"/>
          </w:tcPr>
          <w:p w14:paraId="0AC11EA6" w14:textId="77777777" w:rsidR="009D6CAB" w:rsidRPr="00370011" w:rsidRDefault="00000000">
            <w:pPr>
              <w:spacing w:line="320" w:lineRule="auto"/>
              <w:rPr>
                <w:ins w:id="90111" w:author="Ryo Wakayama" w:date="2026-10-20T09:00:00Z"/>
                <w:rFonts w:ascii="BIZ UDPゴシック" w:eastAsia="BIZ UDPゴシック" w:hAnsi="BIZ UDPゴシック"/>
              </w:rPr>
            </w:pPr>
            <w:ins w:id="90112" w:author="Ryo Wakayama" w:date="2026-10-20T09:00:00Z">
              <w:r>
                <w:rPr>
                  <w:rFonts w:ascii="BIZ UDPゴシック" w:eastAsia="BIZ UDPゴシック" w:hAnsi="BIZ UDPゴシック"/>
                  <w:sz w:val="20"/>
                  <w:szCs w:val="20"/>
                </w:rPr>
                <w:t xml:space="preserve">―</w:t>
              </w:r>
            </w:ins>
          </w:p>
        </w:tc>
      </w:tr>
    </w:tbl>
    <w:p w14:paraId="71F3E4A1"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53FA672" w14:textId="77777777">
        <w:trPr>
          <w:cantSplit/>
          <w:tblHeader/>
        </w:trPr>
        <w:tc>
          <w:tcPr>
            <w:tcW w:w="2400" w:type="dxa"/>
            <w:shd w:val="clear" w:color="auto" w:fill="DCE8DC"/>
            <w:tcMar>
              <w:top w:w="130" w:type="dxa"/>
              <w:left w:w="130" w:type="dxa"/>
              <w:bottom w:w="130" w:type="dxa"/>
              <w:right w:w="130" w:type="dxa"/>
            </w:tcMar>
            <w:vAlign w:val="center"/>
          </w:tcPr>
          <w:p w14:paraId="3496DD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1AB8043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085B4D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477DB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E727F3F" w14:textId="77777777">
        <w:trPr>
          <w:cantSplit/>
        </w:trPr>
        <w:tc>
          <w:tcPr>
            <w:tcW w:w="2400" w:type="dxa"/>
            <w:tcMar>
              <w:top w:w="130" w:type="dxa"/>
              <w:left w:w="130" w:type="dxa"/>
              <w:bottom w:w="130" w:type="dxa"/>
              <w:right w:w="130" w:type="dxa"/>
            </w:tcMar>
            <w:vAlign w:val="center"/>
          </w:tcPr>
          <w:p w14:paraId="35E130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就労選択支援</w:t>
            </w:r>
          </w:p>
        </w:tc>
        <w:tc>
          <w:tcPr>
            <w:tcW w:w="2200" w:type="dxa"/>
            <w:tcMar>
              <w:top w:w="130" w:type="dxa"/>
              <w:left w:w="130" w:type="dxa"/>
              <w:bottom w:w="130" w:type="dxa"/>
              <w:right w:w="130" w:type="dxa"/>
            </w:tcMar>
            <w:vAlign w:val="center"/>
          </w:tcPr>
          <w:p w14:paraId="1B204D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149CB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71DD4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69888986"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lastRenderedPageBreak/>
        <w:t>〈 見込量確保の方策 〉</w:t>
      </w:r>
    </w:p>
    <w:p w14:paraId="3610BA43"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７年10月に創設された新サービスです。町内には事業所がないため、町外の事業所を利用せざるを得ない状況にありますが、就労継続支援Ｂ型を新たに利用する際の入口となるサービスであり、令和９年４月以降は新たに就労継続支援Ａ型を利用する場合等にも原則として利用する仕組みとなる予定であることから、利用希望者が必要な時に利用できるよう、近隣事業所や田村地方基幹相談支援センターと連携して体制を確保します。</w:t>
      </w:r>
    </w:p>
    <w:p w14:paraId="3AC67B5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（4）就労移行支援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6C071874" w14:textId="77777777">
        <w:trPr>
          <w:cantSplit/>
          <w:tblHeader/>
        </w:trPr>
        <w:tc>
          <w:tcPr>
            <w:tcW w:w="1800" w:type="dxa"/>
            <w:shd w:val="clear" w:color="auto" w:fill="DCE8DC"/>
            <w:tcMar>
              <w:top w:w="130" w:type="dxa"/>
              <w:left w:w="130" w:type="dxa"/>
              <w:bottom w:w="130" w:type="dxa"/>
              <w:right w:w="130" w:type="dxa"/>
            </w:tcMar>
            <w:vAlign w:val="center"/>
          </w:tcPr>
          <w:p w14:paraId="6B76EB7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C33D77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7BDD18A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17456784" w14:textId="77777777">
        <w:trPr>
          <w:cantSplit/>
        </w:trPr>
        <w:tc>
          <w:tcPr>
            <w:tcW w:w="1800" w:type="dxa"/>
            <w:tcMar>
              <w:top w:w="130" w:type="dxa"/>
              <w:left w:w="130" w:type="dxa"/>
              <w:bottom w:w="130" w:type="dxa"/>
              <w:right w:w="130" w:type="dxa"/>
            </w:tcMar>
            <w:vAlign w:val="center"/>
          </w:tcPr>
          <w:p w14:paraId="674202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A561D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就労に必要な知識及び能力の向上のために必要な訓練、求職活動に関する支援、その適性に応じた職場の開拓、就職後の職場定着のための支援等を行います。</w:t>
            </w:r>
          </w:p>
        </w:tc>
        <w:tc>
          <w:tcPr>
            <w:tcW w:w="2500" w:type="dxa"/>
            <w:tcMar>
              <w:top w:w="130" w:type="dxa"/>
              <w:left w:w="130" w:type="dxa"/>
              <w:bottom w:w="130" w:type="dxa"/>
              <w:right w:w="130" w:type="dxa"/>
            </w:tcMar>
            <w:vAlign w:val="center"/>
          </w:tcPr>
          <w:p w14:paraId="04BB0F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一般就労を希望する65歳未満の者</w:t>
            </w:r>
          </w:p>
        </w:tc>
      </w:tr>
    </w:tbl>
    <w:p w14:paraId="5CA0F530"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AFF8D6A" w14:textId="77777777">
        <w:trPr>
          <w:cantSplit/>
          <w:tblHeader/>
        </w:trPr>
        <w:tc>
          <w:tcPr>
            <w:tcW w:w="2400" w:type="dxa"/>
            <w:shd w:val="clear" w:color="auto" w:fill="DCE8DC"/>
            <w:tcMar>
              <w:top w:w="130" w:type="dxa"/>
              <w:left w:w="130" w:type="dxa"/>
              <w:bottom w:w="130" w:type="dxa"/>
              <w:right w:w="130" w:type="dxa"/>
            </w:tcMar>
            <w:vAlign w:val="center"/>
          </w:tcPr>
          <w:p w14:paraId="25EB22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488A2BB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7BB63B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6AEC6C3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9D08D89" w14:textId="77777777">
        <w:trPr>
          <w:cantSplit/>
        </w:trPr>
        <w:tc>
          <w:tcPr>
            <w:tcW w:w="2400" w:type="dxa"/>
            <w:tcMar>
              <w:top w:w="130" w:type="dxa"/>
              <w:left w:w="130" w:type="dxa"/>
              <w:bottom w:w="130" w:type="dxa"/>
              <w:right w:w="130" w:type="dxa"/>
            </w:tcMar>
            <w:vAlign w:val="center"/>
          </w:tcPr>
          <w:p w14:paraId="08E0C7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2200" w:type="dxa"/>
            <w:tcMar>
              <w:top w:w="130" w:type="dxa"/>
              <w:left w:w="130" w:type="dxa"/>
              <w:bottom w:w="130" w:type="dxa"/>
              <w:right w:w="130" w:type="dxa"/>
            </w:tcMar>
            <w:vAlign w:val="center"/>
          </w:tcPr>
          <w:p w14:paraId="3251F8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21人日／1人</w:t>
            </w:r>
          </w:p>
        </w:tc>
        <w:tc>
          <w:tcPr>
            <w:tcW w:w="2200" w:type="dxa"/>
            <w:tcMar>
              <w:top w:w="130" w:type="dxa"/>
              <w:left w:w="130" w:type="dxa"/>
              <w:bottom w:w="130" w:type="dxa"/>
              <w:right w:w="130" w:type="dxa"/>
            </w:tcMar>
            <w:vAlign w:val="center"/>
          </w:tcPr>
          <w:p w14:paraId="0DA9BF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29人日／2人</w:t>
            </w:r>
          </w:p>
        </w:tc>
        <w:tc>
          <w:tcPr>
            <w:tcW w:w="2200" w:type="dxa"/>
            <w:tcMar>
              <w:top w:w="130" w:type="dxa"/>
              <w:left w:w="130" w:type="dxa"/>
              <w:bottom w:w="130" w:type="dxa"/>
              <w:right w:w="130" w:type="dxa"/>
            </w:tcMar>
            <w:vAlign w:val="center"/>
          </w:tcPr>
          <w:p w14:paraId="442AD2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39D08D89" w14:textId="77777777">
        <w:trPr>
          <w:cantSplit/>
          <w:ins w:id="90113" w:author="Ryo Wakayama" w:date="2026-10-20T09:00:00Z"/>
        </w:trPr>
        <w:tc>
          <w:tcPr>
            <w:tcW w:w="2400" w:type="dxa"/>
            <w:tcMar>
              <w:top w:w="130" w:type="dxa"/>
              <w:left w:w="130" w:type="dxa"/>
              <w:bottom w:w="130" w:type="dxa"/>
              <w:right w:w="130" w:type="dxa"/>
            </w:tcMar>
            <w:vAlign w:val="center"/>
          </w:tcPr>
          <w:p w14:paraId="08E0C77F" w14:textId="77777777" w:rsidR="009D6CAB" w:rsidRPr="00370011" w:rsidRDefault="00000000">
            <w:pPr>
              <w:spacing w:line="320" w:lineRule="auto"/>
              <w:rPr>
                <w:ins w:id="90114" w:author="Ryo Wakayama" w:date="2026-10-20T09:00:00Z"/>
                <w:rFonts w:ascii="BIZ UDPゴシック" w:eastAsia="BIZ UDPゴシック" w:hAnsi="BIZ UDPゴシック"/>
              </w:rPr>
            </w:pPr>
            <w:ins w:id="90115"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3251F827" w14:textId="77777777" w:rsidR="009D6CAB" w:rsidRPr="00370011" w:rsidRDefault="00000000">
            <w:pPr>
              <w:spacing w:line="320" w:lineRule="auto"/>
              <w:rPr>
                <w:ins w:id="90116" w:author="Ryo Wakayama" w:date="2026-10-20T09:00:00Z"/>
                <w:rFonts w:ascii="BIZ UDPゴシック" w:eastAsia="BIZ UDPゴシック" w:hAnsi="BIZ UDPゴシック"/>
              </w:rPr>
            </w:pPr>
            <w:ins w:id="90117" w:author="Ryo Wakayama" w:date="2026-10-20T09:00:00Z">
              <w:r>
                <w:rPr>
                  <w:rFonts w:ascii="BIZ UDPゴシック" w:eastAsia="BIZ UDPゴシック" w:hAnsi="BIZ UDPゴシック"/>
                  <w:sz w:val="20"/>
                  <w:szCs w:val="20"/>
                </w:rPr>
                <w:t xml:space="preserve">61人日／3人</w:t>
              </w:r>
            </w:ins>
          </w:p>
        </w:tc>
        <w:tc>
          <w:tcPr>
            <w:tcW w:w="2200" w:type="dxa"/>
            <w:tcMar>
              <w:top w:w="130" w:type="dxa"/>
              <w:left w:w="130" w:type="dxa"/>
              <w:bottom w:w="130" w:type="dxa"/>
              <w:right w:w="130" w:type="dxa"/>
            </w:tcMar>
            <w:vAlign w:val="center"/>
          </w:tcPr>
          <w:p w14:paraId="0DA9BFAC" w14:textId="77777777" w:rsidR="009D6CAB" w:rsidRPr="00370011" w:rsidRDefault="00000000">
            <w:pPr>
              <w:spacing w:line="320" w:lineRule="auto"/>
              <w:rPr>
                <w:ins w:id="90118" w:author="Ryo Wakayama" w:date="2026-10-20T09:00:00Z"/>
                <w:rFonts w:ascii="BIZ UDPゴシック" w:eastAsia="BIZ UDPゴシック" w:hAnsi="BIZ UDPゴシック"/>
              </w:rPr>
            </w:pPr>
            <w:ins w:id="90119" w:author="Ryo Wakayama" w:date="2026-10-20T09:00:00Z">
              <w:r>
                <w:rPr>
                  <w:rFonts w:ascii="BIZ UDPゴシック" w:eastAsia="BIZ UDPゴシック" w:hAnsi="BIZ UDPゴシック"/>
                  <w:sz w:val="20"/>
                  <w:szCs w:val="20"/>
                </w:rPr>
                <w:t xml:space="preserve">61人日／3人</w:t>
              </w:r>
            </w:ins>
          </w:p>
        </w:tc>
        <w:tc>
          <w:tcPr>
            <w:tcW w:w="2200" w:type="dxa"/>
            <w:tcMar>
              <w:top w:w="130" w:type="dxa"/>
              <w:left w:w="130" w:type="dxa"/>
              <w:bottom w:w="130" w:type="dxa"/>
              <w:right w:w="130" w:type="dxa"/>
            </w:tcMar>
            <w:vAlign w:val="center"/>
          </w:tcPr>
          <w:p w14:paraId="442AD23F" w14:textId="77777777" w:rsidR="009D6CAB" w:rsidRPr="00370011" w:rsidRDefault="00000000">
            <w:pPr>
              <w:spacing w:line="320" w:lineRule="auto"/>
              <w:rPr>
                <w:ins w:id="90120" w:author="Ryo Wakayama" w:date="2026-10-20T09:00:00Z"/>
                <w:rFonts w:ascii="BIZ UDPゴシック" w:eastAsia="BIZ UDPゴシック" w:hAnsi="BIZ UDPゴシック"/>
              </w:rPr>
            </w:pPr>
            <w:ins w:id="90121" w:author="Ryo Wakayama" w:date="2026-10-20T09:00:00Z">
              <w:r>
                <w:rPr>
                  <w:rFonts w:ascii="BIZ UDPゴシック" w:eastAsia="BIZ UDPゴシック" w:hAnsi="BIZ UDPゴシック"/>
                  <w:sz w:val="20"/>
                  <w:szCs w:val="20"/>
                </w:rPr>
                <w:t xml:space="preserve">61人日／3人</w:t>
              </w:r>
            </w:ins>
          </w:p>
        </w:tc>
      </w:tr>
    </w:tbl>
    <w:p w14:paraId="10D281A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E57F74" w14:textId="77777777">
        <w:trPr>
          <w:cantSplit/>
          <w:tblHeader/>
        </w:trPr>
        <w:tc>
          <w:tcPr>
            <w:tcW w:w="2400" w:type="dxa"/>
            <w:shd w:val="clear" w:color="auto" w:fill="DCE8DC"/>
            <w:tcMar>
              <w:top w:w="130" w:type="dxa"/>
              <w:left w:w="130" w:type="dxa"/>
              <w:bottom w:w="130" w:type="dxa"/>
              <w:right w:w="130" w:type="dxa"/>
            </w:tcMar>
            <w:vAlign w:val="center"/>
          </w:tcPr>
          <w:p w14:paraId="76C4EF6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7C215FC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763CD2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AC126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9B0C1ED" w14:textId="77777777">
        <w:trPr>
          <w:cantSplit/>
        </w:trPr>
        <w:tc>
          <w:tcPr>
            <w:tcW w:w="2400" w:type="dxa"/>
            <w:tcMar>
              <w:top w:w="130" w:type="dxa"/>
              <w:left w:w="130" w:type="dxa"/>
              <w:bottom w:w="130" w:type="dxa"/>
              <w:right w:w="130" w:type="dxa"/>
            </w:tcMar>
            <w:vAlign w:val="center"/>
          </w:tcPr>
          <w:p w14:paraId="655757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w:t>
            </w:r>
          </w:p>
        </w:tc>
        <w:tc>
          <w:tcPr>
            <w:tcW w:w="2200" w:type="dxa"/>
            <w:tcMar>
              <w:top w:w="130" w:type="dxa"/>
              <w:left w:w="130" w:type="dxa"/>
              <w:bottom w:w="130" w:type="dxa"/>
              <w:right w:w="130" w:type="dxa"/>
            </w:tcMar>
            <w:vAlign w:val="center"/>
          </w:tcPr>
          <w:p w14:paraId="62D561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20人日／1人</w:t>
            </w:r>
          </w:p>
        </w:tc>
        <w:tc>
          <w:tcPr>
            <w:tcW w:w="2200" w:type="dxa"/>
            <w:tcMar>
              <w:top w:w="130" w:type="dxa"/>
              <w:left w:w="130" w:type="dxa"/>
              <w:bottom w:w="130" w:type="dxa"/>
              <w:right w:w="130" w:type="dxa"/>
            </w:tcMar>
            <w:vAlign w:val="center"/>
          </w:tcPr>
          <w:p w14:paraId="2EF78D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c>
          <w:tcPr>
            <w:tcW w:w="2200" w:type="dxa"/>
            <w:tcMar>
              <w:top w:w="130" w:type="dxa"/>
              <w:left w:w="130" w:type="dxa"/>
              <w:bottom w:w="130" w:type="dxa"/>
              <w:right w:w="130" w:type="dxa"/>
            </w:tcMar>
            <w:vAlign w:val="center"/>
          </w:tcPr>
          <w:p w14:paraId="69F1BB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40人日／2人</w:t>
            </w:r>
          </w:p>
        </w:tc>
      </w:tr>
    </w:tbl>
    <w:p w14:paraId="0D0CA62C"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94FB03D"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７期の利用実績は月０～２人で推移していますが、第５章の一般就労移行者数の目標（令和11年度２人）も踏まえ、令和10年度以降は２人の利用を見込んでいます。就労選択支援の創設も踏まえ、一般就労に向けた訓練・職場定着支援の継続的な利用を見込んでいます。</w:t>
      </w:r>
    </w:p>
    <w:p w14:paraId="4128EE3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（5）就労継続支援（Ａ型）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E6322CF" w14:textId="77777777">
        <w:trPr>
          <w:cantSplit/>
          <w:tblHeader/>
        </w:trPr>
        <w:tc>
          <w:tcPr>
            <w:tcW w:w="1800" w:type="dxa"/>
            <w:shd w:val="clear" w:color="auto" w:fill="DCE8DC"/>
            <w:tcMar>
              <w:top w:w="130" w:type="dxa"/>
              <w:left w:w="130" w:type="dxa"/>
              <w:bottom w:w="130" w:type="dxa"/>
              <w:right w:w="130" w:type="dxa"/>
            </w:tcMar>
            <w:vAlign w:val="center"/>
          </w:tcPr>
          <w:p w14:paraId="5A47E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給付の種類</w:t>
            </w:r>
          </w:p>
        </w:tc>
        <w:tc>
          <w:tcPr>
            <w:tcW w:w="4700" w:type="dxa"/>
            <w:shd w:val="clear" w:color="auto" w:fill="DCE8DC"/>
            <w:tcMar>
              <w:top w:w="130" w:type="dxa"/>
              <w:left w:w="130" w:type="dxa"/>
              <w:bottom w:w="130" w:type="dxa"/>
              <w:right w:w="130" w:type="dxa"/>
            </w:tcMar>
            <w:vAlign w:val="center"/>
          </w:tcPr>
          <w:p w14:paraId="1380A8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9CED2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8AF23D1" w14:textId="77777777">
        <w:trPr>
          <w:cantSplit/>
        </w:trPr>
        <w:tc>
          <w:tcPr>
            <w:tcW w:w="1800" w:type="dxa"/>
            <w:tcMar>
              <w:top w:w="130" w:type="dxa"/>
              <w:left w:w="130" w:type="dxa"/>
              <w:bottom w:w="130" w:type="dxa"/>
              <w:right w:w="130" w:type="dxa"/>
            </w:tcMar>
            <w:vAlign w:val="center"/>
          </w:tcPr>
          <w:p w14:paraId="5C3B13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17086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生産活動やその他活動の機会の提供、就労に必要な知識及び能力の向上のために必要な訓練その他の必要な支援を行います。</w:t>
            </w:r>
          </w:p>
        </w:tc>
        <w:tc>
          <w:tcPr>
            <w:tcW w:w="2500" w:type="dxa"/>
            <w:tcMar>
              <w:top w:w="130" w:type="dxa"/>
              <w:left w:w="130" w:type="dxa"/>
              <w:bottom w:w="130" w:type="dxa"/>
              <w:right w:w="130" w:type="dxa"/>
            </w:tcMar>
            <w:vAlign w:val="center"/>
          </w:tcPr>
          <w:p w14:paraId="34ECBA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企業等に就労することが困難な障がいのある者</w:t>
            </w:r>
          </w:p>
        </w:tc>
      </w:tr>
    </w:tbl>
    <w:p w14:paraId="71FDF019"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2E8161" w14:textId="77777777">
        <w:trPr>
          <w:cantSplit/>
          <w:tblHeader/>
        </w:trPr>
        <w:tc>
          <w:tcPr>
            <w:tcW w:w="2400" w:type="dxa"/>
            <w:shd w:val="clear" w:color="auto" w:fill="DCE8DC"/>
            <w:tcMar>
              <w:top w:w="130" w:type="dxa"/>
              <w:left w:w="130" w:type="dxa"/>
              <w:bottom w:w="130" w:type="dxa"/>
              <w:right w:w="130" w:type="dxa"/>
            </w:tcMar>
            <w:vAlign w:val="center"/>
          </w:tcPr>
          <w:p w14:paraId="35F0F3E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77CACD3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3A30D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EBFC67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4207143" w14:textId="77777777">
        <w:trPr>
          <w:cantSplit/>
        </w:trPr>
        <w:tc>
          <w:tcPr>
            <w:tcW w:w="2400" w:type="dxa"/>
            <w:tcMar>
              <w:top w:w="130" w:type="dxa"/>
              <w:left w:w="130" w:type="dxa"/>
              <w:bottom w:w="130" w:type="dxa"/>
              <w:right w:w="130" w:type="dxa"/>
            </w:tcMar>
            <w:vAlign w:val="center"/>
          </w:tcPr>
          <w:p w14:paraId="792623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w:t>
            </w:r>
          </w:p>
        </w:tc>
        <w:tc>
          <w:tcPr>
            <w:tcW w:w="2200" w:type="dxa"/>
            <w:tcMar>
              <w:top w:w="130" w:type="dxa"/>
              <w:left w:w="130" w:type="dxa"/>
              <w:bottom w:w="130" w:type="dxa"/>
              <w:right w:w="130" w:type="dxa"/>
            </w:tcMar>
            <w:vAlign w:val="center"/>
          </w:tcPr>
          <w:p w14:paraId="472542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163人日／8人</w:t>
            </w:r>
          </w:p>
        </w:tc>
        <w:tc>
          <w:tcPr>
            <w:tcW w:w="2200" w:type="dxa"/>
            <w:tcMar>
              <w:top w:w="130" w:type="dxa"/>
              <w:left w:w="130" w:type="dxa"/>
              <w:bottom w:w="130" w:type="dxa"/>
              <w:right w:w="130" w:type="dxa"/>
            </w:tcMar>
            <w:vAlign w:val="center"/>
          </w:tcPr>
          <w:p w14:paraId="7B78CA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188人日／9人</w:t>
            </w:r>
          </w:p>
        </w:tc>
        <w:tc>
          <w:tcPr>
            <w:tcW w:w="2200" w:type="dxa"/>
            <w:tcMar>
              <w:top w:w="130" w:type="dxa"/>
              <w:left w:w="130" w:type="dxa"/>
              <w:bottom w:w="130" w:type="dxa"/>
              <w:right w:w="130" w:type="dxa"/>
            </w:tcMar>
            <w:vAlign w:val="center"/>
          </w:tcPr>
          <w:p w14:paraId="64058D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238人日／11人</w:t>
            </w:r>
          </w:p>
        </w:tc>
      </w:tr>
      <w:tr w:rsidR="009D6CAB" w:rsidRPr="00370011" w14:paraId="44207143" w14:textId="77777777">
        <w:trPr>
          <w:cantSplit/>
          <w:ins w:id="90122" w:author="Ryo Wakayama" w:date="2026-10-20T09:00:00Z"/>
        </w:trPr>
        <w:tc>
          <w:tcPr>
            <w:tcW w:w="2400" w:type="dxa"/>
            <w:tcMar>
              <w:top w:w="130" w:type="dxa"/>
              <w:left w:w="130" w:type="dxa"/>
              <w:bottom w:w="130" w:type="dxa"/>
              <w:right w:w="130" w:type="dxa"/>
            </w:tcMar>
            <w:vAlign w:val="center"/>
          </w:tcPr>
          <w:p w14:paraId="7926234D" w14:textId="77777777" w:rsidR="009D6CAB" w:rsidRPr="00370011" w:rsidRDefault="00000000">
            <w:pPr>
              <w:spacing w:line="320" w:lineRule="auto"/>
              <w:rPr>
                <w:ins w:id="90123" w:author="Ryo Wakayama" w:date="2026-10-20T09:00:00Z"/>
                <w:rFonts w:ascii="BIZ UDPゴシック" w:eastAsia="BIZ UDPゴシック" w:hAnsi="BIZ UDPゴシック"/>
              </w:rPr>
            </w:pPr>
            <w:ins w:id="90124"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47254299" w14:textId="77777777" w:rsidR="009D6CAB" w:rsidRPr="00370011" w:rsidRDefault="00000000">
            <w:pPr>
              <w:spacing w:line="320" w:lineRule="auto"/>
              <w:rPr>
                <w:ins w:id="90125" w:author="Ryo Wakayama" w:date="2026-10-20T09:00:00Z"/>
                <w:rFonts w:ascii="BIZ UDPゴシック" w:eastAsia="BIZ UDPゴシック" w:hAnsi="BIZ UDPゴシック"/>
              </w:rPr>
            </w:pPr>
            <w:ins w:id="90126" w:author="Ryo Wakayama" w:date="2026-10-20T09:00:00Z">
              <w:r>
                <w:rPr>
                  <w:rFonts w:ascii="BIZ UDPゴシック" w:eastAsia="BIZ UDPゴシック" w:hAnsi="BIZ UDPゴシック"/>
                  <w:sz w:val="20"/>
                  <w:szCs w:val="20"/>
                </w:rPr>
                <w:t xml:space="preserve">46人日／2人</w:t>
              </w:r>
            </w:ins>
          </w:p>
        </w:tc>
        <w:tc>
          <w:tcPr>
            <w:tcW w:w="2200" w:type="dxa"/>
            <w:tcMar>
              <w:top w:w="130" w:type="dxa"/>
              <w:left w:w="130" w:type="dxa"/>
              <w:bottom w:w="130" w:type="dxa"/>
              <w:right w:w="130" w:type="dxa"/>
            </w:tcMar>
            <w:vAlign w:val="center"/>
          </w:tcPr>
          <w:p w14:paraId="7B78CAB5" w14:textId="77777777" w:rsidR="009D6CAB" w:rsidRPr="00370011" w:rsidRDefault="00000000">
            <w:pPr>
              <w:spacing w:line="320" w:lineRule="auto"/>
              <w:rPr>
                <w:ins w:id="90127" w:author="Ryo Wakayama" w:date="2026-10-20T09:00:00Z"/>
                <w:rFonts w:ascii="BIZ UDPゴシック" w:eastAsia="BIZ UDPゴシック" w:hAnsi="BIZ UDPゴシック"/>
              </w:rPr>
            </w:pPr>
            <w:ins w:id="90128" w:author="Ryo Wakayama" w:date="2026-10-20T09:00:00Z">
              <w:r>
                <w:rPr>
                  <w:rFonts w:ascii="BIZ UDPゴシック" w:eastAsia="BIZ UDPゴシック" w:hAnsi="BIZ UDPゴシック"/>
                  <w:sz w:val="20"/>
                  <w:szCs w:val="20"/>
                </w:rPr>
                <w:t xml:space="preserve">46人日／2人</w:t>
              </w:r>
            </w:ins>
          </w:p>
        </w:tc>
        <w:tc>
          <w:tcPr>
            <w:tcW w:w="2200" w:type="dxa"/>
            <w:tcMar>
              <w:top w:w="130" w:type="dxa"/>
              <w:left w:w="130" w:type="dxa"/>
              <w:bottom w:w="130" w:type="dxa"/>
              <w:right w:w="130" w:type="dxa"/>
            </w:tcMar>
            <w:vAlign w:val="center"/>
          </w:tcPr>
          <w:p w14:paraId="64058DDE" w14:textId="77777777" w:rsidR="009D6CAB" w:rsidRPr="00370011" w:rsidRDefault="00000000">
            <w:pPr>
              <w:spacing w:line="320" w:lineRule="auto"/>
              <w:rPr>
                <w:ins w:id="90129" w:author="Ryo Wakayama" w:date="2026-10-20T09:00:00Z"/>
                <w:rFonts w:ascii="BIZ UDPゴシック" w:eastAsia="BIZ UDPゴシック" w:hAnsi="BIZ UDPゴシック"/>
              </w:rPr>
            </w:pPr>
            <w:ins w:id="90130" w:author="Ryo Wakayama" w:date="2026-10-20T09:00:00Z">
              <w:r>
                <w:rPr>
                  <w:rFonts w:ascii="BIZ UDPゴシック" w:eastAsia="BIZ UDPゴシック" w:hAnsi="BIZ UDPゴシック"/>
                  <w:sz w:val="20"/>
                  <w:szCs w:val="20"/>
                </w:rPr>
                <w:t xml:space="preserve">46人日／2人</w:t>
              </w:r>
            </w:ins>
          </w:p>
        </w:tc>
      </w:tr>
    </w:tbl>
    <w:p w14:paraId="2BA5FB98"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DE45897" w14:textId="77777777">
        <w:trPr>
          <w:cantSplit/>
          <w:tblHeader/>
        </w:trPr>
        <w:tc>
          <w:tcPr>
            <w:tcW w:w="2400" w:type="dxa"/>
            <w:shd w:val="clear" w:color="auto" w:fill="DCE8DC"/>
            <w:tcMar>
              <w:top w:w="130" w:type="dxa"/>
              <w:left w:w="130" w:type="dxa"/>
              <w:bottom w:w="130" w:type="dxa"/>
              <w:right w:w="130" w:type="dxa"/>
            </w:tcMar>
            <w:vAlign w:val="center"/>
          </w:tcPr>
          <w:p w14:paraId="19B1D1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5BB5EC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0306D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CECA78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25D3348F" w14:textId="77777777">
        <w:trPr>
          <w:cantSplit/>
        </w:trPr>
        <w:tc>
          <w:tcPr>
            <w:tcW w:w="2400" w:type="dxa"/>
            <w:tcMar>
              <w:top w:w="130" w:type="dxa"/>
              <w:left w:w="130" w:type="dxa"/>
              <w:bottom w:w="130" w:type="dxa"/>
              <w:right w:w="130" w:type="dxa"/>
            </w:tcMar>
            <w:vAlign w:val="center"/>
          </w:tcPr>
          <w:p w14:paraId="0C274B3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就労継続支援（Ａ型）</w:t>
            </w:r>
          </w:p>
        </w:tc>
        <w:tc>
          <w:tcPr>
            <w:tcW w:w="2200" w:type="dxa"/>
            <w:tcMar>
              <w:top w:w="130" w:type="dxa"/>
              <w:left w:w="130" w:type="dxa"/>
              <w:bottom w:w="130" w:type="dxa"/>
              <w:right w:w="130" w:type="dxa"/>
            </w:tcMar>
            <w:vAlign w:val="center"/>
          </w:tcPr>
          <w:p w14:paraId="5A7D0C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250人日／12人</w:t>
            </w:r>
          </w:p>
        </w:tc>
        <w:tc>
          <w:tcPr>
            <w:tcW w:w="2200" w:type="dxa"/>
            <w:tcMar>
              <w:top w:w="130" w:type="dxa"/>
              <w:left w:w="130" w:type="dxa"/>
              <w:bottom w:w="130" w:type="dxa"/>
              <w:right w:w="130" w:type="dxa"/>
            </w:tcMar>
            <w:vAlign w:val="center"/>
          </w:tcPr>
          <w:p w14:paraId="0A5508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270人日／13人</w:t>
            </w:r>
          </w:p>
        </w:tc>
        <w:tc>
          <w:tcPr>
            <w:tcW w:w="2200" w:type="dxa"/>
            <w:tcMar>
              <w:top w:w="130" w:type="dxa"/>
              <w:left w:w="130" w:type="dxa"/>
              <w:bottom w:w="130" w:type="dxa"/>
              <w:right w:w="130" w:type="dxa"/>
            </w:tcMar>
            <w:vAlign w:val="center"/>
          </w:tcPr>
          <w:p w14:paraId="7B2A6E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290人日／14人</w:t>
            </w:r>
          </w:p>
        </w:tc>
      </w:tr>
    </w:tbl>
    <w:p w14:paraId="3294201A"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77A04A3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７期の利用実績は増加傾向（令和６年度８人→令和８年度11人）にあることから、その推移を踏まえ、令和11年度には14人、290人日の利用を見込んでいます。また、令和９年４月以降は新たに利用する際に原則として就労選択支援を利用する仕組みとなる予定であることから、関係機関と連携して適切な利用につなげます。</w:t>
      </w:r>
    </w:p>
    <w:p w14:paraId="5B4C898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（6）就労継続支援（Ｂ型）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A78A715" w14:textId="77777777">
        <w:trPr>
          <w:cantSplit/>
          <w:tblHeader/>
        </w:trPr>
        <w:tc>
          <w:tcPr>
            <w:tcW w:w="1800" w:type="dxa"/>
            <w:shd w:val="clear" w:color="auto" w:fill="DCE8DC"/>
            <w:tcMar>
              <w:top w:w="130" w:type="dxa"/>
              <w:left w:w="130" w:type="dxa"/>
              <w:bottom w:w="130" w:type="dxa"/>
              <w:right w:w="130" w:type="dxa"/>
            </w:tcMar>
            <w:vAlign w:val="center"/>
          </w:tcPr>
          <w:p w14:paraId="224506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D29F6E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5DF27B7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EAF6EA8" w14:textId="77777777">
        <w:trPr>
          <w:cantSplit/>
        </w:trPr>
        <w:tc>
          <w:tcPr>
            <w:tcW w:w="1800" w:type="dxa"/>
            <w:tcMar>
              <w:top w:w="130" w:type="dxa"/>
              <w:left w:w="130" w:type="dxa"/>
              <w:bottom w:w="130" w:type="dxa"/>
              <w:right w:w="130" w:type="dxa"/>
            </w:tcMar>
            <w:vAlign w:val="center"/>
          </w:tcPr>
          <w:p w14:paraId="41AE92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130F8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就労に必要な知識及び能力の向上のために必要な訓練を行います。</w:t>
            </w:r>
          </w:p>
        </w:tc>
        <w:tc>
          <w:tcPr>
            <w:tcW w:w="2500" w:type="dxa"/>
            <w:tcMar>
              <w:top w:w="130" w:type="dxa"/>
              <w:left w:w="130" w:type="dxa"/>
              <w:bottom w:w="130" w:type="dxa"/>
              <w:right w:w="130" w:type="dxa"/>
            </w:tcMar>
            <w:vAlign w:val="center"/>
          </w:tcPr>
          <w:p w14:paraId="2EC9CC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就労移行支援事業などを利用したが就労に結びつかなかった者、就労経験があり離職した者等</w:t>
            </w:r>
          </w:p>
        </w:tc>
      </w:tr>
    </w:tbl>
    <w:p w14:paraId="7B34DDD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04FA030" w14:textId="77777777">
        <w:trPr>
          <w:cantSplit/>
          <w:tblHeader/>
        </w:trPr>
        <w:tc>
          <w:tcPr>
            <w:tcW w:w="2400" w:type="dxa"/>
            <w:shd w:val="clear" w:color="auto" w:fill="DCE8DC"/>
            <w:tcMar>
              <w:top w:w="130" w:type="dxa"/>
              <w:left w:w="130" w:type="dxa"/>
              <w:bottom w:w="130" w:type="dxa"/>
              <w:right w:w="130" w:type="dxa"/>
            </w:tcMar>
            <w:vAlign w:val="center"/>
          </w:tcPr>
          <w:p w14:paraId="362FBE3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60A17C3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E27B00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3982EF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9C4BEC2" w14:textId="77777777">
        <w:trPr>
          <w:cantSplit/>
        </w:trPr>
        <w:tc>
          <w:tcPr>
            <w:tcW w:w="2400" w:type="dxa"/>
            <w:tcMar>
              <w:top w:w="130" w:type="dxa"/>
              <w:left w:w="130" w:type="dxa"/>
              <w:bottom w:w="130" w:type="dxa"/>
              <w:right w:w="130" w:type="dxa"/>
            </w:tcMar>
            <w:vAlign w:val="center"/>
          </w:tcPr>
          <w:p w14:paraId="49C12A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就労継続支援（Ｂ型）</w:t>
            </w:r>
          </w:p>
        </w:tc>
        <w:tc>
          <w:tcPr>
            <w:tcW w:w="2200" w:type="dxa"/>
            <w:tcMar>
              <w:top w:w="130" w:type="dxa"/>
              <w:left w:w="130" w:type="dxa"/>
              <w:bottom w:w="130" w:type="dxa"/>
              <w:right w:w="130" w:type="dxa"/>
            </w:tcMar>
            <w:vAlign w:val="center"/>
          </w:tcPr>
          <w:p w14:paraId="127816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593人日／33人</w:t>
            </w:r>
          </w:p>
        </w:tc>
        <w:tc>
          <w:tcPr>
            <w:tcW w:w="2200" w:type="dxa"/>
            <w:tcMar>
              <w:top w:w="130" w:type="dxa"/>
              <w:left w:w="130" w:type="dxa"/>
              <w:bottom w:w="130" w:type="dxa"/>
              <w:right w:w="130" w:type="dxa"/>
            </w:tcMar>
            <w:vAlign w:val="center"/>
          </w:tcPr>
          <w:p w14:paraId="240554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626人日／35人</w:t>
            </w:r>
          </w:p>
        </w:tc>
        <w:tc>
          <w:tcPr>
            <w:tcW w:w="2200" w:type="dxa"/>
            <w:tcMar>
              <w:top w:w="130" w:type="dxa"/>
              <w:left w:w="130" w:type="dxa"/>
              <w:bottom w:w="130" w:type="dxa"/>
              <w:right w:w="130" w:type="dxa"/>
            </w:tcMar>
            <w:vAlign w:val="center"/>
          </w:tcPr>
          <w:p w14:paraId="7B8288B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664人日／36人</w:t>
            </w:r>
          </w:p>
        </w:tc>
      </w:tr>
      <w:tr w:rsidR="009D6CAB" w:rsidRPr="00370011" w14:paraId="59C4BEC2" w14:textId="77777777">
        <w:trPr>
          <w:cantSplit/>
          <w:ins w:id="90131" w:author="Ryo Wakayama" w:date="2026-10-20T09:00:00Z"/>
        </w:trPr>
        <w:tc>
          <w:tcPr>
            <w:tcW w:w="2400" w:type="dxa"/>
            <w:tcMar>
              <w:top w:w="130" w:type="dxa"/>
              <w:left w:w="130" w:type="dxa"/>
              <w:bottom w:w="130" w:type="dxa"/>
              <w:right w:w="130" w:type="dxa"/>
            </w:tcMar>
            <w:vAlign w:val="center"/>
          </w:tcPr>
          <w:p w14:paraId="49C12A14" w14:textId="77777777" w:rsidR="009D6CAB" w:rsidRPr="00370011" w:rsidRDefault="00000000">
            <w:pPr>
              <w:spacing w:line="320" w:lineRule="auto"/>
              <w:rPr>
                <w:ins w:id="90132" w:author="Ryo Wakayama" w:date="2026-10-20T09:00:00Z"/>
                <w:rFonts w:ascii="BIZ UDPゴシック" w:eastAsia="BIZ UDPゴシック" w:hAnsi="BIZ UDPゴシック"/>
              </w:rPr>
            </w:pPr>
            <w:ins w:id="90133"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1278168A" w14:textId="77777777" w:rsidR="009D6CAB" w:rsidRPr="00370011" w:rsidRDefault="00000000">
            <w:pPr>
              <w:spacing w:line="320" w:lineRule="auto"/>
              <w:rPr>
                <w:ins w:id="90134" w:author="Ryo Wakayama" w:date="2026-10-20T09:00:00Z"/>
                <w:rFonts w:ascii="BIZ UDPゴシック" w:eastAsia="BIZ UDPゴシック" w:hAnsi="BIZ UDPゴシック"/>
              </w:rPr>
            </w:pPr>
            <w:ins w:id="90135" w:author="Ryo Wakayama" w:date="2026-10-20T09:00:00Z">
              <w:r>
                <w:rPr>
                  <w:rFonts w:ascii="BIZ UDPゴシック" w:eastAsia="BIZ UDPゴシック" w:hAnsi="BIZ UDPゴシック"/>
                  <w:sz w:val="20"/>
                  <w:szCs w:val="20"/>
                </w:rPr>
                <w:t xml:space="preserve">874人日／38人</w:t>
              </w:r>
            </w:ins>
          </w:p>
        </w:tc>
        <w:tc>
          <w:tcPr>
            <w:tcW w:w="2200" w:type="dxa"/>
            <w:tcMar>
              <w:top w:w="130" w:type="dxa"/>
              <w:left w:w="130" w:type="dxa"/>
              <w:bottom w:w="130" w:type="dxa"/>
              <w:right w:w="130" w:type="dxa"/>
            </w:tcMar>
            <w:vAlign w:val="center"/>
          </w:tcPr>
          <w:p w14:paraId="2405545F" w14:textId="77777777" w:rsidR="009D6CAB" w:rsidRPr="00370011" w:rsidRDefault="00000000">
            <w:pPr>
              <w:spacing w:line="320" w:lineRule="auto"/>
              <w:rPr>
                <w:ins w:id="90136" w:author="Ryo Wakayama" w:date="2026-10-20T09:00:00Z"/>
                <w:rFonts w:ascii="BIZ UDPゴシック" w:eastAsia="BIZ UDPゴシック" w:hAnsi="BIZ UDPゴシック"/>
              </w:rPr>
            </w:pPr>
            <w:ins w:id="90137" w:author="Ryo Wakayama" w:date="2026-10-20T09:00:00Z">
              <w:r>
                <w:rPr>
                  <w:rFonts w:ascii="BIZ UDPゴシック" w:eastAsia="BIZ UDPゴシック" w:hAnsi="BIZ UDPゴシック"/>
                  <w:sz w:val="20"/>
                  <w:szCs w:val="20"/>
                </w:rPr>
                <w:t xml:space="preserve">874人日／38人</w:t>
              </w:r>
            </w:ins>
          </w:p>
        </w:tc>
        <w:tc>
          <w:tcPr>
            <w:tcW w:w="2200" w:type="dxa"/>
            <w:tcMar>
              <w:top w:w="130" w:type="dxa"/>
              <w:left w:w="130" w:type="dxa"/>
              <w:bottom w:w="130" w:type="dxa"/>
              <w:right w:w="130" w:type="dxa"/>
            </w:tcMar>
            <w:vAlign w:val="center"/>
          </w:tcPr>
          <w:p w14:paraId="7B8288BD" w14:textId="77777777" w:rsidR="009D6CAB" w:rsidRPr="00370011" w:rsidRDefault="00000000">
            <w:pPr>
              <w:spacing w:line="320" w:lineRule="auto"/>
              <w:rPr>
                <w:ins w:id="90138" w:author="Ryo Wakayama" w:date="2026-10-20T09:00:00Z"/>
                <w:rFonts w:ascii="BIZ UDPゴシック" w:eastAsia="BIZ UDPゴシック" w:hAnsi="BIZ UDPゴシック"/>
              </w:rPr>
            </w:pPr>
            <w:ins w:id="90139" w:author="Ryo Wakayama" w:date="2026-10-20T09:00:00Z">
              <w:r>
                <w:rPr>
                  <w:rFonts w:ascii="BIZ UDPゴシック" w:eastAsia="BIZ UDPゴシック" w:hAnsi="BIZ UDPゴシック"/>
                  <w:sz w:val="20"/>
                  <w:szCs w:val="20"/>
                </w:rPr>
                <w:t xml:space="preserve">874人日／38人</w:t>
              </w:r>
            </w:ins>
          </w:p>
        </w:tc>
      </w:tr>
    </w:tbl>
    <w:p w14:paraId="6BD6FB4E"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7E3C33F" w14:textId="77777777">
        <w:trPr>
          <w:cantSplit/>
          <w:tblHeader/>
        </w:trPr>
        <w:tc>
          <w:tcPr>
            <w:tcW w:w="2400" w:type="dxa"/>
            <w:shd w:val="clear" w:color="auto" w:fill="DCE8DC"/>
            <w:tcMar>
              <w:top w:w="130" w:type="dxa"/>
              <w:left w:w="130" w:type="dxa"/>
              <w:bottom w:w="130" w:type="dxa"/>
              <w:right w:w="130" w:type="dxa"/>
            </w:tcMar>
            <w:vAlign w:val="center"/>
          </w:tcPr>
          <w:p w14:paraId="3173CF9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42EF3E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F3D974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8E081E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019584C" w14:textId="77777777">
        <w:trPr>
          <w:cantSplit/>
        </w:trPr>
        <w:tc>
          <w:tcPr>
            <w:tcW w:w="2400" w:type="dxa"/>
            <w:tcMar>
              <w:top w:w="130" w:type="dxa"/>
              <w:left w:w="130" w:type="dxa"/>
              <w:bottom w:w="130" w:type="dxa"/>
              <w:right w:w="130" w:type="dxa"/>
            </w:tcMar>
            <w:vAlign w:val="center"/>
          </w:tcPr>
          <w:p w14:paraId="07C6234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就労継続支援（Ｂ型）</w:t>
            </w:r>
          </w:p>
        </w:tc>
        <w:tc>
          <w:tcPr>
            <w:tcW w:w="2200" w:type="dxa"/>
            <w:tcMar>
              <w:top w:w="130" w:type="dxa"/>
              <w:left w:w="130" w:type="dxa"/>
              <w:bottom w:w="130" w:type="dxa"/>
              <w:right w:w="130" w:type="dxa"/>
            </w:tcMar>
            <w:vAlign w:val="center"/>
          </w:tcPr>
          <w:p w14:paraId="57450B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670人日／37人</w:t>
            </w:r>
          </w:p>
        </w:tc>
        <w:tc>
          <w:tcPr>
            <w:tcW w:w="2200" w:type="dxa"/>
            <w:tcMar>
              <w:top w:w="130" w:type="dxa"/>
              <w:left w:w="130" w:type="dxa"/>
              <w:bottom w:w="130" w:type="dxa"/>
              <w:right w:w="130" w:type="dxa"/>
            </w:tcMar>
            <w:vAlign w:val="center"/>
          </w:tcPr>
          <w:p w14:paraId="0ED8099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690人日／38人</w:t>
            </w:r>
          </w:p>
        </w:tc>
        <w:tc>
          <w:tcPr>
            <w:tcW w:w="2200" w:type="dxa"/>
            <w:tcMar>
              <w:top w:w="130" w:type="dxa"/>
              <w:left w:w="130" w:type="dxa"/>
              <w:bottom w:w="130" w:type="dxa"/>
              <w:right w:w="130" w:type="dxa"/>
            </w:tcMar>
            <w:vAlign w:val="center"/>
          </w:tcPr>
          <w:p w14:paraId="10F5C8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710人日／39人</w:t>
            </w:r>
          </w:p>
        </w:tc>
      </w:tr>
    </w:tbl>
    <w:p w14:paraId="275D433D"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FE936A7"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事業所があり、就労選択支援の施行後は、新たに利用を開始する方は原則として事前に就労選択支援を利用する仕組みとなったことも踏まえ、事業所と連携しながら安定的な利用を確保します。第７期の利用実績は増加傾向（令和６年度33人→令和８年度36人）にあることから、その推移を踏まえて見込量を算出しています。</w:t>
      </w:r>
    </w:p>
    <w:p w14:paraId="70E2870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（7）就労定着支援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F03CCE6" w14:textId="77777777">
        <w:trPr>
          <w:cantSplit/>
          <w:tblHeader/>
        </w:trPr>
        <w:tc>
          <w:tcPr>
            <w:tcW w:w="1800" w:type="dxa"/>
            <w:shd w:val="clear" w:color="auto" w:fill="DCE8DC"/>
            <w:tcMar>
              <w:top w:w="130" w:type="dxa"/>
              <w:left w:w="130" w:type="dxa"/>
              <w:bottom w:w="130" w:type="dxa"/>
              <w:right w:w="130" w:type="dxa"/>
            </w:tcMar>
            <w:vAlign w:val="center"/>
          </w:tcPr>
          <w:p w14:paraId="3D63C42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769027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5290FB4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19CD3902" w14:textId="77777777">
        <w:trPr>
          <w:cantSplit/>
        </w:trPr>
        <w:tc>
          <w:tcPr>
            <w:tcW w:w="1800" w:type="dxa"/>
            <w:tcMar>
              <w:top w:w="130" w:type="dxa"/>
              <w:left w:w="130" w:type="dxa"/>
              <w:bottom w:w="130" w:type="dxa"/>
              <w:right w:w="130" w:type="dxa"/>
            </w:tcMar>
            <w:vAlign w:val="center"/>
          </w:tcPr>
          <w:p w14:paraId="6FD856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5982948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障がい者の就労の継続を図るため、企業、障がい福祉サービス事業者、医療機関等との連絡調整を行うとともに、雇用に伴い生じる生活面の課題に関する相談、指導及び助言等の必要な支援を行います。</w:t>
            </w:r>
          </w:p>
        </w:tc>
        <w:tc>
          <w:tcPr>
            <w:tcW w:w="2500" w:type="dxa"/>
            <w:tcMar>
              <w:top w:w="130" w:type="dxa"/>
              <w:left w:w="130" w:type="dxa"/>
              <w:bottom w:w="130" w:type="dxa"/>
              <w:right w:w="130" w:type="dxa"/>
            </w:tcMar>
            <w:vAlign w:val="center"/>
          </w:tcPr>
          <w:p w14:paraId="0189AD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就労移行支援等の利用を経て一般就労へ移行した障がい者で、生活面の課題が生じている者</w:t>
            </w:r>
          </w:p>
        </w:tc>
      </w:tr>
    </w:tbl>
    <w:p w14:paraId="7110C23D"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CD6AB1C" w14:textId="77777777">
        <w:trPr>
          <w:cantSplit/>
          <w:tblHeader/>
        </w:trPr>
        <w:tc>
          <w:tcPr>
            <w:tcW w:w="2400" w:type="dxa"/>
            <w:shd w:val="clear" w:color="auto" w:fill="DCE8DC"/>
            <w:tcMar>
              <w:top w:w="130" w:type="dxa"/>
              <w:left w:w="130" w:type="dxa"/>
              <w:bottom w:w="130" w:type="dxa"/>
              <w:right w:w="130" w:type="dxa"/>
            </w:tcMar>
            <w:vAlign w:val="center"/>
          </w:tcPr>
          <w:p w14:paraId="2AF8929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D1B6B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005D70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B17D8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294ADA0A" w14:textId="77777777">
        <w:trPr>
          <w:cantSplit/>
        </w:trPr>
        <w:tc>
          <w:tcPr>
            <w:tcW w:w="2400" w:type="dxa"/>
            <w:tcMar>
              <w:top w:w="130" w:type="dxa"/>
              <w:left w:w="130" w:type="dxa"/>
              <w:bottom w:w="130" w:type="dxa"/>
              <w:right w:w="130" w:type="dxa"/>
            </w:tcMar>
            <w:vAlign w:val="center"/>
          </w:tcPr>
          <w:p w14:paraId="726F1F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就労定着支援</w:t>
            </w:r>
          </w:p>
        </w:tc>
        <w:tc>
          <w:tcPr>
            <w:tcW w:w="2200" w:type="dxa"/>
            <w:tcMar>
              <w:top w:w="130" w:type="dxa"/>
              <w:left w:w="130" w:type="dxa"/>
              <w:bottom w:w="130" w:type="dxa"/>
              <w:right w:w="130" w:type="dxa"/>
            </w:tcMar>
            <w:vAlign w:val="center"/>
          </w:tcPr>
          <w:p w14:paraId="2C05F87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C195A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3C009F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294ADA0A" w14:textId="77777777">
        <w:trPr>
          <w:cantSplit/>
          <w:ins w:id="90140" w:author="Ryo Wakayama" w:date="2026-10-20T09:00:00Z"/>
        </w:trPr>
        <w:tc>
          <w:tcPr>
            <w:tcW w:w="2400" w:type="dxa"/>
            <w:tcMar>
              <w:top w:w="130" w:type="dxa"/>
              <w:left w:w="130" w:type="dxa"/>
              <w:bottom w:w="130" w:type="dxa"/>
              <w:right w:w="130" w:type="dxa"/>
            </w:tcMar>
            <w:vAlign w:val="center"/>
          </w:tcPr>
          <w:p w14:paraId="726F1F05" w14:textId="77777777" w:rsidR="009D6CAB" w:rsidRPr="00370011" w:rsidRDefault="00000000">
            <w:pPr>
              <w:spacing w:line="320" w:lineRule="auto"/>
              <w:rPr>
                <w:ins w:id="90141" w:author="Ryo Wakayama" w:date="2026-10-20T09:00:00Z"/>
                <w:rFonts w:ascii="BIZ UDPゴシック" w:eastAsia="BIZ UDPゴシック" w:hAnsi="BIZ UDPゴシック"/>
              </w:rPr>
            </w:pPr>
            <w:ins w:id="90142"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2C05F875" w14:textId="77777777" w:rsidR="009D6CAB" w:rsidRPr="00370011" w:rsidRDefault="00000000">
            <w:pPr>
              <w:spacing w:line="320" w:lineRule="auto"/>
              <w:rPr>
                <w:ins w:id="90143" w:author="Ryo Wakayama" w:date="2026-10-20T09:00:00Z"/>
                <w:rFonts w:ascii="BIZ UDPゴシック" w:eastAsia="BIZ UDPゴシック" w:hAnsi="BIZ UDPゴシック"/>
              </w:rPr>
            </w:pPr>
            <w:ins w:id="90144"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C195ADF" w14:textId="77777777" w:rsidR="009D6CAB" w:rsidRPr="00370011" w:rsidRDefault="00000000">
            <w:pPr>
              <w:spacing w:line="320" w:lineRule="auto"/>
              <w:rPr>
                <w:ins w:id="90145" w:author="Ryo Wakayama" w:date="2026-10-20T09:00:00Z"/>
                <w:rFonts w:ascii="BIZ UDPゴシック" w:eastAsia="BIZ UDPゴシック" w:hAnsi="BIZ UDPゴシック"/>
              </w:rPr>
            </w:pPr>
            <w:ins w:id="90146"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3C009F4" w14:textId="77777777" w:rsidR="009D6CAB" w:rsidRPr="00370011" w:rsidRDefault="00000000">
            <w:pPr>
              <w:spacing w:line="320" w:lineRule="auto"/>
              <w:rPr>
                <w:ins w:id="90147" w:author="Ryo Wakayama" w:date="2026-10-20T09:00:00Z"/>
                <w:rFonts w:ascii="BIZ UDPゴシック" w:eastAsia="BIZ UDPゴシック" w:hAnsi="BIZ UDPゴシック"/>
              </w:rPr>
            </w:pPr>
            <w:ins w:id="90148" w:author="Ryo Wakayama" w:date="2026-10-20T09:00:00Z">
              <w:r>
                <w:rPr>
                  <w:rFonts w:ascii="BIZ UDPゴシック" w:eastAsia="BIZ UDPゴシック" w:hAnsi="BIZ UDPゴシック"/>
                  <w:sz w:val="20"/>
                  <w:szCs w:val="20"/>
                </w:rPr>
                <w:t xml:space="preserve">0人</w:t>
              </w:r>
            </w:ins>
          </w:p>
        </w:tc>
      </w:tr>
    </w:tbl>
    <w:p w14:paraId="379B89F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009B5E5" w14:textId="77777777">
        <w:trPr>
          <w:cantSplit/>
          <w:tblHeader/>
        </w:trPr>
        <w:tc>
          <w:tcPr>
            <w:tcW w:w="2400" w:type="dxa"/>
            <w:shd w:val="clear" w:color="auto" w:fill="DCE8DC"/>
            <w:tcMar>
              <w:top w:w="130" w:type="dxa"/>
              <w:left w:w="130" w:type="dxa"/>
              <w:bottom w:w="130" w:type="dxa"/>
              <w:right w:w="130" w:type="dxa"/>
            </w:tcMar>
            <w:vAlign w:val="center"/>
          </w:tcPr>
          <w:p w14:paraId="6508F53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23B41E1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4FF238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A7E081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12F4B68C" w14:textId="77777777">
        <w:trPr>
          <w:cantSplit/>
        </w:trPr>
        <w:tc>
          <w:tcPr>
            <w:tcW w:w="2400" w:type="dxa"/>
            <w:tcMar>
              <w:top w:w="130" w:type="dxa"/>
              <w:left w:w="130" w:type="dxa"/>
              <w:bottom w:w="130" w:type="dxa"/>
              <w:right w:w="130" w:type="dxa"/>
            </w:tcMar>
            <w:vAlign w:val="center"/>
          </w:tcPr>
          <w:p w14:paraId="3F93F3F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就労定着支援</w:t>
            </w:r>
          </w:p>
        </w:tc>
        <w:tc>
          <w:tcPr>
            <w:tcW w:w="2200" w:type="dxa"/>
            <w:tcMar>
              <w:top w:w="130" w:type="dxa"/>
              <w:left w:w="130" w:type="dxa"/>
              <w:bottom w:w="130" w:type="dxa"/>
              <w:right w:w="130" w:type="dxa"/>
            </w:tcMar>
            <w:vAlign w:val="center"/>
          </w:tcPr>
          <w:p w14:paraId="2A0372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615D7F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5AEEB7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bl>
    <w:p w14:paraId="510BE3DD"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031684E"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５章の目標値（令和６年度末実績の1.47倍以上）を踏まえ、一般就労への移行者が生じた場合に確実に定着支援を利用できる体制を、町内・外の事業所と連携して確保します。</w:t>
      </w:r>
    </w:p>
    <w:p w14:paraId="127B5C12"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（8）療養介護</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54218D25" w14:textId="77777777">
        <w:trPr>
          <w:cantSplit/>
          <w:tblHeader/>
        </w:trPr>
        <w:tc>
          <w:tcPr>
            <w:tcW w:w="1800" w:type="dxa"/>
            <w:shd w:val="clear" w:color="auto" w:fill="DCE8DC"/>
            <w:tcMar>
              <w:top w:w="130" w:type="dxa"/>
              <w:left w:w="130" w:type="dxa"/>
              <w:bottom w:w="130" w:type="dxa"/>
              <w:right w:w="130" w:type="dxa"/>
            </w:tcMar>
            <w:vAlign w:val="center"/>
          </w:tcPr>
          <w:p w14:paraId="2187C8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7134E4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539593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F7AE80A" w14:textId="77777777">
        <w:trPr>
          <w:cantSplit/>
        </w:trPr>
        <w:tc>
          <w:tcPr>
            <w:tcW w:w="1800" w:type="dxa"/>
            <w:tcMar>
              <w:top w:w="130" w:type="dxa"/>
              <w:left w:w="130" w:type="dxa"/>
              <w:bottom w:w="130" w:type="dxa"/>
              <w:right w:w="130" w:type="dxa"/>
            </w:tcMar>
            <w:vAlign w:val="center"/>
          </w:tcPr>
          <w:p w14:paraId="2630945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30B6B3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医療と常時介護を必要とする方に、病院などの施設で医学的管理の下に、食事や入浴、排泄などの介護や日常生活上の相談支援、機能訓練などを行います。</w:t>
            </w:r>
          </w:p>
        </w:tc>
        <w:tc>
          <w:tcPr>
            <w:tcW w:w="2500" w:type="dxa"/>
            <w:tcMar>
              <w:top w:w="130" w:type="dxa"/>
              <w:left w:w="130" w:type="dxa"/>
              <w:bottom w:w="130" w:type="dxa"/>
              <w:right w:w="130" w:type="dxa"/>
            </w:tcMar>
            <w:vAlign w:val="center"/>
          </w:tcPr>
          <w:p w14:paraId="6BFEF7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ＡＬＳ患者等で障がい支援区分６の者、筋ジストロフィー患者等で区分５の者</w:t>
            </w:r>
          </w:p>
        </w:tc>
      </w:tr>
    </w:tbl>
    <w:p w14:paraId="19249B7B"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236582" w14:textId="77777777">
        <w:trPr>
          <w:cantSplit/>
          <w:tblHeader/>
        </w:trPr>
        <w:tc>
          <w:tcPr>
            <w:tcW w:w="2400" w:type="dxa"/>
            <w:shd w:val="clear" w:color="auto" w:fill="DCE8DC"/>
            <w:tcMar>
              <w:top w:w="130" w:type="dxa"/>
              <w:left w:w="130" w:type="dxa"/>
              <w:bottom w:w="130" w:type="dxa"/>
              <w:right w:w="130" w:type="dxa"/>
            </w:tcMar>
            <w:vAlign w:val="center"/>
          </w:tcPr>
          <w:p w14:paraId="2C6D7AF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7F13929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CECDA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159083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0BB8FFA" w14:textId="77777777">
        <w:trPr>
          <w:cantSplit/>
        </w:trPr>
        <w:tc>
          <w:tcPr>
            <w:tcW w:w="2400" w:type="dxa"/>
            <w:tcMar>
              <w:top w:w="130" w:type="dxa"/>
              <w:left w:w="130" w:type="dxa"/>
              <w:bottom w:w="130" w:type="dxa"/>
              <w:right w:w="130" w:type="dxa"/>
            </w:tcMar>
            <w:vAlign w:val="center"/>
          </w:tcPr>
          <w:p w14:paraId="3CFA10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療養介護</w:t>
            </w:r>
          </w:p>
        </w:tc>
        <w:tc>
          <w:tcPr>
            <w:tcW w:w="2200" w:type="dxa"/>
            <w:tcMar>
              <w:top w:w="130" w:type="dxa"/>
              <w:left w:w="130" w:type="dxa"/>
              <w:bottom w:w="130" w:type="dxa"/>
              <w:right w:w="130" w:type="dxa"/>
            </w:tcMar>
            <w:vAlign w:val="center"/>
          </w:tcPr>
          <w:p w14:paraId="605FB9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535B99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7C241E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r>
      <w:tr w:rsidR="009D6CAB" w:rsidRPr="00370011" w14:paraId="10BB8FFA" w14:textId="77777777">
        <w:trPr>
          <w:cantSplit/>
          <w:ins w:id="90149" w:author="Ryo Wakayama" w:date="2026-10-20T09:00:00Z"/>
        </w:trPr>
        <w:tc>
          <w:tcPr>
            <w:tcW w:w="2400" w:type="dxa"/>
            <w:tcMar>
              <w:top w:w="130" w:type="dxa"/>
              <w:left w:w="130" w:type="dxa"/>
              <w:bottom w:w="130" w:type="dxa"/>
              <w:right w:w="130" w:type="dxa"/>
            </w:tcMar>
            <w:vAlign w:val="center"/>
          </w:tcPr>
          <w:p w14:paraId="3CFA10B5" w14:textId="77777777" w:rsidR="009D6CAB" w:rsidRPr="00370011" w:rsidRDefault="00000000">
            <w:pPr>
              <w:spacing w:line="320" w:lineRule="auto"/>
              <w:rPr>
                <w:ins w:id="90150" w:author="Ryo Wakayama" w:date="2026-10-20T09:00:00Z"/>
                <w:rFonts w:ascii="BIZ UDPゴシック" w:eastAsia="BIZ UDPゴシック" w:hAnsi="BIZ UDPゴシック"/>
              </w:rPr>
            </w:pPr>
            <w:ins w:id="90151"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605FB97B" w14:textId="77777777" w:rsidR="009D6CAB" w:rsidRPr="00370011" w:rsidRDefault="00000000">
            <w:pPr>
              <w:spacing w:line="320" w:lineRule="auto"/>
              <w:rPr>
                <w:ins w:id="90152" w:author="Ryo Wakayama" w:date="2026-10-20T09:00:00Z"/>
                <w:rFonts w:ascii="BIZ UDPゴシック" w:eastAsia="BIZ UDPゴシック" w:hAnsi="BIZ UDPゴシック"/>
              </w:rPr>
            </w:pPr>
            <w:ins w:id="90153" w:author="Ryo Wakayama" w:date="2026-10-20T09:00:00Z">
              <w:r>
                <w:rPr>
                  <w:rFonts w:ascii="BIZ UDPゴシック" w:eastAsia="BIZ UDPゴシック" w:hAnsi="BIZ UDPゴシック"/>
                  <w:sz w:val="20"/>
                  <w:szCs w:val="20"/>
                </w:rPr>
                <w:t xml:space="preserve">3人</w:t>
              </w:r>
            </w:ins>
          </w:p>
        </w:tc>
        <w:tc>
          <w:tcPr>
            <w:tcW w:w="2200" w:type="dxa"/>
            <w:tcMar>
              <w:top w:w="130" w:type="dxa"/>
              <w:left w:w="130" w:type="dxa"/>
              <w:bottom w:w="130" w:type="dxa"/>
              <w:right w:w="130" w:type="dxa"/>
            </w:tcMar>
            <w:vAlign w:val="center"/>
          </w:tcPr>
          <w:p w14:paraId="535B99B2" w14:textId="77777777" w:rsidR="009D6CAB" w:rsidRPr="00370011" w:rsidRDefault="00000000">
            <w:pPr>
              <w:spacing w:line="320" w:lineRule="auto"/>
              <w:rPr>
                <w:ins w:id="90154" w:author="Ryo Wakayama" w:date="2026-10-20T09:00:00Z"/>
                <w:rFonts w:ascii="BIZ UDPゴシック" w:eastAsia="BIZ UDPゴシック" w:hAnsi="BIZ UDPゴシック"/>
              </w:rPr>
            </w:pPr>
            <w:ins w:id="90155" w:author="Ryo Wakayama" w:date="2026-10-20T09:00:00Z">
              <w:r>
                <w:rPr>
                  <w:rFonts w:ascii="BIZ UDPゴシック" w:eastAsia="BIZ UDPゴシック" w:hAnsi="BIZ UDPゴシック"/>
                  <w:sz w:val="20"/>
                  <w:szCs w:val="20"/>
                </w:rPr>
                <w:t xml:space="preserve">3人</w:t>
              </w:r>
            </w:ins>
          </w:p>
        </w:tc>
        <w:tc>
          <w:tcPr>
            <w:tcW w:w="2200" w:type="dxa"/>
            <w:tcMar>
              <w:top w:w="130" w:type="dxa"/>
              <w:left w:w="130" w:type="dxa"/>
              <w:bottom w:w="130" w:type="dxa"/>
              <w:right w:w="130" w:type="dxa"/>
            </w:tcMar>
            <w:vAlign w:val="center"/>
          </w:tcPr>
          <w:p w14:paraId="7C241EB9" w14:textId="77777777" w:rsidR="009D6CAB" w:rsidRPr="00370011" w:rsidRDefault="00000000">
            <w:pPr>
              <w:spacing w:line="320" w:lineRule="auto"/>
              <w:rPr>
                <w:ins w:id="90156" w:author="Ryo Wakayama" w:date="2026-10-20T09:00:00Z"/>
                <w:rFonts w:ascii="BIZ UDPゴシック" w:eastAsia="BIZ UDPゴシック" w:hAnsi="BIZ UDPゴシック"/>
              </w:rPr>
            </w:pPr>
            <w:ins w:id="90157" w:author="Ryo Wakayama" w:date="2026-10-20T09:00:00Z">
              <w:r>
                <w:rPr>
                  <w:rFonts w:ascii="BIZ UDPゴシック" w:eastAsia="BIZ UDPゴシック" w:hAnsi="BIZ UDPゴシック"/>
                  <w:sz w:val="20"/>
                  <w:szCs w:val="20"/>
                </w:rPr>
                <w:t xml:space="preserve">3人</w:t>
              </w:r>
            </w:ins>
          </w:p>
        </w:tc>
      </w:tr>
    </w:tbl>
    <w:p w14:paraId="068F2B89"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AEB8CA9" w14:textId="77777777">
        <w:trPr>
          <w:cantSplit/>
          <w:tblHeader/>
        </w:trPr>
        <w:tc>
          <w:tcPr>
            <w:tcW w:w="2400" w:type="dxa"/>
            <w:shd w:val="clear" w:color="auto" w:fill="DCE8DC"/>
            <w:tcMar>
              <w:top w:w="130" w:type="dxa"/>
              <w:left w:w="130" w:type="dxa"/>
              <w:bottom w:w="130" w:type="dxa"/>
              <w:right w:w="130" w:type="dxa"/>
            </w:tcMar>
            <w:vAlign w:val="center"/>
          </w:tcPr>
          <w:p w14:paraId="3D85E5B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4CA40C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E23B4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AD4A5D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9B4ECA8" w14:textId="77777777">
        <w:trPr>
          <w:cantSplit/>
        </w:trPr>
        <w:tc>
          <w:tcPr>
            <w:tcW w:w="2400" w:type="dxa"/>
            <w:tcMar>
              <w:top w:w="130" w:type="dxa"/>
              <w:left w:w="130" w:type="dxa"/>
              <w:bottom w:w="130" w:type="dxa"/>
              <w:right w:w="130" w:type="dxa"/>
            </w:tcMar>
            <w:vAlign w:val="center"/>
          </w:tcPr>
          <w:p w14:paraId="398021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療養介護</w:t>
            </w:r>
          </w:p>
        </w:tc>
        <w:tc>
          <w:tcPr>
            <w:tcW w:w="2200" w:type="dxa"/>
            <w:tcMar>
              <w:top w:w="130" w:type="dxa"/>
              <w:left w:w="130" w:type="dxa"/>
              <w:bottom w:w="130" w:type="dxa"/>
              <w:right w:w="130" w:type="dxa"/>
            </w:tcMar>
            <w:vAlign w:val="center"/>
          </w:tcPr>
          <w:p w14:paraId="03A3A9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38B878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c>
          <w:tcPr>
            <w:tcW w:w="2200" w:type="dxa"/>
            <w:tcMar>
              <w:top w:w="130" w:type="dxa"/>
              <w:left w:w="130" w:type="dxa"/>
              <w:bottom w:w="130" w:type="dxa"/>
              <w:right w:w="130" w:type="dxa"/>
            </w:tcMar>
            <w:vAlign w:val="center"/>
          </w:tcPr>
          <w:p w14:paraId="17FE16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3人</w:t>
            </w:r>
          </w:p>
        </w:tc>
      </w:tr>
    </w:tbl>
    <w:p w14:paraId="7CE7A80B"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E26A4FB"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町内には事業所がないため、町外の事業所を利用せざるを得ない状況にあります。今後も同程度の利用が見込まれることから、各年度３人として算出しています。</w:t>
      </w:r>
    </w:p>
    <w:p w14:paraId="0B941C1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（9）短期入所（福祉型・医療型）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7FA088B9" w14:textId="77777777">
        <w:trPr>
          <w:cantSplit/>
          <w:tblHeader/>
        </w:trPr>
        <w:tc>
          <w:tcPr>
            <w:tcW w:w="1800" w:type="dxa"/>
            <w:shd w:val="clear" w:color="auto" w:fill="DCE8DC"/>
            <w:tcMar>
              <w:top w:w="130" w:type="dxa"/>
              <w:left w:w="130" w:type="dxa"/>
              <w:bottom w:w="130" w:type="dxa"/>
              <w:right w:w="130" w:type="dxa"/>
            </w:tcMar>
            <w:vAlign w:val="center"/>
          </w:tcPr>
          <w:p w14:paraId="4C07195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4764F1A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69790F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DD240E2" w14:textId="77777777">
        <w:trPr>
          <w:cantSplit/>
        </w:trPr>
        <w:tc>
          <w:tcPr>
            <w:tcW w:w="1800" w:type="dxa"/>
            <w:tcMar>
              <w:top w:w="130" w:type="dxa"/>
              <w:left w:w="130" w:type="dxa"/>
              <w:bottom w:w="130" w:type="dxa"/>
              <w:right w:w="130" w:type="dxa"/>
            </w:tcMar>
            <w:vAlign w:val="center"/>
          </w:tcPr>
          <w:p w14:paraId="4CAA28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36D61F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介護者の疾病その他の理由により、障がい者支援施設、児童福祉施設等への短期間の入所を必要とする障がい者を当該施設に短期間入所させて、入浴、排せつ及び食事の介護その他の必要な支援を行います。</w:t>
            </w:r>
          </w:p>
        </w:tc>
        <w:tc>
          <w:tcPr>
            <w:tcW w:w="2500" w:type="dxa"/>
            <w:tcMar>
              <w:top w:w="130" w:type="dxa"/>
              <w:left w:w="130" w:type="dxa"/>
              <w:bottom w:w="130" w:type="dxa"/>
              <w:right w:w="130" w:type="dxa"/>
            </w:tcMar>
            <w:vAlign w:val="center"/>
          </w:tcPr>
          <w:p w14:paraId="4F77B1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障がい支援区分1以上の者</w:t>
            </w:r>
          </w:p>
        </w:tc>
      </w:tr>
    </w:tbl>
    <w:p w14:paraId="46100368"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CB24B96" w14:textId="77777777">
        <w:trPr>
          <w:cantSplit/>
          <w:tblHeader/>
        </w:trPr>
        <w:tc>
          <w:tcPr>
            <w:tcW w:w="2400" w:type="dxa"/>
            <w:shd w:val="clear" w:color="auto" w:fill="DCE8DC"/>
            <w:tcMar>
              <w:top w:w="130" w:type="dxa"/>
              <w:left w:w="130" w:type="dxa"/>
              <w:bottom w:w="130" w:type="dxa"/>
              <w:right w:w="130" w:type="dxa"/>
            </w:tcMar>
            <w:vAlign w:val="center"/>
          </w:tcPr>
          <w:p w14:paraId="6F5F766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C4F6F5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E704A7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4E628A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1B7CC71" w14:textId="77777777">
        <w:trPr>
          <w:cantSplit/>
        </w:trPr>
        <w:tc>
          <w:tcPr>
            <w:tcW w:w="2400" w:type="dxa"/>
            <w:tcMar>
              <w:top w:w="130" w:type="dxa"/>
              <w:left w:w="130" w:type="dxa"/>
              <w:bottom w:w="130" w:type="dxa"/>
              <w:right w:w="130" w:type="dxa"/>
            </w:tcMar>
            <w:vAlign w:val="center"/>
          </w:tcPr>
          <w:p w14:paraId="6F0A86D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短期入所（福祉型）</w:t>
            </w:r>
          </w:p>
        </w:tc>
        <w:tc>
          <w:tcPr>
            <w:tcW w:w="2200" w:type="dxa"/>
            <w:tcMar>
              <w:top w:w="130" w:type="dxa"/>
              <w:left w:w="130" w:type="dxa"/>
              <w:bottom w:w="130" w:type="dxa"/>
              <w:right w:w="130" w:type="dxa"/>
            </w:tcMar>
            <w:vAlign w:val="center"/>
          </w:tcPr>
          <w:p w14:paraId="01E2EB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963E7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08C612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31B7CC71" w14:textId="77777777">
        <w:trPr>
          <w:cantSplit/>
          <w:ins w:id="90158" w:author="Ryo Wakayama" w:date="2026-10-20T09:00:00Z"/>
        </w:trPr>
        <w:tc>
          <w:tcPr>
            <w:tcW w:w="2400" w:type="dxa"/>
            <w:tcMar>
              <w:top w:w="130" w:type="dxa"/>
              <w:left w:w="130" w:type="dxa"/>
              <w:bottom w:w="130" w:type="dxa"/>
              <w:right w:w="130" w:type="dxa"/>
            </w:tcMar>
            <w:vAlign w:val="center"/>
          </w:tcPr>
          <w:p w14:paraId="6F0A86D1" w14:textId="77777777" w:rsidR="009D6CAB" w:rsidRPr="00370011" w:rsidRDefault="00000000">
            <w:pPr>
              <w:spacing w:line="320" w:lineRule="auto"/>
              <w:rPr>
                <w:ins w:id="90159" w:author="Ryo Wakayama" w:date="2026-10-20T09:00:00Z"/>
                <w:rFonts w:ascii="BIZ UDPゴシック" w:eastAsia="BIZ UDPゴシック" w:hAnsi="BIZ UDPゴシック"/>
              </w:rPr>
            </w:pPr>
            <w:ins w:id="90160"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01E2EB27" w14:textId="77777777" w:rsidR="009D6CAB" w:rsidRPr="00370011" w:rsidRDefault="00000000">
            <w:pPr>
              <w:spacing w:line="320" w:lineRule="auto"/>
              <w:rPr>
                <w:ins w:id="90161" w:author="Ryo Wakayama" w:date="2026-10-20T09:00:00Z"/>
                <w:rFonts w:ascii="BIZ UDPゴシック" w:eastAsia="BIZ UDPゴシック" w:hAnsi="BIZ UDPゴシック"/>
              </w:rPr>
            </w:pPr>
            <w:ins w:id="90162"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7963E7F1" w14:textId="77777777" w:rsidR="009D6CAB" w:rsidRPr="00370011" w:rsidRDefault="00000000">
            <w:pPr>
              <w:spacing w:line="320" w:lineRule="auto"/>
              <w:rPr>
                <w:ins w:id="90163" w:author="Ryo Wakayama" w:date="2026-10-20T09:00:00Z"/>
                <w:rFonts w:ascii="BIZ UDPゴシック" w:eastAsia="BIZ UDPゴシック" w:hAnsi="BIZ UDPゴシック"/>
              </w:rPr>
            </w:pPr>
            <w:ins w:id="90164"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08C61246" w14:textId="77777777" w:rsidR="009D6CAB" w:rsidRPr="00370011" w:rsidRDefault="00000000">
            <w:pPr>
              <w:spacing w:line="320" w:lineRule="auto"/>
              <w:rPr>
                <w:ins w:id="90165" w:author="Ryo Wakayama" w:date="2026-10-20T09:00:00Z"/>
                <w:rFonts w:ascii="BIZ UDPゴシック" w:eastAsia="BIZ UDPゴシック" w:hAnsi="BIZ UDPゴシック"/>
              </w:rPr>
            </w:pPr>
            <w:ins w:id="90166" w:author="Ryo Wakayama" w:date="2026-10-20T09:00:00Z">
              <w:r>
                <w:rPr>
                  <w:rFonts w:ascii="BIZ UDPゴシック" w:eastAsia="BIZ UDPゴシック" w:hAnsi="BIZ UDPゴシック"/>
                  <w:sz w:val="20"/>
                  <w:szCs w:val="20"/>
                </w:rPr>
                <w:t xml:space="preserve">0人日／0人</w:t>
              </w:r>
            </w:ins>
          </w:p>
        </w:tc>
      </w:tr>
      <w:tr w:rsidR="009D6CAB" w:rsidRPr="00370011" w14:paraId="5F25EFC8" w14:textId="77777777">
        <w:trPr>
          <w:cantSplit/>
        </w:trPr>
        <w:tc>
          <w:tcPr>
            <w:tcW w:w="2400" w:type="dxa"/>
            <w:tcMar>
              <w:top w:w="130" w:type="dxa"/>
              <w:left w:w="130" w:type="dxa"/>
              <w:bottom w:w="130" w:type="dxa"/>
              <w:right w:w="130" w:type="dxa"/>
            </w:tcMar>
            <w:vAlign w:val="center"/>
          </w:tcPr>
          <w:p w14:paraId="732AC9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短期入所（医療型）</w:t>
            </w:r>
          </w:p>
        </w:tc>
        <w:tc>
          <w:tcPr>
            <w:tcW w:w="2200" w:type="dxa"/>
            <w:tcMar>
              <w:top w:w="130" w:type="dxa"/>
              <w:left w:w="130" w:type="dxa"/>
              <w:bottom w:w="130" w:type="dxa"/>
              <w:right w:w="130" w:type="dxa"/>
            </w:tcMar>
            <w:vAlign w:val="center"/>
          </w:tcPr>
          <w:p w14:paraId="4B885F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9C271A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38EFA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5F25EFC8" w14:textId="77777777">
        <w:trPr>
          <w:cantSplit/>
          <w:ins w:id="90167" w:author="Ryo Wakayama" w:date="2026-10-20T09:00:00Z"/>
        </w:trPr>
        <w:tc>
          <w:tcPr>
            <w:tcW w:w="2400" w:type="dxa"/>
            <w:tcMar>
              <w:top w:w="130" w:type="dxa"/>
              <w:left w:w="130" w:type="dxa"/>
              <w:bottom w:w="130" w:type="dxa"/>
              <w:right w:w="130" w:type="dxa"/>
            </w:tcMar>
            <w:vAlign w:val="center"/>
          </w:tcPr>
          <w:p w14:paraId="732AC9B0" w14:textId="77777777" w:rsidR="009D6CAB" w:rsidRPr="00370011" w:rsidRDefault="00000000">
            <w:pPr>
              <w:spacing w:line="320" w:lineRule="auto"/>
              <w:rPr>
                <w:ins w:id="90168" w:author="Ryo Wakayama" w:date="2026-10-20T09:00:00Z"/>
                <w:rFonts w:ascii="BIZ UDPゴシック" w:eastAsia="BIZ UDPゴシック" w:hAnsi="BIZ UDPゴシック"/>
              </w:rPr>
            </w:pPr>
            <w:ins w:id="90169"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4B885F72" w14:textId="77777777" w:rsidR="009D6CAB" w:rsidRPr="00370011" w:rsidRDefault="00000000">
            <w:pPr>
              <w:spacing w:line="320" w:lineRule="auto"/>
              <w:rPr>
                <w:ins w:id="90170" w:author="Ryo Wakayama" w:date="2026-10-20T09:00:00Z"/>
                <w:rFonts w:ascii="BIZ UDPゴシック" w:eastAsia="BIZ UDPゴシック" w:hAnsi="BIZ UDPゴシック"/>
              </w:rPr>
            </w:pPr>
            <w:ins w:id="90171" w:author="Ryo Wakayama" w:date="2026-10-20T09:00:00Z">
              <w:r>
                <w:rPr>
                  <w:rFonts w:ascii="BIZ UDPゴシック" w:eastAsia="BIZ UDPゴシック" w:hAnsi="BIZ UDPゴシック"/>
                  <w:sz w:val="20"/>
                  <w:szCs w:val="20"/>
                </w:rPr>
                <w:t xml:space="preserve">24人日／2人</w:t>
              </w:r>
            </w:ins>
          </w:p>
        </w:tc>
        <w:tc>
          <w:tcPr>
            <w:tcW w:w="2200" w:type="dxa"/>
            <w:tcMar>
              <w:top w:w="130" w:type="dxa"/>
              <w:left w:w="130" w:type="dxa"/>
              <w:bottom w:w="130" w:type="dxa"/>
              <w:right w:w="130" w:type="dxa"/>
            </w:tcMar>
            <w:vAlign w:val="center"/>
          </w:tcPr>
          <w:p w14:paraId="49C271A7" w14:textId="77777777" w:rsidR="009D6CAB" w:rsidRPr="00370011" w:rsidRDefault="00000000">
            <w:pPr>
              <w:spacing w:line="320" w:lineRule="auto"/>
              <w:rPr>
                <w:ins w:id="90172" w:author="Ryo Wakayama" w:date="2026-10-20T09:00:00Z"/>
                <w:rFonts w:ascii="BIZ UDPゴシック" w:eastAsia="BIZ UDPゴシック" w:hAnsi="BIZ UDPゴシック"/>
              </w:rPr>
            </w:pPr>
            <w:ins w:id="90173" w:author="Ryo Wakayama" w:date="2026-10-20T09:00:00Z">
              <w:r>
                <w:rPr>
                  <w:rFonts w:ascii="BIZ UDPゴシック" w:eastAsia="BIZ UDPゴシック" w:hAnsi="BIZ UDPゴシック"/>
                  <w:sz w:val="20"/>
                  <w:szCs w:val="20"/>
                </w:rPr>
                <w:t xml:space="preserve">24人日／2人</w:t>
              </w:r>
            </w:ins>
          </w:p>
        </w:tc>
        <w:tc>
          <w:tcPr>
            <w:tcW w:w="2200" w:type="dxa"/>
            <w:tcMar>
              <w:top w:w="130" w:type="dxa"/>
              <w:left w:w="130" w:type="dxa"/>
              <w:bottom w:w="130" w:type="dxa"/>
              <w:right w:w="130" w:type="dxa"/>
            </w:tcMar>
            <w:vAlign w:val="center"/>
          </w:tcPr>
          <w:p w14:paraId="438EFA52" w14:textId="77777777" w:rsidR="009D6CAB" w:rsidRPr="00370011" w:rsidRDefault="00000000">
            <w:pPr>
              <w:spacing w:line="320" w:lineRule="auto"/>
              <w:rPr>
                <w:ins w:id="90174" w:author="Ryo Wakayama" w:date="2026-10-20T09:00:00Z"/>
                <w:rFonts w:ascii="BIZ UDPゴシック" w:eastAsia="BIZ UDPゴシック" w:hAnsi="BIZ UDPゴシック"/>
              </w:rPr>
            </w:pPr>
            <w:ins w:id="90175" w:author="Ryo Wakayama" w:date="2026-10-20T09:00:00Z">
              <w:r>
                <w:rPr>
                  <w:rFonts w:ascii="BIZ UDPゴシック" w:eastAsia="BIZ UDPゴシック" w:hAnsi="BIZ UDPゴシック"/>
                  <w:sz w:val="20"/>
                  <w:szCs w:val="20"/>
                </w:rPr>
                <w:t xml:space="preserve">24人日／2人</w:t>
              </w:r>
            </w:ins>
          </w:p>
        </w:tc>
      </w:tr>
      <w:tr w:rsidR="009D6CAB" w:rsidRPr="00370011" w14:paraId="1928345B" w14:textId="77777777">
        <w:trPr>
          <w:cantSplit/>
        </w:trPr>
        <w:tc>
          <w:tcPr>
            <w:tcW w:w="2400" w:type="dxa"/>
            <w:tcMar>
              <w:top w:w="130" w:type="dxa"/>
              <w:left w:w="130" w:type="dxa"/>
              <w:bottom w:w="130" w:type="dxa"/>
              <w:right w:w="130" w:type="dxa"/>
            </w:tcMar>
            <w:vAlign w:val="center"/>
          </w:tcPr>
          <w:p w14:paraId="4D6CBD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うち重度障がい者・強度行動障がい・高次脳機能障がい・医療的ケアを要する者</w:t>
            </w:r>
          </w:p>
        </w:tc>
        <w:tc>
          <w:tcPr>
            <w:tcW w:w="2200" w:type="dxa"/>
            <w:tcMar>
              <w:top w:w="130" w:type="dxa"/>
              <w:left w:w="130" w:type="dxa"/>
              <w:bottom w:w="130" w:type="dxa"/>
              <w:right w:w="130" w:type="dxa"/>
            </w:tcMar>
            <w:vAlign w:val="center"/>
          </w:tcPr>
          <w:p w14:paraId="5FA501D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8435FE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2BC3FF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366D48EC" w14:textId="77777777" w:rsidR="009D6CAB" w:rsidRPr="00370011" w:rsidRDefault="00000000" w:rsidP="00193735">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5647EFDF" w14:textId="77777777">
        <w:trPr>
          <w:cantSplit/>
          <w:tblHeader/>
        </w:trPr>
        <w:tc>
          <w:tcPr>
            <w:tcW w:w="2400" w:type="dxa"/>
            <w:shd w:val="clear" w:color="auto" w:fill="DCE8DC"/>
            <w:tcMar>
              <w:top w:w="130" w:type="dxa"/>
              <w:left w:w="130" w:type="dxa"/>
              <w:bottom w:w="130" w:type="dxa"/>
              <w:right w:w="130" w:type="dxa"/>
            </w:tcMar>
            <w:vAlign w:val="center"/>
          </w:tcPr>
          <w:p w14:paraId="199352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43D5127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0318F3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684FBE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4DB1934" w14:textId="77777777">
        <w:trPr>
          <w:cantSplit/>
        </w:trPr>
        <w:tc>
          <w:tcPr>
            <w:tcW w:w="2400" w:type="dxa"/>
            <w:tcMar>
              <w:top w:w="130" w:type="dxa"/>
              <w:left w:w="130" w:type="dxa"/>
              <w:bottom w:w="130" w:type="dxa"/>
              <w:right w:w="130" w:type="dxa"/>
            </w:tcMar>
            <w:vAlign w:val="center"/>
          </w:tcPr>
          <w:p w14:paraId="20CA2D4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短期入所（福祉型）</w:t>
            </w:r>
          </w:p>
        </w:tc>
        <w:tc>
          <w:tcPr>
            <w:tcW w:w="2200" w:type="dxa"/>
            <w:tcMar>
              <w:top w:w="130" w:type="dxa"/>
              <w:left w:w="130" w:type="dxa"/>
              <w:bottom w:w="130" w:type="dxa"/>
              <w:right w:w="130" w:type="dxa"/>
            </w:tcMar>
            <w:vAlign w:val="center"/>
          </w:tcPr>
          <w:p w14:paraId="0737F2E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c>
          <w:tcPr>
            <w:tcW w:w="2200" w:type="dxa"/>
            <w:tcMar>
              <w:top w:w="130" w:type="dxa"/>
              <w:left w:w="130" w:type="dxa"/>
              <w:bottom w:w="130" w:type="dxa"/>
              <w:right w:w="130" w:type="dxa"/>
            </w:tcMar>
            <w:vAlign w:val="center"/>
          </w:tcPr>
          <w:p w14:paraId="086D85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c>
          <w:tcPr>
            <w:tcW w:w="2200" w:type="dxa"/>
            <w:tcMar>
              <w:top w:w="130" w:type="dxa"/>
              <w:left w:w="130" w:type="dxa"/>
              <w:bottom w:w="130" w:type="dxa"/>
              <w:right w:w="130" w:type="dxa"/>
            </w:tcMar>
            <w:vAlign w:val="center"/>
          </w:tcPr>
          <w:p w14:paraId="6CB19C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5人日／1人</w:t>
            </w:r>
          </w:p>
        </w:tc>
      </w:tr>
      <w:tr w:rsidR="009D6CAB" w:rsidRPr="00370011" w14:paraId="3C4F01A9" w14:textId="77777777">
        <w:trPr>
          <w:cantSplit/>
        </w:trPr>
        <w:tc>
          <w:tcPr>
            <w:tcW w:w="2400" w:type="dxa"/>
            <w:tcMar>
              <w:top w:w="130" w:type="dxa"/>
              <w:left w:w="130" w:type="dxa"/>
              <w:bottom w:w="130" w:type="dxa"/>
              <w:right w:w="130" w:type="dxa"/>
            </w:tcMar>
            <w:vAlign w:val="center"/>
          </w:tcPr>
          <w:p w14:paraId="1462E12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短期入所（医療型）</w:t>
            </w:r>
          </w:p>
        </w:tc>
        <w:tc>
          <w:tcPr>
            <w:tcW w:w="2200" w:type="dxa"/>
            <w:tcMar>
              <w:top w:w="130" w:type="dxa"/>
              <w:left w:w="130" w:type="dxa"/>
              <w:bottom w:w="130" w:type="dxa"/>
              <w:right w:w="130" w:type="dxa"/>
            </w:tcMar>
            <w:vAlign w:val="center"/>
          </w:tcPr>
          <w:p w14:paraId="306408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08ACE21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6B6928C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7E1FC395" w14:textId="77777777">
        <w:trPr>
          <w:cantSplit/>
        </w:trPr>
        <w:tc>
          <w:tcPr>
            <w:tcW w:w="2400" w:type="dxa"/>
            <w:tcMar>
              <w:top w:w="130" w:type="dxa"/>
              <w:left w:w="130" w:type="dxa"/>
              <w:bottom w:w="130" w:type="dxa"/>
              <w:right w:w="130" w:type="dxa"/>
            </w:tcMar>
            <w:vAlign w:val="center"/>
          </w:tcPr>
          <w:p w14:paraId="3DFF8B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うち重度障がい者・強度行動障がい・高次脳機能障がい・医療的ケアを要する者</w:t>
            </w:r>
          </w:p>
        </w:tc>
        <w:tc>
          <w:tcPr>
            <w:tcW w:w="2200" w:type="dxa"/>
            <w:tcMar>
              <w:top w:w="130" w:type="dxa"/>
              <w:left w:w="130" w:type="dxa"/>
              <w:bottom w:w="130" w:type="dxa"/>
              <w:right w:w="130" w:type="dxa"/>
            </w:tcMar>
            <w:vAlign w:val="center"/>
          </w:tcPr>
          <w:p w14:paraId="0F94EF6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FB1003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2462D2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239F2D0E"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C904AB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は事業所がないため、町外の事業所を利用せざるを得ない状況にあります。第７期は利用実績がありませんでしたが、アンケート調査では利用意向が高い（障がい者の22.9％）ことから、第８期は福祉型で各年度１人の利用を見込んでいます。介護者の急病時等の緊急的な利用にも対応できるよう、近隣事業所との連携を継続します。</w:t>
      </w:r>
    </w:p>
    <w:p w14:paraId="368F96D7"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3D9A84B5"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３　居住系サービス</w:t>
      </w:r>
    </w:p>
    <w:p w14:paraId="6BE1DBF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（1）自立生活援助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320025F8" w14:textId="77777777">
        <w:trPr>
          <w:cantSplit/>
          <w:tblHeader/>
        </w:trPr>
        <w:tc>
          <w:tcPr>
            <w:tcW w:w="1800" w:type="dxa"/>
            <w:shd w:val="clear" w:color="auto" w:fill="DCE8DC"/>
            <w:tcMar>
              <w:top w:w="130" w:type="dxa"/>
              <w:left w:w="130" w:type="dxa"/>
              <w:bottom w:w="130" w:type="dxa"/>
              <w:right w:w="130" w:type="dxa"/>
            </w:tcMar>
            <w:vAlign w:val="center"/>
          </w:tcPr>
          <w:p w14:paraId="52C130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58661CF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072DFC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73F3EB0" w14:textId="77777777">
        <w:trPr>
          <w:cantSplit/>
        </w:trPr>
        <w:tc>
          <w:tcPr>
            <w:tcW w:w="1800" w:type="dxa"/>
            <w:tcMar>
              <w:top w:w="130" w:type="dxa"/>
              <w:left w:w="130" w:type="dxa"/>
              <w:bottom w:w="130" w:type="dxa"/>
              <w:right w:w="130" w:type="dxa"/>
            </w:tcMar>
            <w:vAlign w:val="center"/>
          </w:tcPr>
          <w:p w14:paraId="4ABD6FE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607B2F2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一定の期間にわたり、利用者の居宅への定期的な巡回訪問や随時の対応により、障がい者の理解力、生活力等を補う観点から、適時のタイミングで適切な支援を行います。</w:t>
            </w:r>
          </w:p>
        </w:tc>
        <w:tc>
          <w:tcPr>
            <w:tcW w:w="2500" w:type="dxa"/>
            <w:tcMar>
              <w:top w:w="130" w:type="dxa"/>
              <w:left w:w="130" w:type="dxa"/>
              <w:bottom w:w="130" w:type="dxa"/>
              <w:right w:w="130" w:type="dxa"/>
            </w:tcMar>
            <w:vAlign w:val="center"/>
          </w:tcPr>
          <w:p w14:paraId="70CD18D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施設やグループホーム等を利用していた障がい者で一人暮らしを希望する者等</w:t>
            </w:r>
          </w:p>
        </w:tc>
      </w:tr>
    </w:tbl>
    <w:p w14:paraId="2054912C"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73146F" w14:textId="77777777">
        <w:trPr>
          <w:cantSplit/>
          <w:tblHeader/>
        </w:trPr>
        <w:tc>
          <w:tcPr>
            <w:tcW w:w="2400" w:type="dxa"/>
            <w:shd w:val="clear" w:color="auto" w:fill="DCE8DC"/>
            <w:tcMar>
              <w:top w:w="130" w:type="dxa"/>
              <w:left w:w="130" w:type="dxa"/>
              <w:bottom w:w="130" w:type="dxa"/>
              <w:right w:w="130" w:type="dxa"/>
            </w:tcMar>
            <w:vAlign w:val="center"/>
          </w:tcPr>
          <w:p w14:paraId="6752176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5358C32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0F4294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842A9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9EADFE8" w14:textId="77777777">
        <w:trPr>
          <w:cantSplit/>
        </w:trPr>
        <w:tc>
          <w:tcPr>
            <w:tcW w:w="2400" w:type="dxa"/>
            <w:tcMar>
              <w:top w:w="130" w:type="dxa"/>
              <w:left w:w="130" w:type="dxa"/>
              <w:bottom w:w="130" w:type="dxa"/>
              <w:right w:w="130" w:type="dxa"/>
            </w:tcMar>
            <w:vAlign w:val="center"/>
          </w:tcPr>
          <w:p w14:paraId="59E392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自立生活援助</w:t>
            </w:r>
          </w:p>
        </w:tc>
        <w:tc>
          <w:tcPr>
            <w:tcW w:w="2200" w:type="dxa"/>
            <w:tcMar>
              <w:top w:w="130" w:type="dxa"/>
              <w:left w:w="130" w:type="dxa"/>
              <w:bottom w:w="130" w:type="dxa"/>
              <w:right w:w="130" w:type="dxa"/>
            </w:tcMar>
            <w:vAlign w:val="center"/>
          </w:tcPr>
          <w:p w14:paraId="0A7C2B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89FFDC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CD81D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59EADFE8" w14:textId="77777777">
        <w:trPr>
          <w:cantSplit/>
          <w:ins w:id="90176" w:author="Ryo Wakayama" w:date="2026-10-20T09:00:00Z"/>
        </w:trPr>
        <w:tc>
          <w:tcPr>
            <w:tcW w:w="2400" w:type="dxa"/>
            <w:tcMar>
              <w:top w:w="130" w:type="dxa"/>
              <w:left w:w="130" w:type="dxa"/>
              <w:bottom w:w="130" w:type="dxa"/>
              <w:right w:w="130" w:type="dxa"/>
            </w:tcMar>
            <w:vAlign w:val="center"/>
          </w:tcPr>
          <w:p w14:paraId="59E3929B" w14:textId="77777777" w:rsidR="009D6CAB" w:rsidRPr="00370011" w:rsidRDefault="00000000">
            <w:pPr>
              <w:spacing w:line="320" w:lineRule="auto"/>
              <w:rPr>
                <w:ins w:id="90177" w:author="Ryo Wakayama" w:date="2026-10-20T09:00:00Z"/>
                <w:rFonts w:ascii="BIZ UDPゴシック" w:eastAsia="BIZ UDPゴシック" w:hAnsi="BIZ UDPゴシック"/>
              </w:rPr>
            </w:pPr>
            <w:ins w:id="90178"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0A7C2B91" w14:textId="77777777" w:rsidR="009D6CAB" w:rsidRPr="00370011" w:rsidRDefault="00000000">
            <w:pPr>
              <w:spacing w:line="320" w:lineRule="auto"/>
              <w:rPr>
                <w:ins w:id="90179" w:author="Ryo Wakayama" w:date="2026-10-20T09:00:00Z"/>
                <w:rFonts w:ascii="BIZ UDPゴシック" w:eastAsia="BIZ UDPゴシック" w:hAnsi="BIZ UDPゴシック"/>
              </w:rPr>
            </w:pPr>
            <w:ins w:id="90180"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589FFDCA" w14:textId="77777777" w:rsidR="009D6CAB" w:rsidRPr="00370011" w:rsidRDefault="00000000">
            <w:pPr>
              <w:spacing w:line="320" w:lineRule="auto"/>
              <w:rPr>
                <w:ins w:id="90181" w:author="Ryo Wakayama" w:date="2026-10-20T09:00:00Z"/>
                <w:rFonts w:ascii="BIZ UDPゴシック" w:eastAsia="BIZ UDPゴシック" w:hAnsi="BIZ UDPゴシック"/>
              </w:rPr>
            </w:pPr>
            <w:ins w:id="90182"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0CD81D5B" w14:textId="77777777" w:rsidR="009D6CAB" w:rsidRPr="00370011" w:rsidRDefault="00000000">
            <w:pPr>
              <w:spacing w:line="320" w:lineRule="auto"/>
              <w:rPr>
                <w:ins w:id="90183" w:author="Ryo Wakayama" w:date="2026-10-20T09:00:00Z"/>
                <w:rFonts w:ascii="BIZ UDPゴシック" w:eastAsia="BIZ UDPゴシック" w:hAnsi="BIZ UDPゴシック"/>
              </w:rPr>
            </w:pPr>
            <w:ins w:id="90184" w:author="Ryo Wakayama" w:date="2026-10-20T09:00:00Z">
              <w:r>
                <w:rPr>
                  <w:rFonts w:ascii="BIZ UDPゴシック" w:eastAsia="BIZ UDPゴシック" w:hAnsi="BIZ UDPゴシック"/>
                  <w:sz w:val="20"/>
                  <w:szCs w:val="20"/>
                </w:rPr>
                <w:t xml:space="preserve">0人</w:t>
              </w:r>
            </w:ins>
          </w:p>
        </w:tc>
      </w:tr>
    </w:tbl>
    <w:p w14:paraId="229CBBCC"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D3D5749" w14:textId="77777777">
        <w:trPr>
          <w:cantSplit/>
          <w:tblHeader/>
        </w:trPr>
        <w:tc>
          <w:tcPr>
            <w:tcW w:w="2400" w:type="dxa"/>
            <w:shd w:val="clear" w:color="auto" w:fill="DCE8DC"/>
            <w:tcMar>
              <w:top w:w="130" w:type="dxa"/>
              <w:left w:w="130" w:type="dxa"/>
              <w:bottom w:w="130" w:type="dxa"/>
              <w:right w:w="130" w:type="dxa"/>
            </w:tcMar>
            <w:vAlign w:val="center"/>
          </w:tcPr>
          <w:p w14:paraId="71DD45E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0CF324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7C9217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A15B1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44FA0CE" w14:textId="77777777">
        <w:trPr>
          <w:cantSplit/>
        </w:trPr>
        <w:tc>
          <w:tcPr>
            <w:tcW w:w="2400" w:type="dxa"/>
            <w:tcMar>
              <w:top w:w="130" w:type="dxa"/>
              <w:left w:w="130" w:type="dxa"/>
              <w:bottom w:w="130" w:type="dxa"/>
              <w:right w:w="130" w:type="dxa"/>
            </w:tcMar>
            <w:vAlign w:val="center"/>
          </w:tcPr>
          <w:p w14:paraId="654A7B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自立生活援助</w:t>
            </w:r>
          </w:p>
        </w:tc>
        <w:tc>
          <w:tcPr>
            <w:tcW w:w="2200" w:type="dxa"/>
            <w:tcMar>
              <w:top w:w="130" w:type="dxa"/>
              <w:left w:w="130" w:type="dxa"/>
              <w:bottom w:w="130" w:type="dxa"/>
              <w:right w:w="130" w:type="dxa"/>
            </w:tcMar>
            <w:vAlign w:val="center"/>
          </w:tcPr>
          <w:p w14:paraId="756F46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8E0D3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42256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5DD8F73F"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79201C1"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やグループホーム等から一人暮らしへの移行を希望する方について、本人の意思を尊重した地域生活を支援します。第８期では利用を見込んでいませんが、町内・外の事業所と密に連携し、適切なサービスの提供に努めます。</w:t>
      </w:r>
    </w:p>
    <w:p w14:paraId="675A291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（2）共同生活援助（グループホーム）</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1D000029" w14:textId="77777777">
        <w:trPr>
          <w:cantSplit/>
          <w:tblHeader/>
        </w:trPr>
        <w:tc>
          <w:tcPr>
            <w:tcW w:w="1800" w:type="dxa"/>
            <w:shd w:val="clear" w:color="auto" w:fill="DCE8DC"/>
            <w:tcMar>
              <w:top w:w="130" w:type="dxa"/>
              <w:left w:w="130" w:type="dxa"/>
              <w:bottom w:w="130" w:type="dxa"/>
              <w:right w:w="130" w:type="dxa"/>
            </w:tcMar>
            <w:vAlign w:val="center"/>
          </w:tcPr>
          <w:p w14:paraId="08E771B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2020D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3CC3A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BCE3B4C" w14:textId="77777777">
        <w:trPr>
          <w:cantSplit/>
        </w:trPr>
        <w:tc>
          <w:tcPr>
            <w:tcW w:w="1800" w:type="dxa"/>
            <w:tcMar>
              <w:top w:w="130" w:type="dxa"/>
              <w:left w:w="130" w:type="dxa"/>
              <w:bottom w:w="130" w:type="dxa"/>
              <w:right w:w="130" w:type="dxa"/>
            </w:tcMar>
            <w:vAlign w:val="center"/>
          </w:tcPr>
          <w:p w14:paraId="2412EF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自立支援給付（訓練等給付）</w:t>
            </w:r>
          </w:p>
        </w:tc>
        <w:tc>
          <w:tcPr>
            <w:tcW w:w="4700" w:type="dxa"/>
            <w:tcMar>
              <w:top w:w="130" w:type="dxa"/>
              <w:left w:w="130" w:type="dxa"/>
              <w:bottom w:w="130" w:type="dxa"/>
              <w:right w:w="130" w:type="dxa"/>
            </w:tcMar>
            <w:vAlign w:val="center"/>
          </w:tcPr>
          <w:p w14:paraId="05703EB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夜間や休日、共同生活を行う住居で相談や日常生活上の援助を行います。利用者のニーズに応じて食事等の介護等も行います。</w:t>
            </w:r>
          </w:p>
        </w:tc>
        <w:tc>
          <w:tcPr>
            <w:tcW w:w="2500" w:type="dxa"/>
            <w:tcMar>
              <w:top w:w="130" w:type="dxa"/>
              <w:left w:w="130" w:type="dxa"/>
              <w:bottom w:w="130" w:type="dxa"/>
              <w:right w:w="130" w:type="dxa"/>
            </w:tcMar>
            <w:vAlign w:val="center"/>
          </w:tcPr>
          <w:p w14:paraId="3E23BB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夜間や休日、共同生活を行う住居で相談や日常生活上の援助を必要とする者</w:t>
            </w:r>
          </w:p>
        </w:tc>
      </w:tr>
    </w:tbl>
    <w:p w14:paraId="31C5C4CD"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EFE000F" w14:textId="77777777">
        <w:trPr>
          <w:cantSplit/>
          <w:tblHeader/>
        </w:trPr>
        <w:tc>
          <w:tcPr>
            <w:tcW w:w="2400" w:type="dxa"/>
            <w:shd w:val="clear" w:color="auto" w:fill="DCE8DC"/>
            <w:tcMar>
              <w:top w:w="130" w:type="dxa"/>
              <w:left w:w="130" w:type="dxa"/>
              <w:bottom w:w="130" w:type="dxa"/>
              <w:right w:w="130" w:type="dxa"/>
            </w:tcMar>
            <w:vAlign w:val="center"/>
          </w:tcPr>
          <w:p w14:paraId="0B1BBF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428B48A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46E43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529C88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D78CE68" w14:textId="77777777">
        <w:trPr>
          <w:cantSplit/>
        </w:trPr>
        <w:tc>
          <w:tcPr>
            <w:tcW w:w="2400" w:type="dxa"/>
            <w:tcMar>
              <w:top w:w="130" w:type="dxa"/>
              <w:left w:w="130" w:type="dxa"/>
              <w:bottom w:w="130" w:type="dxa"/>
              <w:right w:w="130" w:type="dxa"/>
            </w:tcMar>
            <w:vAlign w:val="center"/>
          </w:tcPr>
          <w:p w14:paraId="215541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共同生活援助</w:t>
            </w:r>
          </w:p>
        </w:tc>
        <w:tc>
          <w:tcPr>
            <w:tcW w:w="2200" w:type="dxa"/>
            <w:tcMar>
              <w:top w:w="130" w:type="dxa"/>
              <w:left w:w="130" w:type="dxa"/>
              <w:bottom w:w="130" w:type="dxa"/>
              <w:right w:w="130" w:type="dxa"/>
            </w:tcMar>
            <w:vAlign w:val="center"/>
          </w:tcPr>
          <w:p w14:paraId="5EC557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c>
          <w:tcPr>
            <w:tcW w:w="2200" w:type="dxa"/>
            <w:tcMar>
              <w:top w:w="130" w:type="dxa"/>
              <w:left w:w="130" w:type="dxa"/>
              <w:bottom w:w="130" w:type="dxa"/>
              <w:right w:w="130" w:type="dxa"/>
            </w:tcMar>
            <w:vAlign w:val="center"/>
          </w:tcPr>
          <w:p w14:paraId="53CDBC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16D03B1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r>
      <w:tr w:rsidR="009D6CAB" w:rsidRPr="00370011" w14:paraId="4D78CE68" w14:textId="77777777">
        <w:trPr>
          <w:cantSplit/>
          <w:ins w:id="90185" w:author="Ryo Wakayama" w:date="2026-10-20T09:00:00Z"/>
        </w:trPr>
        <w:tc>
          <w:tcPr>
            <w:tcW w:w="2400" w:type="dxa"/>
            <w:tcMar>
              <w:top w:w="130" w:type="dxa"/>
              <w:left w:w="130" w:type="dxa"/>
              <w:bottom w:w="130" w:type="dxa"/>
              <w:right w:w="130" w:type="dxa"/>
            </w:tcMar>
            <w:vAlign w:val="center"/>
          </w:tcPr>
          <w:p w14:paraId="215541AD" w14:textId="77777777" w:rsidR="009D6CAB" w:rsidRPr="00370011" w:rsidRDefault="00000000">
            <w:pPr>
              <w:spacing w:line="320" w:lineRule="auto"/>
              <w:rPr>
                <w:ins w:id="90186" w:author="Ryo Wakayama" w:date="2026-10-20T09:00:00Z"/>
                <w:rFonts w:ascii="BIZ UDPゴシック" w:eastAsia="BIZ UDPゴシック" w:hAnsi="BIZ UDPゴシック"/>
              </w:rPr>
            </w:pPr>
            <w:ins w:id="90187"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5EC557FF" w14:textId="77777777" w:rsidR="009D6CAB" w:rsidRPr="00370011" w:rsidRDefault="00000000">
            <w:pPr>
              <w:spacing w:line="320" w:lineRule="auto"/>
              <w:rPr>
                <w:ins w:id="90188" w:author="Ryo Wakayama" w:date="2026-10-20T09:00:00Z"/>
                <w:rFonts w:ascii="BIZ UDPゴシック" w:eastAsia="BIZ UDPゴシック" w:hAnsi="BIZ UDPゴシック"/>
              </w:rPr>
            </w:pPr>
            <w:ins w:id="90189" w:author="Ryo Wakayama" w:date="2026-10-20T09:00:00Z">
              <w:r>
                <w:rPr>
                  <w:rFonts w:ascii="BIZ UDPゴシック" w:eastAsia="BIZ UDPゴシック" w:hAnsi="BIZ UDPゴシック"/>
                  <w:sz w:val="20"/>
                  <w:szCs w:val="20"/>
                </w:rPr>
                <w:t xml:space="preserve">14人</w:t>
              </w:r>
            </w:ins>
          </w:p>
        </w:tc>
        <w:tc>
          <w:tcPr>
            <w:tcW w:w="2200" w:type="dxa"/>
            <w:tcMar>
              <w:top w:w="130" w:type="dxa"/>
              <w:left w:w="130" w:type="dxa"/>
              <w:bottom w:w="130" w:type="dxa"/>
              <w:right w:w="130" w:type="dxa"/>
            </w:tcMar>
            <w:vAlign w:val="center"/>
          </w:tcPr>
          <w:p w14:paraId="53CDBCC9" w14:textId="77777777" w:rsidR="009D6CAB" w:rsidRPr="00370011" w:rsidRDefault="00000000">
            <w:pPr>
              <w:spacing w:line="320" w:lineRule="auto"/>
              <w:rPr>
                <w:ins w:id="90190" w:author="Ryo Wakayama" w:date="2026-10-20T09:00:00Z"/>
                <w:rFonts w:ascii="BIZ UDPゴシック" w:eastAsia="BIZ UDPゴシック" w:hAnsi="BIZ UDPゴシック"/>
              </w:rPr>
            </w:pPr>
            <w:ins w:id="90191" w:author="Ryo Wakayama" w:date="2026-10-20T09:00:00Z">
              <w:r>
                <w:rPr>
                  <w:rFonts w:ascii="BIZ UDPゴシック" w:eastAsia="BIZ UDPゴシック" w:hAnsi="BIZ UDPゴシック"/>
                  <w:sz w:val="20"/>
                  <w:szCs w:val="20"/>
                </w:rPr>
                <w:t xml:space="preserve">14人</w:t>
              </w:r>
            </w:ins>
          </w:p>
        </w:tc>
        <w:tc>
          <w:tcPr>
            <w:tcW w:w="2200" w:type="dxa"/>
            <w:tcMar>
              <w:top w:w="130" w:type="dxa"/>
              <w:left w:w="130" w:type="dxa"/>
              <w:bottom w:w="130" w:type="dxa"/>
              <w:right w:w="130" w:type="dxa"/>
            </w:tcMar>
            <w:vAlign w:val="center"/>
          </w:tcPr>
          <w:p w14:paraId="16D03B1F" w14:textId="77777777" w:rsidR="009D6CAB" w:rsidRPr="00370011" w:rsidRDefault="00000000">
            <w:pPr>
              <w:spacing w:line="320" w:lineRule="auto"/>
              <w:rPr>
                <w:ins w:id="90192" w:author="Ryo Wakayama" w:date="2026-10-20T09:00:00Z"/>
                <w:rFonts w:ascii="BIZ UDPゴシック" w:eastAsia="BIZ UDPゴシック" w:hAnsi="BIZ UDPゴシック"/>
              </w:rPr>
            </w:pPr>
            <w:ins w:id="90193" w:author="Ryo Wakayama" w:date="2026-10-20T09:00:00Z">
              <w:r>
                <w:rPr>
                  <w:rFonts w:ascii="BIZ UDPゴシック" w:eastAsia="BIZ UDPゴシック" w:hAnsi="BIZ UDPゴシック"/>
                  <w:sz w:val="20"/>
                  <w:szCs w:val="20"/>
                </w:rPr>
                <w:t xml:space="preserve">14人</w:t>
              </w:r>
            </w:ins>
          </w:p>
        </w:tc>
      </w:tr>
    </w:tbl>
    <w:p w14:paraId="2E9343D3"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A4FE774" w14:textId="77777777">
        <w:trPr>
          <w:cantSplit/>
          <w:tblHeader/>
        </w:trPr>
        <w:tc>
          <w:tcPr>
            <w:tcW w:w="2400" w:type="dxa"/>
            <w:shd w:val="clear" w:color="auto" w:fill="DCE8DC"/>
            <w:tcMar>
              <w:top w:w="130" w:type="dxa"/>
              <w:left w:w="130" w:type="dxa"/>
              <w:bottom w:w="130" w:type="dxa"/>
              <w:right w:w="130" w:type="dxa"/>
            </w:tcMar>
            <w:vAlign w:val="center"/>
          </w:tcPr>
          <w:p w14:paraId="629DB9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7E3AC5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54574A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3DEED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14B86DE8" w14:textId="77777777">
        <w:trPr>
          <w:cantSplit/>
        </w:trPr>
        <w:tc>
          <w:tcPr>
            <w:tcW w:w="2400" w:type="dxa"/>
            <w:tcMar>
              <w:top w:w="130" w:type="dxa"/>
              <w:left w:w="130" w:type="dxa"/>
              <w:bottom w:w="130" w:type="dxa"/>
              <w:right w:w="130" w:type="dxa"/>
            </w:tcMar>
            <w:vAlign w:val="center"/>
          </w:tcPr>
          <w:p w14:paraId="366F01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共同生活援助</w:t>
            </w:r>
          </w:p>
        </w:tc>
        <w:tc>
          <w:tcPr>
            <w:tcW w:w="2200" w:type="dxa"/>
            <w:tcMar>
              <w:top w:w="130" w:type="dxa"/>
              <w:left w:w="130" w:type="dxa"/>
              <w:bottom w:w="130" w:type="dxa"/>
              <w:right w:w="130" w:type="dxa"/>
            </w:tcMar>
            <w:vAlign w:val="center"/>
          </w:tcPr>
          <w:p w14:paraId="5B88BE4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19人</w:t>
            </w:r>
          </w:p>
        </w:tc>
        <w:tc>
          <w:tcPr>
            <w:tcW w:w="2200" w:type="dxa"/>
            <w:tcMar>
              <w:top w:w="130" w:type="dxa"/>
              <w:left w:w="130" w:type="dxa"/>
              <w:bottom w:w="130" w:type="dxa"/>
              <w:right w:w="130" w:type="dxa"/>
            </w:tcMar>
            <w:vAlign w:val="center"/>
          </w:tcPr>
          <w:p w14:paraId="27F92A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20人</w:t>
            </w:r>
          </w:p>
        </w:tc>
        <w:tc>
          <w:tcPr>
            <w:tcW w:w="2200" w:type="dxa"/>
            <w:tcMar>
              <w:top w:w="130" w:type="dxa"/>
              <w:left w:w="130" w:type="dxa"/>
              <w:bottom w:w="130" w:type="dxa"/>
              <w:right w:w="130" w:type="dxa"/>
            </w:tcMar>
            <w:vAlign w:val="center"/>
          </w:tcPr>
          <w:p w14:paraId="1CD78F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21人</w:t>
            </w:r>
          </w:p>
        </w:tc>
      </w:tr>
    </w:tbl>
    <w:p w14:paraId="025D20B9"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49BCF89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や精神科病院から地域生活への移行者、在宅からの新規利用者を考慮し、第７期の利用実績が増加傾向（令和６年度15人→令和８年度18人）にあることも踏まえ、令和11年度には21人の利用を見込んでいます。令和６年度制度改正による一人暮らし等を希望する方への支援内容の明確化も踏まえ、利用者の希望に応じた支援の充実を図ります。</w:t>
      </w:r>
    </w:p>
    <w:p w14:paraId="719A09E8"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（3）施設入所支援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2E195A57" w14:textId="77777777">
        <w:trPr>
          <w:cantSplit/>
          <w:tblHeader/>
        </w:trPr>
        <w:tc>
          <w:tcPr>
            <w:tcW w:w="1800" w:type="dxa"/>
            <w:shd w:val="clear" w:color="auto" w:fill="DCE8DC"/>
            <w:tcMar>
              <w:top w:w="130" w:type="dxa"/>
              <w:left w:w="130" w:type="dxa"/>
              <w:bottom w:w="130" w:type="dxa"/>
              <w:right w:w="130" w:type="dxa"/>
            </w:tcMar>
            <w:vAlign w:val="center"/>
          </w:tcPr>
          <w:p w14:paraId="3D7AF1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給付の種類</w:t>
            </w:r>
          </w:p>
        </w:tc>
        <w:tc>
          <w:tcPr>
            <w:tcW w:w="4700" w:type="dxa"/>
            <w:shd w:val="clear" w:color="auto" w:fill="DCE8DC"/>
            <w:tcMar>
              <w:top w:w="130" w:type="dxa"/>
              <w:left w:w="130" w:type="dxa"/>
              <w:bottom w:w="130" w:type="dxa"/>
              <w:right w:w="130" w:type="dxa"/>
            </w:tcMar>
            <w:vAlign w:val="center"/>
          </w:tcPr>
          <w:p w14:paraId="3092B4F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073598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E6CBE1B" w14:textId="77777777">
        <w:trPr>
          <w:cantSplit/>
        </w:trPr>
        <w:tc>
          <w:tcPr>
            <w:tcW w:w="1800" w:type="dxa"/>
            <w:tcMar>
              <w:top w:w="130" w:type="dxa"/>
              <w:left w:w="130" w:type="dxa"/>
              <w:bottom w:w="130" w:type="dxa"/>
              <w:right w:w="130" w:type="dxa"/>
            </w:tcMar>
            <w:vAlign w:val="center"/>
          </w:tcPr>
          <w:p w14:paraId="1DAB92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自立支援給付（介護給付）</w:t>
            </w:r>
          </w:p>
        </w:tc>
        <w:tc>
          <w:tcPr>
            <w:tcW w:w="4700" w:type="dxa"/>
            <w:tcMar>
              <w:top w:w="130" w:type="dxa"/>
              <w:left w:w="130" w:type="dxa"/>
              <w:bottom w:w="130" w:type="dxa"/>
              <w:right w:w="130" w:type="dxa"/>
            </w:tcMar>
            <w:vAlign w:val="center"/>
          </w:tcPr>
          <w:p w14:paraId="5A156DA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夜間に介護が必要な人や自立訓練・就労移行支援を利用している障がいのある人で単身の生活が困難な方、通所が困難な方に夜間の居住の場を提供し、日常生活上の支援を行います。</w:t>
            </w:r>
          </w:p>
        </w:tc>
        <w:tc>
          <w:tcPr>
            <w:tcW w:w="2500" w:type="dxa"/>
            <w:tcMar>
              <w:top w:w="130" w:type="dxa"/>
              <w:left w:w="130" w:type="dxa"/>
              <w:bottom w:w="130" w:type="dxa"/>
              <w:right w:w="130" w:type="dxa"/>
            </w:tcMar>
            <w:vAlign w:val="center"/>
          </w:tcPr>
          <w:p w14:paraId="031C441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障がい支援区分4（50歳以上は区分3）以上の者</w:t>
            </w:r>
          </w:p>
        </w:tc>
      </w:tr>
    </w:tbl>
    <w:p w14:paraId="5CC601E7"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29FC28C" w14:textId="77777777">
        <w:trPr>
          <w:cantSplit/>
          <w:tblHeader/>
        </w:trPr>
        <w:tc>
          <w:tcPr>
            <w:tcW w:w="2400" w:type="dxa"/>
            <w:shd w:val="clear" w:color="auto" w:fill="DCE8DC"/>
            <w:tcMar>
              <w:top w:w="130" w:type="dxa"/>
              <w:left w:w="130" w:type="dxa"/>
              <w:bottom w:w="130" w:type="dxa"/>
              <w:right w:w="130" w:type="dxa"/>
            </w:tcMar>
            <w:vAlign w:val="center"/>
          </w:tcPr>
          <w:p w14:paraId="3343E1A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4E3451E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836F86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FE3D64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02B4A08C" w14:textId="77777777">
        <w:trPr>
          <w:cantSplit/>
        </w:trPr>
        <w:tc>
          <w:tcPr>
            <w:tcW w:w="2400" w:type="dxa"/>
            <w:tcMar>
              <w:top w:w="130" w:type="dxa"/>
              <w:left w:w="130" w:type="dxa"/>
              <w:bottom w:w="130" w:type="dxa"/>
              <w:right w:w="130" w:type="dxa"/>
            </w:tcMar>
            <w:vAlign w:val="center"/>
          </w:tcPr>
          <w:p w14:paraId="25F758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施設入所支援</w:t>
            </w:r>
          </w:p>
        </w:tc>
        <w:tc>
          <w:tcPr>
            <w:tcW w:w="2200" w:type="dxa"/>
            <w:tcMar>
              <w:top w:w="130" w:type="dxa"/>
              <w:left w:w="130" w:type="dxa"/>
              <w:bottom w:w="130" w:type="dxa"/>
              <w:right w:w="130" w:type="dxa"/>
            </w:tcMar>
            <w:vAlign w:val="center"/>
          </w:tcPr>
          <w:p w14:paraId="1D0E69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4CF717F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19人</w:t>
            </w:r>
          </w:p>
        </w:tc>
        <w:tc>
          <w:tcPr>
            <w:tcW w:w="2200" w:type="dxa"/>
            <w:tcMar>
              <w:top w:w="130" w:type="dxa"/>
              <w:left w:w="130" w:type="dxa"/>
              <w:bottom w:w="130" w:type="dxa"/>
              <w:right w:w="130" w:type="dxa"/>
            </w:tcMar>
            <w:vAlign w:val="center"/>
          </w:tcPr>
          <w:p w14:paraId="3E5FF7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r>
      <w:tr w:rsidR="009D6CAB" w:rsidRPr="00370011" w14:paraId="02B4A08C" w14:textId="77777777">
        <w:trPr>
          <w:cantSplit/>
          <w:ins w:id="90194" w:author="Ryo Wakayama" w:date="2026-10-20T09:00:00Z"/>
        </w:trPr>
        <w:tc>
          <w:tcPr>
            <w:tcW w:w="2400" w:type="dxa"/>
            <w:tcMar>
              <w:top w:w="130" w:type="dxa"/>
              <w:left w:w="130" w:type="dxa"/>
              <w:bottom w:w="130" w:type="dxa"/>
              <w:right w:w="130" w:type="dxa"/>
            </w:tcMar>
            <w:vAlign w:val="center"/>
          </w:tcPr>
          <w:p w14:paraId="25F75897" w14:textId="77777777" w:rsidR="009D6CAB" w:rsidRPr="00370011" w:rsidRDefault="00000000">
            <w:pPr>
              <w:spacing w:line="320" w:lineRule="auto"/>
              <w:rPr>
                <w:ins w:id="90195" w:author="Ryo Wakayama" w:date="2026-10-20T09:00:00Z"/>
                <w:rFonts w:ascii="BIZ UDPゴシック" w:eastAsia="BIZ UDPゴシック" w:hAnsi="BIZ UDPゴシック"/>
              </w:rPr>
            </w:pPr>
            <w:ins w:id="90196"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1D0E69A1" w14:textId="77777777" w:rsidR="009D6CAB" w:rsidRPr="00370011" w:rsidRDefault="00000000">
            <w:pPr>
              <w:spacing w:line="320" w:lineRule="auto"/>
              <w:rPr>
                <w:ins w:id="90197" w:author="Ryo Wakayama" w:date="2026-10-20T09:00:00Z"/>
                <w:rFonts w:ascii="BIZ UDPゴシック" w:eastAsia="BIZ UDPゴシック" w:hAnsi="BIZ UDPゴシック"/>
              </w:rPr>
            </w:pPr>
            <w:ins w:id="90198" w:author="Ryo Wakayama" w:date="2026-10-20T09:00:00Z">
              <w:r>
                <w:rPr>
                  <w:rFonts w:ascii="BIZ UDPゴシック" w:eastAsia="BIZ UDPゴシック" w:hAnsi="BIZ UDPゴシック"/>
                  <w:sz w:val="20"/>
                  <w:szCs w:val="20"/>
                </w:rPr>
                <w:t xml:space="preserve">15人</w:t>
              </w:r>
            </w:ins>
          </w:p>
        </w:tc>
        <w:tc>
          <w:tcPr>
            <w:tcW w:w="2200" w:type="dxa"/>
            <w:tcMar>
              <w:top w:w="130" w:type="dxa"/>
              <w:left w:w="130" w:type="dxa"/>
              <w:bottom w:w="130" w:type="dxa"/>
              <w:right w:w="130" w:type="dxa"/>
            </w:tcMar>
            <w:vAlign w:val="center"/>
          </w:tcPr>
          <w:p w14:paraId="4CF717FC" w14:textId="77777777" w:rsidR="009D6CAB" w:rsidRPr="00370011" w:rsidRDefault="00000000">
            <w:pPr>
              <w:spacing w:line="320" w:lineRule="auto"/>
              <w:rPr>
                <w:ins w:id="90199" w:author="Ryo Wakayama" w:date="2026-10-20T09:00:00Z"/>
                <w:rFonts w:ascii="BIZ UDPゴシック" w:eastAsia="BIZ UDPゴシック" w:hAnsi="BIZ UDPゴシック"/>
              </w:rPr>
            </w:pPr>
            <w:ins w:id="90200" w:author="Ryo Wakayama" w:date="2026-10-20T09:00:00Z">
              <w:r>
                <w:rPr>
                  <w:rFonts w:ascii="BIZ UDPゴシック" w:eastAsia="BIZ UDPゴシック" w:hAnsi="BIZ UDPゴシック"/>
                  <w:sz w:val="20"/>
                  <w:szCs w:val="20"/>
                </w:rPr>
                <w:t xml:space="preserve">15人</w:t>
              </w:r>
            </w:ins>
          </w:p>
        </w:tc>
        <w:tc>
          <w:tcPr>
            <w:tcW w:w="2200" w:type="dxa"/>
            <w:tcMar>
              <w:top w:w="130" w:type="dxa"/>
              <w:left w:w="130" w:type="dxa"/>
              <w:bottom w:w="130" w:type="dxa"/>
              <w:right w:w="130" w:type="dxa"/>
            </w:tcMar>
            <w:vAlign w:val="center"/>
          </w:tcPr>
          <w:p w14:paraId="3E5FF7DD" w14:textId="77777777" w:rsidR="009D6CAB" w:rsidRPr="00370011" w:rsidRDefault="00000000">
            <w:pPr>
              <w:spacing w:line="320" w:lineRule="auto"/>
              <w:rPr>
                <w:ins w:id="90201" w:author="Ryo Wakayama" w:date="2026-10-20T09:00:00Z"/>
                <w:rFonts w:ascii="BIZ UDPゴシック" w:eastAsia="BIZ UDPゴシック" w:hAnsi="BIZ UDPゴシック"/>
              </w:rPr>
            </w:pPr>
            <w:ins w:id="90202" w:author="Ryo Wakayama" w:date="2026-10-20T09:00:00Z">
              <w:r>
                <w:rPr>
                  <w:rFonts w:ascii="BIZ UDPゴシック" w:eastAsia="BIZ UDPゴシック" w:hAnsi="BIZ UDPゴシック"/>
                  <w:sz w:val="20"/>
                  <w:szCs w:val="20"/>
                </w:rPr>
                <w:t xml:space="preserve">15人</w:t>
              </w:r>
            </w:ins>
          </w:p>
        </w:tc>
      </w:tr>
    </w:tbl>
    <w:p w14:paraId="667FC45E"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90C99D2" w14:textId="77777777">
        <w:trPr>
          <w:cantSplit/>
          <w:tblHeader/>
        </w:trPr>
        <w:tc>
          <w:tcPr>
            <w:tcW w:w="2400" w:type="dxa"/>
            <w:shd w:val="clear" w:color="auto" w:fill="DCE8DC"/>
            <w:tcMar>
              <w:top w:w="130" w:type="dxa"/>
              <w:left w:w="130" w:type="dxa"/>
              <w:bottom w:w="130" w:type="dxa"/>
              <w:right w:w="130" w:type="dxa"/>
            </w:tcMar>
            <w:vAlign w:val="center"/>
          </w:tcPr>
          <w:p w14:paraId="4E9D3C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01181FF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58E40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D5175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0E2CD6C" w14:textId="77777777">
        <w:trPr>
          <w:cantSplit/>
        </w:trPr>
        <w:tc>
          <w:tcPr>
            <w:tcW w:w="2400" w:type="dxa"/>
            <w:tcMar>
              <w:top w:w="130" w:type="dxa"/>
              <w:left w:w="130" w:type="dxa"/>
              <w:bottom w:w="130" w:type="dxa"/>
              <w:right w:w="130" w:type="dxa"/>
            </w:tcMar>
            <w:vAlign w:val="center"/>
          </w:tcPr>
          <w:p w14:paraId="4375BC8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施設入所支援</w:t>
            </w:r>
          </w:p>
        </w:tc>
        <w:tc>
          <w:tcPr>
            <w:tcW w:w="2200" w:type="dxa"/>
            <w:tcMar>
              <w:top w:w="130" w:type="dxa"/>
              <w:left w:w="130" w:type="dxa"/>
              <w:bottom w:w="130" w:type="dxa"/>
              <w:right w:w="130" w:type="dxa"/>
            </w:tcMar>
            <w:vAlign w:val="center"/>
          </w:tcPr>
          <w:p w14:paraId="16CE88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c>
          <w:tcPr>
            <w:tcW w:w="2200" w:type="dxa"/>
            <w:tcMar>
              <w:top w:w="130" w:type="dxa"/>
              <w:left w:w="130" w:type="dxa"/>
              <w:bottom w:w="130" w:type="dxa"/>
              <w:right w:w="130" w:type="dxa"/>
            </w:tcMar>
            <w:vAlign w:val="center"/>
          </w:tcPr>
          <w:p w14:paraId="0C4B3B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18人</w:t>
            </w:r>
          </w:p>
        </w:tc>
        <w:tc>
          <w:tcPr>
            <w:tcW w:w="2200" w:type="dxa"/>
            <w:tcMar>
              <w:top w:w="130" w:type="dxa"/>
              <w:left w:w="130" w:type="dxa"/>
              <w:bottom w:w="130" w:type="dxa"/>
              <w:right w:w="130" w:type="dxa"/>
            </w:tcMar>
            <w:vAlign w:val="center"/>
          </w:tcPr>
          <w:p w14:paraId="3D45FC0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17人</w:t>
            </w:r>
          </w:p>
        </w:tc>
      </w:tr>
    </w:tbl>
    <w:p w14:paraId="57EF6E24"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176146FA"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町内に事業所がないため、サービスが継続的に提供されるよう事業者との連携を図ります。第</w:t>
      </w:r>
      <w:r>
        <w:rPr>
          <w:rFonts w:ascii="BIZ UDPゴシック" w:eastAsia="BIZ UDPゴシック" w:hAnsi="BIZ UDPゴシック"/>
          <w:sz w:val="22"/>
          <w:szCs w:val="22"/>
        </w:rPr>
        <w:lastRenderedPageBreak/>
        <w:t>５章の目標（地域生活移行の推進、施設入所者数の削減）を踏まえ、地域生活への移行を進めながら、必要な方には確実に入所支援を確保します。</w:t>
      </w:r>
    </w:p>
    <w:p w14:paraId="09ECADE1"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相談支援</w:t>
      </w:r>
    </w:p>
    <w:p w14:paraId="57D7480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計画相談支援・地域移行支援・地域定着支援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00"/>
        <w:gridCol w:w="2500"/>
      </w:tblGrid>
      <w:tr w:rsidR="009D6CAB" w:rsidRPr="00370011" w14:paraId="0FF0086C" w14:textId="77777777">
        <w:trPr>
          <w:cantSplit/>
          <w:tblHeader/>
        </w:trPr>
        <w:tc>
          <w:tcPr>
            <w:tcW w:w="1800" w:type="dxa"/>
            <w:shd w:val="clear" w:color="auto" w:fill="DCE8DC"/>
            <w:tcMar>
              <w:top w:w="130" w:type="dxa"/>
              <w:left w:w="130" w:type="dxa"/>
              <w:bottom w:w="130" w:type="dxa"/>
              <w:right w:w="130" w:type="dxa"/>
            </w:tcMar>
            <w:vAlign w:val="center"/>
          </w:tcPr>
          <w:p w14:paraId="78F35D0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4700" w:type="dxa"/>
            <w:shd w:val="clear" w:color="auto" w:fill="DCE8DC"/>
            <w:tcMar>
              <w:top w:w="130" w:type="dxa"/>
              <w:left w:w="130" w:type="dxa"/>
              <w:bottom w:w="130" w:type="dxa"/>
              <w:right w:w="130" w:type="dxa"/>
            </w:tcMar>
            <w:vAlign w:val="center"/>
          </w:tcPr>
          <w:p w14:paraId="2B45CF7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3035830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089BDAC8" w14:textId="77777777">
        <w:trPr>
          <w:cantSplit/>
        </w:trPr>
        <w:tc>
          <w:tcPr>
            <w:tcW w:w="1800" w:type="dxa"/>
            <w:tcMar>
              <w:top w:w="130" w:type="dxa"/>
              <w:left w:w="130" w:type="dxa"/>
              <w:bottom w:w="130" w:type="dxa"/>
              <w:right w:w="130" w:type="dxa"/>
            </w:tcMar>
            <w:vAlign w:val="center"/>
          </w:tcPr>
          <w:p w14:paraId="067FD4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計画相談支援給付費・地域相談支援給付費</w:t>
            </w:r>
          </w:p>
        </w:tc>
        <w:tc>
          <w:tcPr>
            <w:tcW w:w="4700" w:type="dxa"/>
            <w:tcMar>
              <w:top w:w="130" w:type="dxa"/>
              <w:left w:w="130" w:type="dxa"/>
              <w:bottom w:w="130" w:type="dxa"/>
              <w:right w:w="130" w:type="dxa"/>
            </w:tcMar>
            <w:vAlign w:val="center"/>
          </w:tcPr>
          <w:p w14:paraId="70FAA9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サービス等利用計画案の作成、サービス事業者等との連絡調整、住居の確保その他の地域における生活に移行するための活動に関する相談、常時の連絡体制の確保等を行います。</w:t>
            </w:r>
          </w:p>
        </w:tc>
        <w:tc>
          <w:tcPr>
            <w:tcW w:w="2500" w:type="dxa"/>
            <w:tcMar>
              <w:top w:w="130" w:type="dxa"/>
              <w:left w:w="130" w:type="dxa"/>
              <w:bottom w:w="130" w:type="dxa"/>
              <w:right w:w="130" w:type="dxa"/>
            </w:tcMar>
            <w:vAlign w:val="center"/>
          </w:tcPr>
          <w:p w14:paraId="5B4531F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障がい福祉サービス又は地域相談支援を利用する全ての障がい者等</w:t>
            </w:r>
          </w:p>
        </w:tc>
      </w:tr>
    </w:tbl>
    <w:p w14:paraId="5E24E7A5"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075C39A" w14:textId="77777777">
        <w:trPr>
          <w:cantSplit/>
          <w:tblHeader/>
        </w:trPr>
        <w:tc>
          <w:tcPr>
            <w:tcW w:w="2400" w:type="dxa"/>
            <w:shd w:val="clear" w:color="auto" w:fill="DCE8DC"/>
            <w:tcMar>
              <w:top w:w="130" w:type="dxa"/>
              <w:left w:w="130" w:type="dxa"/>
              <w:bottom w:w="130" w:type="dxa"/>
              <w:right w:w="130" w:type="dxa"/>
            </w:tcMar>
            <w:vAlign w:val="center"/>
          </w:tcPr>
          <w:p w14:paraId="48D79F9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31297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4B51EC0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20D82E5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D45D490" w14:textId="77777777">
        <w:trPr>
          <w:cantSplit/>
        </w:trPr>
        <w:tc>
          <w:tcPr>
            <w:tcW w:w="2400" w:type="dxa"/>
            <w:tcMar>
              <w:top w:w="130" w:type="dxa"/>
              <w:left w:w="130" w:type="dxa"/>
              <w:bottom w:w="130" w:type="dxa"/>
              <w:right w:w="130" w:type="dxa"/>
            </w:tcMar>
            <w:vAlign w:val="center"/>
          </w:tcPr>
          <w:p w14:paraId="60DDAD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w:t>
            </w:r>
          </w:p>
        </w:tc>
        <w:tc>
          <w:tcPr>
            <w:tcW w:w="2200" w:type="dxa"/>
            <w:tcMar>
              <w:top w:w="130" w:type="dxa"/>
              <w:left w:w="130" w:type="dxa"/>
              <w:bottom w:w="130" w:type="dxa"/>
              <w:right w:w="130" w:type="dxa"/>
            </w:tcMar>
            <w:vAlign w:val="center"/>
          </w:tcPr>
          <w:p w14:paraId="3349AD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14人</w:t>
            </w:r>
          </w:p>
        </w:tc>
        <w:tc>
          <w:tcPr>
            <w:tcW w:w="2200" w:type="dxa"/>
            <w:tcMar>
              <w:top w:w="130" w:type="dxa"/>
              <w:left w:w="130" w:type="dxa"/>
              <w:bottom w:w="130" w:type="dxa"/>
              <w:right w:w="130" w:type="dxa"/>
            </w:tcMar>
            <w:vAlign w:val="center"/>
          </w:tcPr>
          <w:p w14:paraId="2C8F28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13人</w:t>
            </w:r>
          </w:p>
        </w:tc>
        <w:tc>
          <w:tcPr>
            <w:tcW w:w="2200" w:type="dxa"/>
            <w:tcMar>
              <w:top w:w="130" w:type="dxa"/>
              <w:left w:w="130" w:type="dxa"/>
              <w:bottom w:w="130" w:type="dxa"/>
              <w:right w:w="130" w:type="dxa"/>
            </w:tcMar>
            <w:vAlign w:val="center"/>
          </w:tcPr>
          <w:p w14:paraId="0B036B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r>
      <w:tr w:rsidR="009D6CAB" w:rsidRPr="00370011" w14:paraId="1D45D490" w14:textId="77777777">
        <w:trPr>
          <w:cantSplit/>
          <w:ins w:id="90203" w:author="Ryo Wakayama" w:date="2026-10-20T09:00:00Z"/>
        </w:trPr>
        <w:tc>
          <w:tcPr>
            <w:tcW w:w="2400" w:type="dxa"/>
            <w:tcMar>
              <w:top w:w="130" w:type="dxa"/>
              <w:left w:w="130" w:type="dxa"/>
              <w:bottom w:w="130" w:type="dxa"/>
              <w:right w:w="130" w:type="dxa"/>
            </w:tcMar>
            <w:vAlign w:val="center"/>
          </w:tcPr>
          <w:p w14:paraId="60DDAD2E" w14:textId="77777777" w:rsidR="009D6CAB" w:rsidRPr="00370011" w:rsidRDefault="00000000">
            <w:pPr>
              <w:spacing w:line="320" w:lineRule="auto"/>
              <w:rPr>
                <w:ins w:id="90204" w:author="Ryo Wakayama" w:date="2026-10-20T09:00:00Z"/>
                <w:rFonts w:ascii="BIZ UDPゴシック" w:eastAsia="BIZ UDPゴシック" w:hAnsi="BIZ UDPゴシック"/>
              </w:rPr>
            </w:pPr>
            <w:ins w:id="90205"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3349AD6E" w14:textId="77777777" w:rsidR="009D6CAB" w:rsidRPr="00370011" w:rsidRDefault="00000000">
            <w:pPr>
              <w:spacing w:line="320" w:lineRule="auto"/>
              <w:rPr>
                <w:ins w:id="90206" w:author="Ryo Wakayama" w:date="2026-10-20T09:00:00Z"/>
                <w:rFonts w:ascii="BIZ UDPゴシック" w:eastAsia="BIZ UDPゴシック" w:hAnsi="BIZ UDPゴシック"/>
              </w:rPr>
            </w:pPr>
            <w:ins w:id="90207" w:author="Ryo Wakayama" w:date="2026-10-20T09:00:00Z">
              <w:r>
                <w:rPr>
                  <w:rFonts w:ascii="BIZ UDPゴシック" w:eastAsia="BIZ UDPゴシック" w:hAnsi="BIZ UDPゴシック"/>
                  <w:sz w:val="20"/>
                  <w:szCs w:val="20"/>
                </w:rPr>
                <w:t xml:space="preserve">9人</w:t>
              </w:r>
            </w:ins>
          </w:p>
        </w:tc>
        <w:tc>
          <w:tcPr>
            <w:tcW w:w="2200" w:type="dxa"/>
            <w:tcMar>
              <w:top w:w="130" w:type="dxa"/>
              <w:left w:w="130" w:type="dxa"/>
              <w:bottom w:w="130" w:type="dxa"/>
              <w:right w:w="130" w:type="dxa"/>
            </w:tcMar>
            <w:vAlign w:val="center"/>
          </w:tcPr>
          <w:p w14:paraId="2C8F2822" w14:textId="77777777" w:rsidR="009D6CAB" w:rsidRPr="00370011" w:rsidRDefault="00000000">
            <w:pPr>
              <w:spacing w:line="320" w:lineRule="auto"/>
              <w:rPr>
                <w:ins w:id="90208" w:author="Ryo Wakayama" w:date="2026-10-20T09:00:00Z"/>
                <w:rFonts w:ascii="BIZ UDPゴシック" w:eastAsia="BIZ UDPゴシック" w:hAnsi="BIZ UDPゴシック"/>
              </w:rPr>
            </w:pPr>
            <w:ins w:id="90209" w:author="Ryo Wakayama" w:date="2026-10-20T09:00:00Z">
              <w:r>
                <w:rPr>
                  <w:rFonts w:ascii="BIZ UDPゴシック" w:eastAsia="BIZ UDPゴシック" w:hAnsi="BIZ UDPゴシック"/>
                  <w:sz w:val="20"/>
                  <w:szCs w:val="20"/>
                </w:rPr>
                <w:t xml:space="preserve">9人</w:t>
              </w:r>
            </w:ins>
          </w:p>
        </w:tc>
        <w:tc>
          <w:tcPr>
            <w:tcW w:w="2200" w:type="dxa"/>
            <w:tcMar>
              <w:top w:w="130" w:type="dxa"/>
              <w:left w:w="130" w:type="dxa"/>
              <w:bottom w:w="130" w:type="dxa"/>
              <w:right w:w="130" w:type="dxa"/>
            </w:tcMar>
            <w:vAlign w:val="center"/>
          </w:tcPr>
          <w:p w14:paraId="0B036BA8" w14:textId="77777777" w:rsidR="009D6CAB" w:rsidRPr="00370011" w:rsidRDefault="00000000">
            <w:pPr>
              <w:spacing w:line="320" w:lineRule="auto"/>
              <w:rPr>
                <w:ins w:id="90210" w:author="Ryo Wakayama" w:date="2026-10-20T09:00:00Z"/>
                <w:rFonts w:ascii="BIZ UDPゴシック" w:eastAsia="BIZ UDPゴシック" w:hAnsi="BIZ UDPゴシック"/>
              </w:rPr>
            </w:pPr>
            <w:ins w:id="90211" w:author="Ryo Wakayama" w:date="2026-10-20T09:00:00Z">
              <w:r>
                <w:rPr>
                  <w:rFonts w:ascii="BIZ UDPゴシック" w:eastAsia="BIZ UDPゴシック" w:hAnsi="BIZ UDPゴシック"/>
                  <w:sz w:val="20"/>
                  <w:szCs w:val="20"/>
                </w:rPr>
                <w:t xml:space="preserve">9人</w:t>
              </w:r>
            </w:ins>
          </w:p>
        </w:tc>
      </w:tr>
      <w:tr w:rsidR="009D6CAB" w:rsidRPr="00370011" w14:paraId="542D2911" w14:textId="77777777">
        <w:trPr>
          <w:cantSplit/>
        </w:trPr>
        <w:tc>
          <w:tcPr>
            <w:tcW w:w="2400" w:type="dxa"/>
            <w:tcMar>
              <w:top w:w="130" w:type="dxa"/>
              <w:left w:w="130" w:type="dxa"/>
              <w:bottom w:w="130" w:type="dxa"/>
              <w:right w:w="130" w:type="dxa"/>
            </w:tcMar>
            <w:vAlign w:val="center"/>
          </w:tcPr>
          <w:p w14:paraId="1AF86B8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地域移行支援</w:t>
            </w:r>
          </w:p>
        </w:tc>
        <w:tc>
          <w:tcPr>
            <w:tcW w:w="2200" w:type="dxa"/>
            <w:tcMar>
              <w:top w:w="130" w:type="dxa"/>
              <w:left w:w="130" w:type="dxa"/>
              <w:bottom w:w="130" w:type="dxa"/>
              <w:right w:w="130" w:type="dxa"/>
            </w:tcMar>
            <w:vAlign w:val="center"/>
          </w:tcPr>
          <w:p w14:paraId="47431F3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51192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3E1F5C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542D2911" w14:textId="77777777">
        <w:trPr>
          <w:cantSplit/>
          <w:ins w:id="90212" w:author="Ryo Wakayama" w:date="2026-10-20T09:00:00Z"/>
        </w:trPr>
        <w:tc>
          <w:tcPr>
            <w:tcW w:w="2400" w:type="dxa"/>
            <w:tcMar>
              <w:top w:w="130" w:type="dxa"/>
              <w:left w:w="130" w:type="dxa"/>
              <w:bottom w:w="130" w:type="dxa"/>
              <w:right w:w="130" w:type="dxa"/>
            </w:tcMar>
            <w:vAlign w:val="center"/>
          </w:tcPr>
          <w:p w14:paraId="1AF86B8F" w14:textId="77777777" w:rsidR="009D6CAB" w:rsidRPr="00370011" w:rsidRDefault="00000000">
            <w:pPr>
              <w:spacing w:line="320" w:lineRule="auto"/>
              <w:rPr>
                <w:ins w:id="90213" w:author="Ryo Wakayama" w:date="2026-10-20T09:00:00Z"/>
                <w:rFonts w:ascii="BIZ UDPゴシック" w:eastAsia="BIZ UDPゴシック" w:hAnsi="BIZ UDPゴシック"/>
              </w:rPr>
            </w:pPr>
            <w:ins w:id="90214"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47431F38" w14:textId="77777777" w:rsidR="009D6CAB" w:rsidRPr="00370011" w:rsidRDefault="00000000">
            <w:pPr>
              <w:spacing w:line="320" w:lineRule="auto"/>
              <w:rPr>
                <w:ins w:id="90215" w:author="Ryo Wakayama" w:date="2026-10-20T09:00:00Z"/>
                <w:rFonts w:ascii="BIZ UDPゴシック" w:eastAsia="BIZ UDPゴシック" w:hAnsi="BIZ UDPゴシック"/>
              </w:rPr>
            </w:pPr>
            <w:ins w:id="90216"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511921D" w14:textId="77777777" w:rsidR="009D6CAB" w:rsidRPr="00370011" w:rsidRDefault="00000000">
            <w:pPr>
              <w:spacing w:line="320" w:lineRule="auto"/>
              <w:rPr>
                <w:ins w:id="90217" w:author="Ryo Wakayama" w:date="2026-10-20T09:00:00Z"/>
                <w:rFonts w:ascii="BIZ UDPゴシック" w:eastAsia="BIZ UDPゴシック" w:hAnsi="BIZ UDPゴシック"/>
              </w:rPr>
            </w:pPr>
            <w:ins w:id="90218"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3E1F5C85" w14:textId="77777777" w:rsidR="009D6CAB" w:rsidRPr="00370011" w:rsidRDefault="00000000">
            <w:pPr>
              <w:spacing w:line="320" w:lineRule="auto"/>
              <w:rPr>
                <w:ins w:id="90219" w:author="Ryo Wakayama" w:date="2026-10-20T09:00:00Z"/>
                <w:rFonts w:ascii="BIZ UDPゴシック" w:eastAsia="BIZ UDPゴシック" w:hAnsi="BIZ UDPゴシック"/>
              </w:rPr>
            </w:pPr>
            <w:ins w:id="90220" w:author="Ryo Wakayama" w:date="2026-10-20T09:00:00Z">
              <w:r>
                <w:rPr>
                  <w:rFonts w:ascii="BIZ UDPゴシック" w:eastAsia="BIZ UDPゴシック" w:hAnsi="BIZ UDPゴシック"/>
                  <w:sz w:val="20"/>
                  <w:szCs w:val="20"/>
                </w:rPr>
                <w:t xml:space="preserve">0人</w:t>
              </w:r>
            </w:ins>
          </w:p>
        </w:tc>
      </w:tr>
      <w:tr w:rsidR="009D6CAB" w:rsidRPr="00370011" w14:paraId="3D93EFE2" w14:textId="77777777">
        <w:trPr>
          <w:cantSplit/>
        </w:trPr>
        <w:tc>
          <w:tcPr>
            <w:tcW w:w="2400" w:type="dxa"/>
            <w:tcMar>
              <w:top w:w="130" w:type="dxa"/>
              <w:left w:w="130" w:type="dxa"/>
              <w:bottom w:w="130" w:type="dxa"/>
              <w:right w:w="130" w:type="dxa"/>
            </w:tcMar>
            <w:vAlign w:val="center"/>
          </w:tcPr>
          <w:p w14:paraId="638D47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地域定着支援</w:t>
            </w:r>
          </w:p>
        </w:tc>
        <w:tc>
          <w:tcPr>
            <w:tcW w:w="2200" w:type="dxa"/>
            <w:tcMar>
              <w:top w:w="130" w:type="dxa"/>
              <w:left w:w="130" w:type="dxa"/>
              <w:bottom w:w="130" w:type="dxa"/>
              <w:right w:w="130" w:type="dxa"/>
            </w:tcMar>
            <w:vAlign w:val="center"/>
          </w:tcPr>
          <w:p w14:paraId="3DF6D0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0A822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D3B78B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D93EFE2" w14:textId="77777777">
        <w:trPr>
          <w:cantSplit/>
          <w:ins w:id="90221" w:author="Ryo Wakayama" w:date="2026-10-20T09:00:00Z"/>
        </w:trPr>
        <w:tc>
          <w:tcPr>
            <w:tcW w:w="2400" w:type="dxa"/>
            <w:tcMar>
              <w:top w:w="130" w:type="dxa"/>
              <w:left w:w="130" w:type="dxa"/>
              <w:bottom w:w="130" w:type="dxa"/>
              <w:right w:w="130" w:type="dxa"/>
            </w:tcMar>
            <w:vAlign w:val="center"/>
          </w:tcPr>
          <w:p w14:paraId="638D4757" w14:textId="77777777" w:rsidR="009D6CAB" w:rsidRPr="00370011" w:rsidRDefault="00000000">
            <w:pPr>
              <w:spacing w:line="320" w:lineRule="auto"/>
              <w:rPr>
                <w:ins w:id="90222" w:author="Ryo Wakayama" w:date="2026-10-20T09:00:00Z"/>
                <w:rFonts w:ascii="BIZ UDPゴシック" w:eastAsia="BIZ UDPゴシック" w:hAnsi="BIZ UDPゴシック"/>
              </w:rPr>
            </w:pPr>
            <w:ins w:id="90223"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3DF6D076" w14:textId="77777777" w:rsidR="009D6CAB" w:rsidRPr="00370011" w:rsidRDefault="00000000">
            <w:pPr>
              <w:spacing w:line="320" w:lineRule="auto"/>
              <w:rPr>
                <w:ins w:id="90224" w:author="Ryo Wakayama" w:date="2026-10-20T09:00:00Z"/>
                <w:rFonts w:ascii="BIZ UDPゴシック" w:eastAsia="BIZ UDPゴシック" w:hAnsi="BIZ UDPゴシック"/>
              </w:rPr>
            </w:pPr>
            <w:ins w:id="90225"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40A8225F" w14:textId="77777777" w:rsidR="009D6CAB" w:rsidRPr="00370011" w:rsidRDefault="00000000">
            <w:pPr>
              <w:spacing w:line="320" w:lineRule="auto"/>
              <w:rPr>
                <w:ins w:id="90226" w:author="Ryo Wakayama" w:date="2026-10-20T09:00:00Z"/>
                <w:rFonts w:ascii="BIZ UDPゴシック" w:eastAsia="BIZ UDPゴシック" w:hAnsi="BIZ UDPゴシック"/>
              </w:rPr>
            </w:pPr>
            <w:ins w:id="90227"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0D3B78BF" w14:textId="77777777" w:rsidR="009D6CAB" w:rsidRPr="00370011" w:rsidRDefault="00000000">
            <w:pPr>
              <w:spacing w:line="320" w:lineRule="auto"/>
              <w:rPr>
                <w:ins w:id="90228" w:author="Ryo Wakayama" w:date="2026-10-20T09:00:00Z"/>
                <w:rFonts w:ascii="BIZ UDPゴシック" w:eastAsia="BIZ UDPゴシック" w:hAnsi="BIZ UDPゴシック"/>
              </w:rPr>
            </w:pPr>
            <w:ins w:id="90229" w:author="Ryo Wakayama" w:date="2026-10-20T09:00:00Z">
              <w:r>
                <w:rPr>
                  <w:rFonts w:ascii="BIZ UDPゴシック" w:eastAsia="BIZ UDPゴシック" w:hAnsi="BIZ UDPゴシック"/>
                  <w:sz w:val="20"/>
                  <w:szCs w:val="20"/>
                </w:rPr>
                <w:t xml:space="preserve">0人</w:t>
              </w:r>
            </w:ins>
          </w:p>
        </w:tc>
      </w:tr>
    </w:tbl>
    <w:p w14:paraId="6F66894A" w14:textId="77777777" w:rsidR="009D6CAB" w:rsidRPr="00370011" w:rsidRDefault="00000000" w:rsidP="00C76203">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557D22D" w14:textId="77777777">
        <w:trPr>
          <w:cantSplit/>
          <w:tblHeader/>
        </w:trPr>
        <w:tc>
          <w:tcPr>
            <w:tcW w:w="2400" w:type="dxa"/>
            <w:shd w:val="clear" w:color="auto" w:fill="DCE8DC"/>
            <w:tcMar>
              <w:top w:w="130" w:type="dxa"/>
              <w:left w:w="130" w:type="dxa"/>
              <w:bottom w:w="130" w:type="dxa"/>
              <w:right w:w="130" w:type="dxa"/>
            </w:tcMar>
            <w:vAlign w:val="center"/>
          </w:tcPr>
          <w:p w14:paraId="4BADD41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66AD77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27CE55D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1C0325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B43648C" w14:textId="77777777">
        <w:trPr>
          <w:cantSplit/>
        </w:trPr>
        <w:tc>
          <w:tcPr>
            <w:tcW w:w="2400" w:type="dxa"/>
            <w:tcMar>
              <w:top w:w="130" w:type="dxa"/>
              <w:left w:w="130" w:type="dxa"/>
              <w:bottom w:w="130" w:type="dxa"/>
              <w:right w:w="130" w:type="dxa"/>
            </w:tcMar>
            <w:vAlign w:val="center"/>
          </w:tcPr>
          <w:p w14:paraId="0526E66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計画相談支援</w:t>
            </w:r>
          </w:p>
        </w:tc>
        <w:tc>
          <w:tcPr>
            <w:tcW w:w="2200" w:type="dxa"/>
            <w:tcMar>
              <w:top w:w="130" w:type="dxa"/>
              <w:left w:w="130" w:type="dxa"/>
              <w:bottom w:w="130" w:type="dxa"/>
              <w:right w:w="130" w:type="dxa"/>
            </w:tcMar>
            <w:vAlign w:val="center"/>
          </w:tcPr>
          <w:p w14:paraId="406115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w:t>
            </w:r>
          </w:p>
        </w:tc>
        <w:tc>
          <w:tcPr>
            <w:tcW w:w="2200" w:type="dxa"/>
            <w:tcMar>
              <w:top w:w="130" w:type="dxa"/>
              <w:left w:w="130" w:type="dxa"/>
              <w:bottom w:w="130" w:type="dxa"/>
              <w:right w:w="130" w:type="dxa"/>
            </w:tcMar>
            <w:vAlign w:val="center"/>
          </w:tcPr>
          <w:p w14:paraId="6790BE7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16人</w:t>
            </w:r>
          </w:p>
        </w:tc>
        <w:tc>
          <w:tcPr>
            <w:tcW w:w="2200" w:type="dxa"/>
            <w:tcMar>
              <w:top w:w="130" w:type="dxa"/>
              <w:left w:w="130" w:type="dxa"/>
              <w:bottom w:w="130" w:type="dxa"/>
              <w:right w:w="130" w:type="dxa"/>
            </w:tcMar>
            <w:vAlign w:val="center"/>
          </w:tcPr>
          <w:p w14:paraId="36E6B1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17人</w:t>
            </w:r>
          </w:p>
        </w:tc>
      </w:tr>
      <w:tr w:rsidR="009D6CAB" w:rsidRPr="00370011" w14:paraId="1AD54A93" w14:textId="77777777">
        <w:trPr>
          <w:cantSplit/>
        </w:trPr>
        <w:tc>
          <w:tcPr>
            <w:tcW w:w="2400" w:type="dxa"/>
            <w:tcMar>
              <w:top w:w="130" w:type="dxa"/>
              <w:left w:w="130" w:type="dxa"/>
              <w:bottom w:w="130" w:type="dxa"/>
              <w:right w:w="130" w:type="dxa"/>
            </w:tcMar>
            <w:vAlign w:val="center"/>
          </w:tcPr>
          <w:p w14:paraId="73753E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地域移行支援</w:t>
            </w:r>
          </w:p>
        </w:tc>
        <w:tc>
          <w:tcPr>
            <w:tcW w:w="2200" w:type="dxa"/>
            <w:tcMar>
              <w:top w:w="130" w:type="dxa"/>
              <w:left w:w="130" w:type="dxa"/>
              <w:bottom w:w="130" w:type="dxa"/>
              <w:right w:w="130" w:type="dxa"/>
            </w:tcMar>
            <w:vAlign w:val="center"/>
          </w:tcPr>
          <w:p w14:paraId="73E0279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95B5F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415CA9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r w:rsidR="009D6CAB" w:rsidRPr="00370011" w14:paraId="01636896" w14:textId="77777777">
        <w:trPr>
          <w:cantSplit/>
        </w:trPr>
        <w:tc>
          <w:tcPr>
            <w:tcW w:w="2400" w:type="dxa"/>
            <w:tcMar>
              <w:top w:w="130" w:type="dxa"/>
              <w:left w:w="130" w:type="dxa"/>
              <w:bottom w:w="130" w:type="dxa"/>
              <w:right w:w="130" w:type="dxa"/>
            </w:tcMar>
            <w:vAlign w:val="center"/>
          </w:tcPr>
          <w:p w14:paraId="039AB2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地域定着支援</w:t>
            </w:r>
          </w:p>
        </w:tc>
        <w:tc>
          <w:tcPr>
            <w:tcW w:w="2200" w:type="dxa"/>
            <w:tcMar>
              <w:top w:w="130" w:type="dxa"/>
              <w:left w:w="130" w:type="dxa"/>
              <w:bottom w:w="130" w:type="dxa"/>
              <w:right w:w="130" w:type="dxa"/>
            </w:tcMar>
            <w:vAlign w:val="center"/>
          </w:tcPr>
          <w:p w14:paraId="60CB6F8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78208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28CDF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5DAFE0C3"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3F4E815E"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計画相談支援について、利用者のニーズに対応するため、サービス事業者と連携を図り、心身の状況、社会活動や介護者・居住等の状況、サービスの利用意向などを適切に把握できる人材の育成を図ります。地域移行支援・地域定着支援は、施設入所者数を削減するための重要なサービスであり、第５章の目標値（地域生活移行者数２人）を踏まえ、地域の方々の理解促進に努めます。</w:t>
      </w:r>
    </w:p>
    <w:p w14:paraId="41C5C100"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５　必要な見込量の確保のための方策（共通事項）</w:t>
      </w:r>
    </w:p>
    <w:p w14:paraId="5A89EC4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各サービスの見込量確保の方策に加え、サービス全体に共通する方策を次のとおり定めます。本町のように人口規模の小さい町では、町内で提供できるサービスが限られ、田村地方や県中圏域の事業所の利用が見込量の確保に直結します。</w:t>
      </w:r>
    </w:p>
    <w:p w14:paraId="783A1A02"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（１）田村地方・県中圏域での基盤整備の見通し</w:t>
      </w:r>
    </w:p>
    <w:p w14:paraId="6804C41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田村地方の事業所の状況（資料編５）を踏まえ、サービスごとの確保の方針を次のとおりとします。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1260"/>
        <w:gridCol w:w="4140"/>
      </w:tblGrid>
      <w:tr w:rsidR="001E7E48" w14:paraId="35A8D825" w14:textId="77777777">
        <w:trPr>
          <w:cantSplit/>
          <w:tblHeader/>
        </w:trPr>
        <w:tc>
          <w:tcPr>
            <w:tcW w:w="2700" w:type="dxa"/>
            <w:shd w:val="clear" w:color="auto" w:fill="DCE8DC"/>
            <w:tcMar>
              <w:top w:w="130" w:type="dxa"/>
              <w:left w:w="130" w:type="dxa"/>
              <w:bottom w:w="130" w:type="dxa"/>
              <w:right w:w="130" w:type="dxa"/>
            </w:tcMar>
            <w:vAlign w:val="center"/>
          </w:tcPr>
          <w:p w14:paraId="19E3D93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サービス</w:t>
            </w:r>
          </w:p>
        </w:tc>
        <w:tc>
          <w:tcPr>
            <w:tcW w:w="900" w:type="dxa"/>
            <w:shd w:val="clear" w:color="auto" w:fill="DCE8DC"/>
            <w:tcMar>
              <w:top w:w="130" w:type="dxa"/>
              <w:left w:w="130" w:type="dxa"/>
              <w:bottom w:w="130" w:type="dxa"/>
              <w:right w:w="130" w:type="dxa"/>
            </w:tcMar>
            <w:vAlign w:val="center"/>
          </w:tcPr>
          <w:p w14:paraId="5510B63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町内</w:t>
            </w:r>
          </w:p>
        </w:tc>
        <w:tc>
          <w:tcPr>
            <w:tcW w:w="1260" w:type="dxa"/>
            <w:shd w:val="clear" w:color="auto" w:fill="DCE8DC"/>
            <w:tcMar>
              <w:top w:w="130" w:type="dxa"/>
              <w:left w:w="130" w:type="dxa"/>
              <w:bottom w:w="130" w:type="dxa"/>
              <w:right w:w="130" w:type="dxa"/>
            </w:tcMar>
            <w:vAlign w:val="center"/>
          </w:tcPr>
          <w:p w14:paraId="7D2A843C"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田村地方</w:t>
            </w:r>
          </w:p>
          <w:p w14:paraId="631FFD76"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（町外）</w:t>
            </w:r>
          </w:p>
        </w:tc>
        <w:tc>
          <w:tcPr>
            <w:tcW w:w="4140" w:type="dxa"/>
            <w:shd w:val="clear" w:color="auto" w:fill="DCE8DC"/>
            <w:tcMar>
              <w:top w:w="130" w:type="dxa"/>
              <w:left w:w="130" w:type="dxa"/>
              <w:bottom w:w="130" w:type="dxa"/>
              <w:right w:w="130" w:type="dxa"/>
            </w:tcMar>
            <w:vAlign w:val="center"/>
          </w:tcPr>
          <w:p w14:paraId="5D4B87E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確保の方針</w:t>
            </w:r>
          </w:p>
        </w:tc>
      </w:tr>
      <w:tr w:rsidR="001E7E48" w14:paraId="339B60A4" w14:textId="77777777">
        <w:trPr>
          <w:cantSplit/>
        </w:trPr>
        <w:tc>
          <w:tcPr>
            <w:tcW w:w="2700" w:type="dxa"/>
            <w:tcMar>
              <w:top w:w="130" w:type="dxa"/>
              <w:left w:w="130" w:type="dxa"/>
              <w:bottom w:w="130" w:type="dxa"/>
              <w:right w:w="130" w:type="dxa"/>
            </w:tcMar>
            <w:vAlign w:val="center"/>
          </w:tcPr>
          <w:p w14:paraId="2978E4A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居宅介護・重度訪問介護・同行援護</w:t>
            </w:r>
          </w:p>
        </w:tc>
        <w:tc>
          <w:tcPr>
            <w:tcW w:w="900" w:type="dxa"/>
            <w:tcMar>
              <w:top w:w="130" w:type="dxa"/>
              <w:left w:w="130" w:type="dxa"/>
              <w:bottom w:w="130" w:type="dxa"/>
              <w:right w:w="130" w:type="dxa"/>
            </w:tcMar>
            <w:vAlign w:val="center"/>
          </w:tcPr>
          <w:p w14:paraId="1DE7982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58C4FBB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4</w:t>
            </w:r>
          </w:p>
        </w:tc>
        <w:tc>
          <w:tcPr>
            <w:tcW w:w="4140" w:type="dxa"/>
            <w:tcMar>
              <w:top w:w="130" w:type="dxa"/>
              <w:left w:w="130" w:type="dxa"/>
              <w:bottom w:w="130" w:type="dxa"/>
              <w:right w:w="130" w:type="dxa"/>
            </w:tcMar>
            <w:vAlign w:val="center"/>
          </w:tcPr>
          <w:p w14:paraId="17F881E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町外事業所の訪問範囲と人員を確認し、町内への訪問を確保する。介護保険の訪問介護事業所による共生型サービスの活用を検討する</w:t>
            </w:r>
          </w:p>
        </w:tc>
      </w:tr>
      <w:tr w:rsidR="001E7E48" w14:paraId="5A07D176" w14:textId="77777777">
        <w:trPr>
          <w:cantSplit/>
        </w:trPr>
        <w:tc>
          <w:tcPr>
            <w:tcW w:w="2700" w:type="dxa"/>
            <w:tcMar>
              <w:top w:w="130" w:type="dxa"/>
              <w:left w:w="130" w:type="dxa"/>
              <w:bottom w:w="130" w:type="dxa"/>
              <w:right w:w="130" w:type="dxa"/>
            </w:tcMar>
            <w:vAlign w:val="center"/>
          </w:tcPr>
          <w:p w14:paraId="6AD74D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900" w:type="dxa"/>
            <w:tcMar>
              <w:top w:w="130" w:type="dxa"/>
              <w:left w:w="130" w:type="dxa"/>
              <w:bottom w:w="130" w:type="dxa"/>
              <w:right w:w="130" w:type="dxa"/>
            </w:tcMar>
            <w:vAlign w:val="center"/>
          </w:tcPr>
          <w:p w14:paraId="60C4B36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w:t>
            </w:r>
          </w:p>
        </w:tc>
        <w:tc>
          <w:tcPr>
            <w:tcW w:w="1260" w:type="dxa"/>
            <w:tcMar>
              <w:top w:w="130" w:type="dxa"/>
              <w:left w:w="130" w:type="dxa"/>
              <w:bottom w:w="130" w:type="dxa"/>
              <w:right w:w="130" w:type="dxa"/>
            </w:tcMar>
            <w:vAlign w:val="center"/>
          </w:tcPr>
          <w:p w14:paraId="7523BED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10</w:t>
            </w:r>
          </w:p>
        </w:tc>
        <w:tc>
          <w:tcPr>
            <w:tcW w:w="4140" w:type="dxa"/>
            <w:tcMar>
              <w:top w:w="130" w:type="dxa"/>
              <w:left w:w="130" w:type="dxa"/>
              <w:bottom w:w="130" w:type="dxa"/>
              <w:right w:w="130" w:type="dxa"/>
            </w:tcMar>
            <w:vAlign w:val="center"/>
          </w:tcPr>
          <w:p w14:paraId="775D86C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町内２事業所を中心に確保し、重度の人や医療的ケアを要する人は田村地方の事業所と調整する</w:t>
            </w:r>
          </w:p>
        </w:tc>
      </w:tr>
      <w:tr w:rsidR="001E7E48" w14:paraId="48F5546F" w14:textId="77777777">
        <w:trPr>
          <w:cantSplit/>
        </w:trPr>
        <w:tc>
          <w:tcPr>
            <w:tcW w:w="2700" w:type="dxa"/>
            <w:tcMar>
              <w:top w:w="130" w:type="dxa"/>
              <w:left w:w="130" w:type="dxa"/>
              <w:bottom w:w="130" w:type="dxa"/>
              <w:right w:w="130" w:type="dxa"/>
            </w:tcMar>
            <w:vAlign w:val="center"/>
          </w:tcPr>
          <w:p w14:paraId="78FB87F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900" w:type="dxa"/>
            <w:tcMar>
              <w:top w:w="130" w:type="dxa"/>
              <w:left w:w="130" w:type="dxa"/>
              <w:bottom w:w="130" w:type="dxa"/>
              <w:right w:w="130" w:type="dxa"/>
            </w:tcMar>
            <w:vAlign w:val="center"/>
          </w:tcPr>
          <w:p w14:paraId="649CD2D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3</w:t>
            </w:r>
          </w:p>
        </w:tc>
        <w:tc>
          <w:tcPr>
            <w:tcW w:w="1260" w:type="dxa"/>
            <w:tcMar>
              <w:top w:w="130" w:type="dxa"/>
              <w:left w:w="130" w:type="dxa"/>
              <w:bottom w:w="130" w:type="dxa"/>
              <w:right w:w="130" w:type="dxa"/>
            </w:tcMar>
            <w:vAlign w:val="center"/>
          </w:tcPr>
          <w:p w14:paraId="6F52867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17</w:t>
            </w:r>
          </w:p>
        </w:tc>
        <w:tc>
          <w:tcPr>
            <w:tcW w:w="4140" w:type="dxa"/>
            <w:tcMar>
              <w:top w:w="130" w:type="dxa"/>
              <w:left w:w="130" w:type="dxa"/>
              <w:bottom w:w="130" w:type="dxa"/>
              <w:right w:w="130" w:type="dxa"/>
            </w:tcMar>
            <w:vAlign w:val="center"/>
          </w:tcPr>
          <w:p w14:paraId="4BFD215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町内３事業所を中心に確保する</w:t>
            </w:r>
          </w:p>
        </w:tc>
      </w:tr>
      <w:tr w:rsidR="001E7E48" w14:paraId="06BC09B8" w14:textId="77777777">
        <w:trPr>
          <w:cantSplit/>
        </w:trPr>
        <w:tc>
          <w:tcPr>
            <w:tcW w:w="2700" w:type="dxa"/>
            <w:tcMar>
              <w:top w:w="130" w:type="dxa"/>
              <w:left w:w="130" w:type="dxa"/>
              <w:bottom w:w="130" w:type="dxa"/>
              <w:right w:w="130" w:type="dxa"/>
            </w:tcMar>
            <w:vAlign w:val="center"/>
          </w:tcPr>
          <w:p w14:paraId="06B4FEE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就労継続支援Ａ型・就労移行支援・就労定着支援・就労選択支援</w:t>
            </w:r>
          </w:p>
        </w:tc>
        <w:tc>
          <w:tcPr>
            <w:tcW w:w="900" w:type="dxa"/>
            <w:tcMar>
              <w:top w:w="130" w:type="dxa"/>
              <w:left w:w="130" w:type="dxa"/>
              <w:bottom w:w="130" w:type="dxa"/>
              <w:right w:w="130" w:type="dxa"/>
            </w:tcMar>
            <w:vAlign w:val="center"/>
          </w:tcPr>
          <w:p w14:paraId="68A33F2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59B9A7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w:t>
            </w:r>
          </w:p>
        </w:tc>
        <w:tc>
          <w:tcPr>
            <w:tcW w:w="4140" w:type="dxa"/>
            <w:tcMar>
              <w:top w:w="130" w:type="dxa"/>
              <w:left w:w="130" w:type="dxa"/>
              <w:bottom w:w="130" w:type="dxa"/>
              <w:right w:w="130" w:type="dxa"/>
            </w:tcMar>
            <w:vAlign w:val="center"/>
          </w:tcPr>
          <w:p w14:paraId="4263B8F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田村地方にない種別は、県中圏域（郡山市等）の事業所の利用により確保する</w:t>
            </w:r>
          </w:p>
        </w:tc>
      </w:tr>
      <w:tr w:rsidR="001E7E48" w14:paraId="064DC51B" w14:textId="77777777">
        <w:trPr>
          <w:cantSplit/>
        </w:trPr>
        <w:tc>
          <w:tcPr>
            <w:tcW w:w="2700" w:type="dxa"/>
            <w:tcMar>
              <w:top w:w="130" w:type="dxa"/>
              <w:left w:w="130" w:type="dxa"/>
              <w:bottom w:w="130" w:type="dxa"/>
              <w:right w:w="130" w:type="dxa"/>
            </w:tcMar>
            <w:vAlign w:val="center"/>
          </w:tcPr>
          <w:p w14:paraId="76CD827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短期入所・施設入所支援</w:t>
            </w:r>
          </w:p>
        </w:tc>
        <w:tc>
          <w:tcPr>
            <w:tcW w:w="900" w:type="dxa"/>
            <w:tcMar>
              <w:top w:w="130" w:type="dxa"/>
              <w:left w:w="130" w:type="dxa"/>
              <w:bottom w:w="130" w:type="dxa"/>
              <w:right w:w="130" w:type="dxa"/>
            </w:tcMar>
            <w:vAlign w:val="center"/>
          </w:tcPr>
          <w:p w14:paraId="451369B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14CBAB2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w:t>
            </w:r>
          </w:p>
        </w:tc>
        <w:tc>
          <w:tcPr>
            <w:tcW w:w="4140" w:type="dxa"/>
            <w:tcMar>
              <w:top w:w="130" w:type="dxa"/>
              <w:left w:w="130" w:type="dxa"/>
              <w:bottom w:w="130" w:type="dxa"/>
              <w:right w:w="130" w:type="dxa"/>
            </w:tcMar>
            <w:vAlign w:val="center"/>
          </w:tcPr>
          <w:p w14:paraId="64720C4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田村地方の２施設及び県中圏域の施設と、緊急時の受入れを含めて調整する（地域生活支援拠点等）</w:t>
            </w:r>
          </w:p>
        </w:tc>
      </w:tr>
      <w:tr w:rsidR="001E7E48" w14:paraId="5E303581" w14:textId="77777777">
        <w:trPr>
          <w:cantSplit/>
        </w:trPr>
        <w:tc>
          <w:tcPr>
            <w:tcW w:w="2700" w:type="dxa"/>
            <w:tcMar>
              <w:top w:w="130" w:type="dxa"/>
              <w:left w:w="130" w:type="dxa"/>
              <w:bottom w:w="130" w:type="dxa"/>
              <w:right w:w="130" w:type="dxa"/>
            </w:tcMar>
            <w:vAlign w:val="center"/>
          </w:tcPr>
          <w:p w14:paraId="708F50F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900" w:type="dxa"/>
            <w:tcMar>
              <w:top w:w="130" w:type="dxa"/>
              <w:left w:w="130" w:type="dxa"/>
              <w:bottom w:w="130" w:type="dxa"/>
              <w:right w:w="130" w:type="dxa"/>
            </w:tcMar>
            <w:vAlign w:val="center"/>
          </w:tcPr>
          <w:p w14:paraId="4521B107"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38913448"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w:t>
            </w:r>
          </w:p>
        </w:tc>
        <w:tc>
          <w:tcPr>
            <w:tcW w:w="4140" w:type="dxa"/>
            <w:tcMar>
              <w:top w:w="130" w:type="dxa"/>
              <w:left w:w="130" w:type="dxa"/>
              <w:bottom w:w="130" w:type="dxa"/>
              <w:right w:w="130" w:type="dxa"/>
            </w:tcMar>
            <w:vAlign w:val="center"/>
          </w:tcPr>
          <w:p w14:paraId="358F86B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田村地方の空き状況を拠点等を通じて把握し、地域移行の受け皿として確保する</w:t>
            </w:r>
          </w:p>
        </w:tc>
      </w:tr>
      <w:tr w:rsidR="001E7E48" w14:paraId="22B7276A" w14:textId="77777777">
        <w:trPr>
          <w:cantSplit/>
        </w:trPr>
        <w:tc>
          <w:tcPr>
            <w:tcW w:w="2700" w:type="dxa"/>
            <w:tcMar>
              <w:top w:w="130" w:type="dxa"/>
              <w:left w:w="130" w:type="dxa"/>
              <w:bottom w:w="130" w:type="dxa"/>
              <w:right w:w="130" w:type="dxa"/>
            </w:tcMar>
            <w:vAlign w:val="center"/>
          </w:tcPr>
          <w:p w14:paraId="7A818EF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900" w:type="dxa"/>
            <w:tcMar>
              <w:top w:w="130" w:type="dxa"/>
              <w:left w:w="130" w:type="dxa"/>
              <w:bottom w:w="130" w:type="dxa"/>
              <w:right w:w="130" w:type="dxa"/>
            </w:tcMar>
            <w:vAlign w:val="center"/>
          </w:tcPr>
          <w:p w14:paraId="5755C82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w:t>
            </w:r>
          </w:p>
        </w:tc>
        <w:tc>
          <w:tcPr>
            <w:tcW w:w="1260" w:type="dxa"/>
            <w:tcMar>
              <w:top w:w="130" w:type="dxa"/>
              <w:left w:w="130" w:type="dxa"/>
              <w:bottom w:w="130" w:type="dxa"/>
              <w:right w:w="130" w:type="dxa"/>
            </w:tcMar>
            <w:vAlign w:val="center"/>
          </w:tcPr>
          <w:p w14:paraId="10EBA1B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w:t>
            </w:r>
          </w:p>
        </w:tc>
        <w:tc>
          <w:tcPr>
            <w:tcW w:w="4140" w:type="dxa"/>
            <w:tcMar>
              <w:top w:w="130" w:type="dxa"/>
              <w:left w:w="130" w:type="dxa"/>
              <w:bottom w:w="130" w:type="dxa"/>
              <w:right w:w="130" w:type="dxa"/>
            </w:tcMar>
            <w:vAlign w:val="center"/>
          </w:tcPr>
          <w:p w14:paraId="3AA68E8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児童発達支援センターつくしを中心に、田村地方の事業所の送迎範囲と受入れを確認する</w:t>
            </w:r>
          </w:p>
        </w:tc>
      </w:tr>
      <w:tr w:rsidR="001E7E48" w14:paraId="35787EBD" w14:textId="77777777">
        <w:trPr>
          <w:cantSplit/>
        </w:trPr>
        <w:tc>
          <w:tcPr>
            <w:tcW w:w="2700" w:type="dxa"/>
            <w:tcMar>
              <w:top w:w="130" w:type="dxa"/>
              <w:left w:w="130" w:type="dxa"/>
              <w:bottom w:w="130" w:type="dxa"/>
              <w:right w:w="130" w:type="dxa"/>
            </w:tcMar>
            <w:vAlign w:val="center"/>
          </w:tcPr>
          <w:p w14:paraId="676FDAD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相談支援</w:t>
            </w:r>
          </w:p>
        </w:tc>
        <w:tc>
          <w:tcPr>
            <w:tcW w:w="900" w:type="dxa"/>
            <w:tcMar>
              <w:top w:w="130" w:type="dxa"/>
              <w:left w:w="130" w:type="dxa"/>
              <w:bottom w:w="130" w:type="dxa"/>
              <w:right w:w="130" w:type="dxa"/>
            </w:tcMar>
            <w:vAlign w:val="center"/>
          </w:tcPr>
          <w:p w14:paraId="492B089A"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w:t>
            </w:r>
          </w:p>
        </w:tc>
        <w:tc>
          <w:tcPr>
            <w:tcW w:w="1260" w:type="dxa"/>
            <w:tcMar>
              <w:top w:w="130" w:type="dxa"/>
              <w:left w:w="130" w:type="dxa"/>
              <w:bottom w:w="130" w:type="dxa"/>
              <w:right w:w="130" w:type="dxa"/>
            </w:tcMar>
            <w:vAlign w:val="center"/>
          </w:tcPr>
          <w:p w14:paraId="12F5D304"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5</w:t>
            </w:r>
          </w:p>
        </w:tc>
        <w:tc>
          <w:tcPr>
            <w:tcW w:w="4140" w:type="dxa"/>
            <w:tcMar>
              <w:top w:w="130" w:type="dxa"/>
              <w:left w:w="130" w:type="dxa"/>
              <w:bottom w:w="130" w:type="dxa"/>
              <w:right w:w="130" w:type="dxa"/>
            </w:tcMar>
            <w:vAlign w:val="center"/>
          </w:tcPr>
          <w:p w14:paraId="7BACF67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小野町指定相談支援事業所と田村地方基幹相談支援センターを中心に確保し、「望まないセルフプラン」ゼロを維持する</w:t>
            </w:r>
          </w:p>
        </w:tc>
      </w:tr>
    </w:tbl>
    <w:p w14:paraId="6AA2D905"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※事業所数は資料編５の一覧（令和８年４月１日現在）による。多機能型事業所は種別ごとに数え、生活介護には基準該当を含む。県中圏域（郡山市等）の事業所は含まない。</w:t>
      </w:r>
    </w:p>
    <w:p w14:paraId="046C9626"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（２）事業所の受入余力の把握</w:t>
      </w:r>
    </w:p>
    <w:p w14:paraId="54C8D08C"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に事業所があることは、本町の住民がそのサービスを利用できることと同じではありません。本町の住民が利用している町外の事業所に対し、次の事項を小野町自立支援協議会や地域生活支援拠点等を通じて照会し、確保できる量の判断に用います。照会の前に、障害福祉サービス等情報公表制度で公表されている情報（所在地、サービスの種類、営業時間、職員の配置等）を確かめ、公表情報で分からない事項に絞って照会し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0"/>
        <w:gridCol w:w="4860"/>
      </w:tblGrid>
      <w:tr w:rsidR="001E7E48" w14:paraId="6B7B9950" w14:textId="77777777">
        <w:trPr>
          <w:cantSplit/>
          <w:tblHeader/>
        </w:trPr>
        <w:tc>
          <w:tcPr>
            <w:tcW w:w="4140" w:type="dxa"/>
            <w:shd w:val="clear" w:color="auto" w:fill="DCE8DC"/>
            <w:tcMar>
              <w:top w:w="130" w:type="dxa"/>
              <w:left w:w="130" w:type="dxa"/>
              <w:bottom w:w="130" w:type="dxa"/>
              <w:right w:w="130" w:type="dxa"/>
            </w:tcMar>
            <w:vAlign w:val="center"/>
          </w:tcPr>
          <w:p w14:paraId="36F57329"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照会する事項</w:t>
            </w:r>
          </w:p>
        </w:tc>
        <w:tc>
          <w:tcPr>
            <w:tcW w:w="4860" w:type="dxa"/>
            <w:shd w:val="clear" w:color="auto" w:fill="DCE8DC"/>
            <w:tcMar>
              <w:top w:w="130" w:type="dxa"/>
              <w:left w:w="130" w:type="dxa"/>
              <w:bottom w:w="130" w:type="dxa"/>
              <w:right w:w="130" w:type="dxa"/>
            </w:tcMar>
            <w:vAlign w:val="center"/>
          </w:tcPr>
          <w:p w14:paraId="014FBFB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確保できる量との関係</w:t>
            </w:r>
          </w:p>
        </w:tc>
      </w:tr>
      <w:tr w:rsidR="001E7E48" w14:paraId="6FFD9FB0" w14:textId="77777777">
        <w:trPr>
          <w:cantSplit/>
        </w:trPr>
        <w:tc>
          <w:tcPr>
            <w:tcW w:w="4140" w:type="dxa"/>
            <w:tcMar>
              <w:top w:w="130" w:type="dxa"/>
              <w:left w:w="130" w:type="dxa"/>
              <w:bottom w:w="130" w:type="dxa"/>
              <w:right w:w="130" w:type="dxa"/>
            </w:tcMar>
            <w:vAlign w:val="center"/>
          </w:tcPr>
          <w:p w14:paraId="7FB5823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定員、現在の利用者数、空き、待機の有無</w:t>
            </w:r>
          </w:p>
        </w:tc>
        <w:tc>
          <w:tcPr>
            <w:tcW w:w="4860" w:type="dxa"/>
            <w:tcMar>
              <w:top w:w="130" w:type="dxa"/>
              <w:left w:w="130" w:type="dxa"/>
              <w:bottom w:w="130" w:type="dxa"/>
              <w:right w:w="130" w:type="dxa"/>
            </w:tcMar>
            <w:vAlign w:val="center"/>
          </w:tcPr>
          <w:p w14:paraId="7151F3A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新たに受け入れられる人数の上限</w:t>
            </w:r>
          </w:p>
        </w:tc>
      </w:tr>
      <w:tr w:rsidR="001E7E48" w14:paraId="0D926037" w14:textId="77777777">
        <w:trPr>
          <w:cantSplit/>
        </w:trPr>
        <w:tc>
          <w:tcPr>
            <w:tcW w:w="4140" w:type="dxa"/>
            <w:tcMar>
              <w:top w:w="130" w:type="dxa"/>
              <w:left w:w="130" w:type="dxa"/>
              <w:bottom w:w="130" w:type="dxa"/>
              <w:right w:w="130" w:type="dxa"/>
            </w:tcMar>
            <w:vAlign w:val="center"/>
          </w:tcPr>
          <w:p w14:paraId="6FE4288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送迎の実施の有無と送迎の範囲</w:t>
            </w:r>
          </w:p>
        </w:tc>
        <w:tc>
          <w:tcPr>
            <w:tcW w:w="4860" w:type="dxa"/>
            <w:tcMar>
              <w:top w:w="130" w:type="dxa"/>
              <w:left w:w="130" w:type="dxa"/>
              <w:bottom w:w="130" w:type="dxa"/>
              <w:right w:w="130" w:type="dxa"/>
            </w:tcMar>
            <w:vAlign w:val="center"/>
          </w:tcPr>
          <w:p w14:paraId="1EF3E48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本町から通えるかどうか（片道の距離と所要時間）</w:t>
            </w:r>
          </w:p>
        </w:tc>
      </w:tr>
      <w:tr w:rsidR="001E7E48" w14:paraId="6A86E62A" w14:textId="77777777">
        <w:trPr>
          <w:cantSplit/>
        </w:trPr>
        <w:tc>
          <w:tcPr>
            <w:tcW w:w="4140" w:type="dxa"/>
            <w:tcMar>
              <w:top w:w="130" w:type="dxa"/>
              <w:left w:w="130" w:type="dxa"/>
              <w:bottom w:w="130" w:type="dxa"/>
              <w:right w:w="130" w:type="dxa"/>
            </w:tcMar>
            <w:vAlign w:val="center"/>
          </w:tcPr>
          <w:p w14:paraId="4381E3A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重度障がい者（強度行動障がい・高次脳機能障がい）の受入れの可否</w:t>
            </w:r>
          </w:p>
        </w:tc>
        <w:tc>
          <w:tcPr>
            <w:tcW w:w="4860" w:type="dxa"/>
            <w:tcMar>
              <w:top w:w="130" w:type="dxa"/>
              <w:left w:w="130" w:type="dxa"/>
              <w:bottom w:w="130" w:type="dxa"/>
              <w:right w:w="130" w:type="dxa"/>
            </w:tcMar>
            <w:vAlign w:val="center"/>
          </w:tcPr>
          <w:p w14:paraId="6907C7B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重度障がい者の内数を受け止められるかどうか</w:t>
            </w:r>
          </w:p>
        </w:tc>
      </w:tr>
      <w:tr w:rsidR="001E7E48" w14:paraId="7DF44C95" w14:textId="77777777">
        <w:trPr>
          <w:cantSplit/>
        </w:trPr>
        <w:tc>
          <w:tcPr>
            <w:tcW w:w="4140" w:type="dxa"/>
            <w:tcMar>
              <w:top w:w="130" w:type="dxa"/>
              <w:left w:w="130" w:type="dxa"/>
              <w:bottom w:w="130" w:type="dxa"/>
              <w:right w:w="130" w:type="dxa"/>
            </w:tcMar>
            <w:vAlign w:val="center"/>
          </w:tcPr>
          <w:p w14:paraId="5438DC28"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医療的ケアへの対応の可否（看護職員の配置）</w:t>
            </w:r>
          </w:p>
        </w:tc>
        <w:tc>
          <w:tcPr>
            <w:tcW w:w="4860" w:type="dxa"/>
            <w:tcMar>
              <w:top w:w="130" w:type="dxa"/>
              <w:left w:w="130" w:type="dxa"/>
              <w:bottom w:w="130" w:type="dxa"/>
              <w:right w:w="130" w:type="dxa"/>
            </w:tcMar>
            <w:vAlign w:val="center"/>
          </w:tcPr>
          <w:p w14:paraId="2462D0E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医療的ケア児・者の受入れの可否</w:t>
            </w:r>
          </w:p>
        </w:tc>
      </w:tr>
      <w:tr w:rsidR="001E7E48" w14:paraId="084557E2" w14:textId="77777777">
        <w:trPr>
          <w:cantSplit/>
        </w:trPr>
        <w:tc>
          <w:tcPr>
            <w:tcW w:w="4140" w:type="dxa"/>
            <w:tcMar>
              <w:top w:w="130" w:type="dxa"/>
              <w:left w:w="130" w:type="dxa"/>
              <w:bottom w:w="130" w:type="dxa"/>
              <w:right w:w="130" w:type="dxa"/>
            </w:tcMar>
            <w:vAlign w:val="center"/>
          </w:tcPr>
          <w:p w14:paraId="202AF23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職員の欠員の状況と採用の見通し</w:t>
            </w:r>
          </w:p>
        </w:tc>
        <w:tc>
          <w:tcPr>
            <w:tcW w:w="4860" w:type="dxa"/>
            <w:tcMar>
              <w:top w:w="130" w:type="dxa"/>
              <w:left w:w="130" w:type="dxa"/>
              <w:bottom w:w="130" w:type="dxa"/>
              <w:right w:w="130" w:type="dxa"/>
            </w:tcMar>
            <w:vAlign w:val="center"/>
          </w:tcPr>
          <w:p w14:paraId="2A9A9B5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定員に空きがあっても受け入れられない場合がある</w:t>
            </w:r>
          </w:p>
        </w:tc>
      </w:tr>
      <w:tr w:rsidR="001E7E48" w14:paraId="2E5D685C" w14:textId="77777777">
        <w:trPr>
          <w:cantSplit/>
        </w:trPr>
        <w:tc>
          <w:tcPr>
            <w:tcW w:w="4140" w:type="dxa"/>
            <w:tcMar>
              <w:top w:w="130" w:type="dxa"/>
              <w:left w:w="130" w:type="dxa"/>
              <w:bottom w:w="130" w:type="dxa"/>
              <w:right w:w="130" w:type="dxa"/>
            </w:tcMar>
            <w:vAlign w:val="center"/>
          </w:tcPr>
          <w:p w14:paraId="67492A5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令和９～11年度の定員の増減又は休廃止の意向</w:t>
            </w:r>
          </w:p>
        </w:tc>
        <w:tc>
          <w:tcPr>
            <w:tcW w:w="4860" w:type="dxa"/>
            <w:tcMar>
              <w:top w:w="130" w:type="dxa"/>
              <w:left w:w="130" w:type="dxa"/>
              <w:bottom w:w="130" w:type="dxa"/>
              <w:right w:w="130" w:type="dxa"/>
            </w:tcMar>
            <w:vAlign w:val="center"/>
          </w:tcPr>
          <w:p w14:paraId="7CE9BF50"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計画期間中に確保できる量が減る見込みの有無</w:t>
            </w:r>
          </w:p>
        </w:tc>
      </w:tr>
      <w:tr w:rsidR="001E7E48" w14:paraId="0BB97CB9" w14:textId="77777777">
        <w:trPr>
          <w:cantSplit/>
        </w:trPr>
        <w:tc>
          <w:tcPr>
            <w:tcW w:w="4140" w:type="dxa"/>
            <w:tcMar>
              <w:top w:w="130" w:type="dxa"/>
              <w:left w:w="130" w:type="dxa"/>
              <w:bottom w:w="130" w:type="dxa"/>
              <w:right w:w="130" w:type="dxa"/>
            </w:tcMar>
            <w:vAlign w:val="center"/>
          </w:tcPr>
          <w:p w14:paraId="5079547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訪問系サービスの従業者数と、本町への訪問の可否・時間帯</w:t>
            </w:r>
          </w:p>
        </w:tc>
        <w:tc>
          <w:tcPr>
            <w:tcW w:w="4860" w:type="dxa"/>
            <w:tcMar>
              <w:top w:w="130" w:type="dxa"/>
              <w:left w:w="130" w:type="dxa"/>
              <w:bottom w:w="130" w:type="dxa"/>
              <w:right w:w="130" w:type="dxa"/>
            </w:tcMar>
            <w:vAlign w:val="center"/>
          </w:tcPr>
          <w:p w14:paraId="59AAE25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訪問系は事業所の有無ではなく、資格要件を満たす職員の有無と訪問範囲で決まる</w:t>
            </w:r>
          </w:p>
        </w:tc>
      </w:tr>
    </w:tbl>
    <w:p w14:paraId="65F26E44"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（３）人材の確保と経営基盤</w:t>
      </w:r>
    </w:p>
    <w:p w14:paraId="207D153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事業所が存続しなければ見込量は確保できません。本町の住民が利用する事業所は小規模な</w:t>
      </w:r>
      <w:r>
        <w:rPr>
          <w:rFonts w:ascii="BIZ UDPゴシック" w:eastAsia="BIZ UDPゴシック" w:hAnsi="BIZ UDPゴシック"/>
          <w:sz w:val="22"/>
          <w:szCs w:val="22"/>
        </w:rPr>
        <w:lastRenderedPageBreak/>
        <w:t>ものが多いため、職員の欠員・離職の状況、事業の休止・廃止の意向、福祉・介護職員等処遇改善加算の取得の状況を供給の制約として把握し、（２）の確保できる量の判断に反映させます。あわせて、県が設置する人材確保・生産性向上に関するワンストップ窓口や研修の情報を町内事業所に周知します（第５章７）。</w:t>
      </w:r>
    </w:p>
    <w:p w14:paraId="79A40279"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（４）住まいの確保と災害時の備え</w:t>
      </w:r>
    </w:p>
    <w:p w14:paraId="23FFC2D6"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施設入所者や長期入院者の地域生活への移行は、住まいが確保できなければ進みません。グループホーム及び自立生活援助に加え、住宅セーフティネット制度との連携により一般住宅での生活の選択肢を広げるため、町の住宅担当部局、県が指定する居住支援法人等との情報共有を進めます。また、災害時に障がい福祉サービスの提供が途切れないよう、事業所の業務継続計画（ＢＣＰ）の取組を把握するとともに、避難行動要支援者名簿・個別避難計画、福祉避難所の運営について防災担当部局と連携します（第２部第５章１）。</w:t>
      </w:r>
    </w:p>
    <w:p w14:paraId="25E24E5B"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（５）供給が不足する場合の対応</w:t>
      </w:r>
    </w:p>
    <w:p w14:paraId="75E4BEE4"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事業者の指定は県が行い、町は指定の権限を有しません。本計画の見込量に対して田村地方・県中圏域の供給が不足する場合や、特定のサービスに偏った指定が行われる場合には、県が行う指定に対して市町村が意見を申し出る仕組み（意見申出制度）を活用します。あわせて、供給の不足と待機の状況を田村地方の市町及び県中保健福祉事務所と共有し、圏域単位での基盤整備に結び付けます。中山間地域等におけるサービス提供体制の維持・確保に関する国の特例等の動向も注視し、活用できるものは検討します。</w:t>
      </w:r>
    </w:p>
    <w:p w14:paraId="637C15C1" w14:textId="77777777" w:rsidR="009D6CAB" w:rsidRPr="00370011" w:rsidRDefault="00000000">
      <w:pPr>
        <w:pStyle w:val="1"/>
        <w:pageBreakBefore/>
        <w:shd w:val="clear" w:color="auto" w:fill="4A7A5E"/>
        <w:spacing w:before="480" w:after="320"/>
        <w:ind w:left="60"/>
        <w:jc w:val="center"/>
        <w:rPr>
          <w:rFonts w:ascii="BIZ UDPゴシック" w:eastAsia="BIZ UDPゴシック" w:hAnsi="BIZ UDPゴシック"/>
        </w:rPr>
      </w:pPr>
      <w:bookmarkStart w:id="26" w:name="_TocOno029"/>
      <w:r>
        <w:rPr>
          <w:rFonts w:ascii="BIZ UDPゴシック" w:eastAsia="BIZ UDPゴシック" w:hAnsi="BIZ UDPゴシック"/>
          <w:b/>
          <w:bCs/>
          <w:color w:val="FFFFFF"/>
          <w:sz w:val="30"/>
          <w:szCs w:val="30"/>
        </w:rPr>
        <w:lastRenderedPageBreak/>
        <w:t>第７章　障がい児通所支援等の見込量と今後の方策</w:t>
      </w:r>
      <w:bookmarkEnd w:id="26"/>
    </w:p>
    <w:p w14:paraId="2A5B80B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障がい児通所支援</w:t>
      </w:r>
    </w:p>
    <w:p w14:paraId="136643D4" w14:textId="77777777" w:rsidR="009D6CAB" w:rsidRPr="00370011" w:rsidRDefault="00000000" w:rsidP="00C76203">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令和６年度の制度改正により、「児童発達支援」と「医療型児童発達支援」は一元化され「児童発達支援」となっています。これまで医療型で行われてきた治療も引き続き実施されます。児童発達支援センターについては、第５章に示した「４つの中核機能」の確保に向けた体制強化を進めます。</w:t>
      </w:r>
    </w:p>
    <w:p w14:paraId="5544D0D7"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児童発達支援・放課後等デイサービス・保育所等訪問支援・居宅訪問型児童発達支援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200"/>
      </w:tblGrid>
      <w:tr w:rsidR="009D6CAB" w:rsidRPr="00370011" w14:paraId="630C8B35" w14:textId="77777777">
        <w:trPr>
          <w:cantSplit/>
          <w:tblHeader/>
        </w:trPr>
        <w:tc>
          <w:tcPr>
            <w:tcW w:w="2600" w:type="dxa"/>
            <w:shd w:val="clear" w:color="auto" w:fill="DCE8DC"/>
            <w:tcMar>
              <w:top w:w="130" w:type="dxa"/>
              <w:left w:w="130" w:type="dxa"/>
              <w:bottom w:w="130" w:type="dxa"/>
              <w:right w:w="130" w:type="dxa"/>
            </w:tcMar>
            <w:vAlign w:val="center"/>
          </w:tcPr>
          <w:p w14:paraId="4C0CA41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4200" w:type="dxa"/>
            <w:shd w:val="clear" w:color="auto" w:fill="DCE8DC"/>
            <w:tcMar>
              <w:top w:w="130" w:type="dxa"/>
              <w:left w:w="130" w:type="dxa"/>
              <w:bottom w:w="130" w:type="dxa"/>
              <w:right w:w="130" w:type="dxa"/>
            </w:tcMar>
            <w:vAlign w:val="center"/>
          </w:tcPr>
          <w:p w14:paraId="1C00EE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200" w:type="dxa"/>
            <w:shd w:val="clear" w:color="auto" w:fill="DCE8DC"/>
            <w:tcMar>
              <w:top w:w="130" w:type="dxa"/>
              <w:left w:w="130" w:type="dxa"/>
              <w:bottom w:w="130" w:type="dxa"/>
              <w:right w:w="130" w:type="dxa"/>
            </w:tcMar>
            <w:vAlign w:val="center"/>
          </w:tcPr>
          <w:p w14:paraId="6AD75CB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C060B3B" w14:textId="77777777">
        <w:trPr>
          <w:cantSplit/>
        </w:trPr>
        <w:tc>
          <w:tcPr>
            <w:tcW w:w="2600" w:type="dxa"/>
            <w:tcMar>
              <w:top w:w="130" w:type="dxa"/>
              <w:left w:w="130" w:type="dxa"/>
              <w:bottom w:w="130" w:type="dxa"/>
              <w:right w:w="130" w:type="dxa"/>
            </w:tcMar>
            <w:vAlign w:val="center"/>
          </w:tcPr>
          <w:p w14:paraId="734549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児童発達支援／放課後等デイサービス／保育所等訪問支援／居宅訪問型児童発達支援</w:t>
            </w:r>
          </w:p>
        </w:tc>
        <w:tc>
          <w:tcPr>
            <w:tcW w:w="4200" w:type="dxa"/>
            <w:tcMar>
              <w:top w:w="130" w:type="dxa"/>
              <w:left w:w="130" w:type="dxa"/>
              <w:bottom w:w="130" w:type="dxa"/>
              <w:right w:w="130" w:type="dxa"/>
            </w:tcMar>
            <w:vAlign w:val="center"/>
          </w:tcPr>
          <w:p w14:paraId="44100E3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未就学の障がい児に対する日常生活の基本的な動作の指導等（児童発達支援）、学校教育法上の学校に就学する障がい児への生活能力向上のための訓練等（放課後等デイサービス）、保育所等を訪問して行う集団生活適応のための支援（保育所等訪問支援）、外出が著しく困難な障がい児の居宅を訪問して行う支援（居宅訪問型児童発達支援）を行います。</w:t>
            </w:r>
          </w:p>
        </w:tc>
        <w:tc>
          <w:tcPr>
            <w:tcW w:w="2200" w:type="dxa"/>
            <w:tcMar>
              <w:top w:w="130" w:type="dxa"/>
              <w:left w:w="130" w:type="dxa"/>
              <w:bottom w:w="130" w:type="dxa"/>
              <w:right w:w="130" w:type="dxa"/>
            </w:tcMar>
            <w:vAlign w:val="center"/>
          </w:tcPr>
          <w:p w14:paraId="36FDA7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身体・知的・精神障がいのある児童（発達障がい児を含む。手帳の有無は問わない）</w:t>
            </w:r>
          </w:p>
        </w:tc>
      </w:tr>
    </w:tbl>
    <w:p w14:paraId="4EE9AD20"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C3AFDC8" w14:textId="77777777">
        <w:trPr>
          <w:cantSplit/>
          <w:tblHeader/>
        </w:trPr>
        <w:tc>
          <w:tcPr>
            <w:tcW w:w="2400" w:type="dxa"/>
            <w:shd w:val="clear" w:color="auto" w:fill="DCE8DC"/>
            <w:tcMar>
              <w:top w:w="130" w:type="dxa"/>
              <w:left w:w="130" w:type="dxa"/>
              <w:bottom w:w="130" w:type="dxa"/>
              <w:right w:w="130" w:type="dxa"/>
            </w:tcMar>
            <w:vAlign w:val="center"/>
          </w:tcPr>
          <w:p w14:paraId="75A3848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D20426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9A1348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868EC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C150BEB" w14:textId="77777777">
        <w:trPr>
          <w:cantSplit/>
        </w:trPr>
        <w:tc>
          <w:tcPr>
            <w:tcW w:w="2400" w:type="dxa"/>
            <w:tcMar>
              <w:top w:w="130" w:type="dxa"/>
              <w:left w:w="130" w:type="dxa"/>
              <w:bottom w:w="130" w:type="dxa"/>
              <w:right w:w="130" w:type="dxa"/>
            </w:tcMar>
            <w:vAlign w:val="center"/>
          </w:tcPr>
          <w:p w14:paraId="6E26A88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2200" w:type="dxa"/>
            <w:tcMar>
              <w:top w:w="130" w:type="dxa"/>
              <w:left w:w="130" w:type="dxa"/>
              <w:bottom w:w="130" w:type="dxa"/>
              <w:right w:w="130" w:type="dxa"/>
            </w:tcMar>
            <w:vAlign w:val="center"/>
          </w:tcPr>
          <w:p w14:paraId="5C1C898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24人日／7人</w:t>
            </w:r>
          </w:p>
        </w:tc>
        <w:tc>
          <w:tcPr>
            <w:tcW w:w="2200" w:type="dxa"/>
            <w:tcMar>
              <w:top w:w="130" w:type="dxa"/>
              <w:left w:w="130" w:type="dxa"/>
              <w:bottom w:w="130" w:type="dxa"/>
              <w:right w:w="130" w:type="dxa"/>
            </w:tcMar>
            <w:vAlign w:val="center"/>
          </w:tcPr>
          <w:p w14:paraId="4DD4E05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15人日／5人</w:t>
            </w:r>
          </w:p>
        </w:tc>
        <w:tc>
          <w:tcPr>
            <w:tcW w:w="2200" w:type="dxa"/>
            <w:tcMar>
              <w:top w:w="130" w:type="dxa"/>
              <w:left w:w="130" w:type="dxa"/>
              <w:bottom w:w="130" w:type="dxa"/>
              <w:right w:w="130" w:type="dxa"/>
            </w:tcMar>
            <w:vAlign w:val="center"/>
          </w:tcPr>
          <w:p w14:paraId="7AAEB9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r>
      <w:tr w:rsidR="009D6CAB" w:rsidRPr="00370011" w14:paraId="1C150BEB" w14:textId="77777777">
        <w:trPr>
          <w:cantSplit/>
          <w:ins w:id="90230" w:author="Ryo Wakayama" w:date="2026-10-20T09:00:00Z"/>
        </w:trPr>
        <w:tc>
          <w:tcPr>
            <w:tcW w:w="2400" w:type="dxa"/>
            <w:tcMar>
              <w:top w:w="130" w:type="dxa"/>
              <w:left w:w="130" w:type="dxa"/>
              <w:bottom w:w="130" w:type="dxa"/>
              <w:right w:w="130" w:type="dxa"/>
            </w:tcMar>
            <w:vAlign w:val="center"/>
          </w:tcPr>
          <w:p w14:paraId="6E26A889" w14:textId="77777777" w:rsidR="009D6CAB" w:rsidRPr="00370011" w:rsidRDefault="00000000">
            <w:pPr>
              <w:spacing w:line="320" w:lineRule="auto"/>
              <w:rPr>
                <w:ins w:id="90231" w:author="Ryo Wakayama" w:date="2026-10-20T09:00:00Z"/>
                <w:rFonts w:ascii="BIZ UDPゴシック" w:eastAsia="BIZ UDPゴシック" w:hAnsi="BIZ UDPゴシック"/>
              </w:rPr>
            </w:pPr>
            <w:ins w:id="90232"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5C1C8987" w14:textId="77777777" w:rsidR="009D6CAB" w:rsidRPr="00370011" w:rsidRDefault="00000000">
            <w:pPr>
              <w:spacing w:line="320" w:lineRule="auto"/>
              <w:rPr>
                <w:ins w:id="90233" w:author="Ryo Wakayama" w:date="2026-10-20T09:00:00Z"/>
                <w:rFonts w:ascii="BIZ UDPゴシック" w:eastAsia="BIZ UDPゴシック" w:hAnsi="BIZ UDPゴシック"/>
              </w:rPr>
            </w:pPr>
            <w:ins w:id="90234" w:author="Ryo Wakayama" w:date="2026-10-20T09:00:00Z">
              <w:r>
                <w:rPr>
                  <w:rFonts w:ascii="BIZ UDPゴシック" w:eastAsia="BIZ UDPゴシック" w:hAnsi="BIZ UDPゴシック"/>
                  <w:sz w:val="20"/>
                  <w:szCs w:val="20"/>
                </w:rPr>
                <w:t xml:space="preserve">4人日／38人</w:t>
              </w:r>
            </w:ins>
          </w:p>
        </w:tc>
        <w:tc>
          <w:tcPr>
            <w:tcW w:w="2200" w:type="dxa"/>
            <w:tcMar>
              <w:top w:w="130" w:type="dxa"/>
              <w:left w:w="130" w:type="dxa"/>
              <w:bottom w:w="130" w:type="dxa"/>
              <w:right w:w="130" w:type="dxa"/>
            </w:tcMar>
            <w:vAlign w:val="center"/>
          </w:tcPr>
          <w:p w14:paraId="4DD4E053" w14:textId="77777777" w:rsidR="009D6CAB" w:rsidRPr="00370011" w:rsidRDefault="00000000">
            <w:pPr>
              <w:spacing w:line="320" w:lineRule="auto"/>
              <w:rPr>
                <w:ins w:id="90235" w:author="Ryo Wakayama" w:date="2026-10-20T09:00:00Z"/>
                <w:rFonts w:ascii="BIZ UDPゴシック" w:eastAsia="BIZ UDPゴシック" w:hAnsi="BIZ UDPゴシック"/>
              </w:rPr>
            </w:pPr>
            <w:ins w:id="90236" w:author="Ryo Wakayama" w:date="2026-10-20T09:00:00Z">
              <w:r>
                <w:rPr>
                  <w:rFonts w:ascii="BIZ UDPゴシック" w:eastAsia="BIZ UDPゴシック" w:hAnsi="BIZ UDPゴシック"/>
                  <w:sz w:val="20"/>
                  <w:szCs w:val="20"/>
                </w:rPr>
                <w:t xml:space="preserve">4人日／38人</w:t>
              </w:r>
            </w:ins>
          </w:p>
        </w:tc>
        <w:tc>
          <w:tcPr>
            <w:tcW w:w="2200" w:type="dxa"/>
            <w:tcMar>
              <w:top w:w="130" w:type="dxa"/>
              <w:left w:w="130" w:type="dxa"/>
              <w:bottom w:w="130" w:type="dxa"/>
              <w:right w:w="130" w:type="dxa"/>
            </w:tcMar>
            <w:vAlign w:val="center"/>
          </w:tcPr>
          <w:p w14:paraId="7AAEB9A6" w14:textId="77777777" w:rsidR="009D6CAB" w:rsidRPr="00370011" w:rsidRDefault="00000000">
            <w:pPr>
              <w:spacing w:line="320" w:lineRule="auto"/>
              <w:rPr>
                <w:ins w:id="90237" w:author="Ryo Wakayama" w:date="2026-10-20T09:00:00Z"/>
                <w:rFonts w:ascii="BIZ UDPゴシック" w:eastAsia="BIZ UDPゴシック" w:hAnsi="BIZ UDPゴシック"/>
              </w:rPr>
            </w:pPr>
            <w:ins w:id="90238" w:author="Ryo Wakayama" w:date="2026-10-20T09:00:00Z">
              <w:r>
                <w:rPr>
                  <w:rFonts w:ascii="BIZ UDPゴシック" w:eastAsia="BIZ UDPゴシック" w:hAnsi="BIZ UDPゴシック"/>
                  <w:sz w:val="20"/>
                  <w:szCs w:val="20"/>
                </w:rPr>
                <w:t xml:space="preserve">4人日／38人</w:t>
              </w:r>
            </w:ins>
          </w:p>
        </w:tc>
      </w:tr>
      <w:tr w:rsidR="009D6CAB" w:rsidRPr="00370011" w14:paraId="29148DA2" w14:textId="77777777">
        <w:trPr>
          <w:cantSplit/>
        </w:trPr>
        <w:tc>
          <w:tcPr>
            <w:tcW w:w="2400" w:type="dxa"/>
            <w:tcMar>
              <w:top w:w="130" w:type="dxa"/>
              <w:left w:w="130" w:type="dxa"/>
              <w:bottom w:w="130" w:type="dxa"/>
              <w:right w:w="130" w:type="dxa"/>
            </w:tcMar>
            <w:vAlign w:val="center"/>
          </w:tcPr>
          <w:p w14:paraId="6E76FE8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放課後等デイサービス</w:t>
            </w:r>
          </w:p>
        </w:tc>
        <w:tc>
          <w:tcPr>
            <w:tcW w:w="2200" w:type="dxa"/>
            <w:tcMar>
              <w:top w:w="130" w:type="dxa"/>
              <w:left w:w="130" w:type="dxa"/>
              <w:bottom w:w="130" w:type="dxa"/>
              <w:right w:w="130" w:type="dxa"/>
            </w:tcMar>
            <w:vAlign w:val="center"/>
          </w:tcPr>
          <w:p w14:paraId="660F57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93人日／30人</w:t>
            </w:r>
          </w:p>
        </w:tc>
        <w:tc>
          <w:tcPr>
            <w:tcW w:w="2200" w:type="dxa"/>
            <w:tcMar>
              <w:top w:w="130" w:type="dxa"/>
              <w:left w:w="130" w:type="dxa"/>
              <w:bottom w:w="130" w:type="dxa"/>
              <w:right w:w="130" w:type="dxa"/>
            </w:tcMar>
            <w:vAlign w:val="center"/>
          </w:tcPr>
          <w:p w14:paraId="75A8873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73人日／24人</w:t>
            </w:r>
          </w:p>
        </w:tc>
        <w:tc>
          <w:tcPr>
            <w:tcW w:w="2200" w:type="dxa"/>
            <w:tcMar>
              <w:top w:w="130" w:type="dxa"/>
              <w:left w:w="130" w:type="dxa"/>
              <w:bottom w:w="130" w:type="dxa"/>
              <w:right w:w="130" w:type="dxa"/>
            </w:tcMar>
            <w:vAlign w:val="center"/>
          </w:tcPr>
          <w:p w14:paraId="5D588C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r>
      <w:tr w:rsidR="009D6CAB" w:rsidRPr="00370011" w14:paraId="29148DA2" w14:textId="77777777">
        <w:trPr>
          <w:cantSplit/>
          <w:ins w:id="90239" w:author="Ryo Wakayama" w:date="2026-10-20T09:00:00Z"/>
        </w:trPr>
        <w:tc>
          <w:tcPr>
            <w:tcW w:w="2400" w:type="dxa"/>
            <w:tcMar>
              <w:top w:w="130" w:type="dxa"/>
              <w:left w:w="130" w:type="dxa"/>
              <w:bottom w:w="130" w:type="dxa"/>
              <w:right w:w="130" w:type="dxa"/>
            </w:tcMar>
            <w:vAlign w:val="center"/>
          </w:tcPr>
          <w:p w14:paraId="6E76FE86" w14:textId="77777777" w:rsidR="009D6CAB" w:rsidRPr="00370011" w:rsidRDefault="00000000">
            <w:pPr>
              <w:spacing w:line="320" w:lineRule="auto"/>
              <w:rPr>
                <w:ins w:id="90240" w:author="Ryo Wakayama" w:date="2026-10-20T09:00:00Z"/>
                <w:rFonts w:ascii="BIZ UDPゴシック" w:eastAsia="BIZ UDPゴシック" w:hAnsi="BIZ UDPゴシック"/>
              </w:rPr>
            </w:pPr>
            <w:ins w:id="90241"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660F57CF" w14:textId="77777777" w:rsidR="009D6CAB" w:rsidRPr="00370011" w:rsidRDefault="00000000">
            <w:pPr>
              <w:spacing w:line="320" w:lineRule="auto"/>
              <w:rPr>
                <w:ins w:id="90242" w:author="Ryo Wakayama" w:date="2026-10-20T09:00:00Z"/>
                <w:rFonts w:ascii="BIZ UDPゴシック" w:eastAsia="BIZ UDPゴシック" w:hAnsi="BIZ UDPゴシック"/>
              </w:rPr>
            </w:pPr>
            <w:ins w:id="90243" w:author="Ryo Wakayama" w:date="2026-10-20T09:00:00Z">
              <w:r>
                <w:rPr>
                  <w:rFonts w:ascii="BIZ UDPゴシック" w:eastAsia="BIZ UDPゴシック" w:hAnsi="BIZ UDPゴシック"/>
                  <w:sz w:val="20"/>
                  <w:szCs w:val="20"/>
                </w:rPr>
                <w:t xml:space="preserve">23人日／391人</w:t>
              </w:r>
            </w:ins>
          </w:p>
        </w:tc>
        <w:tc>
          <w:tcPr>
            <w:tcW w:w="2200" w:type="dxa"/>
            <w:tcMar>
              <w:top w:w="130" w:type="dxa"/>
              <w:left w:w="130" w:type="dxa"/>
              <w:bottom w:w="130" w:type="dxa"/>
              <w:right w:w="130" w:type="dxa"/>
            </w:tcMar>
            <w:vAlign w:val="center"/>
          </w:tcPr>
          <w:p w14:paraId="75A88739" w14:textId="77777777" w:rsidR="009D6CAB" w:rsidRPr="00370011" w:rsidRDefault="00000000">
            <w:pPr>
              <w:spacing w:line="320" w:lineRule="auto"/>
              <w:rPr>
                <w:ins w:id="90244" w:author="Ryo Wakayama" w:date="2026-10-20T09:00:00Z"/>
                <w:rFonts w:ascii="BIZ UDPゴシック" w:eastAsia="BIZ UDPゴシック" w:hAnsi="BIZ UDPゴシック"/>
              </w:rPr>
            </w:pPr>
            <w:ins w:id="90245" w:author="Ryo Wakayama" w:date="2026-10-20T09:00:00Z">
              <w:r>
                <w:rPr>
                  <w:rFonts w:ascii="BIZ UDPゴシック" w:eastAsia="BIZ UDPゴシック" w:hAnsi="BIZ UDPゴシック"/>
                  <w:sz w:val="20"/>
                  <w:szCs w:val="20"/>
                </w:rPr>
                <w:t xml:space="preserve">23人日／391人</w:t>
              </w:r>
            </w:ins>
          </w:p>
        </w:tc>
        <w:tc>
          <w:tcPr>
            <w:tcW w:w="2200" w:type="dxa"/>
            <w:tcMar>
              <w:top w:w="130" w:type="dxa"/>
              <w:left w:w="130" w:type="dxa"/>
              <w:bottom w:w="130" w:type="dxa"/>
              <w:right w:w="130" w:type="dxa"/>
            </w:tcMar>
            <w:vAlign w:val="center"/>
          </w:tcPr>
          <w:p w14:paraId="5D588C8B" w14:textId="77777777" w:rsidR="009D6CAB" w:rsidRPr="00370011" w:rsidRDefault="00000000">
            <w:pPr>
              <w:spacing w:line="320" w:lineRule="auto"/>
              <w:rPr>
                <w:ins w:id="90246" w:author="Ryo Wakayama" w:date="2026-10-20T09:00:00Z"/>
                <w:rFonts w:ascii="BIZ UDPゴシック" w:eastAsia="BIZ UDPゴシック" w:hAnsi="BIZ UDPゴシック"/>
              </w:rPr>
            </w:pPr>
            <w:ins w:id="90247" w:author="Ryo Wakayama" w:date="2026-10-20T09:00:00Z">
              <w:r>
                <w:rPr>
                  <w:rFonts w:ascii="BIZ UDPゴシック" w:eastAsia="BIZ UDPゴシック" w:hAnsi="BIZ UDPゴシック"/>
                  <w:sz w:val="20"/>
                  <w:szCs w:val="20"/>
                </w:rPr>
                <w:t xml:space="preserve">23人日／391人</w:t>
              </w:r>
            </w:ins>
          </w:p>
        </w:tc>
      </w:tr>
      <w:tr w:rsidR="009D6CAB" w:rsidRPr="00370011" w14:paraId="48FEAE81" w14:textId="77777777">
        <w:trPr>
          <w:cantSplit/>
        </w:trPr>
        <w:tc>
          <w:tcPr>
            <w:tcW w:w="2400" w:type="dxa"/>
            <w:tcMar>
              <w:top w:w="130" w:type="dxa"/>
              <w:left w:w="130" w:type="dxa"/>
              <w:bottom w:w="130" w:type="dxa"/>
              <w:right w:w="130" w:type="dxa"/>
            </w:tcMar>
            <w:vAlign w:val="center"/>
          </w:tcPr>
          <w:p w14:paraId="148A51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保育所等訪問支援</w:t>
            </w:r>
          </w:p>
        </w:tc>
        <w:tc>
          <w:tcPr>
            <w:tcW w:w="2200" w:type="dxa"/>
            <w:tcMar>
              <w:top w:w="130" w:type="dxa"/>
              <w:left w:w="130" w:type="dxa"/>
              <w:bottom w:w="130" w:type="dxa"/>
              <w:right w:w="130" w:type="dxa"/>
            </w:tcMar>
            <w:vAlign w:val="center"/>
          </w:tcPr>
          <w:p w14:paraId="195ADB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DA6E8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1726DD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48FEAE81" w14:textId="77777777">
        <w:trPr>
          <w:cantSplit/>
          <w:ins w:id="90248" w:author="Ryo Wakayama" w:date="2026-10-20T09:00:00Z"/>
        </w:trPr>
        <w:tc>
          <w:tcPr>
            <w:tcW w:w="2400" w:type="dxa"/>
            <w:tcMar>
              <w:top w:w="130" w:type="dxa"/>
              <w:left w:w="130" w:type="dxa"/>
              <w:bottom w:w="130" w:type="dxa"/>
              <w:right w:w="130" w:type="dxa"/>
            </w:tcMar>
            <w:vAlign w:val="center"/>
          </w:tcPr>
          <w:p w14:paraId="148A513A" w14:textId="77777777" w:rsidR="009D6CAB" w:rsidRPr="00370011" w:rsidRDefault="00000000">
            <w:pPr>
              <w:spacing w:line="320" w:lineRule="auto"/>
              <w:rPr>
                <w:ins w:id="90249" w:author="Ryo Wakayama" w:date="2026-10-20T09:00:00Z"/>
                <w:rFonts w:ascii="BIZ UDPゴシック" w:eastAsia="BIZ UDPゴシック" w:hAnsi="BIZ UDPゴシック"/>
              </w:rPr>
            </w:pPr>
            <w:ins w:id="90250"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195ADB97" w14:textId="77777777" w:rsidR="009D6CAB" w:rsidRPr="00370011" w:rsidRDefault="00000000">
            <w:pPr>
              <w:spacing w:line="320" w:lineRule="auto"/>
              <w:rPr>
                <w:ins w:id="90251" w:author="Ryo Wakayama" w:date="2026-10-20T09:00:00Z"/>
                <w:rFonts w:ascii="BIZ UDPゴシック" w:eastAsia="BIZ UDPゴシック" w:hAnsi="BIZ UDPゴシック"/>
              </w:rPr>
            </w:pPr>
            <w:ins w:id="90252"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4DA6E833" w14:textId="77777777" w:rsidR="009D6CAB" w:rsidRPr="00370011" w:rsidRDefault="00000000">
            <w:pPr>
              <w:spacing w:line="320" w:lineRule="auto"/>
              <w:rPr>
                <w:ins w:id="90253" w:author="Ryo Wakayama" w:date="2026-10-20T09:00:00Z"/>
                <w:rFonts w:ascii="BIZ UDPゴシック" w:eastAsia="BIZ UDPゴシック" w:hAnsi="BIZ UDPゴシック"/>
              </w:rPr>
            </w:pPr>
            <w:ins w:id="90254"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1726DD26" w14:textId="77777777" w:rsidR="009D6CAB" w:rsidRPr="00370011" w:rsidRDefault="00000000">
            <w:pPr>
              <w:spacing w:line="320" w:lineRule="auto"/>
              <w:rPr>
                <w:ins w:id="90255" w:author="Ryo Wakayama" w:date="2026-10-20T09:00:00Z"/>
                <w:rFonts w:ascii="BIZ UDPゴシック" w:eastAsia="BIZ UDPゴシック" w:hAnsi="BIZ UDPゴシック"/>
              </w:rPr>
            </w:pPr>
            <w:ins w:id="90256" w:author="Ryo Wakayama" w:date="2026-10-20T09:00:00Z">
              <w:r>
                <w:rPr>
                  <w:rFonts w:ascii="BIZ UDPゴシック" w:eastAsia="BIZ UDPゴシック" w:hAnsi="BIZ UDPゴシック"/>
                  <w:sz w:val="20"/>
                  <w:szCs w:val="20"/>
                </w:rPr>
                <w:t xml:space="preserve">0人日／0人</w:t>
              </w:r>
            </w:ins>
          </w:p>
        </w:tc>
      </w:tr>
      <w:tr w:rsidR="009D6CAB" w:rsidRPr="00370011" w14:paraId="0F42F662" w14:textId="77777777">
        <w:trPr>
          <w:cantSplit/>
        </w:trPr>
        <w:tc>
          <w:tcPr>
            <w:tcW w:w="2400" w:type="dxa"/>
            <w:tcMar>
              <w:top w:w="130" w:type="dxa"/>
              <w:left w:w="130" w:type="dxa"/>
              <w:bottom w:w="130" w:type="dxa"/>
              <w:right w:w="130" w:type="dxa"/>
            </w:tcMar>
            <w:vAlign w:val="center"/>
          </w:tcPr>
          <w:p w14:paraId="6D79717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居宅訪問型児童発達支援</w:t>
            </w:r>
          </w:p>
        </w:tc>
        <w:tc>
          <w:tcPr>
            <w:tcW w:w="2200" w:type="dxa"/>
            <w:tcMar>
              <w:top w:w="130" w:type="dxa"/>
              <w:left w:w="130" w:type="dxa"/>
              <w:bottom w:w="130" w:type="dxa"/>
              <w:right w:w="130" w:type="dxa"/>
            </w:tcMar>
            <w:vAlign w:val="center"/>
          </w:tcPr>
          <w:p w14:paraId="6701C9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4A8BD39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14215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r w:rsidR="009D6CAB" w:rsidRPr="00370011" w14:paraId="0F42F662" w14:textId="77777777">
        <w:trPr>
          <w:cantSplit/>
          <w:ins w:id="90257" w:author="Ryo Wakayama" w:date="2026-10-20T09:00:00Z"/>
        </w:trPr>
        <w:tc>
          <w:tcPr>
            <w:tcW w:w="2400" w:type="dxa"/>
            <w:tcMar>
              <w:top w:w="130" w:type="dxa"/>
              <w:left w:w="130" w:type="dxa"/>
              <w:bottom w:w="130" w:type="dxa"/>
              <w:right w:w="130" w:type="dxa"/>
            </w:tcMar>
            <w:vAlign w:val="center"/>
          </w:tcPr>
          <w:p w14:paraId="6D797170" w14:textId="77777777" w:rsidR="009D6CAB" w:rsidRPr="00370011" w:rsidRDefault="00000000">
            <w:pPr>
              <w:spacing w:line="320" w:lineRule="auto"/>
              <w:rPr>
                <w:ins w:id="90258" w:author="Ryo Wakayama" w:date="2026-10-20T09:00:00Z"/>
                <w:rFonts w:ascii="BIZ UDPゴシック" w:eastAsia="BIZ UDPゴシック" w:hAnsi="BIZ UDPゴシック"/>
              </w:rPr>
            </w:pPr>
            <w:ins w:id="90259"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6701C913" w14:textId="77777777" w:rsidR="009D6CAB" w:rsidRPr="00370011" w:rsidRDefault="00000000">
            <w:pPr>
              <w:spacing w:line="320" w:lineRule="auto"/>
              <w:rPr>
                <w:ins w:id="90260" w:author="Ryo Wakayama" w:date="2026-10-20T09:00:00Z"/>
                <w:rFonts w:ascii="BIZ UDPゴシック" w:eastAsia="BIZ UDPゴシック" w:hAnsi="BIZ UDPゴシック"/>
              </w:rPr>
            </w:pPr>
            <w:ins w:id="90261"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4A8BD39D" w14:textId="77777777" w:rsidR="009D6CAB" w:rsidRPr="00370011" w:rsidRDefault="00000000">
            <w:pPr>
              <w:spacing w:line="320" w:lineRule="auto"/>
              <w:rPr>
                <w:ins w:id="90262" w:author="Ryo Wakayama" w:date="2026-10-20T09:00:00Z"/>
                <w:rFonts w:ascii="BIZ UDPゴシック" w:eastAsia="BIZ UDPゴシック" w:hAnsi="BIZ UDPゴシック"/>
              </w:rPr>
            </w:pPr>
            <w:ins w:id="90263" w:author="Ryo Wakayama" w:date="2026-10-20T09:00:00Z">
              <w:r>
                <w:rPr>
                  <w:rFonts w:ascii="BIZ UDPゴシック" w:eastAsia="BIZ UDPゴシック" w:hAnsi="BIZ UDPゴシック"/>
                  <w:sz w:val="20"/>
                  <w:szCs w:val="20"/>
                </w:rPr>
                <w:t xml:space="preserve">0人日／0人</w:t>
              </w:r>
            </w:ins>
          </w:p>
        </w:tc>
        <w:tc>
          <w:tcPr>
            <w:tcW w:w="2200" w:type="dxa"/>
            <w:tcMar>
              <w:top w:w="130" w:type="dxa"/>
              <w:left w:w="130" w:type="dxa"/>
              <w:bottom w:w="130" w:type="dxa"/>
              <w:right w:w="130" w:type="dxa"/>
            </w:tcMar>
            <w:vAlign w:val="center"/>
          </w:tcPr>
          <w:p w14:paraId="71421595" w14:textId="77777777" w:rsidR="009D6CAB" w:rsidRPr="00370011" w:rsidRDefault="00000000">
            <w:pPr>
              <w:spacing w:line="320" w:lineRule="auto"/>
              <w:rPr>
                <w:ins w:id="90264" w:author="Ryo Wakayama" w:date="2026-10-20T09:00:00Z"/>
                <w:rFonts w:ascii="BIZ UDPゴシック" w:eastAsia="BIZ UDPゴシック" w:hAnsi="BIZ UDPゴシック"/>
              </w:rPr>
            </w:pPr>
            <w:ins w:id="90265" w:author="Ryo Wakayama" w:date="2026-10-20T09:00:00Z">
              <w:r>
                <w:rPr>
                  <w:rFonts w:ascii="BIZ UDPゴシック" w:eastAsia="BIZ UDPゴシック" w:hAnsi="BIZ UDPゴシック"/>
                  <w:sz w:val="20"/>
                  <w:szCs w:val="20"/>
                </w:rPr>
                <w:t xml:space="preserve">0人日／0人</w:t>
              </w:r>
            </w:ins>
          </w:p>
        </w:tc>
      </w:tr>
    </w:tbl>
    <w:p>
      <w:pPr>
        <w:spacing w:after="160" w:line="320" w:lineRule="auto"/>
        <w:rPr>
          <w:ins w:id="90277" w:author="Ryo Wakayama" w:date="2026-10-20T09:00:00Z"/>
          <w:rFonts w:ascii="BIZ UDPゴシック" w:eastAsia="BIZ UDPゴシック" w:hAnsi="BIZ UDPゴシック"/>
        </w:rPr>
      </w:pPr>
      <w:ins w:id="90278" w:author="Ryo Wakayama" w:date="2026-10-20T09:00:00Z">
        <w:r>
          <w:rPr>
            <w:rFonts w:ascii="BIZ UDPゴシック" w:eastAsia="BIZ UDPゴシック" w:hAnsi="BIZ UDPゴシック"/>
            <w:sz w:val="19"/>
            <w:szCs w:val="19"/>
          </w:rPr>
          <w:t xml:space="preserve">※児童発達支援・放課後等デイサービスの第７期の計画値は、第７期計画の表のとおり記載しています。人数と量（人日）が入れ替わっているとみられ（第６期の実績は児童発達支援６人・24～28人日、放課後等デイサービス31人・93人日）、計画値と実績の比較には用いません。</w:t>
        </w:r>
      </w:ins>
    </w:p>
    <w:p w14:paraId="16F2CDD1"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3AA3C82" w14:textId="77777777">
        <w:trPr>
          <w:cantSplit/>
          <w:tblHeader/>
        </w:trPr>
        <w:tc>
          <w:tcPr>
            <w:tcW w:w="2400" w:type="dxa"/>
            <w:shd w:val="clear" w:color="auto" w:fill="DCE8DC"/>
            <w:tcMar>
              <w:top w:w="130" w:type="dxa"/>
              <w:left w:w="130" w:type="dxa"/>
              <w:bottom w:w="130" w:type="dxa"/>
              <w:right w:w="130" w:type="dxa"/>
            </w:tcMar>
            <w:vAlign w:val="center"/>
          </w:tcPr>
          <w:p w14:paraId="7BCE97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FA83A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3EBE3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B84E09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D24175F" w14:textId="77777777">
        <w:trPr>
          <w:cantSplit/>
        </w:trPr>
        <w:tc>
          <w:tcPr>
            <w:tcW w:w="2400" w:type="dxa"/>
            <w:tcMar>
              <w:top w:w="130" w:type="dxa"/>
              <w:left w:w="130" w:type="dxa"/>
              <w:bottom w:w="130" w:type="dxa"/>
              <w:right w:w="130" w:type="dxa"/>
            </w:tcMar>
            <w:vAlign w:val="center"/>
          </w:tcPr>
          <w:p w14:paraId="24E00DB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児童発達支援</w:t>
            </w:r>
          </w:p>
        </w:tc>
        <w:tc>
          <w:tcPr>
            <w:tcW w:w="2200" w:type="dxa"/>
            <w:tcMar>
              <w:top w:w="130" w:type="dxa"/>
              <w:left w:w="130" w:type="dxa"/>
              <w:bottom w:w="130" w:type="dxa"/>
              <w:right w:w="130" w:type="dxa"/>
            </w:tcMar>
            <w:vAlign w:val="center"/>
          </w:tcPr>
          <w:p w14:paraId="427BBC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c>
          <w:tcPr>
            <w:tcW w:w="2200" w:type="dxa"/>
            <w:tcMar>
              <w:top w:w="130" w:type="dxa"/>
              <w:left w:w="130" w:type="dxa"/>
              <w:bottom w:w="130" w:type="dxa"/>
              <w:right w:w="130" w:type="dxa"/>
            </w:tcMar>
            <w:vAlign w:val="center"/>
          </w:tcPr>
          <w:p w14:paraId="1FF0586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c>
          <w:tcPr>
            <w:tcW w:w="2200" w:type="dxa"/>
            <w:tcMar>
              <w:top w:w="130" w:type="dxa"/>
              <w:left w:w="130" w:type="dxa"/>
              <w:bottom w:w="130" w:type="dxa"/>
              <w:right w:w="130" w:type="dxa"/>
            </w:tcMar>
            <w:vAlign w:val="center"/>
          </w:tcPr>
          <w:p w14:paraId="627D549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25人日／6人</w:t>
            </w:r>
          </w:p>
        </w:tc>
      </w:tr>
      <w:tr w:rsidR="009D6CAB" w:rsidRPr="00370011" w14:paraId="0F6DE937" w14:textId="77777777">
        <w:trPr>
          <w:cantSplit/>
        </w:trPr>
        <w:tc>
          <w:tcPr>
            <w:tcW w:w="2400" w:type="dxa"/>
            <w:tcMar>
              <w:top w:w="130" w:type="dxa"/>
              <w:left w:w="130" w:type="dxa"/>
              <w:bottom w:w="130" w:type="dxa"/>
              <w:right w:w="130" w:type="dxa"/>
            </w:tcMar>
            <w:vAlign w:val="center"/>
          </w:tcPr>
          <w:p w14:paraId="6CA19FE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放課後等デイサービス</w:t>
            </w:r>
          </w:p>
        </w:tc>
        <w:tc>
          <w:tcPr>
            <w:tcW w:w="2200" w:type="dxa"/>
            <w:tcMar>
              <w:top w:w="130" w:type="dxa"/>
              <w:left w:w="130" w:type="dxa"/>
              <w:bottom w:w="130" w:type="dxa"/>
              <w:right w:w="130" w:type="dxa"/>
            </w:tcMar>
            <w:vAlign w:val="center"/>
          </w:tcPr>
          <w:p w14:paraId="0F7F6B0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c>
          <w:tcPr>
            <w:tcW w:w="2200" w:type="dxa"/>
            <w:tcMar>
              <w:top w:w="130" w:type="dxa"/>
              <w:left w:w="130" w:type="dxa"/>
              <w:bottom w:w="130" w:type="dxa"/>
              <w:right w:w="130" w:type="dxa"/>
            </w:tcMar>
            <w:vAlign w:val="center"/>
          </w:tcPr>
          <w:p w14:paraId="263ADC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c>
          <w:tcPr>
            <w:tcW w:w="2200" w:type="dxa"/>
            <w:tcMar>
              <w:top w:w="130" w:type="dxa"/>
              <w:left w:w="130" w:type="dxa"/>
              <w:bottom w:w="130" w:type="dxa"/>
              <w:right w:w="130" w:type="dxa"/>
            </w:tcMar>
            <w:vAlign w:val="center"/>
          </w:tcPr>
          <w:p w14:paraId="3B32302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65人日／19人</w:t>
            </w:r>
          </w:p>
        </w:tc>
      </w:tr>
      <w:tr w:rsidR="009D6CAB" w:rsidRPr="00370011" w14:paraId="47DCCDC6" w14:textId="77777777">
        <w:trPr>
          <w:cantSplit/>
        </w:trPr>
        <w:tc>
          <w:tcPr>
            <w:tcW w:w="2400" w:type="dxa"/>
            <w:tcMar>
              <w:top w:w="130" w:type="dxa"/>
              <w:left w:w="130" w:type="dxa"/>
              <w:bottom w:w="130" w:type="dxa"/>
              <w:right w:w="130" w:type="dxa"/>
            </w:tcMar>
            <w:vAlign w:val="center"/>
          </w:tcPr>
          <w:p w14:paraId="06989A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保育所等訪問支援</w:t>
            </w:r>
          </w:p>
        </w:tc>
        <w:tc>
          <w:tcPr>
            <w:tcW w:w="2200" w:type="dxa"/>
            <w:tcMar>
              <w:top w:w="130" w:type="dxa"/>
              <w:left w:w="130" w:type="dxa"/>
              <w:bottom w:w="130" w:type="dxa"/>
              <w:right w:w="130" w:type="dxa"/>
            </w:tcMar>
            <w:vAlign w:val="center"/>
          </w:tcPr>
          <w:p w14:paraId="2769315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c>
          <w:tcPr>
            <w:tcW w:w="2200" w:type="dxa"/>
            <w:tcMar>
              <w:top w:w="130" w:type="dxa"/>
              <w:left w:w="130" w:type="dxa"/>
              <w:bottom w:w="130" w:type="dxa"/>
              <w:right w:w="130" w:type="dxa"/>
            </w:tcMar>
            <w:vAlign w:val="center"/>
          </w:tcPr>
          <w:p w14:paraId="0995FBF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c>
          <w:tcPr>
            <w:tcW w:w="2200" w:type="dxa"/>
            <w:tcMar>
              <w:top w:w="130" w:type="dxa"/>
              <w:left w:w="130" w:type="dxa"/>
              <w:bottom w:w="130" w:type="dxa"/>
              <w:right w:w="130" w:type="dxa"/>
            </w:tcMar>
            <w:vAlign w:val="center"/>
          </w:tcPr>
          <w:p w14:paraId="59EF2E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2人日／1人</w:t>
            </w:r>
          </w:p>
        </w:tc>
      </w:tr>
      <w:tr w:rsidR="009D6CAB" w:rsidRPr="00370011" w14:paraId="24CA6CEF" w14:textId="77777777">
        <w:trPr>
          <w:cantSplit/>
        </w:trPr>
        <w:tc>
          <w:tcPr>
            <w:tcW w:w="2400" w:type="dxa"/>
            <w:tcMar>
              <w:top w:w="130" w:type="dxa"/>
              <w:left w:w="130" w:type="dxa"/>
              <w:bottom w:w="130" w:type="dxa"/>
              <w:right w:w="130" w:type="dxa"/>
            </w:tcMar>
            <w:vAlign w:val="center"/>
          </w:tcPr>
          <w:p w14:paraId="7CCF05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居宅訪問型児童発達支援</w:t>
            </w:r>
          </w:p>
        </w:tc>
        <w:tc>
          <w:tcPr>
            <w:tcW w:w="2200" w:type="dxa"/>
            <w:tcMar>
              <w:top w:w="130" w:type="dxa"/>
              <w:left w:w="130" w:type="dxa"/>
              <w:bottom w:w="130" w:type="dxa"/>
              <w:right w:w="130" w:type="dxa"/>
            </w:tcMar>
            <w:vAlign w:val="center"/>
          </w:tcPr>
          <w:p w14:paraId="2D0D91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7CA16D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c>
          <w:tcPr>
            <w:tcW w:w="2200" w:type="dxa"/>
            <w:tcMar>
              <w:top w:w="130" w:type="dxa"/>
              <w:left w:w="130" w:type="dxa"/>
              <w:bottom w:w="130" w:type="dxa"/>
              <w:right w:w="130" w:type="dxa"/>
            </w:tcMar>
            <w:vAlign w:val="center"/>
          </w:tcPr>
          <w:p w14:paraId="57E26F0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0人日／0人</w:t>
            </w:r>
          </w:p>
        </w:tc>
      </w:tr>
    </w:tbl>
    <w:p w14:paraId="04C1DD4D" w14:textId="77777777" w:rsidR="009D6CAB" w:rsidRPr="00370011"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1C538999"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第７期の利用実績は、児童発達支援は月５～７人でおおむね横ばい、放課後等デイサービスは年少人口の減少等を背景に減少傾向にあり、第８期は令和８年度の実績見込みと同程度の利用を見込んでいます。関係機関と連携し、保育所や放課後児童健全育成事業等において、障がい児やその保護者の利用ニーズに応じた受け入れ体制の整備を推進するとともに、児童発達支援センターの中核機能（インクルージョン推進機能等）を活かし、保育所等訪問支援の利用拡大を図ります。居宅訪問型児童発達支援については、事業所間と連携し、今後の利用に備えて実施を検討していきます。</w:t>
      </w:r>
    </w:p>
    <w:p>
      <w:pPr>
        <w:pBdr>
          <w:left w:val="single" w:sz="18" w:space="4" w:color="538135" w:themeColor="accent6" w:themeShade="BF"/>
        </w:pBdr>
        <w:spacing w:after="200" w:line="360" w:lineRule="auto"/>
        <w:ind w:firstLineChars="100" w:firstLine="220"/>
        <w:rPr>
          <w:ins w:id="90026" w:author="Ryo Wakayama" w:date="2026-10-20T09:00:00Z"/>
          <w:rFonts w:ascii="BIZ UDPゴシック" w:eastAsia="BIZ UDPゴシック" w:hAnsi="BIZ UDPゴシック"/>
        </w:rPr>
      </w:pPr>
      <w:ins w:id="90027" w:author="Ryo Wakayama" w:date="2026-10-20T09:00:00Z">
        <w:r>
          <w:rPr>
            <w:rFonts w:ascii="BIZ UDPゴシック" w:eastAsia="BIZ UDPゴシック" w:hAnsi="BIZ UDPゴシック"/>
            <w:sz w:val="22"/>
            <w:szCs w:val="22"/>
          </w:rPr>
          <w:t xml:space="preserve">見込量は、国の基本指針により、保育所や認定こども園等における障がい児の受入れの体制の整備状況を踏まえて設定するものとされています。保育所等での受入れが広がれば児童発達支援等の量は減り、受入れが難しくなれば増えるため、町の保育担当部局と受入れの状況を毎年度確かめ、見込量に反映します。【要確認：保育所等における障がい児の受入れの状況】</w:t>
        </w:r>
      </w:ins>
    </w:p>
    <w:p w14:paraId="4BD27604"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２　障がい児相談支援</w:t>
      </w:r>
    </w:p>
    <w:p w14:paraId="64066393" w14:textId="77777777" w:rsidR="009D6CAB" w:rsidRPr="00370011" w:rsidRDefault="009D6CAB" w:rsidP="005A6B3F">
      <w:pPr>
        <w:pStyle w:val="a4"/>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635CDB8A" w14:textId="77777777">
        <w:trPr>
          <w:cantSplit/>
          <w:tblHeader/>
        </w:trPr>
        <w:tc>
          <w:tcPr>
            <w:tcW w:w="6500" w:type="dxa"/>
            <w:shd w:val="clear" w:color="auto" w:fill="DCE8DC"/>
            <w:tcMar>
              <w:top w:w="130" w:type="dxa"/>
              <w:left w:w="130" w:type="dxa"/>
              <w:bottom w:w="130" w:type="dxa"/>
              <w:right w:w="130" w:type="dxa"/>
            </w:tcMar>
            <w:vAlign w:val="center"/>
          </w:tcPr>
          <w:p w14:paraId="6426DC5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1E0AD1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23C0E68" w14:textId="77777777">
        <w:trPr>
          <w:cantSplit/>
        </w:trPr>
        <w:tc>
          <w:tcPr>
            <w:tcW w:w="6500" w:type="dxa"/>
            <w:tcMar>
              <w:top w:w="130" w:type="dxa"/>
              <w:left w:w="130" w:type="dxa"/>
              <w:bottom w:w="130" w:type="dxa"/>
              <w:right w:w="130" w:type="dxa"/>
            </w:tcMar>
            <w:vAlign w:val="center"/>
          </w:tcPr>
          <w:p w14:paraId="7C5F1F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障がい児通所支援を申請した障がい児について、サービス等利用計画の作成、及び支給決定後のサービス等利用計画の見直し（モニタリング）を行った場合、障がい児相談支援給付費を支給します。</w:t>
            </w:r>
          </w:p>
        </w:tc>
        <w:tc>
          <w:tcPr>
            <w:tcW w:w="2500" w:type="dxa"/>
            <w:tcMar>
              <w:top w:w="130" w:type="dxa"/>
              <w:left w:w="130" w:type="dxa"/>
              <w:bottom w:w="130" w:type="dxa"/>
              <w:right w:w="130" w:type="dxa"/>
            </w:tcMar>
            <w:vAlign w:val="center"/>
          </w:tcPr>
          <w:p w14:paraId="685A10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障がい児通所支援を申請した障がい児であって、町が障がい児支援利用計画案の提出を求めた者</w:t>
            </w:r>
          </w:p>
        </w:tc>
      </w:tr>
    </w:tbl>
    <w:p w14:paraId="35018E8A"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6808711" w14:textId="77777777">
        <w:trPr>
          <w:cantSplit/>
          <w:tblHeader/>
        </w:trPr>
        <w:tc>
          <w:tcPr>
            <w:tcW w:w="2400" w:type="dxa"/>
            <w:shd w:val="clear" w:color="auto" w:fill="DCE8DC"/>
            <w:tcMar>
              <w:top w:w="130" w:type="dxa"/>
              <w:left w:w="130" w:type="dxa"/>
              <w:bottom w:w="130" w:type="dxa"/>
              <w:right w:w="130" w:type="dxa"/>
            </w:tcMar>
            <w:vAlign w:val="center"/>
          </w:tcPr>
          <w:p w14:paraId="17C607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230912B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E1F57D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3797B6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2A5CFAD" w14:textId="77777777">
        <w:trPr>
          <w:cantSplit/>
        </w:trPr>
        <w:tc>
          <w:tcPr>
            <w:tcW w:w="2400" w:type="dxa"/>
            <w:tcMar>
              <w:top w:w="130" w:type="dxa"/>
              <w:left w:w="130" w:type="dxa"/>
              <w:bottom w:w="130" w:type="dxa"/>
              <w:right w:w="130" w:type="dxa"/>
            </w:tcMar>
            <w:vAlign w:val="center"/>
          </w:tcPr>
          <w:p w14:paraId="6BCA972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w:t>
            </w:r>
          </w:p>
        </w:tc>
        <w:tc>
          <w:tcPr>
            <w:tcW w:w="2200" w:type="dxa"/>
            <w:tcMar>
              <w:top w:w="130" w:type="dxa"/>
              <w:left w:w="130" w:type="dxa"/>
              <w:bottom w:w="130" w:type="dxa"/>
              <w:right w:w="130" w:type="dxa"/>
            </w:tcMar>
            <w:vAlign w:val="center"/>
          </w:tcPr>
          <w:p w14:paraId="561596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1533C77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7E76E7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2A5CFAD" w14:textId="77777777">
        <w:trPr>
          <w:cantSplit/>
          <w:ins w:id="90266" w:author="Ryo Wakayama" w:date="2026-10-20T09:00:00Z"/>
        </w:trPr>
        <w:tc>
          <w:tcPr>
            <w:tcW w:w="2400" w:type="dxa"/>
            <w:tcMar>
              <w:top w:w="130" w:type="dxa"/>
              <w:left w:w="130" w:type="dxa"/>
              <w:bottom w:w="130" w:type="dxa"/>
              <w:right w:w="130" w:type="dxa"/>
            </w:tcMar>
            <w:vAlign w:val="center"/>
          </w:tcPr>
          <w:p w14:paraId="6BCA9727" w14:textId="77777777" w:rsidR="009D6CAB" w:rsidRPr="00370011" w:rsidRDefault="00000000">
            <w:pPr>
              <w:spacing w:line="320" w:lineRule="auto"/>
              <w:rPr>
                <w:ins w:id="90267" w:author="Ryo Wakayama" w:date="2026-10-20T09:00:00Z"/>
                <w:rFonts w:ascii="BIZ UDPゴシック" w:eastAsia="BIZ UDPゴシック" w:hAnsi="BIZ UDPゴシック"/>
              </w:rPr>
            </w:pPr>
            <w:ins w:id="90268" w:author="Ryo Wakayama" w:date="2026-10-20T09:00:00Z">
              <w:r>
                <w:rPr>
                  <w:rFonts w:ascii="BIZ UDPゴシック" w:eastAsia="BIZ UDPゴシック" w:hAnsi="BIZ UDPゴシック"/>
                  <w:sz w:val="20"/>
                  <w:szCs w:val="20"/>
                </w:rPr>
                <w:t xml:space="preserve">　第７期の計画値</w:t>
              </w:r>
            </w:ins>
          </w:p>
        </w:tc>
        <w:tc>
          <w:tcPr>
            <w:tcW w:w="2200" w:type="dxa"/>
            <w:tcMar>
              <w:top w:w="130" w:type="dxa"/>
              <w:left w:w="130" w:type="dxa"/>
              <w:bottom w:w="130" w:type="dxa"/>
              <w:right w:w="130" w:type="dxa"/>
            </w:tcMar>
            <w:vAlign w:val="center"/>
          </w:tcPr>
          <w:p w14:paraId="5615964C" w14:textId="77777777" w:rsidR="009D6CAB" w:rsidRPr="00370011" w:rsidRDefault="00000000">
            <w:pPr>
              <w:spacing w:line="320" w:lineRule="auto"/>
              <w:rPr>
                <w:ins w:id="90269" w:author="Ryo Wakayama" w:date="2026-10-20T09:00:00Z"/>
                <w:rFonts w:ascii="BIZ UDPゴシック" w:eastAsia="BIZ UDPゴシック" w:hAnsi="BIZ UDPゴシック"/>
              </w:rPr>
            </w:pPr>
            <w:ins w:id="90270"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1533C771" w14:textId="77777777" w:rsidR="009D6CAB" w:rsidRPr="00370011" w:rsidRDefault="00000000">
            <w:pPr>
              <w:spacing w:line="320" w:lineRule="auto"/>
              <w:rPr>
                <w:ins w:id="90271" w:author="Ryo Wakayama" w:date="2026-10-20T09:00:00Z"/>
                <w:rFonts w:ascii="BIZ UDPゴシック" w:eastAsia="BIZ UDPゴシック" w:hAnsi="BIZ UDPゴシック"/>
              </w:rPr>
            </w:pPr>
            <w:ins w:id="90272" w:author="Ryo Wakayama" w:date="2026-10-20T09:00:00Z">
              <w:r>
                <w:rPr>
                  <w:rFonts w:ascii="BIZ UDPゴシック" w:eastAsia="BIZ UDPゴシック" w:hAnsi="BIZ UDPゴシック"/>
                  <w:sz w:val="20"/>
                  <w:szCs w:val="20"/>
                </w:rPr>
                <w:t xml:space="preserve">0人</w:t>
              </w:r>
            </w:ins>
          </w:p>
        </w:tc>
        <w:tc>
          <w:tcPr>
            <w:tcW w:w="2200" w:type="dxa"/>
            <w:tcMar>
              <w:top w:w="130" w:type="dxa"/>
              <w:left w:w="130" w:type="dxa"/>
              <w:bottom w:w="130" w:type="dxa"/>
              <w:right w:w="130" w:type="dxa"/>
            </w:tcMar>
            <w:vAlign w:val="center"/>
          </w:tcPr>
          <w:p w14:paraId="7E76E7C1" w14:textId="77777777" w:rsidR="009D6CAB" w:rsidRPr="00370011" w:rsidRDefault="00000000">
            <w:pPr>
              <w:spacing w:line="320" w:lineRule="auto"/>
              <w:rPr>
                <w:ins w:id="90273" w:author="Ryo Wakayama" w:date="2026-10-20T09:00:00Z"/>
                <w:rFonts w:ascii="BIZ UDPゴシック" w:eastAsia="BIZ UDPゴシック" w:hAnsi="BIZ UDPゴシック"/>
              </w:rPr>
            </w:pPr>
            <w:ins w:id="90274" w:author="Ryo Wakayama" w:date="2026-10-20T09:00:00Z">
              <w:r>
                <w:rPr>
                  <w:rFonts w:ascii="BIZ UDPゴシック" w:eastAsia="BIZ UDPゴシック" w:hAnsi="BIZ UDPゴシック"/>
                  <w:sz w:val="20"/>
                  <w:szCs w:val="20"/>
                </w:rPr>
                <w:t xml:space="preserve">0人</w:t>
              </w:r>
            </w:ins>
          </w:p>
        </w:tc>
      </w:tr>
    </w:tbl>
    <w:p w14:paraId="1E1CDD5E" w14:textId="77777777" w:rsidR="009D6CAB" w:rsidRPr="00370011" w:rsidRDefault="00000000" w:rsidP="00F57DF2">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42D9250" w14:textId="77777777">
        <w:trPr>
          <w:cantSplit/>
          <w:tblHeader/>
        </w:trPr>
        <w:tc>
          <w:tcPr>
            <w:tcW w:w="2400" w:type="dxa"/>
            <w:shd w:val="clear" w:color="auto" w:fill="DCE8DC"/>
            <w:tcMar>
              <w:top w:w="130" w:type="dxa"/>
              <w:left w:w="130" w:type="dxa"/>
              <w:bottom w:w="130" w:type="dxa"/>
              <w:right w:w="130" w:type="dxa"/>
            </w:tcMar>
            <w:vAlign w:val="center"/>
          </w:tcPr>
          <w:p w14:paraId="5465177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第８期</w:t>
            </w:r>
          </w:p>
        </w:tc>
        <w:tc>
          <w:tcPr>
            <w:tcW w:w="2200" w:type="dxa"/>
            <w:shd w:val="clear" w:color="auto" w:fill="DCE8DC"/>
            <w:tcMar>
              <w:top w:w="130" w:type="dxa"/>
              <w:left w:w="130" w:type="dxa"/>
              <w:bottom w:w="130" w:type="dxa"/>
              <w:right w:w="130" w:type="dxa"/>
            </w:tcMar>
            <w:vAlign w:val="center"/>
          </w:tcPr>
          <w:p w14:paraId="45432D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D312F6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2F3F5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663937A5" w14:textId="77777777">
        <w:trPr>
          <w:cantSplit/>
        </w:trPr>
        <w:tc>
          <w:tcPr>
            <w:tcW w:w="2400" w:type="dxa"/>
            <w:tcMar>
              <w:top w:w="130" w:type="dxa"/>
              <w:left w:w="130" w:type="dxa"/>
              <w:bottom w:w="130" w:type="dxa"/>
              <w:right w:w="130" w:type="dxa"/>
            </w:tcMar>
            <w:vAlign w:val="center"/>
          </w:tcPr>
          <w:p w14:paraId="6352B0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障がい児相談支援</w:t>
            </w:r>
          </w:p>
        </w:tc>
        <w:tc>
          <w:tcPr>
            <w:tcW w:w="2200" w:type="dxa"/>
            <w:tcMar>
              <w:top w:w="130" w:type="dxa"/>
              <w:left w:w="130" w:type="dxa"/>
              <w:bottom w:w="130" w:type="dxa"/>
              <w:right w:w="130" w:type="dxa"/>
            </w:tcMar>
            <w:vAlign w:val="center"/>
          </w:tcPr>
          <w:p w14:paraId="7638A3E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75F4FC8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c>
          <w:tcPr>
            <w:tcW w:w="2200" w:type="dxa"/>
            <w:tcMar>
              <w:top w:w="130" w:type="dxa"/>
              <w:left w:w="130" w:type="dxa"/>
              <w:bottom w:w="130" w:type="dxa"/>
              <w:right w:w="130" w:type="dxa"/>
            </w:tcMar>
            <w:vAlign w:val="center"/>
          </w:tcPr>
          <w:p w14:paraId="5288D3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4人</w:t>
            </w:r>
          </w:p>
        </w:tc>
      </w:tr>
    </w:tbl>
    <w:p w14:paraId="3C18B19F" w14:textId="77777777" w:rsidR="00193735" w:rsidRDefault="00193735" w:rsidP="00193735">
      <w:pPr>
        <w:pStyle w:val="a4"/>
      </w:pPr>
    </w:p>
    <w:p w14:paraId="1A630432" w14:textId="77777777" w:rsidR="009D6CAB" w:rsidRPr="00193735" w:rsidRDefault="00000000" w:rsidP="00193735">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3A4A710" w14:textId="77777777" w:rsidR="009D6CAB" w:rsidRPr="00370011" w:rsidRDefault="00000000" w:rsidP="00193735">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児通所支援の適切な利用を支える重要なサービスであることから、より専門的な相談支援ができるよう事業所と連携して支援内容の充実を図ります。第５章に掲げる「障がい児等への伴走的な相談支援体制の構築」を踏まえ、こども家庭センターや関係機関との連携体制を確保し、県が開催する研修等への参加を積極的に促します。</w:t>
      </w:r>
    </w:p>
    <w:p w14:paraId="3EA9F3CB" w14:textId="77777777" w:rsidR="009D6CAB" w:rsidRPr="00370011" w:rsidRDefault="00000000">
      <w:pPr>
        <w:pStyle w:val="2"/>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医療的ケアを要する障がい児に対する支援</w:t>
      </w:r>
    </w:p>
    <w:p w14:paraId="18FA8A91" w14:textId="77777777" w:rsidR="009D6CAB" w:rsidRPr="00370011" w:rsidRDefault="009D6CAB" w:rsidP="005A6B3F">
      <w:pPr>
        <w:pStyle w:val="a4"/>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1F7CB50F" w14:textId="77777777">
        <w:trPr>
          <w:cantSplit/>
          <w:tblHeader/>
        </w:trPr>
        <w:tc>
          <w:tcPr>
            <w:tcW w:w="6500" w:type="dxa"/>
            <w:shd w:val="clear" w:color="auto" w:fill="DCE8DC"/>
            <w:tcMar>
              <w:top w:w="130" w:type="dxa"/>
              <w:left w:w="130" w:type="dxa"/>
              <w:bottom w:w="130" w:type="dxa"/>
              <w:right w:w="130" w:type="dxa"/>
            </w:tcMar>
            <w:vAlign w:val="center"/>
          </w:tcPr>
          <w:p w14:paraId="5EA28B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CD4819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5425EB9" w14:textId="77777777">
        <w:trPr>
          <w:cantSplit/>
        </w:trPr>
        <w:tc>
          <w:tcPr>
            <w:tcW w:w="6500" w:type="dxa"/>
            <w:tcMar>
              <w:top w:w="130" w:type="dxa"/>
              <w:left w:w="130" w:type="dxa"/>
              <w:bottom w:w="130" w:type="dxa"/>
              <w:right w:w="130" w:type="dxa"/>
            </w:tcMar>
            <w:vAlign w:val="center"/>
          </w:tcPr>
          <w:p w14:paraId="0E3AB8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医療的ケア児が、地域において必要な支援を円滑に受けることができるよう、保健、医療、福祉その他の各関連分野の支援を行う機関との連絡調整を行うコーディネーターを配置します。</w:t>
            </w:r>
          </w:p>
        </w:tc>
        <w:tc>
          <w:tcPr>
            <w:tcW w:w="2500" w:type="dxa"/>
            <w:tcMar>
              <w:top w:w="130" w:type="dxa"/>
              <w:left w:w="130" w:type="dxa"/>
              <w:bottom w:w="130" w:type="dxa"/>
              <w:right w:w="130" w:type="dxa"/>
            </w:tcMar>
            <w:vAlign w:val="center"/>
          </w:tcPr>
          <w:p w14:paraId="7DB9356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ＮＩＣＵ等に長期間入院した後、引き続き人工呼吸器や胃ろう等を使用し、たんの吸引や経管栄養などの医療的ケアが必要な障がい児（医療的ケア児）</w:t>
            </w:r>
          </w:p>
        </w:tc>
      </w:tr>
    </w:tbl>
    <w:p w14:paraId="1E38C2F0"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A190D10" w14:textId="77777777">
        <w:trPr>
          <w:cantSplit/>
          <w:tblHeader/>
        </w:trPr>
        <w:tc>
          <w:tcPr>
            <w:tcW w:w="2400" w:type="dxa"/>
            <w:shd w:val="clear" w:color="auto" w:fill="DCE8DC"/>
            <w:tcMar>
              <w:top w:w="130" w:type="dxa"/>
              <w:left w:w="130" w:type="dxa"/>
              <w:bottom w:w="130" w:type="dxa"/>
              <w:right w:w="130" w:type="dxa"/>
            </w:tcMar>
            <w:vAlign w:val="center"/>
          </w:tcPr>
          <w:p w14:paraId="029B41F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93E4CD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0617939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5186593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D0FA8BA" w14:textId="77777777">
        <w:trPr>
          <w:cantSplit/>
        </w:trPr>
        <w:tc>
          <w:tcPr>
            <w:tcW w:w="2400" w:type="dxa"/>
            <w:tcMar>
              <w:top w:w="130" w:type="dxa"/>
              <w:left w:w="130" w:type="dxa"/>
              <w:bottom w:w="130" w:type="dxa"/>
              <w:right w:w="130" w:type="dxa"/>
            </w:tcMar>
            <w:vAlign w:val="center"/>
          </w:tcPr>
          <w:p w14:paraId="1E16EB3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医療的ケア児等コーディネーターの配置人数</w:t>
            </w:r>
          </w:p>
        </w:tc>
        <w:tc>
          <w:tcPr>
            <w:tcW w:w="2200" w:type="dxa"/>
            <w:tcMar>
              <w:top w:w="130" w:type="dxa"/>
              <w:left w:w="130" w:type="dxa"/>
              <w:bottom w:w="130" w:type="dxa"/>
              <w:right w:w="130" w:type="dxa"/>
            </w:tcMar>
            <w:vAlign w:val="center"/>
          </w:tcPr>
          <w:p w14:paraId="704B67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7CE08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62B7A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3CC8D724"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1BC541F" w14:textId="77777777">
        <w:trPr>
          <w:cantSplit/>
          <w:tblHeader/>
        </w:trPr>
        <w:tc>
          <w:tcPr>
            <w:tcW w:w="2400" w:type="dxa"/>
            <w:shd w:val="clear" w:color="auto" w:fill="DCE8DC"/>
            <w:tcMar>
              <w:top w:w="130" w:type="dxa"/>
              <w:left w:w="130" w:type="dxa"/>
              <w:bottom w:w="130" w:type="dxa"/>
              <w:right w:w="130" w:type="dxa"/>
            </w:tcMar>
            <w:vAlign w:val="center"/>
          </w:tcPr>
          <w:p w14:paraId="7FF245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0C59E19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F30E5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1E24D4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3F0506D" w14:textId="77777777">
        <w:trPr>
          <w:cantSplit/>
        </w:trPr>
        <w:tc>
          <w:tcPr>
            <w:tcW w:w="2400" w:type="dxa"/>
            <w:tcMar>
              <w:top w:w="130" w:type="dxa"/>
              <w:left w:w="130" w:type="dxa"/>
              <w:bottom w:w="130" w:type="dxa"/>
              <w:right w:w="130" w:type="dxa"/>
            </w:tcMar>
            <w:vAlign w:val="center"/>
          </w:tcPr>
          <w:p w14:paraId="50F3F83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医療的ケア児等コーディネーターの配置人数</w:t>
            </w:r>
          </w:p>
        </w:tc>
        <w:tc>
          <w:tcPr>
            <w:tcW w:w="2200" w:type="dxa"/>
            <w:tcMar>
              <w:top w:w="130" w:type="dxa"/>
              <w:left w:w="130" w:type="dxa"/>
              <w:bottom w:w="130" w:type="dxa"/>
              <w:right w:w="130" w:type="dxa"/>
            </w:tcMar>
            <w:vAlign w:val="center"/>
          </w:tcPr>
          <w:p w14:paraId="3A8700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6839342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75922D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354A06CB" w14:textId="77777777" w:rsidR="009D6CAB" w:rsidRPr="00193735"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73F35F20"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医療的ケアを要する障がい児が、地域において必要な支援を円滑に受けることができるよう、</w:t>
      </w:r>
      <w:r>
        <w:rPr>
          <w:rFonts w:ascii="BIZ UDPゴシック" w:eastAsia="BIZ UDPゴシック" w:hAnsi="BIZ UDPゴシック"/>
          <w:sz w:val="22"/>
          <w:szCs w:val="22"/>
        </w:rPr>
        <w:lastRenderedPageBreak/>
        <w:t>保健、医療、福祉その他の各関連分野の支援を行う機関との連絡調整を行うコーディネーターとして養成された相談支援専門員等を配置します。医療的ケア児等支援のための関係機関の協議の場を継続的に運営します。</w:t>
      </w:r>
    </w:p>
    <w:p w14:paraId="5A955678"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2E231F93" w14:textId="77777777" w:rsidR="009D6CAB" w:rsidRPr="00370011" w:rsidRDefault="00000000">
      <w:pPr>
        <w:pStyle w:val="1"/>
        <w:shd w:val="clear" w:color="auto" w:fill="4A7A5E"/>
        <w:spacing w:before="480" w:after="320"/>
        <w:ind w:left="60"/>
        <w:jc w:val="center"/>
        <w:rPr>
          <w:rFonts w:ascii="BIZ UDPゴシック" w:eastAsia="BIZ UDPゴシック" w:hAnsi="BIZ UDPゴシック"/>
        </w:rPr>
      </w:pPr>
      <w:bookmarkStart w:id="27" w:name="_TocOno030"/>
      <w:r>
        <w:rPr>
          <w:rFonts w:ascii="BIZ UDPゴシック" w:eastAsia="BIZ UDPゴシック" w:hAnsi="BIZ UDPゴシック"/>
          <w:b/>
          <w:bCs/>
          <w:color w:val="FFFFFF"/>
          <w:sz w:val="30"/>
          <w:szCs w:val="30"/>
        </w:rPr>
        <w:lastRenderedPageBreak/>
        <w:t>第８章　地域生活支援事業の種類ごとにおける見込量</w:t>
      </w:r>
      <w:bookmarkEnd w:id="27"/>
    </w:p>
    <w:p w14:paraId="147F060C"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（1）理解促進研修・啓発事業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26F11F19" w14:textId="77777777">
        <w:trPr>
          <w:cantSplit/>
          <w:tblHeader/>
        </w:trPr>
        <w:tc>
          <w:tcPr>
            <w:tcW w:w="6500" w:type="dxa"/>
            <w:shd w:val="clear" w:color="auto" w:fill="DCE8DC"/>
            <w:tcMar>
              <w:top w:w="130" w:type="dxa"/>
              <w:left w:w="130" w:type="dxa"/>
              <w:bottom w:w="130" w:type="dxa"/>
              <w:right w:w="130" w:type="dxa"/>
            </w:tcMar>
            <w:vAlign w:val="center"/>
          </w:tcPr>
          <w:p w14:paraId="6817C4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72D315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6281DDF1" w14:textId="77777777">
        <w:trPr>
          <w:cantSplit/>
        </w:trPr>
        <w:tc>
          <w:tcPr>
            <w:tcW w:w="6500" w:type="dxa"/>
            <w:tcMar>
              <w:top w:w="130" w:type="dxa"/>
              <w:left w:w="130" w:type="dxa"/>
              <w:bottom w:w="130" w:type="dxa"/>
              <w:right w:w="130" w:type="dxa"/>
            </w:tcMar>
            <w:vAlign w:val="center"/>
          </w:tcPr>
          <w:p w14:paraId="0B42CDB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障がい者福祉に関する関係法令等の理解促進活動及び障がい者等に対する差別や偏見が生じないよう住民等の意識の高揚を図る啓発活動を行います。</w:t>
            </w:r>
          </w:p>
        </w:tc>
        <w:tc>
          <w:tcPr>
            <w:tcW w:w="2500" w:type="dxa"/>
            <w:tcMar>
              <w:top w:w="130" w:type="dxa"/>
              <w:left w:w="130" w:type="dxa"/>
              <w:bottom w:w="130" w:type="dxa"/>
              <w:right w:w="130" w:type="dxa"/>
            </w:tcMar>
            <w:vAlign w:val="center"/>
          </w:tcPr>
          <w:p w14:paraId="1CD996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町内に住所を有する個人・団体、町内事業所等に在籍・勤務する者、町内の学校等に在学する者</w:t>
            </w:r>
          </w:p>
        </w:tc>
      </w:tr>
    </w:tbl>
    <w:p w14:paraId="2B2C60AF"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0BFA642" w14:textId="77777777">
        <w:trPr>
          <w:cantSplit/>
          <w:tblHeader/>
        </w:trPr>
        <w:tc>
          <w:tcPr>
            <w:tcW w:w="2400" w:type="dxa"/>
            <w:shd w:val="clear" w:color="auto" w:fill="DCE8DC"/>
            <w:tcMar>
              <w:top w:w="130" w:type="dxa"/>
              <w:left w:w="130" w:type="dxa"/>
              <w:bottom w:w="130" w:type="dxa"/>
              <w:right w:w="130" w:type="dxa"/>
            </w:tcMar>
            <w:vAlign w:val="center"/>
          </w:tcPr>
          <w:p w14:paraId="6085F64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0E45364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03FA4F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4A7B4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05C50DE" w14:textId="77777777">
        <w:trPr>
          <w:cantSplit/>
        </w:trPr>
        <w:tc>
          <w:tcPr>
            <w:tcW w:w="2400" w:type="dxa"/>
            <w:tcMar>
              <w:top w:w="130" w:type="dxa"/>
              <w:left w:w="130" w:type="dxa"/>
              <w:bottom w:w="130" w:type="dxa"/>
              <w:right w:w="130" w:type="dxa"/>
            </w:tcMar>
            <w:vAlign w:val="center"/>
          </w:tcPr>
          <w:p w14:paraId="335A14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理解促進研修・啓発事業（実施の有無）</w:t>
            </w:r>
          </w:p>
        </w:tc>
        <w:tc>
          <w:tcPr>
            <w:tcW w:w="2200" w:type="dxa"/>
            <w:tcMar>
              <w:top w:w="130" w:type="dxa"/>
              <w:left w:w="130" w:type="dxa"/>
              <w:bottom w:w="130" w:type="dxa"/>
              <w:right w:w="130" w:type="dxa"/>
            </w:tcMar>
            <w:vAlign w:val="center"/>
          </w:tcPr>
          <w:p w14:paraId="21D7535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5CA4F01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E9AB69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00973875"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AA1D68E" w14:textId="77777777">
        <w:trPr>
          <w:cantSplit/>
          <w:tblHeader/>
        </w:trPr>
        <w:tc>
          <w:tcPr>
            <w:tcW w:w="2400" w:type="dxa"/>
            <w:shd w:val="clear" w:color="auto" w:fill="DCE8DC"/>
            <w:tcMar>
              <w:top w:w="130" w:type="dxa"/>
              <w:left w:w="130" w:type="dxa"/>
              <w:bottom w:w="130" w:type="dxa"/>
              <w:right w:w="130" w:type="dxa"/>
            </w:tcMar>
            <w:vAlign w:val="center"/>
          </w:tcPr>
          <w:p w14:paraId="445D91E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4B2597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591F82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28DD3E0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B099A28" w14:textId="77777777">
        <w:trPr>
          <w:cantSplit/>
        </w:trPr>
        <w:tc>
          <w:tcPr>
            <w:tcW w:w="2400" w:type="dxa"/>
            <w:tcMar>
              <w:top w:w="130" w:type="dxa"/>
              <w:left w:w="130" w:type="dxa"/>
              <w:bottom w:w="130" w:type="dxa"/>
              <w:right w:w="130" w:type="dxa"/>
            </w:tcMar>
            <w:vAlign w:val="center"/>
          </w:tcPr>
          <w:p w14:paraId="3DB0E6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理解促進研修・啓発事業（実施の有無）</w:t>
            </w:r>
          </w:p>
        </w:tc>
        <w:tc>
          <w:tcPr>
            <w:tcW w:w="2200" w:type="dxa"/>
            <w:tcMar>
              <w:top w:w="130" w:type="dxa"/>
              <w:left w:w="130" w:type="dxa"/>
              <w:bottom w:w="130" w:type="dxa"/>
              <w:right w:w="130" w:type="dxa"/>
            </w:tcMar>
            <w:vAlign w:val="center"/>
          </w:tcPr>
          <w:p w14:paraId="46751EE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162ED8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1E41529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14:paraId="4A6BD8A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664777C"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有識者による講演会や障がい者等と実際にふれあうイベント等、多くの町民が参加できるような形態により、障がい者等に対する理解を促します。「小野町手話言語及び障がい者コミュニケーション条例」の趣旨も踏まえた啓発活動を実施します。</w:t>
      </w:r>
    </w:p>
    <w:p w14:paraId="77489594"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（2）自発的活動支援事業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1BA4DDF5" w14:textId="77777777">
        <w:trPr>
          <w:cantSplit/>
          <w:tblHeader/>
        </w:trPr>
        <w:tc>
          <w:tcPr>
            <w:tcW w:w="6500" w:type="dxa"/>
            <w:shd w:val="clear" w:color="auto" w:fill="DCE8DC"/>
            <w:tcMar>
              <w:top w:w="130" w:type="dxa"/>
              <w:left w:w="130" w:type="dxa"/>
              <w:bottom w:w="130" w:type="dxa"/>
              <w:right w:w="130" w:type="dxa"/>
            </w:tcMar>
            <w:vAlign w:val="center"/>
          </w:tcPr>
          <w:p w14:paraId="369F3E2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6216ED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E8C7CED" w14:textId="77777777">
        <w:trPr>
          <w:cantSplit/>
        </w:trPr>
        <w:tc>
          <w:tcPr>
            <w:tcW w:w="6500" w:type="dxa"/>
            <w:tcMar>
              <w:top w:w="130" w:type="dxa"/>
              <w:left w:w="130" w:type="dxa"/>
              <w:bottom w:w="130" w:type="dxa"/>
              <w:right w:w="130" w:type="dxa"/>
            </w:tcMar>
            <w:vAlign w:val="center"/>
          </w:tcPr>
          <w:p w14:paraId="1EE3C2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障がい者等が自立した日常生活及び社会生活を営むことができるよう、障がい者やその家族、地域住民等による地域における自発的な取り組みを支援することにより、共生社会の実現を図ります。</w:t>
            </w:r>
          </w:p>
        </w:tc>
        <w:tc>
          <w:tcPr>
            <w:tcW w:w="2500" w:type="dxa"/>
            <w:tcMar>
              <w:top w:w="130" w:type="dxa"/>
              <w:left w:w="130" w:type="dxa"/>
              <w:bottom w:w="130" w:type="dxa"/>
              <w:right w:w="130" w:type="dxa"/>
            </w:tcMar>
            <w:vAlign w:val="center"/>
          </w:tcPr>
          <w:p w14:paraId="22B96C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町内の障がい者やその家族、地域住民など</w:t>
            </w:r>
          </w:p>
        </w:tc>
      </w:tr>
    </w:tbl>
    <w:p w14:paraId="2EA15EC6"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0325748" w14:textId="77777777">
        <w:trPr>
          <w:cantSplit/>
          <w:tblHeader/>
        </w:trPr>
        <w:tc>
          <w:tcPr>
            <w:tcW w:w="2400" w:type="dxa"/>
            <w:shd w:val="clear" w:color="auto" w:fill="DCE8DC"/>
            <w:tcMar>
              <w:top w:w="130" w:type="dxa"/>
              <w:left w:w="130" w:type="dxa"/>
              <w:bottom w:w="130" w:type="dxa"/>
              <w:right w:w="130" w:type="dxa"/>
            </w:tcMar>
            <w:vAlign w:val="center"/>
          </w:tcPr>
          <w:p w14:paraId="7FBDA12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28DB489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F7D1F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E1E01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71711D8A" w14:textId="77777777">
        <w:trPr>
          <w:cantSplit/>
        </w:trPr>
        <w:tc>
          <w:tcPr>
            <w:tcW w:w="2400" w:type="dxa"/>
            <w:tcMar>
              <w:top w:w="130" w:type="dxa"/>
              <w:left w:w="130" w:type="dxa"/>
              <w:bottom w:w="130" w:type="dxa"/>
              <w:right w:w="130" w:type="dxa"/>
            </w:tcMar>
            <w:vAlign w:val="center"/>
          </w:tcPr>
          <w:p w14:paraId="064B497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自発的活動支援事業（実施の有無）</w:t>
            </w:r>
          </w:p>
        </w:tc>
        <w:tc>
          <w:tcPr>
            <w:tcW w:w="2200" w:type="dxa"/>
            <w:tcMar>
              <w:top w:w="130" w:type="dxa"/>
              <w:left w:w="130" w:type="dxa"/>
              <w:bottom w:w="130" w:type="dxa"/>
              <w:right w:w="130" w:type="dxa"/>
            </w:tcMar>
            <w:vAlign w:val="center"/>
          </w:tcPr>
          <w:p w14:paraId="114EFC3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E2E2E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CC58AF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1B87220F"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4DCFF590" w14:textId="77777777">
        <w:trPr>
          <w:cantSplit/>
          <w:tblHeader/>
        </w:trPr>
        <w:tc>
          <w:tcPr>
            <w:tcW w:w="2400" w:type="dxa"/>
            <w:shd w:val="clear" w:color="auto" w:fill="DCE8DC"/>
            <w:tcMar>
              <w:top w:w="130" w:type="dxa"/>
              <w:left w:w="130" w:type="dxa"/>
              <w:bottom w:w="130" w:type="dxa"/>
              <w:right w:w="130" w:type="dxa"/>
            </w:tcMar>
            <w:vAlign w:val="center"/>
          </w:tcPr>
          <w:p w14:paraId="2A3254B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67E8E45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C8BF095"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F99795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C94ADD6" w14:textId="77777777">
        <w:trPr>
          <w:cantSplit/>
        </w:trPr>
        <w:tc>
          <w:tcPr>
            <w:tcW w:w="2400" w:type="dxa"/>
            <w:tcMar>
              <w:top w:w="130" w:type="dxa"/>
              <w:left w:w="130" w:type="dxa"/>
              <w:bottom w:w="130" w:type="dxa"/>
              <w:right w:w="130" w:type="dxa"/>
            </w:tcMar>
            <w:vAlign w:val="center"/>
          </w:tcPr>
          <w:p w14:paraId="3E0C66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自発的活動支援事業（実施の有無）</w:t>
            </w:r>
          </w:p>
        </w:tc>
        <w:tc>
          <w:tcPr>
            <w:tcW w:w="2200" w:type="dxa"/>
            <w:tcMar>
              <w:top w:w="130" w:type="dxa"/>
              <w:left w:w="130" w:type="dxa"/>
              <w:bottom w:w="130" w:type="dxa"/>
              <w:right w:w="130" w:type="dxa"/>
            </w:tcMar>
            <w:vAlign w:val="center"/>
          </w:tcPr>
          <w:p w14:paraId="7CCC2B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FABDFD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FB7787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6EDDF7A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473C1AD"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障がい者本人、家族等が行う自主的活動に対して、制度等の情報提供や活動場所の提供などの支援を行います。</w:t>
      </w:r>
    </w:p>
    <w:p w14:paraId="77D9E03D"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（3）相談支援事業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39A9C4C9" w14:textId="77777777">
        <w:trPr>
          <w:cantSplit/>
          <w:tblHeader/>
        </w:trPr>
        <w:tc>
          <w:tcPr>
            <w:tcW w:w="6500" w:type="dxa"/>
            <w:shd w:val="clear" w:color="auto" w:fill="DCE8DC"/>
            <w:tcMar>
              <w:top w:w="130" w:type="dxa"/>
              <w:left w:w="130" w:type="dxa"/>
              <w:bottom w:w="130" w:type="dxa"/>
              <w:right w:w="130" w:type="dxa"/>
            </w:tcMar>
            <w:vAlign w:val="center"/>
          </w:tcPr>
          <w:p w14:paraId="7C7C6E8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CAA3B1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91B0D88" w14:textId="77777777">
        <w:trPr>
          <w:cantSplit/>
        </w:trPr>
        <w:tc>
          <w:tcPr>
            <w:tcW w:w="6500" w:type="dxa"/>
            <w:tcMar>
              <w:top w:w="130" w:type="dxa"/>
              <w:left w:w="130" w:type="dxa"/>
              <w:bottom w:w="130" w:type="dxa"/>
              <w:right w:w="130" w:type="dxa"/>
            </w:tcMar>
            <w:vAlign w:val="center"/>
          </w:tcPr>
          <w:p w14:paraId="40EF2E4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障がいのある人の自立した日常生活、社会生活を営むことを目的に福祉サービスの利用援助、権利擁護のために必要な援助を行います。</w:t>
            </w:r>
          </w:p>
        </w:tc>
        <w:tc>
          <w:tcPr>
            <w:tcW w:w="2500" w:type="dxa"/>
            <w:tcMar>
              <w:top w:w="130" w:type="dxa"/>
              <w:left w:w="130" w:type="dxa"/>
              <w:bottom w:w="130" w:type="dxa"/>
              <w:right w:w="130" w:type="dxa"/>
            </w:tcMar>
            <w:vAlign w:val="center"/>
          </w:tcPr>
          <w:p w14:paraId="32CF632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サービスを利用する全ての障がい者</w:t>
            </w:r>
          </w:p>
        </w:tc>
      </w:tr>
    </w:tbl>
    <w:p w14:paraId="7DE2EFBF"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449495A" w14:textId="77777777">
        <w:trPr>
          <w:cantSplit/>
          <w:tblHeader/>
        </w:trPr>
        <w:tc>
          <w:tcPr>
            <w:tcW w:w="2400" w:type="dxa"/>
            <w:shd w:val="clear" w:color="auto" w:fill="DCE8DC"/>
            <w:tcMar>
              <w:top w:w="130" w:type="dxa"/>
              <w:left w:w="130" w:type="dxa"/>
              <w:bottom w:w="130" w:type="dxa"/>
              <w:right w:w="130" w:type="dxa"/>
            </w:tcMar>
            <w:vAlign w:val="center"/>
          </w:tcPr>
          <w:p w14:paraId="06146E5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58D904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187D2C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151D68C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7BAA34E6" w14:textId="77777777">
        <w:trPr>
          <w:cantSplit/>
        </w:trPr>
        <w:tc>
          <w:tcPr>
            <w:tcW w:w="2400" w:type="dxa"/>
            <w:tcMar>
              <w:top w:w="130" w:type="dxa"/>
              <w:left w:w="130" w:type="dxa"/>
              <w:bottom w:w="130" w:type="dxa"/>
              <w:right w:w="130" w:type="dxa"/>
            </w:tcMar>
            <w:vAlign w:val="center"/>
          </w:tcPr>
          <w:p w14:paraId="2A8FB7D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障がい者相談支援事業（実施箇所数）</w:t>
            </w:r>
          </w:p>
        </w:tc>
        <w:tc>
          <w:tcPr>
            <w:tcW w:w="2200" w:type="dxa"/>
            <w:tcMar>
              <w:top w:w="130" w:type="dxa"/>
              <w:left w:w="130" w:type="dxa"/>
              <w:bottom w:w="130" w:type="dxa"/>
              <w:right w:w="130" w:type="dxa"/>
            </w:tcMar>
            <w:vAlign w:val="center"/>
          </w:tcPr>
          <w:p w14:paraId="668DA60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63262C7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4A856C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r>
      <w:tr w:rsidR="009D6CAB" w:rsidRPr="00370011" w14:paraId="51414CAE" w14:textId="77777777">
        <w:trPr>
          <w:cantSplit/>
        </w:trPr>
        <w:tc>
          <w:tcPr>
            <w:tcW w:w="2400" w:type="dxa"/>
            <w:tcMar>
              <w:top w:w="130" w:type="dxa"/>
              <w:left w:w="130" w:type="dxa"/>
              <w:bottom w:w="130" w:type="dxa"/>
              <w:right w:w="130" w:type="dxa"/>
            </w:tcMar>
            <w:vAlign w:val="center"/>
          </w:tcPr>
          <w:p w14:paraId="4BBC67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基幹相談支援センター（設置の有無）</w:t>
            </w:r>
          </w:p>
        </w:tc>
        <w:tc>
          <w:tcPr>
            <w:tcW w:w="2200" w:type="dxa"/>
            <w:tcMar>
              <w:top w:w="130" w:type="dxa"/>
              <w:left w:w="130" w:type="dxa"/>
              <w:bottom w:w="130" w:type="dxa"/>
              <w:right w:w="130" w:type="dxa"/>
            </w:tcMar>
            <w:vAlign w:val="center"/>
          </w:tcPr>
          <w:p w14:paraId="15D67F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60DCAEF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0D31F99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5B39CB8E" w14:textId="77777777">
        <w:trPr>
          <w:cantSplit/>
        </w:trPr>
        <w:tc>
          <w:tcPr>
            <w:tcW w:w="2400" w:type="dxa"/>
            <w:tcMar>
              <w:top w:w="130" w:type="dxa"/>
              <w:left w:w="130" w:type="dxa"/>
              <w:bottom w:w="130" w:type="dxa"/>
              <w:right w:w="130" w:type="dxa"/>
            </w:tcMar>
            <w:vAlign w:val="center"/>
          </w:tcPr>
          <w:p w14:paraId="512790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基幹相談支援センター等機能強化事業（実施の有無）</w:t>
            </w:r>
          </w:p>
        </w:tc>
        <w:tc>
          <w:tcPr>
            <w:tcW w:w="2200" w:type="dxa"/>
            <w:tcMar>
              <w:top w:w="130" w:type="dxa"/>
              <w:left w:w="130" w:type="dxa"/>
              <w:bottom w:w="130" w:type="dxa"/>
              <w:right w:w="130" w:type="dxa"/>
            </w:tcMar>
            <w:vAlign w:val="center"/>
          </w:tcPr>
          <w:p w14:paraId="75EC7B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0C5BC5B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7BCA60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667AC99E" w14:textId="77777777">
        <w:trPr>
          <w:cantSplit/>
        </w:trPr>
        <w:tc>
          <w:tcPr>
            <w:tcW w:w="2400" w:type="dxa"/>
            <w:tcMar>
              <w:top w:w="130" w:type="dxa"/>
              <w:left w:w="130" w:type="dxa"/>
              <w:bottom w:w="130" w:type="dxa"/>
              <w:right w:w="130" w:type="dxa"/>
            </w:tcMar>
            <w:vAlign w:val="center"/>
          </w:tcPr>
          <w:p w14:paraId="5342F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住宅入居等支援事業（実施の有無）</w:t>
            </w:r>
          </w:p>
        </w:tc>
        <w:tc>
          <w:tcPr>
            <w:tcW w:w="2200" w:type="dxa"/>
            <w:tcMar>
              <w:top w:w="130" w:type="dxa"/>
              <w:left w:w="130" w:type="dxa"/>
              <w:bottom w:w="130" w:type="dxa"/>
              <w:right w:w="130" w:type="dxa"/>
            </w:tcMar>
            <w:vAlign w:val="center"/>
          </w:tcPr>
          <w:p w14:paraId="4B855A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55F885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3A338B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75D06570" w14:textId="77777777">
        <w:trPr>
          <w:cantSplit/>
        </w:trPr>
        <w:tc>
          <w:tcPr>
            <w:tcW w:w="2400" w:type="dxa"/>
            <w:tcMar>
              <w:top w:w="130" w:type="dxa"/>
              <w:left w:w="130" w:type="dxa"/>
              <w:bottom w:w="130" w:type="dxa"/>
              <w:right w:w="130" w:type="dxa"/>
            </w:tcMar>
            <w:vAlign w:val="center"/>
          </w:tcPr>
          <w:p w14:paraId="0F95ADB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lastRenderedPageBreak/>
              <w:t>障がい者虐待防止センター（設置の有無）</w:t>
            </w:r>
          </w:p>
        </w:tc>
        <w:tc>
          <w:tcPr>
            <w:tcW w:w="2200" w:type="dxa"/>
            <w:tcMar>
              <w:top w:w="130" w:type="dxa"/>
              <w:left w:w="130" w:type="dxa"/>
              <w:bottom w:w="130" w:type="dxa"/>
              <w:right w:w="130" w:type="dxa"/>
            </w:tcMar>
            <w:vAlign w:val="center"/>
          </w:tcPr>
          <w:p w14:paraId="7C36B8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5A3E96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2E2FAB6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14:paraId="56D068A8"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D98F7F9" w14:textId="77777777">
        <w:trPr>
          <w:cantSplit/>
          <w:tblHeader/>
        </w:trPr>
        <w:tc>
          <w:tcPr>
            <w:tcW w:w="2400" w:type="dxa"/>
            <w:shd w:val="clear" w:color="auto" w:fill="DCE8DC"/>
            <w:tcMar>
              <w:top w:w="130" w:type="dxa"/>
              <w:left w:w="130" w:type="dxa"/>
              <w:bottom w:w="130" w:type="dxa"/>
              <w:right w:w="130" w:type="dxa"/>
            </w:tcMar>
            <w:vAlign w:val="center"/>
          </w:tcPr>
          <w:p w14:paraId="144BCF5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3B5D51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061C185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EDD5F2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299361C9" w14:textId="77777777">
        <w:trPr>
          <w:cantSplit/>
        </w:trPr>
        <w:tc>
          <w:tcPr>
            <w:tcW w:w="2400" w:type="dxa"/>
            <w:tcMar>
              <w:top w:w="130" w:type="dxa"/>
              <w:left w:w="130" w:type="dxa"/>
              <w:bottom w:w="130" w:type="dxa"/>
              <w:right w:w="130" w:type="dxa"/>
            </w:tcMar>
            <w:vAlign w:val="center"/>
          </w:tcPr>
          <w:p w14:paraId="406DCEF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障がい者相談支援事業（実施箇所数）</w:t>
            </w:r>
          </w:p>
        </w:tc>
        <w:tc>
          <w:tcPr>
            <w:tcW w:w="2200" w:type="dxa"/>
            <w:tcMar>
              <w:top w:w="130" w:type="dxa"/>
              <w:left w:w="130" w:type="dxa"/>
              <w:bottom w:w="130" w:type="dxa"/>
              <w:right w:w="130" w:type="dxa"/>
            </w:tcMar>
            <w:vAlign w:val="center"/>
          </w:tcPr>
          <w:p w14:paraId="4FA9CCD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40236E2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c>
          <w:tcPr>
            <w:tcW w:w="2200" w:type="dxa"/>
            <w:tcMar>
              <w:top w:w="130" w:type="dxa"/>
              <w:left w:w="130" w:type="dxa"/>
              <w:bottom w:w="130" w:type="dxa"/>
              <w:right w:w="130" w:type="dxa"/>
            </w:tcMar>
            <w:vAlign w:val="center"/>
          </w:tcPr>
          <w:p w14:paraId="2A44B9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w:t>
            </w:r>
          </w:p>
        </w:tc>
      </w:tr>
      <w:tr w:rsidR="009D6CAB" w:rsidRPr="00370011" w14:paraId="65546530" w14:textId="77777777">
        <w:trPr>
          <w:cantSplit/>
        </w:trPr>
        <w:tc>
          <w:tcPr>
            <w:tcW w:w="2400" w:type="dxa"/>
            <w:tcMar>
              <w:top w:w="130" w:type="dxa"/>
              <w:left w:w="130" w:type="dxa"/>
              <w:bottom w:w="130" w:type="dxa"/>
              <w:right w:w="130" w:type="dxa"/>
            </w:tcMar>
            <w:vAlign w:val="center"/>
          </w:tcPr>
          <w:p w14:paraId="161B2A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基幹相談支援センター（設置の有無）</w:t>
            </w:r>
          </w:p>
        </w:tc>
        <w:tc>
          <w:tcPr>
            <w:tcW w:w="2200" w:type="dxa"/>
            <w:tcMar>
              <w:top w:w="130" w:type="dxa"/>
              <w:left w:w="130" w:type="dxa"/>
              <w:bottom w:w="130" w:type="dxa"/>
              <w:right w:w="130" w:type="dxa"/>
            </w:tcMar>
            <w:vAlign w:val="center"/>
          </w:tcPr>
          <w:p w14:paraId="2B307EA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7E7725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3BE899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536E2035" w14:textId="77777777">
        <w:trPr>
          <w:cantSplit/>
        </w:trPr>
        <w:tc>
          <w:tcPr>
            <w:tcW w:w="2400" w:type="dxa"/>
            <w:tcMar>
              <w:top w:w="130" w:type="dxa"/>
              <w:left w:w="130" w:type="dxa"/>
              <w:bottom w:w="130" w:type="dxa"/>
              <w:right w:w="130" w:type="dxa"/>
            </w:tcMar>
            <w:vAlign w:val="center"/>
          </w:tcPr>
          <w:p w14:paraId="71BABF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基幹相談支援センター等機能強化事業（実施の有無）</w:t>
            </w:r>
          </w:p>
        </w:tc>
        <w:tc>
          <w:tcPr>
            <w:tcW w:w="2200" w:type="dxa"/>
            <w:tcMar>
              <w:top w:w="130" w:type="dxa"/>
              <w:left w:w="130" w:type="dxa"/>
              <w:bottom w:w="130" w:type="dxa"/>
              <w:right w:w="130" w:type="dxa"/>
            </w:tcMar>
            <w:vAlign w:val="center"/>
          </w:tcPr>
          <w:p w14:paraId="24401C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4A9919A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6E79D8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r w:rsidR="009D6CAB" w:rsidRPr="00370011" w14:paraId="31D87D3A" w14:textId="77777777">
        <w:trPr>
          <w:cantSplit/>
        </w:trPr>
        <w:tc>
          <w:tcPr>
            <w:tcW w:w="2400" w:type="dxa"/>
            <w:tcMar>
              <w:top w:w="130" w:type="dxa"/>
              <w:left w:w="130" w:type="dxa"/>
              <w:bottom w:w="130" w:type="dxa"/>
              <w:right w:w="130" w:type="dxa"/>
            </w:tcMar>
            <w:vAlign w:val="center"/>
          </w:tcPr>
          <w:p w14:paraId="42D662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住宅入居等支援事業（実施の有無）</w:t>
            </w:r>
          </w:p>
        </w:tc>
        <w:tc>
          <w:tcPr>
            <w:tcW w:w="2200" w:type="dxa"/>
            <w:tcMar>
              <w:top w:w="130" w:type="dxa"/>
              <w:left w:w="130" w:type="dxa"/>
              <w:bottom w:w="130" w:type="dxa"/>
              <w:right w:w="130" w:type="dxa"/>
            </w:tcMar>
            <w:vAlign w:val="center"/>
          </w:tcPr>
          <w:p w14:paraId="358F98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0CC33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4D45BF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r w:rsidR="009D6CAB" w:rsidRPr="00370011" w14:paraId="6C8DD145" w14:textId="77777777">
        <w:trPr>
          <w:cantSplit/>
        </w:trPr>
        <w:tc>
          <w:tcPr>
            <w:tcW w:w="2400" w:type="dxa"/>
            <w:tcMar>
              <w:top w:w="130" w:type="dxa"/>
              <w:left w:w="130" w:type="dxa"/>
              <w:bottom w:w="130" w:type="dxa"/>
              <w:right w:w="130" w:type="dxa"/>
            </w:tcMar>
            <w:vAlign w:val="center"/>
          </w:tcPr>
          <w:p w14:paraId="5948EEE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障がい者虐待防止センター（設置の有無）</w:t>
            </w:r>
          </w:p>
        </w:tc>
        <w:tc>
          <w:tcPr>
            <w:tcW w:w="2200" w:type="dxa"/>
            <w:tcMar>
              <w:top w:w="130" w:type="dxa"/>
              <w:left w:w="130" w:type="dxa"/>
              <w:bottom w:w="130" w:type="dxa"/>
              <w:right w:w="130" w:type="dxa"/>
            </w:tcMar>
            <w:vAlign w:val="center"/>
          </w:tcPr>
          <w:p w14:paraId="5E016BF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77985D2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c>
          <w:tcPr>
            <w:tcW w:w="2200" w:type="dxa"/>
            <w:tcMar>
              <w:top w:w="130" w:type="dxa"/>
              <w:left w:w="130" w:type="dxa"/>
              <w:bottom w:w="130" w:type="dxa"/>
              <w:right w:w="130" w:type="dxa"/>
            </w:tcMar>
            <w:vAlign w:val="center"/>
          </w:tcPr>
          <w:p w14:paraId="2B3A09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有</w:t>
            </w:r>
          </w:p>
        </w:tc>
      </w:tr>
    </w:tbl>
    <w:p w14:paraId="17A23CDB"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4605498B"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田村地方基幹相談支援センターとの連携強化のための体制を整備していきます。また、相談機関等の案内周知に努め、相談者が適切な機関で相談が受けられるよう支援を行います。「望まないセルフプラン」の解消に向けた基幹相談支援センター等機能強化事業を推進します。</w:t>
      </w:r>
    </w:p>
    <w:p w14:paraId="53E324E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（4）成年後見制度利用支援事業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5511F525" w14:textId="77777777">
        <w:trPr>
          <w:cantSplit/>
          <w:tblHeader/>
        </w:trPr>
        <w:tc>
          <w:tcPr>
            <w:tcW w:w="6500" w:type="dxa"/>
            <w:shd w:val="clear" w:color="auto" w:fill="DCE8DC"/>
            <w:tcMar>
              <w:top w:w="130" w:type="dxa"/>
              <w:left w:w="130" w:type="dxa"/>
              <w:bottom w:w="130" w:type="dxa"/>
              <w:right w:w="130" w:type="dxa"/>
            </w:tcMar>
            <w:vAlign w:val="center"/>
          </w:tcPr>
          <w:p w14:paraId="4C0A74E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4832848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FC20DD5" w14:textId="77777777">
        <w:trPr>
          <w:cantSplit/>
        </w:trPr>
        <w:tc>
          <w:tcPr>
            <w:tcW w:w="6500" w:type="dxa"/>
            <w:tcMar>
              <w:top w:w="130" w:type="dxa"/>
              <w:left w:w="130" w:type="dxa"/>
              <w:bottom w:w="130" w:type="dxa"/>
              <w:right w:w="130" w:type="dxa"/>
            </w:tcMar>
            <w:vAlign w:val="center"/>
          </w:tcPr>
          <w:p w14:paraId="2CF673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成年後見制度の利用が必要と認められる障がい者に対し、成年後見制度の利用を支援することにより、その障がい者の権利擁護を図ります。</w:t>
            </w:r>
          </w:p>
        </w:tc>
        <w:tc>
          <w:tcPr>
            <w:tcW w:w="2500" w:type="dxa"/>
            <w:tcMar>
              <w:top w:w="130" w:type="dxa"/>
              <w:left w:w="130" w:type="dxa"/>
              <w:bottom w:w="130" w:type="dxa"/>
              <w:right w:w="130" w:type="dxa"/>
            </w:tcMar>
            <w:vAlign w:val="center"/>
          </w:tcPr>
          <w:p w14:paraId="05C132A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成年後見制度の利用に要する経費について補助を受けなければ利用が困難であると認められる者</w:t>
            </w:r>
          </w:p>
        </w:tc>
      </w:tr>
    </w:tbl>
    <w:p w14:paraId="32998F4D"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B4A8584" w14:textId="77777777">
        <w:trPr>
          <w:cantSplit/>
          <w:tblHeader/>
        </w:trPr>
        <w:tc>
          <w:tcPr>
            <w:tcW w:w="2400" w:type="dxa"/>
            <w:shd w:val="clear" w:color="auto" w:fill="DCE8DC"/>
            <w:tcMar>
              <w:top w:w="130" w:type="dxa"/>
              <w:left w:w="130" w:type="dxa"/>
              <w:bottom w:w="130" w:type="dxa"/>
              <w:right w:w="130" w:type="dxa"/>
            </w:tcMar>
            <w:vAlign w:val="center"/>
          </w:tcPr>
          <w:p w14:paraId="481B5E8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lastRenderedPageBreak/>
              <w:t>第７期</w:t>
            </w:r>
          </w:p>
        </w:tc>
        <w:tc>
          <w:tcPr>
            <w:tcW w:w="2200" w:type="dxa"/>
            <w:shd w:val="clear" w:color="auto" w:fill="DCE8DC"/>
            <w:tcMar>
              <w:top w:w="130" w:type="dxa"/>
              <w:left w:w="130" w:type="dxa"/>
              <w:bottom w:w="130" w:type="dxa"/>
              <w:right w:w="130" w:type="dxa"/>
            </w:tcMar>
            <w:vAlign w:val="center"/>
          </w:tcPr>
          <w:p w14:paraId="5D064DE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5E7E0E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BACB2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36AECD69" w14:textId="77777777">
        <w:trPr>
          <w:cantSplit/>
        </w:trPr>
        <w:tc>
          <w:tcPr>
            <w:tcW w:w="2400" w:type="dxa"/>
            <w:tcMar>
              <w:top w:w="130" w:type="dxa"/>
              <w:left w:w="130" w:type="dxa"/>
              <w:bottom w:w="130" w:type="dxa"/>
              <w:right w:w="130" w:type="dxa"/>
            </w:tcMar>
            <w:vAlign w:val="center"/>
          </w:tcPr>
          <w:p w14:paraId="24F0FEE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成年後見制度利用支援事業（利用者数）</w:t>
            </w:r>
          </w:p>
        </w:tc>
        <w:tc>
          <w:tcPr>
            <w:tcW w:w="2200" w:type="dxa"/>
            <w:tcMar>
              <w:top w:w="130" w:type="dxa"/>
              <w:left w:w="130" w:type="dxa"/>
              <w:bottom w:w="130" w:type="dxa"/>
              <w:right w:w="130" w:type="dxa"/>
            </w:tcMar>
            <w:vAlign w:val="center"/>
          </w:tcPr>
          <w:p w14:paraId="4C70D28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F49EF6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272BC4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6B0AFD4C"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93A9688" w14:textId="77777777">
        <w:trPr>
          <w:cantSplit/>
          <w:tblHeader/>
        </w:trPr>
        <w:tc>
          <w:tcPr>
            <w:tcW w:w="2400" w:type="dxa"/>
            <w:shd w:val="clear" w:color="auto" w:fill="DCE8DC"/>
            <w:tcMar>
              <w:top w:w="130" w:type="dxa"/>
              <w:left w:w="130" w:type="dxa"/>
              <w:bottom w:w="130" w:type="dxa"/>
              <w:right w:w="130" w:type="dxa"/>
            </w:tcMar>
            <w:vAlign w:val="center"/>
          </w:tcPr>
          <w:p w14:paraId="1FA449B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7CADBEA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3079366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3529374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5092E2A6" w14:textId="77777777">
        <w:trPr>
          <w:cantSplit/>
        </w:trPr>
        <w:tc>
          <w:tcPr>
            <w:tcW w:w="2400" w:type="dxa"/>
            <w:tcMar>
              <w:top w:w="130" w:type="dxa"/>
              <w:left w:w="130" w:type="dxa"/>
              <w:bottom w:w="130" w:type="dxa"/>
              <w:right w:w="130" w:type="dxa"/>
            </w:tcMar>
            <w:vAlign w:val="center"/>
          </w:tcPr>
          <w:p w14:paraId="27AD9CE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成年後見制度利用支援事業（利用者数）</w:t>
            </w:r>
          </w:p>
        </w:tc>
        <w:tc>
          <w:tcPr>
            <w:tcW w:w="2200" w:type="dxa"/>
            <w:tcMar>
              <w:top w:w="130" w:type="dxa"/>
              <w:left w:w="130" w:type="dxa"/>
              <w:bottom w:w="130" w:type="dxa"/>
              <w:right w:w="130" w:type="dxa"/>
            </w:tcMar>
            <w:vAlign w:val="center"/>
          </w:tcPr>
          <w:p w14:paraId="4A69E8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5C0727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1989A5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2E0DEDB2" w14:textId="77777777" w:rsidR="007D1FF4" w:rsidRDefault="007D1FF4" w:rsidP="007D1FF4">
      <w:pPr>
        <w:pStyle w:val="a4"/>
      </w:pPr>
    </w:p>
    <w:p w14:paraId="67649503" w14:textId="77777777" w:rsidR="007D1FF4" w:rsidRDefault="007D1FF4" w:rsidP="007D1FF4">
      <w:pPr>
        <w:pStyle w:val="a4"/>
      </w:pPr>
    </w:p>
    <w:p w14:paraId="18B57BA5" w14:textId="77777777" w:rsidR="007D1FF4" w:rsidRDefault="007D1FF4" w:rsidP="007D1FF4">
      <w:pPr>
        <w:pStyle w:val="a4"/>
      </w:pPr>
    </w:p>
    <w:p w14:paraId="05551D78"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2D5844BC"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社会福祉協議会に委託した権利擁護センターと連携し、ニーズの把握に努めるとともに、相談支援事業などを通じて周知と利用促進に努めます。</w:t>
      </w:r>
    </w:p>
    <w:p w14:paraId="2E51A65B"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（5）成年後見制度法人後見支援事業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3F5780C1" w14:textId="77777777">
        <w:trPr>
          <w:cantSplit/>
          <w:tblHeader/>
        </w:trPr>
        <w:tc>
          <w:tcPr>
            <w:tcW w:w="6500" w:type="dxa"/>
            <w:shd w:val="clear" w:color="auto" w:fill="DCE8DC"/>
            <w:tcMar>
              <w:top w:w="130" w:type="dxa"/>
              <w:left w:w="130" w:type="dxa"/>
              <w:bottom w:w="130" w:type="dxa"/>
              <w:right w:w="130" w:type="dxa"/>
            </w:tcMar>
            <w:vAlign w:val="center"/>
          </w:tcPr>
          <w:p w14:paraId="0D67C48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0EB563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3D37CE3" w14:textId="77777777">
        <w:trPr>
          <w:cantSplit/>
        </w:trPr>
        <w:tc>
          <w:tcPr>
            <w:tcW w:w="6500" w:type="dxa"/>
            <w:tcMar>
              <w:top w:w="130" w:type="dxa"/>
              <w:left w:w="130" w:type="dxa"/>
              <w:bottom w:w="130" w:type="dxa"/>
              <w:right w:w="130" w:type="dxa"/>
            </w:tcMar>
            <w:vAlign w:val="center"/>
          </w:tcPr>
          <w:p w14:paraId="1AF340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成年後見制度における業務を適正に行うことができる法人を確保できる体制を整備するとともに、住民後見人の活用も含めた法人後見の活動を支援することで、障がい者の権利擁護を図ります。</w:t>
            </w:r>
          </w:p>
        </w:tc>
        <w:tc>
          <w:tcPr>
            <w:tcW w:w="2500" w:type="dxa"/>
            <w:tcMar>
              <w:top w:w="130" w:type="dxa"/>
              <w:left w:w="130" w:type="dxa"/>
              <w:bottom w:w="130" w:type="dxa"/>
              <w:right w:w="130" w:type="dxa"/>
            </w:tcMar>
            <w:vAlign w:val="center"/>
          </w:tcPr>
          <w:p w14:paraId="010BFC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法人等による成年後見等の利用が必要であると認められる者</w:t>
            </w:r>
          </w:p>
        </w:tc>
      </w:tr>
    </w:tbl>
    <w:p w14:paraId="236AEB95"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F575027" w14:textId="77777777">
        <w:trPr>
          <w:cantSplit/>
          <w:tblHeader/>
        </w:trPr>
        <w:tc>
          <w:tcPr>
            <w:tcW w:w="2400" w:type="dxa"/>
            <w:shd w:val="clear" w:color="auto" w:fill="DCE8DC"/>
            <w:tcMar>
              <w:top w:w="130" w:type="dxa"/>
              <w:left w:w="130" w:type="dxa"/>
              <w:bottom w:w="130" w:type="dxa"/>
              <w:right w:w="130" w:type="dxa"/>
            </w:tcMar>
            <w:vAlign w:val="center"/>
          </w:tcPr>
          <w:p w14:paraId="57DC6D4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E58EE7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74C15BD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38ED36A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161CF95" w14:textId="77777777">
        <w:trPr>
          <w:cantSplit/>
        </w:trPr>
        <w:tc>
          <w:tcPr>
            <w:tcW w:w="2400" w:type="dxa"/>
            <w:tcMar>
              <w:top w:w="130" w:type="dxa"/>
              <w:left w:w="130" w:type="dxa"/>
              <w:bottom w:w="130" w:type="dxa"/>
              <w:right w:w="130" w:type="dxa"/>
            </w:tcMar>
            <w:vAlign w:val="center"/>
          </w:tcPr>
          <w:p w14:paraId="53AAE9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成年後見制度法人後見支援事業（実施の有無）</w:t>
            </w:r>
          </w:p>
        </w:tc>
        <w:tc>
          <w:tcPr>
            <w:tcW w:w="2200" w:type="dxa"/>
            <w:tcMar>
              <w:top w:w="130" w:type="dxa"/>
              <w:left w:w="130" w:type="dxa"/>
              <w:bottom w:w="130" w:type="dxa"/>
              <w:right w:w="130" w:type="dxa"/>
            </w:tcMar>
            <w:vAlign w:val="center"/>
          </w:tcPr>
          <w:p w14:paraId="5EBB350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4EEDDB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1609CF4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7065331C"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F66D207" w14:textId="77777777">
        <w:trPr>
          <w:cantSplit/>
          <w:tblHeader/>
        </w:trPr>
        <w:tc>
          <w:tcPr>
            <w:tcW w:w="2400" w:type="dxa"/>
            <w:shd w:val="clear" w:color="auto" w:fill="DCE8DC"/>
            <w:tcMar>
              <w:top w:w="130" w:type="dxa"/>
              <w:left w:w="130" w:type="dxa"/>
              <w:bottom w:w="130" w:type="dxa"/>
              <w:right w:w="130" w:type="dxa"/>
            </w:tcMar>
            <w:vAlign w:val="center"/>
          </w:tcPr>
          <w:p w14:paraId="7566AAE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7EB7A2A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5E7E42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0C2917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CA0E99F" w14:textId="77777777">
        <w:trPr>
          <w:cantSplit/>
        </w:trPr>
        <w:tc>
          <w:tcPr>
            <w:tcW w:w="2400" w:type="dxa"/>
            <w:tcMar>
              <w:top w:w="130" w:type="dxa"/>
              <w:left w:w="130" w:type="dxa"/>
              <w:bottom w:w="130" w:type="dxa"/>
              <w:right w:w="130" w:type="dxa"/>
            </w:tcMar>
            <w:vAlign w:val="center"/>
          </w:tcPr>
          <w:p w14:paraId="46940A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成年後見制度法人後見支援事業（実施の有無）</w:t>
            </w:r>
          </w:p>
        </w:tc>
        <w:tc>
          <w:tcPr>
            <w:tcW w:w="2200" w:type="dxa"/>
            <w:tcMar>
              <w:top w:w="130" w:type="dxa"/>
              <w:left w:w="130" w:type="dxa"/>
              <w:bottom w:w="130" w:type="dxa"/>
              <w:right w:w="130" w:type="dxa"/>
            </w:tcMar>
            <w:vAlign w:val="center"/>
          </w:tcPr>
          <w:p w14:paraId="386DF23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6CF13E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c>
          <w:tcPr>
            <w:tcW w:w="2200" w:type="dxa"/>
            <w:tcMar>
              <w:top w:w="130" w:type="dxa"/>
              <w:left w:w="130" w:type="dxa"/>
              <w:bottom w:w="130" w:type="dxa"/>
              <w:right w:w="130" w:type="dxa"/>
            </w:tcMar>
            <w:vAlign w:val="center"/>
          </w:tcPr>
          <w:p w14:paraId="7DFF77B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無</w:t>
            </w:r>
          </w:p>
        </w:tc>
      </w:tr>
    </w:tbl>
    <w:p w14:paraId="542F4483"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346447EE"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生活実態やニーズを踏まえ、事業実施にむけた検討をしていきます。また、町内で法人後見の事業所が立ち上げられるよう、体制整備に努めていきます。</w:t>
      </w:r>
    </w:p>
    <w:p w14:paraId="06285659"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（6）意思疎通支援事業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2167632B" w14:textId="77777777">
        <w:trPr>
          <w:cantSplit/>
          <w:tblHeader/>
        </w:trPr>
        <w:tc>
          <w:tcPr>
            <w:tcW w:w="6500" w:type="dxa"/>
            <w:shd w:val="clear" w:color="auto" w:fill="DCE8DC"/>
            <w:tcMar>
              <w:top w:w="130" w:type="dxa"/>
              <w:left w:w="130" w:type="dxa"/>
              <w:bottom w:w="130" w:type="dxa"/>
              <w:right w:w="130" w:type="dxa"/>
            </w:tcMar>
            <w:vAlign w:val="center"/>
          </w:tcPr>
          <w:p w14:paraId="548542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7548B0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46D0E549" w14:textId="77777777">
        <w:trPr>
          <w:cantSplit/>
        </w:trPr>
        <w:tc>
          <w:tcPr>
            <w:tcW w:w="6500" w:type="dxa"/>
            <w:tcMar>
              <w:top w:w="130" w:type="dxa"/>
              <w:left w:w="130" w:type="dxa"/>
              <w:bottom w:w="130" w:type="dxa"/>
              <w:right w:w="130" w:type="dxa"/>
            </w:tcMar>
            <w:vAlign w:val="center"/>
          </w:tcPr>
          <w:p w14:paraId="16541C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聴覚及び音声又は言語機能に障がいのある人の依頼に応じて、手話通訳者及び要約筆記者の派遣等を行います。</w:t>
            </w:r>
          </w:p>
        </w:tc>
        <w:tc>
          <w:tcPr>
            <w:tcW w:w="2500" w:type="dxa"/>
            <w:tcMar>
              <w:top w:w="130" w:type="dxa"/>
              <w:left w:w="130" w:type="dxa"/>
              <w:bottom w:w="130" w:type="dxa"/>
              <w:right w:w="130" w:type="dxa"/>
            </w:tcMar>
            <w:vAlign w:val="center"/>
          </w:tcPr>
          <w:p w14:paraId="33CC7C7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視覚、聴覚及び音声又は言語機能の障がい者</w:t>
            </w:r>
          </w:p>
        </w:tc>
      </w:tr>
    </w:tbl>
    <w:p w14:paraId="56F8F07E"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D1053BD" w14:textId="77777777">
        <w:trPr>
          <w:cantSplit/>
          <w:tblHeader/>
        </w:trPr>
        <w:tc>
          <w:tcPr>
            <w:tcW w:w="2400" w:type="dxa"/>
            <w:shd w:val="clear" w:color="auto" w:fill="DCE8DC"/>
            <w:tcMar>
              <w:top w:w="130" w:type="dxa"/>
              <w:left w:w="130" w:type="dxa"/>
              <w:bottom w:w="130" w:type="dxa"/>
              <w:right w:w="130" w:type="dxa"/>
            </w:tcMar>
            <w:vAlign w:val="center"/>
          </w:tcPr>
          <w:p w14:paraId="272EFCD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50A6D9F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C0496F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47218C4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2DE54DC2" w14:textId="77777777">
        <w:trPr>
          <w:cantSplit/>
        </w:trPr>
        <w:tc>
          <w:tcPr>
            <w:tcW w:w="2400" w:type="dxa"/>
            <w:tcMar>
              <w:top w:w="130" w:type="dxa"/>
              <w:left w:w="130" w:type="dxa"/>
              <w:bottom w:w="130" w:type="dxa"/>
              <w:right w:w="130" w:type="dxa"/>
            </w:tcMar>
            <w:vAlign w:val="center"/>
          </w:tcPr>
          <w:p w14:paraId="26697D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手話通訳者・要約筆記者派遣事業（実利用者数）</w:t>
            </w:r>
          </w:p>
        </w:tc>
        <w:tc>
          <w:tcPr>
            <w:tcW w:w="2200" w:type="dxa"/>
            <w:tcMar>
              <w:top w:w="130" w:type="dxa"/>
              <w:left w:w="130" w:type="dxa"/>
              <w:bottom w:w="130" w:type="dxa"/>
              <w:right w:w="130" w:type="dxa"/>
            </w:tcMar>
            <w:vAlign w:val="center"/>
          </w:tcPr>
          <w:p w14:paraId="380D3E1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6F14509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7964DF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22C45CEE" w14:textId="77777777">
        <w:trPr>
          <w:cantSplit/>
        </w:trPr>
        <w:tc>
          <w:tcPr>
            <w:tcW w:w="2400" w:type="dxa"/>
            <w:tcMar>
              <w:top w:w="130" w:type="dxa"/>
              <w:left w:w="130" w:type="dxa"/>
              <w:bottom w:w="130" w:type="dxa"/>
              <w:right w:w="130" w:type="dxa"/>
            </w:tcMar>
            <w:vAlign w:val="center"/>
          </w:tcPr>
          <w:p w14:paraId="50E4CC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手話通訳者設置事業（設置者数）</w:t>
            </w:r>
          </w:p>
        </w:tc>
        <w:tc>
          <w:tcPr>
            <w:tcW w:w="2200" w:type="dxa"/>
            <w:tcMar>
              <w:top w:w="130" w:type="dxa"/>
              <w:left w:w="130" w:type="dxa"/>
              <w:bottom w:w="130" w:type="dxa"/>
              <w:right w:w="130" w:type="dxa"/>
            </w:tcMar>
            <w:vAlign w:val="center"/>
          </w:tcPr>
          <w:p w14:paraId="748990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C83E6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B309B5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3804907F" w14:textId="77777777">
        <w:trPr>
          <w:cantSplit/>
        </w:trPr>
        <w:tc>
          <w:tcPr>
            <w:tcW w:w="2400" w:type="dxa"/>
            <w:tcMar>
              <w:top w:w="130" w:type="dxa"/>
              <w:left w:w="130" w:type="dxa"/>
              <w:bottom w:w="130" w:type="dxa"/>
              <w:right w:w="130" w:type="dxa"/>
            </w:tcMar>
            <w:vAlign w:val="center"/>
          </w:tcPr>
          <w:p w14:paraId="622DE7C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点訳・代筆・代読・音声訳等支援事業（実利用者数）</w:t>
            </w:r>
          </w:p>
        </w:tc>
        <w:tc>
          <w:tcPr>
            <w:tcW w:w="2200" w:type="dxa"/>
            <w:tcMar>
              <w:top w:w="130" w:type="dxa"/>
              <w:left w:w="130" w:type="dxa"/>
              <w:bottom w:w="130" w:type="dxa"/>
              <w:right w:w="130" w:type="dxa"/>
            </w:tcMar>
            <w:vAlign w:val="center"/>
          </w:tcPr>
          <w:p w14:paraId="1620DA6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0566EA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84A5DF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22282CF5"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5CFB22A6" w14:textId="77777777">
        <w:trPr>
          <w:cantSplit/>
          <w:tblHeader/>
        </w:trPr>
        <w:tc>
          <w:tcPr>
            <w:tcW w:w="2400" w:type="dxa"/>
            <w:shd w:val="clear" w:color="auto" w:fill="DCE8DC"/>
            <w:tcMar>
              <w:top w:w="130" w:type="dxa"/>
              <w:left w:w="130" w:type="dxa"/>
              <w:bottom w:w="130" w:type="dxa"/>
              <w:right w:w="130" w:type="dxa"/>
            </w:tcMar>
            <w:vAlign w:val="center"/>
          </w:tcPr>
          <w:p w14:paraId="7A517E2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2361A57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7416880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F6E13D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4D7BAC9F" w14:textId="77777777">
        <w:trPr>
          <w:cantSplit/>
        </w:trPr>
        <w:tc>
          <w:tcPr>
            <w:tcW w:w="2400" w:type="dxa"/>
            <w:tcMar>
              <w:top w:w="130" w:type="dxa"/>
              <w:left w:w="130" w:type="dxa"/>
              <w:bottom w:w="130" w:type="dxa"/>
              <w:right w:w="130" w:type="dxa"/>
            </w:tcMar>
            <w:vAlign w:val="center"/>
          </w:tcPr>
          <w:p w14:paraId="296D1F7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手話通訳者・要約筆記者派遣事業（実利用者数）</w:t>
            </w:r>
          </w:p>
        </w:tc>
        <w:tc>
          <w:tcPr>
            <w:tcW w:w="2200" w:type="dxa"/>
            <w:tcMar>
              <w:top w:w="130" w:type="dxa"/>
              <w:left w:w="130" w:type="dxa"/>
              <w:bottom w:w="130" w:type="dxa"/>
              <w:right w:w="130" w:type="dxa"/>
            </w:tcMar>
            <w:vAlign w:val="center"/>
          </w:tcPr>
          <w:p w14:paraId="5A5CAD9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307C246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258DD6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r w:rsidR="009D6CAB" w:rsidRPr="00370011" w14:paraId="0953BE88" w14:textId="77777777">
        <w:trPr>
          <w:cantSplit/>
        </w:trPr>
        <w:tc>
          <w:tcPr>
            <w:tcW w:w="2400" w:type="dxa"/>
            <w:tcMar>
              <w:top w:w="130" w:type="dxa"/>
              <w:left w:w="130" w:type="dxa"/>
              <w:bottom w:w="130" w:type="dxa"/>
              <w:right w:w="130" w:type="dxa"/>
            </w:tcMar>
            <w:vAlign w:val="center"/>
          </w:tcPr>
          <w:p w14:paraId="1C9A3E2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手話通訳者設置事業（設置者数）</w:t>
            </w:r>
          </w:p>
        </w:tc>
        <w:tc>
          <w:tcPr>
            <w:tcW w:w="2200" w:type="dxa"/>
            <w:tcMar>
              <w:top w:w="130" w:type="dxa"/>
              <w:left w:w="130" w:type="dxa"/>
              <w:bottom w:w="130" w:type="dxa"/>
              <w:right w:w="130" w:type="dxa"/>
            </w:tcMar>
            <w:vAlign w:val="center"/>
          </w:tcPr>
          <w:p w14:paraId="644E67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ED93ED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5F4C332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r w:rsidR="009D6CAB" w:rsidRPr="00370011" w14:paraId="44BD5906" w14:textId="77777777">
        <w:trPr>
          <w:cantSplit/>
        </w:trPr>
        <w:tc>
          <w:tcPr>
            <w:tcW w:w="2400" w:type="dxa"/>
            <w:tcMar>
              <w:top w:w="130" w:type="dxa"/>
              <w:left w:w="130" w:type="dxa"/>
              <w:bottom w:w="130" w:type="dxa"/>
              <w:right w:w="130" w:type="dxa"/>
            </w:tcMar>
            <w:vAlign w:val="center"/>
          </w:tcPr>
          <w:p w14:paraId="6CC12CF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点訳・代筆・代読・音声訳等支援事業（実利用者数）</w:t>
            </w:r>
          </w:p>
        </w:tc>
        <w:tc>
          <w:tcPr>
            <w:tcW w:w="2200" w:type="dxa"/>
            <w:tcMar>
              <w:top w:w="130" w:type="dxa"/>
              <w:left w:w="130" w:type="dxa"/>
              <w:bottom w:w="130" w:type="dxa"/>
              <w:right w:w="130" w:type="dxa"/>
            </w:tcMar>
            <w:vAlign w:val="center"/>
          </w:tcPr>
          <w:p w14:paraId="49E5E2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1333320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E13B2C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2F0D1CE3" w14:textId="77777777" w:rsidR="009D6CAB" w:rsidRPr="00370011"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251A04E9"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「小野町手話言語及び障がい者コミュニケーション条例」の理念に基づき、利用拡大に向けて</w:t>
      </w:r>
      <w:r>
        <w:rPr>
          <w:rFonts w:ascii="BIZ UDPゴシック" w:eastAsia="BIZ UDPゴシック" w:hAnsi="BIZ UDPゴシック"/>
          <w:sz w:val="22"/>
          <w:szCs w:val="22"/>
        </w:rPr>
        <w:lastRenderedPageBreak/>
        <w:t>広報紙・ウェブサイト等で周知していきます。</w:t>
      </w:r>
    </w:p>
    <w:p w14:paraId="723B2D51"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（7）日常生活用具給付等事業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484267AE" w14:textId="77777777">
        <w:trPr>
          <w:cantSplit/>
          <w:tblHeader/>
        </w:trPr>
        <w:tc>
          <w:tcPr>
            <w:tcW w:w="6500" w:type="dxa"/>
            <w:shd w:val="clear" w:color="auto" w:fill="DCE8DC"/>
            <w:tcMar>
              <w:top w:w="130" w:type="dxa"/>
              <w:left w:w="130" w:type="dxa"/>
              <w:bottom w:w="130" w:type="dxa"/>
              <w:right w:w="130" w:type="dxa"/>
            </w:tcMar>
            <w:vAlign w:val="center"/>
          </w:tcPr>
          <w:p w14:paraId="634671F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208FD09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7D794CB5" w14:textId="77777777">
        <w:trPr>
          <w:cantSplit/>
        </w:trPr>
        <w:tc>
          <w:tcPr>
            <w:tcW w:w="6500" w:type="dxa"/>
            <w:tcMar>
              <w:top w:w="130" w:type="dxa"/>
              <w:left w:w="130" w:type="dxa"/>
              <w:bottom w:w="130" w:type="dxa"/>
              <w:right w:w="130" w:type="dxa"/>
            </w:tcMar>
            <w:vAlign w:val="center"/>
          </w:tcPr>
          <w:p w14:paraId="36905F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介護・訓練支援用具、自立生活支援用具、在宅療養等支援用具、情報・意思疎通支援用具、排せつ管理支援用具、居宅生活動作補助用具（住宅改修費）の給付を行います。</w:t>
            </w:r>
          </w:p>
        </w:tc>
        <w:tc>
          <w:tcPr>
            <w:tcW w:w="2500" w:type="dxa"/>
            <w:tcMar>
              <w:top w:w="130" w:type="dxa"/>
              <w:left w:w="130" w:type="dxa"/>
              <w:bottom w:w="130" w:type="dxa"/>
              <w:right w:w="130" w:type="dxa"/>
            </w:tcMar>
            <w:vAlign w:val="center"/>
          </w:tcPr>
          <w:p w14:paraId="5BB9AEF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在宅の身体障がい者又は最重度の知的障がい者等</w:t>
            </w:r>
          </w:p>
        </w:tc>
      </w:tr>
    </w:tbl>
    <w:p w14:paraId="3180B0F1"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E625773" w14:textId="77777777">
        <w:trPr>
          <w:cantSplit/>
          <w:tblHeader/>
        </w:trPr>
        <w:tc>
          <w:tcPr>
            <w:tcW w:w="2400" w:type="dxa"/>
            <w:shd w:val="clear" w:color="auto" w:fill="DCE8DC"/>
            <w:tcMar>
              <w:top w:w="130" w:type="dxa"/>
              <w:left w:w="130" w:type="dxa"/>
              <w:bottom w:w="130" w:type="dxa"/>
              <w:right w:w="130" w:type="dxa"/>
            </w:tcMar>
            <w:vAlign w:val="center"/>
          </w:tcPr>
          <w:p w14:paraId="3110EA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710833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62A5419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8D1A98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11EA9594" w14:textId="77777777">
        <w:trPr>
          <w:cantSplit/>
        </w:trPr>
        <w:tc>
          <w:tcPr>
            <w:tcW w:w="2400" w:type="dxa"/>
            <w:tcMar>
              <w:top w:w="130" w:type="dxa"/>
              <w:left w:w="130" w:type="dxa"/>
              <w:bottom w:w="130" w:type="dxa"/>
              <w:right w:w="130" w:type="dxa"/>
            </w:tcMar>
            <w:vAlign w:val="center"/>
          </w:tcPr>
          <w:p w14:paraId="3DC186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w:t>
            </w:r>
          </w:p>
        </w:tc>
        <w:tc>
          <w:tcPr>
            <w:tcW w:w="2200" w:type="dxa"/>
            <w:tcMar>
              <w:top w:w="130" w:type="dxa"/>
              <w:left w:w="130" w:type="dxa"/>
              <w:bottom w:w="130" w:type="dxa"/>
              <w:right w:w="130" w:type="dxa"/>
            </w:tcMar>
            <w:vAlign w:val="center"/>
          </w:tcPr>
          <w:p w14:paraId="444C38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B0D94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30A6C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7FE14F94" w14:textId="77777777">
        <w:trPr>
          <w:cantSplit/>
        </w:trPr>
        <w:tc>
          <w:tcPr>
            <w:tcW w:w="2400" w:type="dxa"/>
            <w:tcMar>
              <w:top w:w="130" w:type="dxa"/>
              <w:left w:w="130" w:type="dxa"/>
              <w:bottom w:w="130" w:type="dxa"/>
              <w:right w:w="130" w:type="dxa"/>
            </w:tcMar>
            <w:vAlign w:val="center"/>
          </w:tcPr>
          <w:p w14:paraId="6F79180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自立生活支援用具</w:t>
            </w:r>
          </w:p>
        </w:tc>
        <w:tc>
          <w:tcPr>
            <w:tcW w:w="2200" w:type="dxa"/>
            <w:tcMar>
              <w:top w:w="130" w:type="dxa"/>
              <w:left w:w="130" w:type="dxa"/>
              <w:bottom w:w="130" w:type="dxa"/>
              <w:right w:w="130" w:type="dxa"/>
            </w:tcMar>
            <w:vAlign w:val="center"/>
          </w:tcPr>
          <w:p w14:paraId="139C50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ECB73C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E26C1B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22A770EC" w14:textId="77777777">
        <w:trPr>
          <w:cantSplit/>
        </w:trPr>
        <w:tc>
          <w:tcPr>
            <w:tcW w:w="2400" w:type="dxa"/>
            <w:tcMar>
              <w:top w:w="130" w:type="dxa"/>
              <w:left w:w="130" w:type="dxa"/>
              <w:bottom w:w="130" w:type="dxa"/>
              <w:right w:w="130" w:type="dxa"/>
            </w:tcMar>
            <w:vAlign w:val="center"/>
          </w:tcPr>
          <w:p w14:paraId="01B6EE6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在宅療養等支援用具</w:t>
            </w:r>
          </w:p>
        </w:tc>
        <w:tc>
          <w:tcPr>
            <w:tcW w:w="2200" w:type="dxa"/>
            <w:tcMar>
              <w:top w:w="130" w:type="dxa"/>
              <w:left w:w="130" w:type="dxa"/>
              <w:bottom w:w="130" w:type="dxa"/>
              <w:right w:w="130" w:type="dxa"/>
            </w:tcMar>
            <w:vAlign w:val="center"/>
          </w:tcPr>
          <w:p w14:paraId="61E3E4C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ECC11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5D25F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1A929055" w14:textId="77777777">
        <w:trPr>
          <w:cantSplit/>
        </w:trPr>
        <w:tc>
          <w:tcPr>
            <w:tcW w:w="2400" w:type="dxa"/>
            <w:tcMar>
              <w:top w:w="130" w:type="dxa"/>
              <w:left w:w="130" w:type="dxa"/>
              <w:bottom w:w="130" w:type="dxa"/>
              <w:right w:w="130" w:type="dxa"/>
            </w:tcMar>
            <w:vAlign w:val="center"/>
          </w:tcPr>
          <w:p w14:paraId="0CA3CE1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情報・意思疎通支援用具</w:t>
            </w:r>
          </w:p>
        </w:tc>
        <w:tc>
          <w:tcPr>
            <w:tcW w:w="2200" w:type="dxa"/>
            <w:tcMar>
              <w:top w:w="130" w:type="dxa"/>
              <w:left w:w="130" w:type="dxa"/>
              <w:bottom w:w="130" w:type="dxa"/>
              <w:right w:w="130" w:type="dxa"/>
            </w:tcMar>
            <w:vAlign w:val="center"/>
          </w:tcPr>
          <w:p w14:paraId="0326700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4A5437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31A148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77D7CB3E" w14:textId="77777777">
        <w:trPr>
          <w:cantSplit/>
        </w:trPr>
        <w:tc>
          <w:tcPr>
            <w:tcW w:w="2400" w:type="dxa"/>
            <w:tcMar>
              <w:top w:w="130" w:type="dxa"/>
              <w:left w:w="130" w:type="dxa"/>
              <w:bottom w:w="130" w:type="dxa"/>
              <w:right w:w="130" w:type="dxa"/>
            </w:tcMar>
            <w:vAlign w:val="center"/>
          </w:tcPr>
          <w:p w14:paraId="03B7C8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排せつ管理支援用具</w:t>
            </w:r>
          </w:p>
        </w:tc>
        <w:tc>
          <w:tcPr>
            <w:tcW w:w="2200" w:type="dxa"/>
            <w:tcMar>
              <w:top w:w="130" w:type="dxa"/>
              <w:left w:w="130" w:type="dxa"/>
              <w:bottom w:w="130" w:type="dxa"/>
              <w:right w:w="130" w:type="dxa"/>
            </w:tcMar>
            <w:vAlign w:val="center"/>
          </w:tcPr>
          <w:p w14:paraId="3C835E6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271件</w:t>
            </w:r>
          </w:p>
        </w:tc>
        <w:tc>
          <w:tcPr>
            <w:tcW w:w="2200" w:type="dxa"/>
            <w:tcMar>
              <w:top w:w="130" w:type="dxa"/>
              <w:left w:w="130" w:type="dxa"/>
              <w:bottom w:w="130" w:type="dxa"/>
              <w:right w:w="130" w:type="dxa"/>
            </w:tcMar>
            <w:vAlign w:val="center"/>
          </w:tcPr>
          <w:p w14:paraId="16C9D65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271件</w:t>
            </w:r>
          </w:p>
        </w:tc>
        <w:tc>
          <w:tcPr>
            <w:tcW w:w="2200" w:type="dxa"/>
            <w:tcMar>
              <w:top w:w="130" w:type="dxa"/>
              <w:left w:w="130" w:type="dxa"/>
              <w:bottom w:w="130" w:type="dxa"/>
              <w:right w:w="130" w:type="dxa"/>
            </w:tcMar>
            <w:vAlign w:val="center"/>
          </w:tcPr>
          <w:p w14:paraId="583156B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278件</w:t>
            </w:r>
          </w:p>
        </w:tc>
      </w:tr>
      <w:tr w:rsidR="009D6CAB" w:rsidRPr="00370011" w14:paraId="090D2204" w14:textId="77777777">
        <w:trPr>
          <w:cantSplit/>
        </w:trPr>
        <w:tc>
          <w:tcPr>
            <w:tcW w:w="2400" w:type="dxa"/>
            <w:tcMar>
              <w:top w:w="130" w:type="dxa"/>
              <w:left w:w="130" w:type="dxa"/>
              <w:bottom w:w="130" w:type="dxa"/>
              <w:right w:w="130" w:type="dxa"/>
            </w:tcMar>
            <w:vAlign w:val="center"/>
          </w:tcPr>
          <w:p w14:paraId="2C9D0EE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居宅生活動作補助用具（住宅改修費）</w:t>
            </w:r>
          </w:p>
        </w:tc>
        <w:tc>
          <w:tcPr>
            <w:tcW w:w="2200" w:type="dxa"/>
            <w:tcMar>
              <w:top w:w="130" w:type="dxa"/>
              <w:left w:w="130" w:type="dxa"/>
              <w:bottom w:w="130" w:type="dxa"/>
              <w:right w:w="130" w:type="dxa"/>
            </w:tcMar>
            <w:vAlign w:val="center"/>
          </w:tcPr>
          <w:p w14:paraId="20514D5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A100C5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4B75A3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57DE96BE"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68ED3A1" w14:textId="77777777">
        <w:trPr>
          <w:cantSplit/>
          <w:tblHeader/>
        </w:trPr>
        <w:tc>
          <w:tcPr>
            <w:tcW w:w="2400" w:type="dxa"/>
            <w:shd w:val="clear" w:color="auto" w:fill="DCE8DC"/>
            <w:tcMar>
              <w:top w:w="130" w:type="dxa"/>
              <w:left w:w="130" w:type="dxa"/>
              <w:bottom w:w="130" w:type="dxa"/>
              <w:right w:w="130" w:type="dxa"/>
            </w:tcMar>
            <w:vAlign w:val="center"/>
          </w:tcPr>
          <w:p w14:paraId="1149E61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B0BFB5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75B6C27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7F4EA1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3A708D46" w14:textId="77777777">
        <w:trPr>
          <w:cantSplit/>
        </w:trPr>
        <w:tc>
          <w:tcPr>
            <w:tcW w:w="2400" w:type="dxa"/>
            <w:tcMar>
              <w:top w:w="130" w:type="dxa"/>
              <w:left w:w="130" w:type="dxa"/>
              <w:bottom w:w="130" w:type="dxa"/>
              <w:right w:w="130" w:type="dxa"/>
            </w:tcMar>
            <w:vAlign w:val="center"/>
          </w:tcPr>
          <w:p w14:paraId="3059741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介護・訓練支援用具</w:t>
            </w:r>
          </w:p>
        </w:tc>
        <w:tc>
          <w:tcPr>
            <w:tcW w:w="2200" w:type="dxa"/>
            <w:tcMar>
              <w:top w:w="130" w:type="dxa"/>
              <w:left w:w="130" w:type="dxa"/>
              <w:bottom w:w="130" w:type="dxa"/>
              <w:right w:w="130" w:type="dxa"/>
            </w:tcMar>
            <w:vAlign w:val="center"/>
          </w:tcPr>
          <w:p w14:paraId="72C6B34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4BD965D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E25C7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03C64BB4" w14:textId="77777777">
        <w:trPr>
          <w:cantSplit/>
        </w:trPr>
        <w:tc>
          <w:tcPr>
            <w:tcW w:w="2400" w:type="dxa"/>
            <w:tcMar>
              <w:top w:w="130" w:type="dxa"/>
              <w:left w:w="130" w:type="dxa"/>
              <w:bottom w:w="130" w:type="dxa"/>
              <w:right w:w="130" w:type="dxa"/>
            </w:tcMar>
            <w:vAlign w:val="center"/>
          </w:tcPr>
          <w:p w14:paraId="0AE88E2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自立生活支援用具</w:t>
            </w:r>
          </w:p>
        </w:tc>
        <w:tc>
          <w:tcPr>
            <w:tcW w:w="2200" w:type="dxa"/>
            <w:tcMar>
              <w:top w:w="130" w:type="dxa"/>
              <w:left w:w="130" w:type="dxa"/>
              <w:bottom w:w="130" w:type="dxa"/>
              <w:right w:w="130" w:type="dxa"/>
            </w:tcMar>
            <w:vAlign w:val="center"/>
          </w:tcPr>
          <w:p w14:paraId="16A2FC5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5B82F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5F42F4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6F026121" w14:textId="77777777">
        <w:trPr>
          <w:cantSplit/>
        </w:trPr>
        <w:tc>
          <w:tcPr>
            <w:tcW w:w="2400" w:type="dxa"/>
            <w:tcMar>
              <w:top w:w="130" w:type="dxa"/>
              <w:left w:w="130" w:type="dxa"/>
              <w:bottom w:w="130" w:type="dxa"/>
              <w:right w:w="130" w:type="dxa"/>
            </w:tcMar>
            <w:vAlign w:val="center"/>
          </w:tcPr>
          <w:p w14:paraId="6952DF8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在宅療養等支援用具</w:t>
            </w:r>
          </w:p>
        </w:tc>
        <w:tc>
          <w:tcPr>
            <w:tcW w:w="2200" w:type="dxa"/>
            <w:tcMar>
              <w:top w:w="130" w:type="dxa"/>
              <w:left w:w="130" w:type="dxa"/>
              <w:bottom w:w="130" w:type="dxa"/>
              <w:right w:w="130" w:type="dxa"/>
            </w:tcMar>
            <w:vAlign w:val="center"/>
          </w:tcPr>
          <w:p w14:paraId="2B552AA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7D5264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5CDB957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010568F3" w14:textId="77777777">
        <w:trPr>
          <w:cantSplit/>
        </w:trPr>
        <w:tc>
          <w:tcPr>
            <w:tcW w:w="2400" w:type="dxa"/>
            <w:tcMar>
              <w:top w:w="130" w:type="dxa"/>
              <w:left w:w="130" w:type="dxa"/>
              <w:bottom w:w="130" w:type="dxa"/>
              <w:right w:w="130" w:type="dxa"/>
            </w:tcMar>
            <w:vAlign w:val="center"/>
          </w:tcPr>
          <w:p w14:paraId="495519D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情報・意思疎通支援用具</w:t>
            </w:r>
          </w:p>
        </w:tc>
        <w:tc>
          <w:tcPr>
            <w:tcW w:w="2200" w:type="dxa"/>
            <w:tcMar>
              <w:top w:w="130" w:type="dxa"/>
              <w:left w:w="130" w:type="dxa"/>
              <w:bottom w:w="130" w:type="dxa"/>
              <w:right w:w="130" w:type="dxa"/>
            </w:tcMar>
            <w:vAlign w:val="center"/>
          </w:tcPr>
          <w:p w14:paraId="60CD01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3BEA44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33AFF98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r w:rsidR="009D6CAB" w:rsidRPr="00370011" w14:paraId="12B2E90E" w14:textId="77777777">
        <w:trPr>
          <w:cantSplit/>
        </w:trPr>
        <w:tc>
          <w:tcPr>
            <w:tcW w:w="2400" w:type="dxa"/>
            <w:tcMar>
              <w:top w:w="130" w:type="dxa"/>
              <w:left w:w="130" w:type="dxa"/>
              <w:bottom w:w="130" w:type="dxa"/>
              <w:right w:w="130" w:type="dxa"/>
            </w:tcMar>
            <w:vAlign w:val="center"/>
          </w:tcPr>
          <w:p w14:paraId="4797D3C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排せつ管理支援用具</w:t>
            </w:r>
          </w:p>
        </w:tc>
        <w:tc>
          <w:tcPr>
            <w:tcW w:w="2200" w:type="dxa"/>
            <w:tcMar>
              <w:top w:w="130" w:type="dxa"/>
              <w:left w:w="130" w:type="dxa"/>
              <w:bottom w:w="130" w:type="dxa"/>
              <w:right w:w="130" w:type="dxa"/>
            </w:tcMar>
            <w:vAlign w:val="center"/>
          </w:tcPr>
          <w:p w14:paraId="26A40DD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270件</w:t>
            </w:r>
          </w:p>
        </w:tc>
        <w:tc>
          <w:tcPr>
            <w:tcW w:w="2200" w:type="dxa"/>
            <w:tcMar>
              <w:top w:w="130" w:type="dxa"/>
              <w:left w:w="130" w:type="dxa"/>
              <w:bottom w:w="130" w:type="dxa"/>
              <w:right w:w="130" w:type="dxa"/>
            </w:tcMar>
            <w:vAlign w:val="center"/>
          </w:tcPr>
          <w:p w14:paraId="7EB3341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268件</w:t>
            </w:r>
          </w:p>
        </w:tc>
        <w:tc>
          <w:tcPr>
            <w:tcW w:w="2200" w:type="dxa"/>
            <w:tcMar>
              <w:top w:w="130" w:type="dxa"/>
              <w:left w:w="130" w:type="dxa"/>
              <w:bottom w:w="130" w:type="dxa"/>
              <w:right w:w="130" w:type="dxa"/>
            </w:tcMar>
            <w:vAlign w:val="center"/>
          </w:tcPr>
          <w:p w14:paraId="3BE31BE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265件</w:t>
            </w:r>
          </w:p>
        </w:tc>
      </w:tr>
      <w:tr w:rsidR="009D6CAB" w:rsidRPr="00370011" w14:paraId="71BA6FD8" w14:textId="77777777">
        <w:trPr>
          <w:cantSplit/>
        </w:trPr>
        <w:tc>
          <w:tcPr>
            <w:tcW w:w="2400" w:type="dxa"/>
            <w:tcMar>
              <w:top w:w="130" w:type="dxa"/>
              <w:left w:w="130" w:type="dxa"/>
              <w:bottom w:w="130" w:type="dxa"/>
              <w:right w:w="130" w:type="dxa"/>
            </w:tcMar>
            <w:vAlign w:val="center"/>
          </w:tcPr>
          <w:p w14:paraId="74A37A0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居宅生活動作補助用具（住宅改修費）</w:t>
            </w:r>
          </w:p>
        </w:tc>
        <w:tc>
          <w:tcPr>
            <w:tcW w:w="2200" w:type="dxa"/>
            <w:tcMar>
              <w:top w:w="130" w:type="dxa"/>
              <w:left w:w="130" w:type="dxa"/>
              <w:bottom w:w="130" w:type="dxa"/>
              <w:right w:w="130" w:type="dxa"/>
            </w:tcMar>
            <w:vAlign w:val="center"/>
          </w:tcPr>
          <w:p w14:paraId="3E8D445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4C84C4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C793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1861AFF3"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76A7C82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利用希望者一人ひとりの状況に合わせた適切な用具の給付に努めます。また、事業のさらなる充実のため、情報収集やニーズの把握を行い、必要に応じて給付できる用具を増やすことも検討していきます。人口減少に伴い件数はやや減少傾向で見込んでいます。</w:t>
      </w:r>
    </w:p>
    <w:p w14:paraId="1DB5857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（8）手話奉仕員養成研修事業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788C922B" w14:textId="77777777">
        <w:trPr>
          <w:cantSplit/>
          <w:tblHeader/>
        </w:trPr>
        <w:tc>
          <w:tcPr>
            <w:tcW w:w="6500" w:type="dxa"/>
            <w:shd w:val="clear" w:color="auto" w:fill="DCE8DC"/>
            <w:tcMar>
              <w:top w:w="130" w:type="dxa"/>
              <w:left w:w="130" w:type="dxa"/>
              <w:bottom w:w="130" w:type="dxa"/>
              <w:right w:w="130" w:type="dxa"/>
            </w:tcMar>
            <w:vAlign w:val="center"/>
          </w:tcPr>
          <w:p w14:paraId="57CCDF72"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69A4F65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2AA48210" w14:textId="77777777">
        <w:trPr>
          <w:cantSplit/>
        </w:trPr>
        <w:tc>
          <w:tcPr>
            <w:tcW w:w="6500" w:type="dxa"/>
            <w:tcMar>
              <w:top w:w="130" w:type="dxa"/>
              <w:left w:w="130" w:type="dxa"/>
              <w:bottom w:w="130" w:type="dxa"/>
              <w:right w:w="130" w:type="dxa"/>
            </w:tcMar>
            <w:vAlign w:val="center"/>
          </w:tcPr>
          <w:p w14:paraId="43D07EE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意思疎通を図ることに支障がある障がい者等の自立した日常生活又は社会生活を営むことができるよう、手話で日常会話を行うのに必要な手話言語を習得した者を養成します。</w:t>
            </w:r>
          </w:p>
        </w:tc>
        <w:tc>
          <w:tcPr>
            <w:tcW w:w="2500" w:type="dxa"/>
            <w:tcMar>
              <w:top w:w="130" w:type="dxa"/>
              <w:left w:w="130" w:type="dxa"/>
              <w:bottom w:w="130" w:type="dxa"/>
              <w:right w:w="130" w:type="dxa"/>
            </w:tcMar>
            <w:vAlign w:val="center"/>
          </w:tcPr>
          <w:p w14:paraId="30A0FA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手話言語の習得を希望する住民</w:t>
            </w:r>
          </w:p>
        </w:tc>
      </w:tr>
    </w:tbl>
    <w:p w14:paraId="041E570A" w14:textId="77777777" w:rsidR="009D6CAB" w:rsidRPr="00370011" w:rsidRDefault="00000000">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7CDE79D5" w14:textId="77777777">
        <w:trPr>
          <w:cantSplit/>
          <w:tblHeader/>
        </w:trPr>
        <w:tc>
          <w:tcPr>
            <w:tcW w:w="2400" w:type="dxa"/>
            <w:shd w:val="clear" w:color="auto" w:fill="DCE8DC"/>
            <w:tcMar>
              <w:top w:w="130" w:type="dxa"/>
              <w:left w:w="130" w:type="dxa"/>
              <w:bottom w:w="130" w:type="dxa"/>
              <w:right w:w="130" w:type="dxa"/>
            </w:tcMar>
            <w:vAlign w:val="center"/>
          </w:tcPr>
          <w:p w14:paraId="1AFDC91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518428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5EBC562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A43248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9ACCE97" w14:textId="77777777">
        <w:trPr>
          <w:cantSplit/>
        </w:trPr>
        <w:tc>
          <w:tcPr>
            <w:tcW w:w="2400" w:type="dxa"/>
            <w:tcMar>
              <w:top w:w="130" w:type="dxa"/>
              <w:left w:w="130" w:type="dxa"/>
              <w:bottom w:w="130" w:type="dxa"/>
              <w:right w:w="130" w:type="dxa"/>
            </w:tcMar>
            <w:vAlign w:val="center"/>
          </w:tcPr>
          <w:p w14:paraId="7DF4D2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手話奉仕員養成研修事業（養成講習修了者数）</w:t>
            </w:r>
          </w:p>
        </w:tc>
        <w:tc>
          <w:tcPr>
            <w:tcW w:w="2200" w:type="dxa"/>
            <w:tcMar>
              <w:top w:w="130" w:type="dxa"/>
              <w:left w:w="130" w:type="dxa"/>
              <w:bottom w:w="130" w:type="dxa"/>
              <w:right w:w="130" w:type="dxa"/>
            </w:tcMar>
            <w:vAlign w:val="center"/>
          </w:tcPr>
          <w:p w14:paraId="34309EB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484557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c>
          <w:tcPr>
            <w:tcW w:w="2200" w:type="dxa"/>
            <w:tcMar>
              <w:top w:w="130" w:type="dxa"/>
              <w:left w:w="130" w:type="dxa"/>
              <w:bottom w:w="130" w:type="dxa"/>
              <w:right w:w="130" w:type="dxa"/>
            </w:tcMar>
            <w:vAlign w:val="center"/>
          </w:tcPr>
          <w:p w14:paraId="2746295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0人</w:t>
            </w:r>
          </w:p>
        </w:tc>
      </w:tr>
    </w:tbl>
    <w:p w14:paraId="057E447C" w14:textId="77777777" w:rsidR="009D6CAB" w:rsidRPr="00370011" w:rsidRDefault="00000000">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86EC80C" w14:textId="77777777">
        <w:trPr>
          <w:cantSplit/>
          <w:tblHeader/>
        </w:trPr>
        <w:tc>
          <w:tcPr>
            <w:tcW w:w="2400" w:type="dxa"/>
            <w:shd w:val="clear" w:color="auto" w:fill="DCE8DC"/>
            <w:tcMar>
              <w:top w:w="130" w:type="dxa"/>
              <w:left w:w="130" w:type="dxa"/>
              <w:bottom w:w="130" w:type="dxa"/>
              <w:right w:w="130" w:type="dxa"/>
            </w:tcMar>
            <w:vAlign w:val="center"/>
          </w:tcPr>
          <w:p w14:paraId="5816036A"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F8DE67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61CECE0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55C2AC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3609ADD8" w14:textId="77777777">
        <w:trPr>
          <w:cantSplit/>
        </w:trPr>
        <w:tc>
          <w:tcPr>
            <w:tcW w:w="2400" w:type="dxa"/>
            <w:tcMar>
              <w:top w:w="130" w:type="dxa"/>
              <w:left w:w="130" w:type="dxa"/>
              <w:bottom w:w="130" w:type="dxa"/>
              <w:right w:w="130" w:type="dxa"/>
            </w:tcMar>
            <w:vAlign w:val="center"/>
          </w:tcPr>
          <w:p w14:paraId="3CFD307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手話奉仕員養成研修事業（養成講習修了者数）</w:t>
            </w:r>
          </w:p>
        </w:tc>
        <w:tc>
          <w:tcPr>
            <w:tcW w:w="2200" w:type="dxa"/>
            <w:tcMar>
              <w:top w:w="130" w:type="dxa"/>
              <w:left w:w="130" w:type="dxa"/>
              <w:bottom w:w="130" w:type="dxa"/>
              <w:right w:w="130" w:type="dxa"/>
            </w:tcMar>
            <w:vAlign w:val="center"/>
          </w:tcPr>
          <w:p w14:paraId="58389F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0F4D635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c>
          <w:tcPr>
            <w:tcW w:w="2200" w:type="dxa"/>
            <w:tcMar>
              <w:top w:w="130" w:type="dxa"/>
              <w:left w:w="130" w:type="dxa"/>
              <w:bottom w:w="130" w:type="dxa"/>
              <w:right w:w="130" w:type="dxa"/>
            </w:tcMar>
            <w:vAlign w:val="center"/>
          </w:tcPr>
          <w:p w14:paraId="26E83A1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1人</w:t>
            </w:r>
          </w:p>
        </w:tc>
      </w:tr>
    </w:tbl>
    <w:p w14:paraId="2C5F0C5D"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556A1DE8"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「小野町手話言語及び障がい者コミュニケーション条例」の制定を踏まえ、ニーズの把握を行うとともに、事業実施に向けた検討を進めます。</w:t>
      </w:r>
    </w:p>
    <w:p w14:paraId="630A2A1E"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（9）移動支援事業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6A69BF50" w14:textId="77777777">
        <w:trPr>
          <w:cantSplit/>
          <w:tblHeader/>
        </w:trPr>
        <w:tc>
          <w:tcPr>
            <w:tcW w:w="6500" w:type="dxa"/>
            <w:shd w:val="clear" w:color="auto" w:fill="DCE8DC"/>
            <w:tcMar>
              <w:top w:w="130" w:type="dxa"/>
              <w:left w:w="130" w:type="dxa"/>
              <w:bottom w:w="130" w:type="dxa"/>
              <w:right w:w="130" w:type="dxa"/>
            </w:tcMar>
            <w:vAlign w:val="center"/>
          </w:tcPr>
          <w:p w14:paraId="17FE9CC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1DD0B2D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59F3109A" w14:textId="77777777">
        <w:trPr>
          <w:cantSplit/>
        </w:trPr>
        <w:tc>
          <w:tcPr>
            <w:tcW w:w="6500" w:type="dxa"/>
            <w:tcMar>
              <w:top w:w="130" w:type="dxa"/>
              <w:left w:w="130" w:type="dxa"/>
              <w:bottom w:w="130" w:type="dxa"/>
              <w:right w:w="130" w:type="dxa"/>
            </w:tcMar>
            <w:vAlign w:val="center"/>
          </w:tcPr>
          <w:p w14:paraId="75DD5EC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屋外での移動に困難がある障がいのある人に対し、地域での自立生活及び社会参加を促すことを目的に、外出のための支援を行います。</w:t>
            </w:r>
          </w:p>
        </w:tc>
        <w:tc>
          <w:tcPr>
            <w:tcW w:w="2500" w:type="dxa"/>
            <w:tcMar>
              <w:top w:w="130" w:type="dxa"/>
              <w:left w:w="130" w:type="dxa"/>
              <w:bottom w:w="130" w:type="dxa"/>
              <w:right w:w="130" w:type="dxa"/>
            </w:tcMar>
            <w:vAlign w:val="center"/>
          </w:tcPr>
          <w:p w14:paraId="488964F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障がいによって単独での移動が困難である障がい者</w:t>
            </w:r>
          </w:p>
        </w:tc>
      </w:tr>
    </w:tbl>
    <w:p w14:paraId="5CD0B89D" w14:textId="77777777" w:rsidR="009D6CAB" w:rsidRPr="00370011" w:rsidRDefault="00000000" w:rsidP="007D1FF4">
      <w:pPr>
        <w:spacing w:before="260" w:after="160"/>
        <w:rPr>
          <w:rFonts w:ascii="BIZ UDPゴシック" w:eastAsia="BIZ UDPゴシック" w:hAnsi="BIZ UDPゴシック"/>
        </w:rPr>
      </w:pPr>
      <w:r>
        <w:rPr>
          <w:rFonts w:ascii="BIZ UDPゴシック" w:eastAsia="BIZ UDPゴシック" w:hAnsi="BIZ UDPゴシック"/>
          <w:b/>
          <w:bCs/>
          <w:sz w:val="22"/>
          <w:szCs w:val="22"/>
        </w:rPr>
        <w:lastRenderedPageBreak/>
        <w:t>■第７期の実績（１か月あたり）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1A093B8B" w14:textId="77777777">
        <w:trPr>
          <w:cantSplit/>
          <w:tblHeader/>
        </w:trPr>
        <w:tc>
          <w:tcPr>
            <w:tcW w:w="2400" w:type="dxa"/>
            <w:shd w:val="clear" w:color="auto" w:fill="DCE8DC"/>
            <w:tcMar>
              <w:top w:w="130" w:type="dxa"/>
              <w:left w:w="130" w:type="dxa"/>
              <w:bottom w:w="130" w:type="dxa"/>
              <w:right w:w="130" w:type="dxa"/>
            </w:tcMar>
            <w:vAlign w:val="center"/>
          </w:tcPr>
          <w:p w14:paraId="4E47429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ED36A3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2F9F5A89"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F61125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E2E59BF" w14:textId="77777777">
        <w:trPr>
          <w:cantSplit/>
        </w:trPr>
        <w:tc>
          <w:tcPr>
            <w:tcW w:w="2400" w:type="dxa"/>
            <w:tcMar>
              <w:top w:w="130" w:type="dxa"/>
              <w:left w:w="130" w:type="dxa"/>
              <w:bottom w:w="130" w:type="dxa"/>
              <w:right w:w="130" w:type="dxa"/>
            </w:tcMar>
            <w:vAlign w:val="center"/>
          </w:tcPr>
          <w:p w14:paraId="6F3E163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移動支援事業（時間／人）</w:t>
            </w:r>
          </w:p>
        </w:tc>
        <w:tc>
          <w:tcPr>
            <w:tcW w:w="2200" w:type="dxa"/>
            <w:tcMar>
              <w:top w:w="130" w:type="dxa"/>
              <w:left w:w="130" w:type="dxa"/>
              <w:bottom w:w="130" w:type="dxa"/>
              <w:right w:w="130" w:type="dxa"/>
            </w:tcMar>
            <w:vAlign w:val="center"/>
          </w:tcPr>
          <w:p w14:paraId="3BE72A3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2E4AC7D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05E21AE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14:paraId="6335C1B6" w14:textId="77777777" w:rsidR="009D6CAB" w:rsidRPr="00370011" w:rsidRDefault="00000000" w:rsidP="007D1FF4">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■第８期の見込量（１か月あたり）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6454D353" w14:textId="77777777">
        <w:trPr>
          <w:cantSplit/>
          <w:tblHeader/>
        </w:trPr>
        <w:tc>
          <w:tcPr>
            <w:tcW w:w="2400" w:type="dxa"/>
            <w:shd w:val="clear" w:color="auto" w:fill="DCE8DC"/>
            <w:tcMar>
              <w:top w:w="130" w:type="dxa"/>
              <w:left w:w="130" w:type="dxa"/>
              <w:bottom w:w="130" w:type="dxa"/>
              <w:right w:w="130" w:type="dxa"/>
            </w:tcMar>
            <w:vAlign w:val="center"/>
          </w:tcPr>
          <w:p w14:paraId="20554E5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03AB36A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5A5D40D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468E836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666DE99" w14:textId="77777777">
        <w:trPr>
          <w:cantSplit/>
        </w:trPr>
        <w:tc>
          <w:tcPr>
            <w:tcW w:w="2400" w:type="dxa"/>
            <w:tcMar>
              <w:top w:w="130" w:type="dxa"/>
              <w:left w:w="130" w:type="dxa"/>
              <w:bottom w:w="130" w:type="dxa"/>
              <w:right w:w="130" w:type="dxa"/>
            </w:tcMar>
            <w:vAlign w:val="center"/>
          </w:tcPr>
          <w:p w14:paraId="253BF2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移動支援事業（時間／人）</w:t>
            </w:r>
          </w:p>
        </w:tc>
        <w:tc>
          <w:tcPr>
            <w:tcW w:w="2200" w:type="dxa"/>
            <w:tcMar>
              <w:top w:w="130" w:type="dxa"/>
              <w:left w:w="130" w:type="dxa"/>
              <w:bottom w:w="130" w:type="dxa"/>
              <w:right w:w="130" w:type="dxa"/>
            </w:tcMar>
            <w:vAlign w:val="center"/>
          </w:tcPr>
          <w:p w14:paraId="07C4300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0C727E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c>
          <w:tcPr>
            <w:tcW w:w="2200" w:type="dxa"/>
            <w:tcMar>
              <w:top w:w="130" w:type="dxa"/>
              <w:left w:w="130" w:type="dxa"/>
              <w:bottom w:w="130" w:type="dxa"/>
              <w:right w:w="130" w:type="dxa"/>
            </w:tcMar>
            <w:vAlign w:val="center"/>
          </w:tcPr>
          <w:p w14:paraId="1F72139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0時間／0人</w:t>
            </w:r>
          </w:p>
        </w:tc>
      </w:tr>
    </w:tbl>
    <w:p w14:paraId="637683BF" w14:textId="77777777" w:rsidR="009D6CAB" w:rsidRPr="00370011"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rPr>
      </w:pPr>
      <w:r>
        <w:rPr>
          <w:rFonts w:ascii="BIZ UDPゴシック" w:eastAsia="BIZ UDPゴシック" w:hAnsi="BIZ UDPゴシック"/>
          <w:b/>
          <w:bCs/>
          <w:color w:val="FFFFFF"/>
        </w:rPr>
        <w:t>〈 見込量確保の方策 〉</w:t>
      </w:r>
    </w:p>
    <w:p w14:paraId="54A9337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利用人数が少ないため、事業の周知を行っていきます。さらに、移動支援事業を活用した社会参加できる機会の確保を図ります。</w:t>
      </w:r>
    </w:p>
    <w:p w14:paraId="7A2755F5"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（10）地域活動支援センター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9D6CAB" w:rsidRPr="00370011" w14:paraId="03702B5A" w14:textId="77777777">
        <w:trPr>
          <w:cantSplit/>
          <w:tblHeader/>
        </w:trPr>
        <w:tc>
          <w:tcPr>
            <w:tcW w:w="6500" w:type="dxa"/>
            <w:shd w:val="clear" w:color="auto" w:fill="DCE8DC"/>
            <w:tcMar>
              <w:top w:w="130" w:type="dxa"/>
              <w:left w:w="130" w:type="dxa"/>
              <w:bottom w:w="130" w:type="dxa"/>
              <w:right w:w="130" w:type="dxa"/>
            </w:tcMar>
            <w:vAlign w:val="center"/>
          </w:tcPr>
          <w:p w14:paraId="5219850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c>
          <w:tcPr>
            <w:tcW w:w="2500" w:type="dxa"/>
            <w:shd w:val="clear" w:color="auto" w:fill="DCE8DC"/>
            <w:tcMar>
              <w:top w:w="130" w:type="dxa"/>
              <w:left w:w="130" w:type="dxa"/>
              <w:bottom w:w="130" w:type="dxa"/>
              <w:right w:w="130" w:type="dxa"/>
            </w:tcMar>
            <w:vAlign w:val="center"/>
          </w:tcPr>
          <w:p w14:paraId="38111C1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対象者</w:t>
            </w:r>
          </w:p>
        </w:tc>
      </w:tr>
      <w:tr w:rsidR="009D6CAB" w:rsidRPr="00370011" w14:paraId="3438B965" w14:textId="77777777">
        <w:trPr>
          <w:cantSplit/>
        </w:trPr>
        <w:tc>
          <w:tcPr>
            <w:tcW w:w="6500" w:type="dxa"/>
            <w:tcMar>
              <w:top w:w="130" w:type="dxa"/>
              <w:left w:w="130" w:type="dxa"/>
              <w:bottom w:w="130" w:type="dxa"/>
              <w:right w:w="130" w:type="dxa"/>
            </w:tcMar>
            <w:vAlign w:val="center"/>
          </w:tcPr>
          <w:p w14:paraId="013BD29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創作的活動又は生産活動の機会の提供、社会との交流の促進等を図るとともに、日常生活に必要な支援を行います。</w:t>
            </w:r>
          </w:p>
        </w:tc>
        <w:tc>
          <w:tcPr>
            <w:tcW w:w="2500" w:type="dxa"/>
            <w:tcMar>
              <w:top w:w="130" w:type="dxa"/>
              <w:left w:w="130" w:type="dxa"/>
              <w:bottom w:w="130" w:type="dxa"/>
              <w:right w:w="130" w:type="dxa"/>
            </w:tcMar>
            <w:vAlign w:val="center"/>
          </w:tcPr>
          <w:p w14:paraId="6F0BD6B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町内の障がい者やその家族、地域住民など</w:t>
            </w:r>
          </w:p>
        </w:tc>
      </w:tr>
    </w:tbl>
    <w:p w14:paraId="7F2D1C66"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3E163872" w14:textId="77777777">
        <w:trPr>
          <w:cantSplit/>
          <w:tblHeader/>
        </w:trPr>
        <w:tc>
          <w:tcPr>
            <w:tcW w:w="2400" w:type="dxa"/>
            <w:shd w:val="clear" w:color="auto" w:fill="DCE8DC"/>
            <w:tcMar>
              <w:top w:w="130" w:type="dxa"/>
              <w:left w:w="130" w:type="dxa"/>
              <w:bottom w:w="130" w:type="dxa"/>
              <w:right w:w="130" w:type="dxa"/>
            </w:tcMar>
            <w:vAlign w:val="center"/>
          </w:tcPr>
          <w:p w14:paraId="00A764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30C9337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31C91A1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0AFA442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4984DB7A" w14:textId="77777777">
        <w:trPr>
          <w:cantSplit/>
        </w:trPr>
        <w:tc>
          <w:tcPr>
            <w:tcW w:w="2400" w:type="dxa"/>
            <w:tcMar>
              <w:top w:w="130" w:type="dxa"/>
              <w:left w:w="130" w:type="dxa"/>
              <w:bottom w:w="130" w:type="dxa"/>
              <w:right w:w="130" w:type="dxa"/>
            </w:tcMar>
            <w:vAlign w:val="center"/>
          </w:tcPr>
          <w:p w14:paraId="758031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地域活動支援センター（実施箇所数／実利用者数）</w:t>
            </w:r>
          </w:p>
        </w:tc>
        <w:tc>
          <w:tcPr>
            <w:tcW w:w="2200" w:type="dxa"/>
            <w:tcMar>
              <w:top w:w="130" w:type="dxa"/>
              <w:left w:w="130" w:type="dxa"/>
              <w:bottom w:w="130" w:type="dxa"/>
              <w:right w:w="130" w:type="dxa"/>
            </w:tcMar>
            <w:vAlign w:val="center"/>
          </w:tcPr>
          <w:p w14:paraId="51EBD06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5EA71B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4BCB18D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r>
    </w:tbl>
    <w:p w14:paraId="08E4BC54" w14:textId="77777777" w:rsidR="009D6CAB" w:rsidRPr="00370011" w:rsidRDefault="00000000" w:rsidP="005A6B3F">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1910507" w14:textId="77777777">
        <w:trPr>
          <w:cantSplit/>
          <w:tblHeader/>
        </w:trPr>
        <w:tc>
          <w:tcPr>
            <w:tcW w:w="2400" w:type="dxa"/>
            <w:shd w:val="clear" w:color="auto" w:fill="DCE8DC"/>
            <w:tcMar>
              <w:top w:w="130" w:type="dxa"/>
              <w:left w:w="130" w:type="dxa"/>
              <w:bottom w:w="130" w:type="dxa"/>
              <w:right w:w="130" w:type="dxa"/>
            </w:tcMar>
            <w:vAlign w:val="center"/>
          </w:tcPr>
          <w:p w14:paraId="4A19904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51C18CC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0942679E"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538DCA26"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060E9BB9" w14:textId="77777777">
        <w:trPr>
          <w:cantSplit/>
        </w:trPr>
        <w:tc>
          <w:tcPr>
            <w:tcW w:w="2400" w:type="dxa"/>
            <w:tcMar>
              <w:top w:w="130" w:type="dxa"/>
              <w:left w:w="130" w:type="dxa"/>
              <w:bottom w:w="130" w:type="dxa"/>
              <w:right w:w="130" w:type="dxa"/>
            </w:tcMar>
            <w:vAlign w:val="center"/>
          </w:tcPr>
          <w:p w14:paraId="337A7C4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地域活動支援センター（実施箇所数／実利用者数）</w:t>
            </w:r>
          </w:p>
        </w:tc>
        <w:tc>
          <w:tcPr>
            <w:tcW w:w="2200" w:type="dxa"/>
            <w:tcMar>
              <w:top w:w="130" w:type="dxa"/>
              <w:left w:w="130" w:type="dxa"/>
              <w:bottom w:w="130" w:type="dxa"/>
              <w:right w:w="130" w:type="dxa"/>
            </w:tcMar>
            <w:vAlign w:val="center"/>
          </w:tcPr>
          <w:p w14:paraId="7CFE024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37AB929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c>
          <w:tcPr>
            <w:tcW w:w="2200" w:type="dxa"/>
            <w:tcMar>
              <w:top w:w="130" w:type="dxa"/>
              <w:left w:w="130" w:type="dxa"/>
              <w:bottom w:w="130" w:type="dxa"/>
              <w:right w:w="130" w:type="dxa"/>
            </w:tcMar>
            <w:vAlign w:val="center"/>
          </w:tcPr>
          <w:p w14:paraId="4C236CB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0か所／0人</w:t>
            </w:r>
          </w:p>
        </w:tc>
      </w:tr>
    </w:tbl>
    <w:p w14:paraId="7978C99E"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lastRenderedPageBreak/>
        <w:t>〈 見込量確保の方策 〉</w:t>
      </w:r>
    </w:p>
    <w:p w14:paraId="29DBA231"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障がい者が地域で創作的活動や生産活動、社会との交流を図るために必要なことから、生活実態やニーズを把握して事業実施に向けて検討していきます。</w:t>
      </w:r>
    </w:p>
    <w:p w14:paraId="69EA0BF0" w14:textId="77777777" w:rsidR="009D6CAB" w:rsidRPr="00370011" w:rsidRDefault="00000000">
      <w:pPr>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（11）その他の事業（訪問入浴サービス・日中一時支援・自動車運転免許取得・改造助成）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9D6CAB" w:rsidRPr="00370011" w14:paraId="1634D69E" w14:textId="77777777">
        <w:trPr>
          <w:cantSplit/>
          <w:tblHeader/>
        </w:trPr>
        <w:tc>
          <w:tcPr>
            <w:tcW w:w="3600" w:type="dxa"/>
            <w:shd w:val="clear" w:color="auto" w:fill="DCE8DC"/>
            <w:tcMar>
              <w:top w:w="130" w:type="dxa"/>
              <w:left w:w="130" w:type="dxa"/>
              <w:bottom w:w="130" w:type="dxa"/>
              <w:right w:w="130" w:type="dxa"/>
            </w:tcMar>
            <w:vAlign w:val="center"/>
          </w:tcPr>
          <w:p w14:paraId="52D8E3B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サービス名</w:t>
            </w:r>
          </w:p>
        </w:tc>
        <w:tc>
          <w:tcPr>
            <w:tcW w:w="5400" w:type="dxa"/>
            <w:shd w:val="clear" w:color="auto" w:fill="DCE8DC"/>
            <w:tcMar>
              <w:top w:w="130" w:type="dxa"/>
              <w:left w:w="130" w:type="dxa"/>
              <w:bottom w:w="130" w:type="dxa"/>
              <w:right w:w="130" w:type="dxa"/>
            </w:tcMar>
            <w:vAlign w:val="center"/>
          </w:tcPr>
          <w:p w14:paraId="65A56C3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内容</w:t>
            </w:r>
          </w:p>
        </w:tc>
      </w:tr>
      <w:tr w:rsidR="009D6CAB" w:rsidRPr="00370011" w14:paraId="55AA6BE1" w14:textId="77777777">
        <w:trPr>
          <w:cantSplit/>
        </w:trPr>
        <w:tc>
          <w:tcPr>
            <w:tcW w:w="3600" w:type="dxa"/>
            <w:tcMar>
              <w:top w:w="130" w:type="dxa"/>
              <w:left w:w="130" w:type="dxa"/>
              <w:bottom w:w="130" w:type="dxa"/>
              <w:right w:w="130" w:type="dxa"/>
            </w:tcMar>
            <w:vAlign w:val="center"/>
          </w:tcPr>
          <w:p w14:paraId="041A291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訪問入浴サービス／日中一時支援／自動車運転免許取得・改造助成</w:t>
            </w:r>
          </w:p>
        </w:tc>
        <w:tc>
          <w:tcPr>
            <w:tcW w:w="5400" w:type="dxa"/>
            <w:tcMar>
              <w:top w:w="130" w:type="dxa"/>
              <w:left w:w="130" w:type="dxa"/>
              <w:bottom w:w="130" w:type="dxa"/>
              <w:right w:w="130" w:type="dxa"/>
            </w:tcMar>
            <w:vAlign w:val="center"/>
          </w:tcPr>
          <w:p w14:paraId="7AA6377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身体障がい者への訪問入浴サービス、障がい者等の日中活動の場の提供及び家族の一時的な負担軽減を図る日中一時支援、運転免許の取得・自動車改造に要する経費の助成を行います。</w:t>
            </w:r>
          </w:p>
        </w:tc>
      </w:tr>
    </w:tbl>
    <w:p w14:paraId="05F971A1" w14:textId="77777777" w:rsidR="009D6CAB" w:rsidRPr="00370011" w:rsidRDefault="00000000" w:rsidP="00F7182C">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■第７期の実績（１年あたり）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222586B6" w14:textId="77777777">
        <w:trPr>
          <w:cantSplit/>
          <w:tblHeader/>
        </w:trPr>
        <w:tc>
          <w:tcPr>
            <w:tcW w:w="2400" w:type="dxa"/>
            <w:shd w:val="clear" w:color="auto" w:fill="DCE8DC"/>
            <w:tcMar>
              <w:top w:w="130" w:type="dxa"/>
              <w:left w:w="130" w:type="dxa"/>
              <w:bottom w:w="130" w:type="dxa"/>
              <w:right w:w="130" w:type="dxa"/>
            </w:tcMar>
            <w:vAlign w:val="center"/>
          </w:tcPr>
          <w:p w14:paraId="4D88EDA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第７期</w:t>
            </w:r>
          </w:p>
        </w:tc>
        <w:tc>
          <w:tcPr>
            <w:tcW w:w="2200" w:type="dxa"/>
            <w:shd w:val="clear" w:color="auto" w:fill="DCE8DC"/>
            <w:tcMar>
              <w:top w:w="130" w:type="dxa"/>
              <w:left w:w="130" w:type="dxa"/>
              <w:bottom w:w="130" w:type="dxa"/>
              <w:right w:w="130" w:type="dxa"/>
            </w:tcMar>
            <w:vAlign w:val="center"/>
          </w:tcPr>
          <w:p w14:paraId="1910FF8D"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令和６年度</w:t>
            </w:r>
          </w:p>
        </w:tc>
        <w:tc>
          <w:tcPr>
            <w:tcW w:w="2200" w:type="dxa"/>
            <w:shd w:val="clear" w:color="auto" w:fill="DCE8DC"/>
            <w:tcMar>
              <w:top w:w="130" w:type="dxa"/>
              <w:left w:w="130" w:type="dxa"/>
              <w:bottom w:w="130" w:type="dxa"/>
              <w:right w:w="130" w:type="dxa"/>
            </w:tcMar>
            <w:vAlign w:val="center"/>
          </w:tcPr>
          <w:p w14:paraId="3C287154"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令和７年度</w:t>
            </w:r>
          </w:p>
        </w:tc>
        <w:tc>
          <w:tcPr>
            <w:tcW w:w="2200" w:type="dxa"/>
            <w:shd w:val="clear" w:color="auto" w:fill="DCE8DC"/>
            <w:tcMar>
              <w:top w:w="130" w:type="dxa"/>
              <w:left w:w="130" w:type="dxa"/>
              <w:bottom w:w="130" w:type="dxa"/>
              <w:right w:w="130" w:type="dxa"/>
            </w:tcMar>
            <w:vAlign w:val="center"/>
          </w:tcPr>
          <w:p w14:paraId="76908AB0"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令和８年度</w:t>
            </w:r>
          </w:p>
        </w:tc>
      </w:tr>
      <w:tr w:rsidR="009D6CAB" w:rsidRPr="00370011" w14:paraId="5E7DD1A0" w14:textId="77777777">
        <w:trPr>
          <w:cantSplit/>
        </w:trPr>
        <w:tc>
          <w:tcPr>
            <w:tcW w:w="2400" w:type="dxa"/>
            <w:tcMar>
              <w:top w:w="130" w:type="dxa"/>
              <w:left w:w="130" w:type="dxa"/>
              <w:bottom w:w="130" w:type="dxa"/>
              <w:right w:w="130" w:type="dxa"/>
            </w:tcMar>
            <w:vAlign w:val="center"/>
          </w:tcPr>
          <w:p w14:paraId="14ADC8D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訪問入浴サービス事業（利用者数）</w:t>
            </w:r>
          </w:p>
        </w:tc>
        <w:tc>
          <w:tcPr>
            <w:tcW w:w="2200" w:type="dxa"/>
            <w:tcMar>
              <w:top w:w="130" w:type="dxa"/>
              <w:left w:w="130" w:type="dxa"/>
              <w:bottom w:w="130" w:type="dxa"/>
              <w:right w:w="130" w:type="dxa"/>
            </w:tcMar>
            <w:vAlign w:val="center"/>
          </w:tcPr>
          <w:p w14:paraId="69FF8A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0B7002A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63235B9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r w:rsidR="009D6CAB" w:rsidRPr="00370011" w14:paraId="512A0D0D" w14:textId="77777777">
        <w:trPr>
          <w:cantSplit/>
        </w:trPr>
        <w:tc>
          <w:tcPr>
            <w:tcW w:w="2400" w:type="dxa"/>
            <w:tcMar>
              <w:top w:w="130" w:type="dxa"/>
              <w:left w:w="130" w:type="dxa"/>
              <w:bottom w:w="130" w:type="dxa"/>
              <w:right w:w="130" w:type="dxa"/>
            </w:tcMar>
            <w:vAlign w:val="center"/>
          </w:tcPr>
          <w:p w14:paraId="1BDFC730"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日中一時支援事業（利用者数）</w:t>
            </w:r>
          </w:p>
        </w:tc>
        <w:tc>
          <w:tcPr>
            <w:tcW w:w="2200" w:type="dxa"/>
            <w:tcMar>
              <w:top w:w="130" w:type="dxa"/>
              <w:left w:w="130" w:type="dxa"/>
              <w:bottom w:w="130" w:type="dxa"/>
              <w:right w:w="130" w:type="dxa"/>
            </w:tcMar>
            <w:vAlign w:val="center"/>
          </w:tcPr>
          <w:p w14:paraId="72E92A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7616BE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619FF94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r>
      <w:tr w:rsidR="009D6CAB" w:rsidRPr="00370011" w14:paraId="1078C3A6" w14:textId="77777777">
        <w:trPr>
          <w:cantSplit/>
        </w:trPr>
        <w:tc>
          <w:tcPr>
            <w:tcW w:w="2400" w:type="dxa"/>
            <w:tcMar>
              <w:top w:w="130" w:type="dxa"/>
              <w:left w:w="130" w:type="dxa"/>
              <w:bottom w:w="130" w:type="dxa"/>
              <w:right w:w="130" w:type="dxa"/>
            </w:tcMar>
            <w:vAlign w:val="center"/>
          </w:tcPr>
          <w:p w14:paraId="55438EC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自動車運転免許取得・改造助成事業（利用件数）</w:t>
            </w:r>
          </w:p>
        </w:tc>
        <w:tc>
          <w:tcPr>
            <w:tcW w:w="2200" w:type="dxa"/>
            <w:tcMar>
              <w:top w:w="130" w:type="dxa"/>
              <w:left w:w="130" w:type="dxa"/>
              <w:bottom w:w="130" w:type="dxa"/>
              <w:right w:w="130" w:type="dxa"/>
            </w:tcMar>
            <w:vAlign w:val="center"/>
          </w:tcPr>
          <w:p w14:paraId="1BC9471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13B89B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2C31E05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03F680D0" w14:textId="77777777" w:rsidR="009D6CAB" w:rsidRPr="00370011" w:rsidRDefault="00000000" w:rsidP="00F7182C">
      <w:pPr>
        <w:spacing w:before="260" w:after="160"/>
        <w:rPr>
          <w:rFonts w:ascii="BIZ UDPゴシック" w:eastAsia="BIZ UDPゴシック" w:hAnsi="BIZ UDPゴシック"/>
        </w:rPr>
      </w:pPr>
      <w:r>
        <w:rPr>
          <w:rFonts w:ascii="BIZ UDPゴシック" w:eastAsia="BIZ UDPゴシック" w:hAnsi="BIZ UDPゴシック"/>
          <w:b/>
          <w:bCs/>
          <w:sz w:val="22"/>
          <w:szCs w:val="22"/>
        </w:rPr>
        <w:t>■第８期の見込量（１年あたり）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9D6CAB" w:rsidRPr="00370011" w14:paraId="004886A9" w14:textId="77777777">
        <w:trPr>
          <w:cantSplit/>
          <w:tblHeader/>
        </w:trPr>
        <w:tc>
          <w:tcPr>
            <w:tcW w:w="2400" w:type="dxa"/>
            <w:shd w:val="clear" w:color="auto" w:fill="DCE8DC"/>
            <w:tcMar>
              <w:top w:w="130" w:type="dxa"/>
              <w:left w:w="130" w:type="dxa"/>
              <w:bottom w:w="130" w:type="dxa"/>
              <w:right w:w="130" w:type="dxa"/>
            </w:tcMar>
            <w:vAlign w:val="center"/>
          </w:tcPr>
          <w:p w14:paraId="22B8664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第８期</w:t>
            </w:r>
          </w:p>
        </w:tc>
        <w:tc>
          <w:tcPr>
            <w:tcW w:w="2200" w:type="dxa"/>
            <w:shd w:val="clear" w:color="auto" w:fill="DCE8DC"/>
            <w:tcMar>
              <w:top w:w="130" w:type="dxa"/>
              <w:left w:w="130" w:type="dxa"/>
              <w:bottom w:w="130" w:type="dxa"/>
              <w:right w:w="130" w:type="dxa"/>
            </w:tcMar>
            <w:vAlign w:val="center"/>
          </w:tcPr>
          <w:p w14:paraId="1739A7C3"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令和９年度</w:t>
            </w:r>
          </w:p>
        </w:tc>
        <w:tc>
          <w:tcPr>
            <w:tcW w:w="2200" w:type="dxa"/>
            <w:shd w:val="clear" w:color="auto" w:fill="DCE8DC"/>
            <w:tcMar>
              <w:top w:w="130" w:type="dxa"/>
              <w:left w:w="130" w:type="dxa"/>
              <w:bottom w:w="130" w:type="dxa"/>
              <w:right w:w="130" w:type="dxa"/>
            </w:tcMar>
            <w:vAlign w:val="center"/>
          </w:tcPr>
          <w:p w14:paraId="19E5AD1F"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令和10年度</w:t>
            </w:r>
          </w:p>
        </w:tc>
        <w:tc>
          <w:tcPr>
            <w:tcW w:w="2200" w:type="dxa"/>
            <w:shd w:val="clear" w:color="auto" w:fill="DCE8DC"/>
            <w:tcMar>
              <w:top w:w="130" w:type="dxa"/>
              <w:left w:w="130" w:type="dxa"/>
              <w:bottom w:w="130" w:type="dxa"/>
              <w:right w:w="130" w:type="dxa"/>
            </w:tcMar>
            <w:vAlign w:val="center"/>
          </w:tcPr>
          <w:p w14:paraId="1B2F4A77"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令和11年度</w:t>
            </w:r>
          </w:p>
        </w:tc>
      </w:tr>
      <w:tr w:rsidR="009D6CAB" w:rsidRPr="00370011" w14:paraId="7C9891AD" w14:textId="77777777">
        <w:trPr>
          <w:cantSplit/>
        </w:trPr>
        <w:tc>
          <w:tcPr>
            <w:tcW w:w="2400" w:type="dxa"/>
            <w:tcMar>
              <w:top w:w="130" w:type="dxa"/>
              <w:left w:w="130" w:type="dxa"/>
              <w:bottom w:w="130" w:type="dxa"/>
              <w:right w:w="130" w:type="dxa"/>
            </w:tcMar>
            <w:vAlign w:val="center"/>
          </w:tcPr>
          <w:p w14:paraId="7962A32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訪問入浴サービス事業（利用者数）</w:t>
            </w:r>
          </w:p>
        </w:tc>
        <w:tc>
          <w:tcPr>
            <w:tcW w:w="2200" w:type="dxa"/>
            <w:tcMar>
              <w:top w:w="130" w:type="dxa"/>
              <w:left w:w="130" w:type="dxa"/>
              <w:bottom w:w="130" w:type="dxa"/>
              <w:right w:w="130" w:type="dxa"/>
            </w:tcMar>
            <w:vAlign w:val="center"/>
          </w:tcPr>
          <w:p w14:paraId="581B3F3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2854A32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c>
          <w:tcPr>
            <w:tcW w:w="2200" w:type="dxa"/>
            <w:tcMar>
              <w:top w:w="130" w:type="dxa"/>
              <w:left w:w="130" w:type="dxa"/>
              <w:bottom w:w="130" w:type="dxa"/>
              <w:right w:w="130" w:type="dxa"/>
            </w:tcMar>
            <w:vAlign w:val="center"/>
          </w:tcPr>
          <w:p w14:paraId="5203F34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2人</w:t>
            </w:r>
          </w:p>
        </w:tc>
      </w:tr>
      <w:tr w:rsidR="009D6CAB" w:rsidRPr="00370011" w14:paraId="6643DF01" w14:textId="77777777">
        <w:trPr>
          <w:cantSplit/>
        </w:trPr>
        <w:tc>
          <w:tcPr>
            <w:tcW w:w="2400" w:type="dxa"/>
            <w:tcMar>
              <w:top w:w="130" w:type="dxa"/>
              <w:left w:w="130" w:type="dxa"/>
              <w:bottom w:w="130" w:type="dxa"/>
              <w:right w:w="130" w:type="dxa"/>
            </w:tcMar>
            <w:vAlign w:val="center"/>
          </w:tcPr>
          <w:p w14:paraId="0419A47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日中一時支援事業（利用者数）</w:t>
            </w:r>
          </w:p>
        </w:tc>
        <w:tc>
          <w:tcPr>
            <w:tcW w:w="2200" w:type="dxa"/>
            <w:tcMar>
              <w:top w:w="130" w:type="dxa"/>
              <w:left w:w="130" w:type="dxa"/>
              <w:bottom w:w="130" w:type="dxa"/>
              <w:right w:w="130" w:type="dxa"/>
            </w:tcMar>
            <w:vAlign w:val="center"/>
          </w:tcPr>
          <w:p w14:paraId="66C7449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059E58A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c>
          <w:tcPr>
            <w:tcW w:w="2200" w:type="dxa"/>
            <w:tcMar>
              <w:top w:w="130" w:type="dxa"/>
              <w:left w:w="130" w:type="dxa"/>
              <w:bottom w:w="130" w:type="dxa"/>
              <w:right w:w="130" w:type="dxa"/>
            </w:tcMar>
            <w:vAlign w:val="center"/>
          </w:tcPr>
          <w:p w14:paraId="26BAC5D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24人</w:t>
            </w:r>
          </w:p>
        </w:tc>
      </w:tr>
      <w:tr w:rsidR="009D6CAB" w:rsidRPr="00370011" w14:paraId="187716B4" w14:textId="77777777">
        <w:trPr>
          <w:cantSplit/>
        </w:trPr>
        <w:tc>
          <w:tcPr>
            <w:tcW w:w="2400" w:type="dxa"/>
            <w:tcMar>
              <w:top w:w="130" w:type="dxa"/>
              <w:left w:w="130" w:type="dxa"/>
              <w:bottom w:w="130" w:type="dxa"/>
              <w:right w:w="130" w:type="dxa"/>
            </w:tcMar>
            <w:vAlign w:val="center"/>
          </w:tcPr>
          <w:p w14:paraId="54CF21C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自動車運転免許取得・改造助成事業（利用件数）</w:t>
            </w:r>
          </w:p>
        </w:tc>
        <w:tc>
          <w:tcPr>
            <w:tcW w:w="2200" w:type="dxa"/>
            <w:tcMar>
              <w:top w:w="130" w:type="dxa"/>
              <w:left w:w="130" w:type="dxa"/>
              <w:bottom w:w="130" w:type="dxa"/>
              <w:right w:w="130" w:type="dxa"/>
            </w:tcMar>
            <w:vAlign w:val="center"/>
          </w:tcPr>
          <w:p w14:paraId="294F7EC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69C03817"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c>
          <w:tcPr>
            <w:tcW w:w="2200" w:type="dxa"/>
            <w:tcMar>
              <w:top w:w="130" w:type="dxa"/>
              <w:left w:w="130" w:type="dxa"/>
              <w:bottom w:w="130" w:type="dxa"/>
              <w:right w:w="130" w:type="dxa"/>
            </w:tcMar>
            <w:vAlign w:val="center"/>
          </w:tcPr>
          <w:p w14:paraId="0E34BE5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0件</w:t>
            </w:r>
          </w:p>
        </w:tc>
      </w:tr>
    </w:tbl>
    <w:p w14:paraId="2BAEBDFA" w14:textId="77777777" w:rsidR="009D6CAB" w:rsidRPr="007D1FF4" w:rsidRDefault="00000000" w:rsidP="007D1FF4">
      <w:pPr>
        <w:pBdr>
          <w:left w:val="single" w:sz="18" w:space="4" w:color="538135" w:themeColor="accent6" w:themeShade="BF"/>
        </w:pBdr>
        <w:shd w:val="clear" w:color="auto" w:fill="2F5C48"/>
        <w:spacing w:before="280" w:after="140"/>
        <w:jc w:val="center"/>
        <w:rPr>
          <w:rFonts w:ascii="BIZ UDPゴシック" w:eastAsia="BIZ UDPゴシック" w:hAnsi="BIZ UDPゴシック"/>
          <w:sz w:val="22"/>
          <w:szCs w:val="22"/>
        </w:rPr>
      </w:pPr>
      <w:r>
        <w:rPr>
          <w:rFonts w:ascii="BIZ UDPゴシック" w:eastAsia="BIZ UDPゴシック" w:hAnsi="BIZ UDPゴシック"/>
          <w:b/>
          <w:bCs/>
          <w:color w:val="FFFFFF"/>
          <w:sz w:val="22"/>
          <w:szCs w:val="22"/>
        </w:rPr>
        <w:t>〈 見込量確保の方策 〉</w:t>
      </w:r>
    </w:p>
    <w:p w14:paraId="69BAD757" w14:textId="77777777" w:rsidR="009D6CAB" w:rsidRPr="00370011" w:rsidRDefault="00000000" w:rsidP="007D1FF4">
      <w:pPr>
        <w:pBdr>
          <w:left w:val="single" w:sz="18" w:space="4" w:color="538135" w:themeColor="accent6" w:themeShade="BF"/>
        </w:pBd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日中一時支援事業は、町内の民間事業所を中心として、障がい児支援の充実が図れるよう事</w:t>
      </w:r>
      <w:r>
        <w:rPr>
          <w:rFonts w:ascii="BIZ UDPゴシック" w:eastAsia="BIZ UDPゴシック" w:hAnsi="BIZ UDPゴシック"/>
          <w:sz w:val="22"/>
          <w:szCs w:val="22"/>
        </w:rPr>
        <w:lastRenderedPageBreak/>
        <w:t>業所と連携していきます。訪問入浴サービスや自動車運転免許取得・改造助成事業は、利用者が少ないため広報紙・ウェブサイト等により周知を行っていきます。</w:t>
      </w:r>
    </w:p>
    <w:p w14:paraId="3FE4154C"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（12）地域生活支援事業の実施に必要な事項</w:t>
      </w:r>
    </w:p>
    <w:p w14:paraId="2C11E5A5"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地域生活支援事業の実施にあたっての実施の方法、利用者負担、申請の手続、周知の方法及び財源は次のとおりです。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840"/>
      </w:tblGrid>
      <w:tr w:rsidR="001E7E48" w14:paraId="21B77F50" w14:textId="77777777">
        <w:trPr>
          <w:cantSplit/>
          <w:tblHeader/>
        </w:trPr>
        <w:tc>
          <w:tcPr>
            <w:tcW w:w="2160" w:type="dxa"/>
            <w:shd w:val="clear" w:color="auto" w:fill="DCE8DC"/>
            <w:tcMar>
              <w:top w:w="130" w:type="dxa"/>
              <w:left w:w="130" w:type="dxa"/>
              <w:bottom w:w="130" w:type="dxa"/>
              <w:right w:w="130" w:type="dxa"/>
            </w:tcMar>
            <w:vAlign w:val="center"/>
          </w:tcPr>
          <w:p w14:paraId="45A3A70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事項</w:t>
            </w:r>
          </w:p>
        </w:tc>
        <w:tc>
          <w:tcPr>
            <w:tcW w:w="6840" w:type="dxa"/>
            <w:shd w:val="clear" w:color="auto" w:fill="DCE8DC"/>
            <w:tcMar>
              <w:top w:w="130" w:type="dxa"/>
              <w:left w:w="130" w:type="dxa"/>
              <w:bottom w:w="130" w:type="dxa"/>
              <w:right w:w="130" w:type="dxa"/>
            </w:tcMar>
            <w:vAlign w:val="center"/>
          </w:tcPr>
          <w:p w14:paraId="324BD1AC"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本町の取扱い</w:t>
            </w:r>
          </w:p>
        </w:tc>
      </w:tr>
      <w:tr w:rsidR="001E7E48" w14:paraId="5BD6404D" w14:textId="77777777">
        <w:trPr>
          <w:cantSplit/>
        </w:trPr>
        <w:tc>
          <w:tcPr>
            <w:tcW w:w="2160" w:type="dxa"/>
            <w:tcMar>
              <w:top w:w="130" w:type="dxa"/>
              <w:left w:w="130" w:type="dxa"/>
              <w:bottom w:w="130" w:type="dxa"/>
              <w:right w:w="130" w:type="dxa"/>
            </w:tcMar>
            <w:vAlign w:val="center"/>
          </w:tcPr>
          <w:p w14:paraId="179BF30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実施の方法</w:t>
            </w:r>
          </w:p>
        </w:tc>
        <w:tc>
          <w:tcPr>
            <w:tcW w:w="6840" w:type="dxa"/>
            <w:tcMar>
              <w:top w:w="130" w:type="dxa"/>
              <w:left w:w="130" w:type="dxa"/>
              <w:bottom w:w="130" w:type="dxa"/>
              <w:right w:w="130" w:type="dxa"/>
            </w:tcMar>
            <w:vAlign w:val="center"/>
          </w:tcPr>
          <w:p w14:paraId="54C6707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町が直接実施する事業と、社会福祉協議会・事業所等に委託して実施する事業があります。委託先は事業ごとに定めます。</w:t>
            </w:r>
            <w:r>
              <w:rPr>
                <w:rFonts w:ascii="BIZ UDPゴシック" w:eastAsia="BIZ UDPゴシック" w:hAnsi="BIZ UDPゴシック"/>
                <w:sz w:val="20"/>
                <w:szCs w:val="20"/>
                <w:highlight w:val="yellow"/>
              </w:rPr>
              <w:t>【要確認：事業ごとの実施形態】</w:t>
            </w:r>
          </w:p>
        </w:tc>
      </w:tr>
      <w:tr w:rsidR="001E7E48" w14:paraId="4189E878" w14:textId="77777777">
        <w:trPr>
          <w:cantSplit/>
        </w:trPr>
        <w:tc>
          <w:tcPr>
            <w:tcW w:w="2160" w:type="dxa"/>
            <w:tcMar>
              <w:top w:w="130" w:type="dxa"/>
              <w:left w:w="130" w:type="dxa"/>
              <w:bottom w:w="130" w:type="dxa"/>
              <w:right w:w="130" w:type="dxa"/>
            </w:tcMar>
            <w:vAlign w:val="center"/>
          </w:tcPr>
          <w:p w14:paraId="456DC27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利用者負担</w:t>
            </w:r>
          </w:p>
        </w:tc>
        <w:tc>
          <w:tcPr>
            <w:tcW w:w="6840" w:type="dxa"/>
            <w:tcMar>
              <w:top w:w="130" w:type="dxa"/>
              <w:left w:w="130" w:type="dxa"/>
              <w:bottom w:w="130" w:type="dxa"/>
              <w:right w:w="130" w:type="dxa"/>
            </w:tcMar>
            <w:vAlign w:val="center"/>
          </w:tcPr>
          <w:p w14:paraId="1EC9DF5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事業ごとに町の要綱で定めます。日常生活用具給付等事業は原則として費用の１割の負担とし、世帯の課税状況に応じた負担上限月額を設けます。</w:t>
            </w:r>
            <w:r>
              <w:rPr>
                <w:rFonts w:ascii="BIZ UDPゴシック" w:eastAsia="BIZ UDPゴシック" w:hAnsi="BIZ UDPゴシック"/>
                <w:sz w:val="20"/>
                <w:szCs w:val="20"/>
                <w:highlight w:val="yellow"/>
              </w:rPr>
              <w:t>【要確認】</w:t>
            </w:r>
          </w:p>
        </w:tc>
      </w:tr>
      <w:tr w:rsidR="001E7E48" w14:paraId="7AEA414C" w14:textId="77777777">
        <w:trPr>
          <w:cantSplit/>
        </w:trPr>
        <w:tc>
          <w:tcPr>
            <w:tcW w:w="2160" w:type="dxa"/>
            <w:tcMar>
              <w:top w:w="130" w:type="dxa"/>
              <w:left w:w="130" w:type="dxa"/>
              <w:bottom w:w="130" w:type="dxa"/>
              <w:right w:w="130" w:type="dxa"/>
            </w:tcMar>
            <w:vAlign w:val="center"/>
          </w:tcPr>
          <w:p w14:paraId="62A8119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申請の手続</w:t>
            </w:r>
          </w:p>
        </w:tc>
        <w:tc>
          <w:tcPr>
            <w:tcW w:w="6840" w:type="dxa"/>
            <w:tcMar>
              <w:top w:w="130" w:type="dxa"/>
              <w:left w:w="130" w:type="dxa"/>
              <w:bottom w:w="130" w:type="dxa"/>
              <w:right w:w="130" w:type="dxa"/>
            </w:tcMar>
            <w:vAlign w:val="center"/>
          </w:tcPr>
          <w:p w14:paraId="64B7D16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健康福祉課の窓口で申請を受け付けます。相談支援事業所を通じた申請の案内も行います。</w:t>
            </w:r>
          </w:p>
        </w:tc>
      </w:tr>
      <w:tr w:rsidR="001E7E48" w14:paraId="29F72D4B" w14:textId="77777777">
        <w:trPr>
          <w:cantSplit/>
        </w:trPr>
        <w:tc>
          <w:tcPr>
            <w:tcW w:w="2160" w:type="dxa"/>
            <w:tcMar>
              <w:top w:w="130" w:type="dxa"/>
              <w:left w:w="130" w:type="dxa"/>
              <w:bottom w:w="130" w:type="dxa"/>
              <w:right w:w="130" w:type="dxa"/>
            </w:tcMar>
            <w:vAlign w:val="center"/>
          </w:tcPr>
          <w:p w14:paraId="07D806B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周知の方法</w:t>
            </w:r>
          </w:p>
        </w:tc>
        <w:tc>
          <w:tcPr>
            <w:tcW w:w="6840" w:type="dxa"/>
            <w:tcMar>
              <w:top w:w="130" w:type="dxa"/>
              <w:left w:w="130" w:type="dxa"/>
              <w:bottom w:w="130" w:type="dxa"/>
              <w:right w:w="130" w:type="dxa"/>
            </w:tcMar>
            <w:vAlign w:val="center"/>
          </w:tcPr>
          <w:p w14:paraId="0587132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広報紙、町ウェブサイト、窓口での案内、相談支援専門員・民生児童委員を通じた案内によります。</w:t>
            </w:r>
          </w:p>
        </w:tc>
      </w:tr>
      <w:tr w:rsidR="001E7E48" w14:paraId="031DC9EB" w14:textId="77777777">
        <w:trPr>
          <w:cantSplit/>
        </w:trPr>
        <w:tc>
          <w:tcPr>
            <w:tcW w:w="2160" w:type="dxa"/>
            <w:tcMar>
              <w:top w:w="130" w:type="dxa"/>
              <w:left w:w="130" w:type="dxa"/>
              <w:bottom w:w="130" w:type="dxa"/>
              <w:right w:w="130" w:type="dxa"/>
            </w:tcMar>
            <w:vAlign w:val="center"/>
          </w:tcPr>
          <w:p w14:paraId="0A91537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財源</w:t>
            </w:r>
          </w:p>
        </w:tc>
        <w:tc>
          <w:tcPr>
            <w:tcW w:w="6840" w:type="dxa"/>
            <w:tcMar>
              <w:top w:w="130" w:type="dxa"/>
              <w:left w:w="130" w:type="dxa"/>
              <w:bottom w:w="130" w:type="dxa"/>
              <w:right w:w="130" w:type="dxa"/>
            </w:tcMar>
            <w:vAlign w:val="center"/>
          </w:tcPr>
          <w:p w14:paraId="043BBF1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国２分の１以内・県４分の１以内の地域生活支援事業費等補助金（統合補助金）によります。補助基準額を超える部分は町の一般財源で賄います。</w:t>
            </w:r>
          </w:p>
        </w:tc>
      </w:tr>
      <w:tr w:rsidR="001E7E48" w14:paraId="30AD221E" w14:textId="77777777">
        <w:trPr>
          <w:cantSplit/>
        </w:trPr>
        <w:tc>
          <w:tcPr>
            <w:tcW w:w="2160" w:type="dxa"/>
            <w:tcMar>
              <w:top w:w="130" w:type="dxa"/>
              <w:left w:w="130" w:type="dxa"/>
              <w:bottom w:w="130" w:type="dxa"/>
              <w:right w:w="130" w:type="dxa"/>
            </w:tcMar>
            <w:vAlign w:val="center"/>
          </w:tcPr>
          <w:p w14:paraId="28D7EE9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実績がない事業の扱い</w:t>
            </w:r>
          </w:p>
        </w:tc>
        <w:tc>
          <w:tcPr>
            <w:tcW w:w="6840" w:type="dxa"/>
            <w:tcMar>
              <w:top w:w="130" w:type="dxa"/>
              <w:left w:w="130" w:type="dxa"/>
              <w:bottom w:w="130" w:type="dxa"/>
              <w:right w:w="130" w:type="dxa"/>
            </w:tcMar>
            <w:vAlign w:val="center"/>
          </w:tcPr>
          <w:p w14:paraId="7EE84BB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実績がないことをニーズがないことと同じに扱わず、第１部第２章２の区分（①～⑥）により理由を確かめ、小野町自立支援協議会に報告します。</w:t>
            </w:r>
          </w:p>
        </w:tc>
      </w:tr>
    </w:tbl>
    <w:p w14:paraId="7D0297C3"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（13）事業提供体制の確保のための方策</w:t>
      </w:r>
    </w:p>
    <w:p w14:paraId="6784FCE3"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各事業を広報紙やウェブサイト、窓口等を通じて対象となる人に周知し、地域住民の障がいへの理解を深める啓発に努めます。実施している事業は質の向上を図り、実績が少ない事業や実施していない事業は、ニーズの把握と田村地方の市町との連携により実施方法を検討します。また、「小野町手話言語及び障がい者コミュニケーション条例」の理念に基づき意思疎通支援の充実を図るとともに、ヘルプマーク・ヘルプカード等の周知を図ります。</w:t>
      </w:r>
    </w:p>
    <w:p w14:paraId="73E683C7" w14:textId="77777777" w:rsidR="009D6CAB" w:rsidRPr="00370011" w:rsidRDefault="00000000">
      <w:pPr>
        <w:pStyle w:val="1"/>
        <w:keepNext/>
        <w:pageBreakBefore/>
        <w:shd w:val="clear" w:color="auto" w:fill="4A7A5E"/>
        <w:spacing w:before="480" w:after="320"/>
        <w:ind w:left="60"/>
        <w:jc w:val="center"/>
        <w:rPr>
          <w:rFonts w:ascii="BIZ UDPゴシック" w:eastAsia="BIZ UDPゴシック" w:hAnsi="BIZ UDPゴシック"/>
        </w:rPr>
      </w:pPr>
      <w:bookmarkStart w:id="28" w:name="_TocOno104"/>
      <w:r>
        <w:rPr>
          <w:rFonts w:ascii="BIZ UDPゴシック" w:eastAsia="BIZ UDPゴシック" w:hAnsi="BIZ UDPゴシック"/>
          <w:b/>
          <w:bCs/>
          <w:color w:val="FFFFFF"/>
          <w:sz w:val="30"/>
          <w:szCs w:val="30"/>
        </w:rPr>
        <w:lastRenderedPageBreak/>
        <w:t>第９章　計画の円滑な推進に向けた取組</w:t>
      </w:r>
      <w:bookmarkEnd w:id="28"/>
    </w:p>
    <w:p w14:paraId="6D5A5809"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本章では、第５章の成果目標と第６章から第８章までの見込量を実現するため、年齢到達に伴うサービスの移行、関係機関との連携、費用と財源、介護保険事業計画との調整について、本町の取組を定めます。</w:t>
      </w:r>
    </w:p>
    <w:p w14:paraId="3DF03D18"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１　年齢到達に伴うサービスの移行</w:t>
      </w:r>
    </w:p>
    <w:p w14:paraId="446483E1"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障がい福祉サービスは、一定の年齢に達することにより、対象となる制度が変わります。利用者が少数の本町では、年齢到達に伴う移行が見込量に与える影響が大きく、移行の前後で支援が途切れるおそれもあるため、到達者を個別に把握し、本人の意思を確かめながら準備を進めま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3600"/>
        <w:gridCol w:w="3780"/>
      </w:tblGrid>
      <w:tr w:rsidR="001E7E48" w14:paraId="63E3FED7" w14:textId="77777777">
        <w:trPr>
          <w:cantSplit/>
          <w:tblHeader/>
        </w:trPr>
        <w:tc>
          <w:tcPr>
            <w:tcW w:w="1620" w:type="dxa"/>
            <w:shd w:val="clear" w:color="auto" w:fill="DCE8DC"/>
            <w:tcMar>
              <w:top w:w="130" w:type="dxa"/>
              <w:left w:w="130" w:type="dxa"/>
              <w:bottom w:w="130" w:type="dxa"/>
              <w:right w:w="130" w:type="dxa"/>
            </w:tcMar>
            <w:vAlign w:val="center"/>
          </w:tcPr>
          <w:p w14:paraId="5F24377D"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年齢</w:t>
            </w:r>
          </w:p>
        </w:tc>
        <w:tc>
          <w:tcPr>
            <w:tcW w:w="3600" w:type="dxa"/>
            <w:shd w:val="clear" w:color="auto" w:fill="DCE8DC"/>
            <w:tcMar>
              <w:top w:w="130" w:type="dxa"/>
              <w:left w:w="130" w:type="dxa"/>
              <w:bottom w:w="130" w:type="dxa"/>
              <w:right w:w="130" w:type="dxa"/>
            </w:tcMar>
            <w:vAlign w:val="center"/>
          </w:tcPr>
          <w:p w14:paraId="0B718DB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制度上の内容</w:t>
            </w:r>
          </w:p>
        </w:tc>
        <w:tc>
          <w:tcPr>
            <w:tcW w:w="3780" w:type="dxa"/>
            <w:shd w:val="clear" w:color="auto" w:fill="DCE8DC"/>
            <w:tcMar>
              <w:top w:w="130" w:type="dxa"/>
              <w:left w:w="130" w:type="dxa"/>
              <w:bottom w:w="130" w:type="dxa"/>
              <w:right w:w="130" w:type="dxa"/>
            </w:tcMar>
            <w:vAlign w:val="center"/>
          </w:tcPr>
          <w:p w14:paraId="1E55FD52"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本計画での扱い</w:t>
            </w:r>
          </w:p>
        </w:tc>
      </w:tr>
      <w:tr w:rsidR="001E7E48" w14:paraId="279C993F" w14:textId="77777777">
        <w:trPr>
          <w:cantSplit/>
        </w:trPr>
        <w:tc>
          <w:tcPr>
            <w:tcW w:w="1620" w:type="dxa"/>
            <w:tcMar>
              <w:top w:w="130" w:type="dxa"/>
              <w:left w:w="130" w:type="dxa"/>
              <w:bottom w:w="130" w:type="dxa"/>
              <w:right w:w="130" w:type="dxa"/>
            </w:tcMar>
            <w:vAlign w:val="center"/>
          </w:tcPr>
          <w:p w14:paraId="3CB465F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６歳（就学）</w:t>
            </w:r>
          </w:p>
        </w:tc>
        <w:tc>
          <w:tcPr>
            <w:tcW w:w="3600" w:type="dxa"/>
            <w:tcMar>
              <w:top w:w="130" w:type="dxa"/>
              <w:left w:w="130" w:type="dxa"/>
              <w:bottom w:w="130" w:type="dxa"/>
              <w:right w:w="130" w:type="dxa"/>
            </w:tcMar>
            <w:vAlign w:val="center"/>
          </w:tcPr>
          <w:p w14:paraId="6FB8386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児童発達支援から放課後等デイサービスへ移行する</w:t>
            </w:r>
          </w:p>
        </w:tc>
        <w:tc>
          <w:tcPr>
            <w:tcW w:w="3780" w:type="dxa"/>
            <w:tcMar>
              <w:top w:w="130" w:type="dxa"/>
              <w:left w:w="130" w:type="dxa"/>
              <w:bottom w:w="130" w:type="dxa"/>
              <w:right w:w="130" w:type="dxa"/>
            </w:tcMar>
            <w:vAlign w:val="center"/>
          </w:tcPr>
          <w:p w14:paraId="09589D7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児童発達支援の減と放課後等デイサービスの増を同じ人数として対応させる</w:t>
            </w:r>
          </w:p>
        </w:tc>
      </w:tr>
      <w:tr w:rsidR="001E7E48" w14:paraId="0B5262E2" w14:textId="77777777">
        <w:trPr>
          <w:cantSplit/>
        </w:trPr>
        <w:tc>
          <w:tcPr>
            <w:tcW w:w="1620" w:type="dxa"/>
            <w:tcMar>
              <w:top w:w="130" w:type="dxa"/>
              <w:left w:w="130" w:type="dxa"/>
              <w:bottom w:w="130" w:type="dxa"/>
              <w:right w:w="130" w:type="dxa"/>
            </w:tcMar>
            <w:vAlign w:val="center"/>
          </w:tcPr>
          <w:p w14:paraId="3DAFCB45"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15歳から17歳</w:t>
            </w:r>
          </w:p>
        </w:tc>
        <w:tc>
          <w:tcPr>
            <w:tcW w:w="3600" w:type="dxa"/>
            <w:tcMar>
              <w:top w:w="130" w:type="dxa"/>
              <w:left w:w="130" w:type="dxa"/>
              <w:bottom w:w="130" w:type="dxa"/>
              <w:right w:w="130" w:type="dxa"/>
            </w:tcMar>
            <w:vAlign w:val="center"/>
          </w:tcPr>
          <w:p w14:paraId="1C15F78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移行の準備期</w:t>
            </w:r>
          </w:p>
        </w:tc>
        <w:tc>
          <w:tcPr>
            <w:tcW w:w="3780" w:type="dxa"/>
            <w:tcMar>
              <w:top w:w="130" w:type="dxa"/>
              <w:left w:w="130" w:type="dxa"/>
              <w:bottom w:w="130" w:type="dxa"/>
              <w:right w:w="130" w:type="dxa"/>
            </w:tcMar>
            <w:vAlign w:val="center"/>
          </w:tcPr>
          <w:p w14:paraId="11C69BC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18歳到達の１年以上前から、本人・家族の意向、進路、必要となる成人期のサービス、障害支援区分の認定の要否を相談支援専門員とともに確認する</w:t>
            </w:r>
          </w:p>
        </w:tc>
      </w:tr>
      <w:tr w:rsidR="001E7E48" w14:paraId="5F4AC37C" w14:textId="77777777">
        <w:trPr>
          <w:cantSplit/>
        </w:trPr>
        <w:tc>
          <w:tcPr>
            <w:tcW w:w="1620" w:type="dxa"/>
            <w:tcMar>
              <w:top w:w="130" w:type="dxa"/>
              <w:left w:w="130" w:type="dxa"/>
              <w:bottom w:w="130" w:type="dxa"/>
              <w:right w:w="130" w:type="dxa"/>
            </w:tcMar>
            <w:vAlign w:val="center"/>
          </w:tcPr>
          <w:p w14:paraId="72A81FD0" w14:textId="77777777" w:rsidR="001E7E48" w:rsidRDefault="00000000">
            <w:pPr>
              <w:spacing w:after="60"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18歳到達・</w:t>
            </w:r>
          </w:p>
          <w:p w14:paraId="36D952BE"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高校卒業</w:t>
            </w:r>
          </w:p>
        </w:tc>
        <w:tc>
          <w:tcPr>
            <w:tcW w:w="3600" w:type="dxa"/>
            <w:tcMar>
              <w:top w:w="130" w:type="dxa"/>
              <w:left w:w="130" w:type="dxa"/>
              <w:bottom w:w="130" w:type="dxa"/>
              <w:right w:w="130" w:type="dxa"/>
            </w:tcMar>
            <w:vAlign w:val="center"/>
          </w:tcPr>
          <w:p w14:paraId="4A48175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障がい児通所支援が終了し、成人の障がい福祉サービスへ移行する。障がい児相談支援は計画相談支援に切り替わる</w:t>
            </w:r>
          </w:p>
        </w:tc>
        <w:tc>
          <w:tcPr>
            <w:tcW w:w="3780" w:type="dxa"/>
            <w:tcMar>
              <w:top w:w="130" w:type="dxa"/>
              <w:left w:w="130" w:type="dxa"/>
              <w:bottom w:w="130" w:type="dxa"/>
              <w:right w:w="130" w:type="dxa"/>
            </w:tcMar>
            <w:vAlign w:val="center"/>
          </w:tcPr>
          <w:p w14:paraId="4AB3658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卒業予定者を一人ずつ把握し、進路ごとに成人期のサービスの見込量に対応させる</w:t>
            </w:r>
          </w:p>
        </w:tc>
      </w:tr>
      <w:tr w:rsidR="001E7E48" w14:paraId="0B22DE67" w14:textId="77777777">
        <w:trPr>
          <w:cantSplit/>
        </w:trPr>
        <w:tc>
          <w:tcPr>
            <w:tcW w:w="1620" w:type="dxa"/>
            <w:tcMar>
              <w:top w:w="130" w:type="dxa"/>
              <w:left w:w="130" w:type="dxa"/>
              <w:bottom w:w="130" w:type="dxa"/>
              <w:right w:w="130" w:type="dxa"/>
            </w:tcMar>
            <w:vAlign w:val="center"/>
          </w:tcPr>
          <w:p w14:paraId="523A44E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20歳到達</w:t>
            </w:r>
          </w:p>
        </w:tc>
        <w:tc>
          <w:tcPr>
            <w:tcW w:w="3600" w:type="dxa"/>
            <w:tcMar>
              <w:top w:w="130" w:type="dxa"/>
              <w:left w:w="130" w:type="dxa"/>
              <w:bottom w:w="130" w:type="dxa"/>
              <w:right w:w="130" w:type="dxa"/>
            </w:tcMar>
            <w:vAlign w:val="center"/>
          </w:tcPr>
          <w:p w14:paraId="207288D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特別児童扶養手当から障害基礎年金へ切り替わる</w:t>
            </w:r>
          </w:p>
        </w:tc>
        <w:tc>
          <w:tcPr>
            <w:tcW w:w="3780" w:type="dxa"/>
            <w:tcMar>
              <w:top w:w="130" w:type="dxa"/>
              <w:left w:w="130" w:type="dxa"/>
              <w:bottom w:w="130" w:type="dxa"/>
              <w:right w:w="130" w:type="dxa"/>
            </w:tcMar>
            <w:vAlign w:val="center"/>
          </w:tcPr>
          <w:p w14:paraId="64F7A28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手当・年金の切替えとして整理し、申請の案内を行う</w:t>
            </w:r>
          </w:p>
        </w:tc>
      </w:tr>
      <w:tr w:rsidR="001E7E48" w14:paraId="10FD2E08" w14:textId="77777777">
        <w:trPr>
          <w:cantSplit/>
        </w:trPr>
        <w:tc>
          <w:tcPr>
            <w:tcW w:w="1620" w:type="dxa"/>
            <w:tcMar>
              <w:top w:w="130" w:type="dxa"/>
              <w:left w:w="130" w:type="dxa"/>
              <w:bottom w:w="130" w:type="dxa"/>
              <w:right w:w="130" w:type="dxa"/>
            </w:tcMar>
            <w:vAlign w:val="center"/>
          </w:tcPr>
          <w:p w14:paraId="53BAC23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40歳到達</w:t>
            </w:r>
          </w:p>
        </w:tc>
        <w:tc>
          <w:tcPr>
            <w:tcW w:w="3600" w:type="dxa"/>
            <w:tcMar>
              <w:top w:w="130" w:type="dxa"/>
              <w:left w:w="130" w:type="dxa"/>
              <w:bottom w:w="130" w:type="dxa"/>
              <w:right w:w="130" w:type="dxa"/>
            </w:tcMar>
            <w:vAlign w:val="center"/>
          </w:tcPr>
          <w:p w14:paraId="3EB9F66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介護保険の第２号被保険者となる（特定疾病に起因する場合に介護保険の給付）</w:t>
            </w:r>
          </w:p>
        </w:tc>
        <w:tc>
          <w:tcPr>
            <w:tcW w:w="3780" w:type="dxa"/>
            <w:tcMar>
              <w:top w:w="130" w:type="dxa"/>
              <w:left w:w="130" w:type="dxa"/>
              <w:bottom w:w="130" w:type="dxa"/>
              <w:right w:w="130" w:type="dxa"/>
            </w:tcMar>
            <w:vAlign w:val="center"/>
          </w:tcPr>
          <w:p w14:paraId="7F2D896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一律に減算せず、実際に介護保険の認定申請又は移行の予定がある人のみ反映する</w:t>
            </w:r>
          </w:p>
        </w:tc>
      </w:tr>
      <w:tr w:rsidR="001E7E48" w14:paraId="669A853C" w14:textId="77777777">
        <w:trPr>
          <w:cantSplit/>
        </w:trPr>
        <w:tc>
          <w:tcPr>
            <w:tcW w:w="1620" w:type="dxa"/>
            <w:tcMar>
              <w:top w:w="130" w:type="dxa"/>
              <w:left w:w="130" w:type="dxa"/>
              <w:bottom w:w="130" w:type="dxa"/>
              <w:right w:w="130" w:type="dxa"/>
            </w:tcMar>
            <w:vAlign w:val="center"/>
          </w:tcPr>
          <w:p w14:paraId="5BDB94E3"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65歳到達</w:t>
            </w:r>
          </w:p>
        </w:tc>
        <w:tc>
          <w:tcPr>
            <w:tcW w:w="3600" w:type="dxa"/>
            <w:tcMar>
              <w:top w:w="130" w:type="dxa"/>
              <w:left w:w="130" w:type="dxa"/>
              <w:bottom w:w="130" w:type="dxa"/>
              <w:right w:w="130" w:type="dxa"/>
            </w:tcMar>
            <w:vAlign w:val="center"/>
          </w:tcPr>
          <w:p w14:paraId="11EBBA3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介護保険優先の原則（障害者総合支援法第７条）。ただし一律には適用せず、本人の意向と介護保険サービスで必要な支援が受けられるかを個別に確認する</w:t>
            </w:r>
          </w:p>
        </w:tc>
        <w:tc>
          <w:tcPr>
            <w:tcW w:w="3780" w:type="dxa"/>
            <w:tcMar>
              <w:top w:w="130" w:type="dxa"/>
              <w:left w:w="130" w:type="dxa"/>
              <w:bottom w:w="130" w:type="dxa"/>
              <w:right w:w="130" w:type="dxa"/>
            </w:tcMar>
            <w:vAlign w:val="center"/>
          </w:tcPr>
          <w:p w14:paraId="1B5352C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到達者ごとに移行の可否を判定し、見込量に反映する</w:t>
            </w:r>
          </w:p>
        </w:tc>
      </w:tr>
    </w:tbl>
    <w:p w14:paraId="50F647C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lastRenderedPageBreak/>
        <w:t>（１）学校卒業に伴うサービスの移行</w:t>
      </w:r>
    </w:p>
    <w:p w14:paraId="132D911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就学時及び卒業時に、学校、障がい児通所支援事業所、障がい児相談支援事業所、成人の障がい福祉サービス事業所及び教育委員会が連携することを求めています。本町では、特別支援学校等の卒業予定者について、卒業年度、本人の意思と進路の希望、就労選択支援の利用予定、医療的ケアや強度行動障がいの有無を教育委員会や学校を通じて把握し、進路ごとに見込量に反映するとともに、受入先との調整を早期に始めます。同じ人を複数のサービスに重ねて数えないよう、一人ずつの経路として整理します。</w:t>
      </w:r>
      <w:r>
        <w:rPr>
          <w:rFonts w:ascii="BIZ UDPゴシック" w:eastAsia="BIZ UDPゴシック" w:hAnsi="BIZ UDPゴシック"/>
          <w:sz w:val="22"/>
          <w:szCs w:val="22"/>
          <w:highlight w:val="yellow"/>
        </w:rPr>
        <w:t>【要確認：主な通学先の特別支援学校と卒業予定者数】</w:t>
      </w:r>
    </w:p>
    <w:p w14:paraId="5623DE5E" w14:textId="77777777" w:rsidR="009D6CAB" w:rsidRPr="00370011" w:rsidRDefault="00000000">
      <w:pPr>
        <w:keepNext/>
        <w:pBdr>
          <w:bottom w:val="single" w:sz="6" w:space="2" w:color="2F5C48"/>
        </w:pBdr>
        <w:spacing w:before="320" w:after="180"/>
        <w:rPr>
          <w:rFonts w:ascii="BIZ UDPゴシック" w:eastAsia="BIZ UDPゴシック" w:hAnsi="BIZ UDPゴシック"/>
        </w:rPr>
      </w:pPr>
      <w:r>
        <w:rPr>
          <w:rFonts w:ascii="BIZ UDPゴシック" w:eastAsia="BIZ UDPゴシック" w:hAnsi="BIZ UDPゴシック"/>
          <w:b/>
          <w:bCs/>
          <w:color w:val="2F5C48"/>
          <w:sz w:val="23"/>
          <w:szCs w:val="23"/>
        </w:rPr>
        <w:t>（２）65歳到達時のサービスの区分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060"/>
        <w:gridCol w:w="3420"/>
      </w:tblGrid>
      <w:tr w:rsidR="001E7E48" w14:paraId="1748B06C" w14:textId="77777777">
        <w:trPr>
          <w:cantSplit/>
          <w:tblHeader/>
        </w:trPr>
        <w:tc>
          <w:tcPr>
            <w:tcW w:w="2520" w:type="dxa"/>
            <w:shd w:val="clear" w:color="auto" w:fill="DCE8DC"/>
            <w:tcMar>
              <w:top w:w="130" w:type="dxa"/>
              <w:left w:w="130" w:type="dxa"/>
              <w:bottom w:w="130" w:type="dxa"/>
              <w:right w:w="130" w:type="dxa"/>
            </w:tcMar>
            <w:vAlign w:val="center"/>
          </w:tcPr>
          <w:p w14:paraId="3916B32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区分</w:t>
            </w:r>
          </w:p>
        </w:tc>
        <w:tc>
          <w:tcPr>
            <w:tcW w:w="3060" w:type="dxa"/>
            <w:shd w:val="clear" w:color="auto" w:fill="DCE8DC"/>
            <w:tcMar>
              <w:top w:w="130" w:type="dxa"/>
              <w:left w:w="130" w:type="dxa"/>
              <w:bottom w:w="130" w:type="dxa"/>
              <w:right w:w="130" w:type="dxa"/>
            </w:tcMar>
            <w:vAlign w:val="center"/>
          </w:tcPr>
          <w:p w14:paraId="36E30A46"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該当するサービス</w:t>
            </w:r>
          </w:p>
        </w:tc>
        <w:tc>
          <w:tcPr>
            <w:tcW w:w="3420" w:type="dxa"/>
            <w:shd w:val="clear" w:color="auto" w:fill="DCE8DC"/>
            <w:tcMar>
              <w:top w:w="130" w:type="dxa"/>
              <w:left w:w="130" w:type="dxa"/>
              <w:bottom w:w="130" w:type="dxa"/>
              <w:right w:w="130" w:type="dxa"/>
            </w:tcMar>
            <w:vAlign w:val="center"/>
          </w:tcPr>
          <w:p w14:paraId="3F0E00FD"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扱い</w:t>
            </w:r>
          </w:p>
        </w:tc>
      </w:tr>
      <w:tr w:rsidR="001E7E48" w14:paraId="13655166" w14:textId="77777777">
        <w:trPr>
          <w:cantSplit/>
        </w:trPr>
        <w:tc>
          <w:tcPr>
            <w:tcW w:w="2520" w:type="dxa"/>
            <w:tcMar>
              <w:top w:w="130" w:type="dxa"/>
              <w:left w:w="130" w:type="dxa"/>
              <w:bottom w:w="130" w:type="dxa"/>
              <w:right w:w="130" w:type="dxa"/>
            </w:tcMar>
            <w:vAlign w:val="center"/>
          </w:tcPr>
          <w:p w14:paraId="5AA4CFC9"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介護保険に相当するサービスがあるもの</w:t>
            </w:r>
          </w:p>
        </w:tc>
        <w:tc>
          <w:tcPr>
            <w:tcW w:w="3060" w:type="dxa"/>
            <w:tcMar>
              <w:top w:w="130" w:type="dxa"/>
              <w:left w:w="130" w:type="dxa"/>
              <w:bottom w:w="130" w:type="dxa"/>
              <w:right w:w="130" w:type="dxa"/>
            </w:tcMar>
            <w:vAlign w:val="center"/>
          </w:tcPr>
          <w:p w14:paraId="7FC446D4"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居宅介護（訪問介護）、生活介護（通所介護）、短期入所（短期入所生活介護）等</w:t>
            </w:r>
          </w:p>
        </w:tc>
        <w:tc>
          <w:tcPr>
            <w:tcW w:w="3420" w:type="dxa"/>
            <w:tcMar>
              <w:top w:w="130" w:type="dxa"/>
              <w:left w:w="130" w:type="dxa"/>
              <w:bottom w:w="130" w:type="dxa"/>
              <w:right w:w="130" w:type="dxa"/>
            </w:tcMar>
            <w:vAlign w:val="center"/>
          </w:tcPr>
          <w:p w14:paraId="27DE3A0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個別に移行の可否を判定する。共生型サービスの指定を受けた事業所では、同じ事業所で継続して利用できる場合がある</w:t>
            </w:r>
          </w:p>
        </w:tc>
      </w:tr>
      <w:tr w:rsidR="001E7E48" w14:paraId="4559F713" w14:textId="77777777">
        <w:trPr>
          <w:cantSplit/>
        </w:trPr>
        <w:tc>
          <w:tcPr>
            <w:tcW w:w="2520" w:type="dxa"/>
            <w:tcMar>
              <w:top w:w="130" w:type="dxa"/>
              <w:left w:w="130" w:type="dxa"/>
              <w:bottom w:w="130" w:type="dxa"/>
              <w:right w:w="130" w:type="dxa"/>
            </w:tcMar>
            <w:vAlign w:val="center"/>
          </w:tcPr>
          <w:p w14:paraId="30F07FA3"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介護保険に相当するサービスがないもの</w:t>
            </w:r>
          </w:p>
        </w:tc>
        <w:tc>
          <w:tcPr>
            <w:tcW w:w="3060" w:type="dxa"/>
            <w:tcMar>
              <w:top w:w="130" w:type="dxa"/>
              <w:left w:w="130" w:type="dxa"/>
              <w:bottom w:w="130" w:type="dxa"/>
              <w:right w:w="130" w:type="dxa"/>
            </w:tcMar>
            <w:vAlign w:val="center"/>
          </w:tcPr>
          <w:p w14:paraId="155D51EE"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共同生活援助、施設入所支援、就労系サービス、同行援護、行動援護等</w:t>
            </w:r>
          </w:p>
        </w:tc>
        <w:tc>
          <w:tcPr>
            <w:tcW w:w="3420" w:type="dxa"/>
            <w:tcMar>
              <w:top w:w="130" w:type="dxa"/>
              <w:left w:w="130" w:type="dxa"/>
              <w:bottom w:w="130" w:type="dxa"/>
              <w:right w:w="130" w:type="dxa"/>
            </w:tcMar>
            <w:vAlign w:val="center"/>
          </w:tcPr>
          <w:p w14:paraId="381CD66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65歳到達後も障がい福祉サービスとして継続する</w:t>
            </w:r>
          </w:p>
        </w:tc>
      </w:tr>
      <w:tr w:rsidR="001E7E48" w14:paraId="194A11E1" w14:textId="77777777">
        <w:trPr>
          <w:cantSplit/>
        </w:trPr>
        <w:tc>
          <w:tcPr>
            <w:tcW w:w="2520" w:type="dxa"/>
            <w:tcMar>
              <w:top w:w="130" w:type="dxa"/>
              <w:left w:w="130" w:type="dxa"/>
              <w:bottom w:w="130" w:type="dxa"/>
              <w:right w:w="130" w:type="dxa"/>
            </w:tcMar>
            <w:vAlign w:val="center"/>
          </w:tcPr>
          <w:p w14:paraId="27685C9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介護保険では必要な支援を確保できない場合</w:t>
            </w:r>
          </w:p>
        </w:tc>
        <w:tc>
          <w:tcPr>
            <w:tcW w:w="3060" w:type="dxa"/>
            <w:tcMar>
              <w:top w:w="130" w:type="dxa"/>
              <w:left w:w="130" w:type="dxa"/>
              <w:bottom w:w="130" w:type="dxa"/>
              <w:right w:w="130" w:type="dxa"/>
            </w:tcMar>
            <w:vAlign w:val="center"/>
          </w:tcPr>
          <w:p w14:paraId="69B4A14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近隣の介護保険事業所に空きがない、医療的ケアや強度行動障がいに対応できない等</w:t>
            </w:r>
          </w:p>
        </w:tc>
        <w:tc>
          <w:tcPr>
            <w:tcW w:w="3420" w:type="dxa"/>
            <w:tcMar>
              <w:top w:w="130" w:type="dxa"/>
              <w:left w:w="130" w:type="dxa"/>
              <w:bottom w:w="130" w:type="dxa"/>
              <w:right w:w="130" w:type="dxa"/>
            </w:tcMar>
            <w:vAlign w:val="center"/>
          </w:tcPr>
          <w:p w14:paraId="519D441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障がい福祉サービスを継続する</w:t>
            </w:r>
          </w:p>
        </w:tc>
      </w:tr>
      <w:tr w:rsidR="001E7E48" w14:paraId="77592099" w14:textId="77777777">
        <w:trPr>
          <w:cantSplit/>
        </w:trPr>
        <w:tc>
          <w:tcPr>
            <w:tcW w:w="2520" w:type="dxa"/>
            <w:tcMar>
              <w:top w:w="130" w:type="dxa"/>
              <w:left w:w="130" w:type="dxa"/>
              <w:bottom w:w="130" w:type="dxa"/>
              <w:right w:w="130" w:type="dxa"/>
            </w:tcMar>
            <w:vAlign w:val="center"/>
          </w:tcPr>
          <w:p w14:paraId="499CB151"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介護保険では不足する場合</w:t>
            </w:r>
          </w:p>
        </w:tc>
        <w:tc>
          <w:tcPr>
            <w:tcW w:w="3060" w:type="dxa"/>
            <w:tcMar>
              <w:top w:w="130" w:type="dxa"/>
              <w:left w:w="130" w:type="dxa"/>
              <w:bottom w:w="130" w:type="dxa"/>
              <w:right w:w="130" w:type="dxa"/>
            </w:tcMar>
            <w:vAlign w:val="center"/>
          </w:tcPr>
          <w:p w14:paraId="1B4B3C5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支給限度基準額を超える必要量がある場合等</w:t>
            </w:r>
          </w:p>
        </w:tc>
        <w:tc>
          <w:tcPr>
            <w:tcW w:w="3420" w:type="dxa"/>
            <w:tcMar>
              <w:top w:w="130" w:type="dxa"/>
              <w:left w:w="130" w:type="dxa"/>
              <w:bottom w:w="130" w:type="dxa"/>
              <w:right w:w="130" w:type="dxa"/>
            </w:tcMar>
            <w:vAlign w:val="center"/>
          </w:tcPr>
          <w:p w14:paraId="30563C6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介護保険を利用したうえで、不足する部分を障がい福祉サービスで上乗せする場合がある</w:t>
            </w:r>
          </w:p>
        </w:tc>
      </w:tr>
    </w:tbl>
    <w:p w14:paraId="31448937" w14:textId="77777777" w:rsidR="009D6CAB" w:rsidRPr="00370011" w:rsidRDefault="00000000" w:rsidP="00EA4FAB">
      <w:pPr>
        <w:spacing w:before="160"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65歳到達の前後で相談の担当が障がい福祉（相談支援専門員・健康福祉課）から地域包括支援センター等へ移るため、到達のおおむね６か月前から本人・家族への説明と意向の聴き取りを始め、相談支援専門員と介護支援専門員が同席して支援の内容を引き継ぎ、到達後もサービスが途切れていないかを確かめます。利用者負担の軽減（新高額障害福祉サービス等給付費）の対象となる人には、制度の案内を行います。</w:t>
      </w:r>
    </w:p>
    <w:p w14:paraId="2D50D1BB"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lastRenderedPageBreak/>
        <w:t>２　関係機関との連携</w:t>
      </w:r>
    </w:p>
    <w:p w14:paraId="108AC91B"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国の基本指針は、町の障がい保健福祉部局と、医療機関、教育機関、公共職業安定所、障害者職業センター、障害者就業・生活支援センターその他の関係機関との連携の方法を計画に定めることとしています。専門的な支援や一部のサービスは田村地方や県中圏域、県の機関が担っており、関係機関との連携がサービス提供体制の確保そのものになります。主な関係機関と連携の内容は次のとおりで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240"/>
        <w:gridCol w:w="4320"/>
      </w:tblGrid>
      <w:tr w:rsidR="001E7E48" w14:paraId="40FFED44" w14:textId="77777777">
        <w:trPr>
          <w:cantSplit/>
          <w:tblHeader/>
        </w:trPr>
        <w:tc>
          <w:tcPr>
            <w:tcW w:w="1440" w:type="dxa"/>
            <w:shd w:val="clear" w:color="auto" w:fill="DCE8DC"/>
            <w:tcMar>
              <w:top w:w="130" w:type="dxa"/>
              <w:left w:w="130" w:type="dxa"/>
              <w:bottom w:w="130" w:type="dxa"/>
              <w:right w:w="130" w:type="dxa"/>
            </w:tcMar>
            <w:vAlign w:val="center"/>
          </w:tcPr>
          <w:p w14:paraId="3751BFF0"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分野</w:t>
            </w:r>
          </w:p>
        </w:tc>
        <w:tc>
          <w:tcPr>
            <w:tcW w:w="3240" w:type="dxa"/>
            <w:shd w:val="clear" w:color="auto" w:fill="DCE8DC"/>
            <w:tcMar>
              <w:top w:w="130" w:type="dxa"/>
              <w:left w:w="130" w:type="dxa"/>
              <w:bottom w:w="130" w:type="dxa"/>
              <w:right w:w="130" w:type="dxa"/>
            </w:tcMar>
            <w:vAlign w:val="center"/>
          </w:tcPr>
          <w:p w14:paraId="563D3DB1"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関係機関</w:t>
            </w:r>
          </w:p>
        </w:tc>
        <w:tc>
          <w:tcPr>
            <w:tcW w:w="4320" w:type="dxa"/>
            <w:shd w:val="clear" w:color="auto" w:fill="DCE8DC"/>
            <w:tcMar>
              <w:top w:w="130" w:type="dxa"/>
              <w:left w:w="130" w:type="dxa"/>
              <w:bottom w:w="130" w:type="dxa"/>
              <w:right w:w="130" w:type="dxa"/>
            </w:tcMar>
            <w:vAlign w:val="center"/>
          </w:tcPr>
          <w:p w14:paraId="0674918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連携の内容</w:t>
            </w:r>
          </w:p>
        </w:tc>
      </w:tr>
      <w:tr w:rsidR="001E7E48" w14:paraId="732AA0DA" w14:textId="77777777">
        <w:trPr>
          <w:cantSplit/>
        </w:trPr>
        <w:tc>
          <w:tcPr>
            <w:tcW w:w="1440" w:type="dxa"/>
            <w:vMerge w:val="restart"/>
            <w:shd w:val="clear" w:color="auto" w:fill="EEF4EE"/>
            <w:tcMar>
              <w:top w:w="130" w:type="dxa"/>
              <w:left w:w="130" w:type="dxa"/>
              <w:bottom w:w="130" w:type="dxa"/>
              <w:right w:w="130" w:type="dxa"/>
            </w:tcMar>
            <w:vAlign w:val="center"/>
          </w:tcPr>
          <w:p w14:paraId="353E21E5"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w:t>
            </w:r>
          </w:p>
        </w:tc>
        <w:tc>
          <w:tcPr>
            <w:tcW w:w="3240" w:type="dxa"/>
            <w:tcMar>
              <w:top w:w="130" w:type="dxa"/>
              <w:left w:w="130" w:type="dxa"/>
              <w:bottom w:w="130" w:type="dxa"/>
              <w:right w:w="130" w:type="dxa"/>
            </w:tcMar>
            <w:vAlign w:val="center"/>
          </w:tcPr>
          <w:p w14:paraId="2BA7200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ハローワーク郡山（郡山公共職業安定所）</w:t>
            </w:r>
          </w:p>
        </w:tc>
        <w:tc>
          <w:tcPr>
            <w:tcW w:w="4320" w:type="dxa"/>
            <w:tcMar>
              <w:top w:w="130" w:type="dxa"/>
              <w:left w:w="130" w:type="dxa"/>
              <w:bottom w:w="130" w:type="dxa"/>
              <w:right w:w="130" w:type="dxa"/>
            </w:tcMar>
            <w:vAlign w:val="center"/>
          </w:tcPr>
          <w:p w14:paraId="4583FA6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一般就労を希望する人の求職登録への同行・情報提供、障がい者雇用に関する事業主への働きかけ（第５章３）</w:t>
            </w:r>
          </w:p>
        </w:tc>
      </w:tr>
      <w:tr w:rsidR="001E7E48" w14:paraId="686E8A63" w14:textId="77777777">
        <w:trPr>
          <w:cantSplit/>
        </w:trPr>
        <w:tc>
          <w:tcPr>
            <w:tcW w:w="1440" w:type="dxa"/>
            <w:vMerge/>
            <w:shd w:val="clear" w:color="auto" w:fill="EEF4EE"/>
            <w:tcMar>
              <w:top w:w="130" w:type="dxa"/>
              <w:left w:w="130" w:type="dxa"/>
              <w:bottom w:w="130" w:type="dxa"/>
              <w:right w:w="130" w:type="dxa"/>
            </w:tcMar>
            <w:vAlign w:val="center"/>
          </w:tcPr>
          <w:p w14:paraId="4569BE0F" w14:textId="77777777" w:rsidR="001E7E48" w:rsidRDefault="001E7E48">
            <w:pPr>
              <w:spacing w:line="320" w:lineRule="auto"/>
              <w:rPr>
                <w:rFonts w:ascii="BIZ UDPゴシック" w:eastAsia="BIZ UDPゴシック" w:hAnsi="BIZ UDPゴシック"/>
                <w:sz w:val="20"/>
                <w:szCs w:val="20"/>
              </w:rPr>
            </w:pPr>
          </w:p>
        </w:tc>
        <w:tc>
          <w:tcPr>
            <w:tcW w:w="3240" w:type="dxa"/>
            <w:tcMar>
              <w:top w:w="130" w:type="dxa"/>
              <w:left w:w="130" w:type="dxa"/>
              <w:bottom w:w="130" w:type="dxa"/>
              <w:right w:w="130" w:type="dxa"/>
            </w:tcMar>
            <w:vAlign w:val="center"/>
          </w:tcPr>
          <w:p w14:paraId="04AD30D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福島障害者職業センター</w:t>
            </w:r>
          </w:p>
        </w:tc>
        <w:tc>
          <w:tcPr>
            <w:tcW w:w="4320" w:type="dxa"/>
            <w:tcMar>
              <w:top w:w="130" w:type="dxa"/>
              <w:left w:w="130" w:type="dxa"/>
              <w:bottom w:w="130" w:type="dxa"/>
              <w:right w:w="130" w:type="dxa"/>
            </w:tcMar>
            <w:vAlign w:val="center"/>
          </w:tcPr>
          <w:p w14:paraId="0336CD4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職業評価、職業準備支援、職場適応援助者（ジョブコーチ）による支援の利用調整</w:t>
            </w:r>
          </w:p>
        </w:tc>
      </w:tr>
      <w:tr w:rsidR="001E7E48" w14:paraId="4301D70C" w14:textId="77777777">
        <w:trPr>
          <w:cantSplit/>
        </w:trPr>
        <w:tc>
          <w:tcPr>
            <w:tcW w:w="1440" w:type="dxa"/>
            <w:vMerge/>
            <w:shd w:val="clear" w:color="auto" w:fill="EEF4EE"/>
            <w:tcMar>
              <w:top w:w="130" w:type="dxa"/>
              <w:left w:w="130" w:type="dxa"/>
              <w:bottom w:w="130" w:type="dxa"/>
              <w:right w:w="130" w:type="dxa"/>
            </w:tcMar>
            <w:vAlign w:val="center"/>
          </w:tcPr>
          <w:p w14:paraId="73BFF77E" w14:textId="77777777" w:rsidR="001E7E48" w:rsidRDefault="001E7E48">
            <w:pPr>
              <w:spacing w:line="320" w:lineRule="auto"/>
              <w:rPr>
                <w:rFonts w:ascii="BIZ UDPゴシック" w:eastAsia="BIZ UDPゴシック" w:hAnsi="BIZ UDPゴシック"/>
                <w:sz w:val="20"/>
                <w:szCs w:val="20"/>
              </w:rPr>
            </w:pPr>
          </w:p>
        </w:tc>
        <w:tc>
          <w:tcPr>
            <w:tcW w:w="3240" w:type="dxa"/>
            <w:tcMar>
              <w:top w:w="130" w:type="dxa"/>
              <w:left w:w="130" w:type="dxa"/>
              <w:bottom w:w="130" w:type="dxa"/>
              <w:right w:w="130" w:type="dxa"/>
            </w:tcMar>
            <w:vAlign w:val="center"/>
          </w:tcPr>
          <w:p w14:paraId="2686937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県中地域障害者就業・生活支援センター「ふっとわーく」</w:t>
            </w:r>
          </w:p>
        </w:tc>
        <w:tc>
          <w:tcPr>
            <w:tcW w:w="4320" w:type="dxa"/>
            <w:tcMar>
              <w:top w:w="130" w:type="dxa"/>
              <w:left w:w="130" w:type="dxa"/>
              <w:bottom w:w="130" w:type="dxa"/>
              <w:right w:w="130" w:type="dxa"/>
            </w:tcMar>
            <w:vAlign w:val="center"/>
          </w:tcPr>
          <w:p w14:paraId="13D3E4E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就労面と生活面の一体的な支援、就労定着支援事業との役割分担の調整</w:t>
            </w:r>
          </w:p>
        </w:tc>
      </w:tr>
      <w:tr w:rsidR="001E7E48" w14:paraId="051A291F" w14:textId="77777777">
        <w:trPr>
          <w:cantSplit/>
        </w:trPr>
        <w:tc>
          <w:tcPr>
            <w:tcW w:w="1440" w:type="dxa"/>
            <w:tcMar>
              <w:top w:w="130" w:type="dxa"/>
              <w:left w:w="130" w:type="dxa"/>
              <w:bottom w:w="130" w:type="dxa"/>
              <w:right w:w="130" w:type="dxa"/>
            </w:tcMar>
            <w:vAlign w:val="center"/>
          </w:tcPr>
          <w:p w14:paraId="38A3D2B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教育</w:t>
            </w:r>
          </w:p>
        </w:tc>
        <w:tc>
          <w:tcPr>
            <w:tcW w:w="3240" w:type="dxa"/>
            <w:tcMar>
              <w:top w:w="130" w:type="dxa"/>
              <w:left w:w="130" w:type="dxa"/>
              <w:bottom w:w="130" w:type="dxa"/>
              <w:right w:w="130" w:type="dxa"/>
            </w:tcMar>
            <w:vAlign w:val="center"/>
          </w:tcPr>
          <w:p w14:paraId="7FD834EF"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町教育委員会、町内の小・中学校、特別支援学校</w:t>
            </w:r>
          </w:p>
        </w:tc>
        <w:tc>
          <w:tcPr>
            <w:tcW w:w="4320" w:type="dxa"/>
            <w:tcMar>
              <w:top w:w="130" w:type="dxa"/>
              <w:left w:w="130" w:type="dxa"/>
              <w:bottom w:w="130" w:type="dxa"/>
              <w:right w:w="130" w:type="dxa"/>
            </w:tcMar>
            <w:vAlign w:val="center"/>
          </w:tcPr>
          <w:p w14:paraId="2473AF56"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就学相談、在学中からの進路相談、卒業後のサービスへの引継ぎ（本章１）、医療的ケア児の受入れ体制の確保</w:t>
            </w:r>
          </w:p>
        </w:tc>
      </w:tr>
      <w:tr w:rsidR="001E7E48" w14:paraId="6F72AAF6" w14:textId="77777777">
        <w:trPr>
          <w:cantSplit/>
        </w:trPr>
        <w:tc>
          <w:tcPr>
            <w:tcW w:w="1440" w:type="dxa"/>
            <w:tcMar>
              <w:top w:w="130" w:type="dxa"/>
              <w:left w:w="130" w:type="dxa"/>
              <w:bottom w:w="130" w:type="dxa"/>
              <w:right w:w="130" w:type="dxa"/>
            </w:tcMar>
            <w:vAlign w:val="center"/>
          </w:tcPr>
          <w:p w14:paraId="57A84A8D"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保健・医療</w:t>
            </w:r>
          </w:p>
        </w:tc>
        <w:tc>
          <w:tcPr>
            <w:tcW w:w="3240" w:type="dxa"/>
            <w:tcMar>
              <w:top w:w="130" w:type="dxa"/>
              <w:left w:w="130" w:type="dxa"/>
              <w:bottom w:w="130" w:type="dxa"/>
              <w:right w:w="130" w:type="dxa"/>
            </w:tcMar>
            <w:vAlign w:val="center"/>
          </w:tcPr>
          <w:p w14:paraId="6E40D73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県中保健福祉事務所、医療機関、精神科病院</w:t>
            </w:r>
          </w:p>
        </w:tc>
        <w:tc>
          <w:tcPr>
            <w:tcW w:w="4320" w:type="dxa"/>
            <w:tcMar>
              <w:top w:w="130" w:type="dxa"/>
              <w:left w:w="130" w:type="dxa"/>
              <w:bottom w:w="130" w:type="dxa"/>
              <w:right w:w="130" w:type="dxa"/>
            </w:tcMar>
            <w:vAlign w:val="center"/>
          </w:tcPr>
          <w:p w14:paraId="488D4A9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精神障がいにも対応した地域包括ケアシステムの協議（第５章２）、難病患者等への案内（第１部第３章４）、退院後の生活支援に係る情報共有</w:t>
            </w:r>
          </w:p>
        </w:tc>
      </w:tr>
      <w:tr w:rsidR="001E7E48" w14:paraId="194FE68B" w14:textId="77777777">
        <w:trPr>
          <w:cantSplit/>
        </w:trPr>
        <w:tc>
          <w:tcPr>
            <w:tcW w:w="1440" w:type="dxa"/>
            <w:tcMar>
              <w:top w:w="130" w:type="dxa"/>
              <w:left w:w="130" w:type="dxa"/>
              <w:bottom w:w="130" w:type="dxa"/>
              <w:right w:w="130" w:type="dxa"/>
            </w:tcMar>
            <w:vAlign w:val="center"/>
          </w:tcPr>
          <w:p w14:paraId="1D159D1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保育・子育て</w:t>
            </w:r>
          </w:p>
        </w:tc>
        <w:tc>
          <w:tcPr>
            <w:tcW w:w="3240" w:type="dxa"/>
            <w:tcMar>
              <w:top w:w="130" w:type="dxa"/>
              <w:left w:w="130" w:type="dxa"/>
              <w:bottom w:w="130" w:type="dxa"/>
              <w:right w:w="130" w:type="dxa"/>
            </w:tcMar>
            <w:vAlign w:val="center"/>
          </w:tcPr>
          <w:p w14:paraId="61389A2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こども家庭センター、小野町認定こども園</w:t>
            </w:r>
          </w:p>
        </w:tc>
        <w:tc>
          <w:tcPr>
            <w:tcW w:w="4320" w:type="dxa"/>
            <w:tcMar>
              <w:top w:w="130" w:type="dxa"/>
              <w:left w:w="130" w:type="dxa"/>
              <w:bottom w:w="130" w:type="dxa"/>
              <w:right w:w="130" w:type="dxa"/>
            </w:tcMar>
            <w:vAlign w:val="center"/>
          </w:tcPr>
          <w:p w14:paraId="537DB9DB"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障がいや発達の特性の早期発見・早期支援、保育所等訪問支援の受入れ調整、伴走的な相談支援（第５章４）</w:t>
            </w:r>
          </w:p>
        </w:tc>
      </w:tr>
      <w:tr w:rsidR="001E7E48" w14:paraId="5D188861" w14:textId="77777777">
        <w:trPr>
          <w:cantSplit/>
        </w:trPr>
        <w:tc>
          <w:tcPr>
            <w:tcW w:w="1440" w:type="dxa"/>
            <w:tcMar>
              <w:top w:w="130" w:type="dxa"/>
              <w:left w:w="130" w:type="dxa"/>
              <w:bottom w:w="130" w:type="dxa"/>
              <w:right w:w="130" w:type="dxa"/>
            </w:tcMar>
            <w:vAlign w:val="center"/>
          </w:tcPr>
          <w:p w14:paraId="294C302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障がい児支援</w:t>
            </w:r>
          </w:p>
        </w:tc>
        <w:tc>
          <w:tcPr>
            <w:tcW w:w="3240" w:type="dxa"/>
            <w:tcMar>
              <w:top w:w="130" w:type="dxa"/>
              <w:left w:w="130" w:type="dxa"/>
              <w:bottom w:w="130" w:type="dxa"/>
              <w:right w:w="130" w:type="dxa"/>
            </w:tcMar>
            <w:vAlign w:val="center"/>
          </w:tcPr>
          <w:p w14:paraId="6ADEF5FE"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児童発達支援センターつくし（田村市）、県中児童相談所</w:t>
            </w:r>
          </w:p>
        </w:tc>
        <w:tc>
          <w:tcPr>
            <w:tcW w:w="4320" w:type="dxa"/>
            <w:tcMar>
              <w:top w:w="130" w:type="dxa"/>
              <w:left w:w="130" w:type="dxa"/>
              <w:bottom w:w="130" w:type="dxa"/>
              <w:right w:w="130" w:type="dxa"/>
            </w:tcMar>
            <w:vAlign w:val="center"/>
          </w:tcPr>
          <w:p w14:paraId="068FFE39"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中核機能（発達支援・家族支援、助言、インクルージョン推進、相談の入口）の活用、障がい児の養護・虐待に関する相談</w:t>
            </w:r>
          </w:p>
        </w:tc>
      </w:tr>
      <w:tr w:rsidR="001E7E48" w14:paraId="77163EBB" w14:textId="77777777">
        <w:trPr>
          <w:cantSplit/>
        </w:trPr>
        <w:tc>
          <w:tcPr>
            <w:tcW w:w="1440" w:type="dxa"/>
            <w:tcMar>
              <w:top w:w="130" w:type="dxa"/>
              <w:left w:w="130" w:type="dxa"/>
              <w:bottom w:w="130" w:type="dxa"/>
              <w:right w:w="130" w:type="dxa"/>
            </w:tcMar>
            <w:vAlign w:val="center"/>
          </w:tcPr>
          <w:p w14:paraId="1134C982"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w:t>
            </w:r>
          </w:p>
        </w:tc>
        <w:tc>
          <w:tcPr>
            <w:tcW w:w="3240" w:type="dxa"/>
            <w:tcMar>
              <w:top w:w="130" w:type="dxa"/>
              <w:left w:w="130" w:type="dxa"/>
              <w:bottom w:w="130" w:type="dxa"/>
              <w:right w:w="130" w:type="dxa"/>
            </w:tcMar>
            <w:vAlign w:val="center"/>
          </w:tcPr>
          <w:p w14:paraId="312332A8"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田村地方基幹相談支援センター、小野町指定相談支援事業所（社会福祉協議会）</w:t>
            </w:r>
          </w:p>
        </w:tc>
        <w:tc>
          <w:tcPr>
            <w:tcW w:w="4320" w:type="dxa"/>
            <w:tcMar>
              <w:top w:w="130" w:type="dxa"/>
              <w:left w:w="130" w:type="dxa"/>
              <w:bottom w:w="130" w:type="dxa"/>
              <w:right w:w="130" w:type="dxa"/>
            </w:tcMar>
            <w:vAlign w:val="center"/>
          </w:tcPr>
          <w:p w14:paraId="2E5B13E0"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専門的な相談と困難事例への対応、サービス等利用計画の作成とモニタリング（第５章６）</w:t>
            </w:r>
          </w:p>
        </w:tc>
      </w:tr>
      <w:tr w:rsidR="001E7E48" w14:paraId="0033A672" w14:textId="77777777">
        <w:trPr>
          <w:cantSplit/>
        </w:trPr>
        <w:tc>
          <w:tcPr>
            <w:tcW w:w="1440" w:type="dxa"/>
            <w:tcMar>
              <w:top w:w="130" w:type="dxa"/>
              <w:left w:w="130" w:type="dxa"/>
              <w:bottom w:w="130" w:type="dxa"/>
              <w:right w:w="130" w:type="dxa"/>
            </w:tcMar>
            <w:vAlign w:val="center"/>
          </w:tcPr>
          <w:p w14:paraId="2B717B4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権利擁護</w:t>
            </w:r>
          </w:p>
        </w:tc>
        <w:tc>
          <w:tcPr>
            <w:tcW w:w="3240" w:type="dxa"/>
            <w:tcMar>
              <w:top w:w="130" w:type="dxa"/>
              <w:left w:w="130" w:type="dxa"/>
              <w:bottom w:w="130" w:type="dxa"/>
              <w:right w:w="130" w:type="dxa"/>
            </w:tcMar>
            <w:vAlign w:val="center"/>
          </w:tcPr>
          <w:p w14:paraId="3B9329A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権利擁護センター（社会福祉協議会に委託）、家庭裁判所</w:t>
            </w:r>
          </w:p>
        </w:tc>
        <w:tc>
          <w:tcPr>
            <w:tcW w:w="4320" w:type="dxa"/>
            <w:tcMar>
              <w:top w:w="130" w:type="dxa"/>
              <w:left w:w="130" w:type="dxa"/>
              <w:bottom w:w="130" w:type="dxa"/>
              <w:right w:w="130" w:type="dxa"/>
            </w:tcMar>
            <w:vAlign w:val="center"/>
          </w:tcPr>
          <w:p w14:paraId="17B119B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成年後見制度の利用促進（第２部第２章３）、日常生活自立支援事業との連携</w:t>
            </w:r>
          </w:p>
        </w:tc>
      </w:tr>
      <w:tr w:rsidR="001E7E48" w14:paraId="2089E50F" w14:textId="77777777">
        <w:trPr>
          <w:cantSplit/>
        </w:trPr>
        <w:tc>
          <w:tcPr>
            <w:tcW w:w="1440" w:type="dxa"/>
            <w:tcMar>
              <w:top w:w="130" w:type="dxa"/>
              <w:left w:w="130" w:type="dxa"/>
              <w:bottom w:w="130" w:type="dxa"/>
              <w:right w:w="130" w:type="dxa"/>
            </w:tcMar>
            <w:vAlign w:val="center"/>
          </w:tcPr>
          <w:p w14:paraId="588522A7"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防犯・防災</w:t>
            </w:r>
          </w:p>
        </w:tc>
        <w:tc>
          <w:tcPr>
            <w:tcW w:w="3240" w:type="dxa"/>
            <w:tcMar>
              <w:top w:w="130" w:type="dxa"/>
              <w:left w:w="130" w:type="dxa"/>
              <w:bottom w:w="130" w:type="dxa"/>
              <w:right w:w="130" w:type="dxa"/>
            </w:tcMar>
            <w:vAlign w:val="center"/>
          </w:tcPr>
          <w:p w14:paraId="068F4633"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田村警察署小野分庁舎、消防、民生児童委員、町の防災担当部局</w:t>
            </w:r>
          </w:p>
        </w:tc>
        <w:tc>
          <w:tcPr>
            <w:tcW w:w="4320" w:type="dxa"/>
            <w:tcMar>
              <w:top w:w="130" w:type="dxa"/>
              <w:left w:w="130" w:type="dxa"/>
              <w:bottom w:w="130" w:type="dxa"/>
              <w:right w:w="130" w:type="dxa"/>
            </w:tcMar>
            <w:vAlign w:val="center"/>
          </w:tcPr>
          <w:p w14:paraId="4184D91C"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消費者被害・犯罪被害の防止、避難行動要支援者名簿・個別避難計画、福祉避難所（第２部第５章）</w:t>
            </w:r>
          </w:p>
        </w:tc>
      </w:tr>
    </w:tbl>
    <w:p w14:paraId="65253AC7"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※関係機関の名称は令和８年10月時点。</w:t>
      </w:r>
      <w:r>
        <w:rPr>
          <w:rFonts w:ascii="BIZ UDPゴシック" w:eastAsia="BIZ UDPゴシック" w:hAnsi="BIZ UDPゴシック"/>
          <w:color w:val="5B5B5B"/>
          <w:sz w:val="19"/>
          <w:szCs w:val="19"/>
          <w:highlight w:val="yellow"/>
        </w:rPr>
        <w:t>【要確認：連携の窓口と実績】</w:t>
      </w:r>
    </w:p>
    <w:p w14:paraId="604CC553"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このほか、罪を犯し矯正施設を退所した障がいのある人の地域生活への定着については、福島県地域生活定着支援センターや保護観察所と連携し、相談を受けた際に住まいの確保等を含めて支援できるよう、接続先を定めておきます。</w:t>
      </w:r>
    </w:p>
    <w:p w14:paraId="7C3AE39B"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３　障がい福祉サービス等に係る費用の推移と財源構成</w:t>
      </w:r>
    </w:p>
    <w:p w14:paraId="7A3AA512"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サービス見込量の確保は財源の確保と一体です。障がい福祉サービス等に係る給付費の推移と、その財源が国・県・町にどのように配分されているかをあわせて示し、給付費の増減が町の財政に与える影響を把握します。</w:t>
      </w:r>
    </w:p>
    <w:p w14:paraId="36DB95CE" w14:textId="77777777" w:rsidR="009D6CAB" w:rsidRPr="00370011" w:rsidRDefault="00000000" w:rsidP="005E6C22">
      <w:pPr>
        <w:keepNext/>
        <w:spacing w:before="260" w:after="160"/>
        <w:rPr>
          <w:rFonts w:ascii="BIZ UDPゴシック" w:eastAsia="BIZ UDPゴシック" w:hAnsi="BIZ UDPゴシック"/>
        </w:rPr>
      </w:pPr>
      <w:r>
        <w:rPr>
          <w:rFonts w:ascii="BIZ UDPゴシック" w:eastAsia="BIZ UDPゴシック" w:hAnsi="BIZ UDPゴシック"/>
          <w:b/>
          <w:bCs/>
          <w:sz w:val="22"/>
          <w:szCs w:val="22"/>
        </w:rPr>
        <w:t>■障がい福祉サービス等に係る給付費の推移</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1980"/>
        <w:gridCol w:w="1440"/>
        <w:gridCol w:w="1260"/>
      </w:tblGrid>
      <w:tr w:rsidR="001E7E48" w14:paraId="51590BFA" w14:textId="77777777">
        <w:trPr>
          <w:cantSplit/>
          <w:tblHeader/>
        </w:trPr>
        <w:tc>
          <w:tcPr>
            <w:tcW w:w="1800" w:type="dxa"/>
            <w:shd w:val="clear" w:color="auto" w:fill="DCE8DC"/>
            <w:tcMar>
              <w:top w:w="130" w:type="dxa"/>
              <w:left w:w="130" w:type="dxa"/>
              <w:bottom w:w="130" w:type="dxa"/>
              <w:right w:w="130" w:type="dxa"/>
            </w:tcMar>
            <w:vAlign w:val="center"/>
          </w:tcPr>
          <w:p w14:paraId="210ED9D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年度</w:t>
            </w:r>
          </w:p>
        </w:tc>
        <w:tc>
          <w:tcPr>
            <w:tcW w:w="2520" w:type="dxa"/>
            <w:shd w:val="clear" w:color="auto" w:fill="DCE8DC"/>
            <w:tcMar>
              <w:top w:w="130" w:type="dxa"/>
              <w:left w:w="130" w:type="dxa"/>
              <w:bottom w:w="130" w:type="dxa"/>
              <w:right w:w="130" w:type="dxa"/>
            </w:tcMar>
            <w:vAlign w:val="center"/>
          </w:tcPr>
          <w:p w14:paraId="51C7534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介護給付費・訓練等給付費等</w:t>
            </w:r>
          </w:p>
        </w:tc>
        <w:tc>
          <w:tcPr>
            <w:tcW w:w="1980" w:type="dxa"/>
            <w:shd w:val="clear" w:color="auto" w:fill="DCE8DC"/>
            <w:tcMar>
              <w:top w:w="130" w:type="dxa"/>
              <w:left w:w="130" w:type="dxa"/>
              <w:bottom w:w="130" w:type="dxa"/>
              <w:right w:w="130" w:type="dxa"/>
            </w:tcMar>
            <w:vAlign w:val="center"/>
          </w:tcPr>
          <w:p w14:paraId="66D2027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障害児給付費</w:t>
            </w:r>
          </w:p>
        </w:tc>
        <w:tc>
          <w:tcPr>
            <w:tcW w:w="1440" w:type="dxa"/>
            <w:shd w:val="clear" w:color="auto" w:fill="DCE8DC"/>
            <w:tcMar>
              <w:top w:w="130" w:type="dxa"/>
              <w:left w:w="130" w:type="dxa"/>
              <w:bottom w:w="130" w:type="dxa"/>
              <w:right w:w="130" w:type="dxa"/>
            </w:tcMar>
            <w:vAlign w:val="center"/>
          </w:tcPr>
          <w:p w14:paraId="21B6446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計</w:t>
            </w:r>
          </w:p>
        </w:tc>
        <w:tc>
          <w:tcPr>
            <w:tcW w:w="1260" w:type="dxa"/>
            <w:shd w:val="clear" w:color="auto" w:fill="DCE8DC"/>
            <w:tcMar>
              <w:top w:w="130" w:type="dxa"/>
              <w:left w:w="130" w:type="dxa"/>
              <w:bottom w:w="130" w:type="dxa"/>
              <w:right w:w="130" w:type="dxa"/>
            </w:tcMar>
            <w:vAlign w:val="center"/>
          </w:tcPr>
          <w:p w14:paraId="686A4EAC"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令和３年度比</w:t>
            </w:r>
          </w:p>
        </w:tc>
      </w:tr>
      <w:tr w:rsidR="001E7E48" w14:paraId="753272FC" w14:textId="77777777">
        <w:trPr>
          <w:cantSplit/>
        </w:trPr>
        <w:tc>
          <w:tcPr>
            <w:tcW w:w="1800" w:type="dxa"/>
            <w:tcMar>
              <w:top w:w="130" w:type="dxa"/>
              <w:left w:w="130" w:type="dxa"/>
              <w:bottom w:w="130" w:type="dxa"/>
              <w:right w:w="130" w:type="dxa"/>
            </w:tcMar>
            <w:vAlign w:val="center"/>
          </w:tcPr>
          <w:p w14:paraId="602D5A7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令和３年度</w:t>
            </w:r>
          </w:p>
        </w:tc>
        <w:tc>
          <w:tcPr>
            <w:tcW w:w="2520" w:type="dxa"/>
            <w:tcMar>
              <w:top w:w="130" w:type="dxa"/>
              <w:left w:w="130" w:type="dxa"/>
              <w:bottom w:w="130" w:type="dxa"/>
              <w:right w:w="130" w:type="dxa"/>
            </w:tcMar>
            <w:vAlign w:val="center"/>
          </w:tcPr>
          <w:p w14:paraId="46F3C571"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10EA6DD3"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0C83EF1A"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3C787BCE"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6ABAFDE8" w14:textId="77777777">
        <w:trPr>
          <w:cantSplit/>
        </w:trPr>
        <w:tc>
          <w:tcPr>
            <w:tcW w:w="1800" w:type="dxa"/>
            <w:tcMar>
              <w:top w:w="130" w:type="dxa"/>
              <w:left w:w="130" w:type="dxa"/>
              <w:bottom w:w="130" w:type="dxa"/>
              <w:right w:w="130" w:type="dxa"/>
            </w:tcMar>
            <w:vAlign w:val="center"/>
          </w:tcPr>
          <w:p w14:paraId="2B7235FE"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令和４年度</w:t>
            </w:r>
          </w:p>
        </w:tc>
        <w:tc>
          <w:tcPr>
            <w:tcW w:w="2520" w:type="dxa"/>
            <w:tcMar>
              <w:top w:w="130" w:type="dxa"/>
              <w:left w:w="130" w:type="dxa"/>
              <w:bottom w:w="130" w:type="dxa"/>
              <w:right w:w="130" w:type="dxa"/>
            </w:tcMar>
            <w:vAlign w:val="center"/>
          </w:tcPr>
          <w:p w14:paraId="578E2245"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02C59879"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7177008B"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7D5CC33D"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58C9EC7C" w14:textId="77777777">
        <w:trPr>
          <w:cantSplit/>
        </w:trPr>
        <w:tc>
          <w:tcPr>
            <w:tcW w:w="1800" w:type="dxa"/>
            <w:tcMar>
              <w:top w:w="130" w:type="dxa"/>
              <w:left w:w="130" w:type="dxa"/>
              <w:bottom w:w="130" w:type="dxa"/>
              <w:right w:w="130" w:type="dxa"/>
            </w:tcMar>
            <w:vAlign w:val="center"/>
          </w:tcPr>
          <w:p w14:paraId="22ABAC2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令和５年度</w:t>
            </w:r>
          </w:p>
        </w:tc>
        <w:tc>
          <w:tcPr>
            <w:tcW w:w="2520" w:type="dxa"/>
            <w:tcMar>
              <w:top w:w="130" w:type="dxa"/>
              <w:left w:w="130" w:type="dxa"/>
              <w:bottom w:w="130" w:type="dxa"/>
              <w:right w:w="130" w:type="dxa"/>
            </w:tcMar>
            <w:vAlign w:val="center"/>
          </w:tcPr>
          <w:p w14:paraId="2EF7820C"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6844DD33"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34E6DB60"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177AB04B"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743D8C73" w14:textId="77777777">
        <w:trPr>
          <w:cantSplit/>
        </w:trPr>
        <w:tc>
          <w:tcPr>
            <w:tcW w:w="1800" w:type="dxa"/>
            <w:tcMar>
              <w:top w:w="130" w:type="dxa"/>
              <w:left w:w="130" w:type="dxa"/>
              <w:bottom w:w="130" w:type="dxa"/>
              <w:right w:w="130" w:type="dxa"/>
            </w:tcMar>
            <w:vAlign w:val="center"/>
          </w:tcPr>
          <w:p w14:paraId="5582369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令和６年度</w:t>
            </w:r>
          </w:p>
        </w:tc>
        <w:tc>
          <w:tcPr>
            <w:tcW w:w="2520" w:type="dxa"/>
            <w:tcMar>
              <w:top w:w="130" w:type="dxa"/>
              <w:left w:w="130" w:type="dxa"/>
              <w:bottom w:w="130" w:type="dxa"/>
              <w:right w:w="130" w:type="dxa"/>
            </w:tcMar>
            <w:vAlign w:val="center"/>
          </w:tcPr>
          <w:p w14:paraId="7F7483F5"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33F7570C"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32D349BE"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6EC0C474" w14:textId="77777777" w:rsidR="001E7E48" w:rsidRDefault="00000000">
            <w:pPr>
              <w:keepNext/>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r w:rsidR="001E7E48" w14:paraId="275C4CAC" w14:textId="77777777">
        <w:trPr>
          <w:cantSplit/>
        </w:trPr>
        <w:tc>
          <w:tcPr>
            <w:tcW w:w="1800" w:type="dxa"/>
            <w:tcMar>
              <w:top w:w="130" w:type="dxa"/>
              <w:left w:w="130" w:type="dxa"/>
              <w:bottom w:w="130" w:type="dxa"/>
              <w:right w:w="130" w:type="dxa"/>
            </w:tcMar>
            <w:vAlign w:val="center"/>
          </w:tcPr>
          <w:p w14:paraId="784210C9" w14:textId="77777777" w:rsidR="001E7E48" w:rsidRDefault="00000000">
            <w:pPr>
              <w:spacing w:line="32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令和７年度</w:t>
            </w:r>
          </w:p>
        </w:tc>
        <w:tc>
          <w:tcPr>
            <w:tcW w:w="2520" w:type="dxa"/>
            <w:tcMar>
              <w:top w:w="130" w:type="dxa"/>
              <w:left w:w="130" w:type="dxa"/>
              <w:bottom w:w="130" w:type="dxa"/>
              <w:right w:w="130" w:type="dxa"/>
            </w:tcMar>
            <w:vAlign w:val="center"/>
          </w:tcPr>
          <w:p w14:paraId="198AD659"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980" w:type="dxa"/>
            <w:tcMar>
              <w:top w:w="130" w:type="dxa"/>
              <w:left w:w="130" w:type="dxa"/>
              <w:bottom w:w="130" w:type="dxa"/>
              <w:right w:w="130" w:type="dxa"/>
            </w:tcMar>
            <w:vAlign w:val="center"/>
          </w:tcPr>
          <w:p w14:paraId="7E4DDA63"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440" w:type="dxa"/>
            <w:tcMar>
              <w:top w:w="130" w:type="dxa"/>
              <w:left w:w="130" w:type="dxa"/>
              <w:bottom w:w="130" w:type="dxa"/>
              <w:right w:w="130" w:type="dxa"/>
            </w:tcMar>
            <w:vAlign w:val="center"/>
          </w:tcPr>
          <w:p w14:paraId="0BC001CD"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1260" w:type="dxa"/>
            <w:tcMar>
              <w:top w:w="130" w:type="dxa"/>
              <w:left w:w="130" w:type="dxa"/>
              <w:bottom w:w="130" w:type="dxa"/>
              <w:right w:w="130" w:type="dxa"/>
            </w:tcMar>
            <w:vAlign w:val="center"/>
          </w:tcPr>
          <w:p w14:paraId="6011D66F" w14:textId="77777777" w:rsidR="001E7E48" w:rsidRDefault="00000000">
            <w:pPr>
              <w:spacing w:line="320" w:lineRule="auto"/>
              <w:jc w:val="right"/>
              <w:rPr>
                <w:rFonts w:ascii="BIZ UDPゴシック" w:eastAsia="BIZ UDPゴシック" w:hAnsi="BIZ UDPゴシック"/>
                <w:sz w:val="20"/>
                <w:szCs w:val="20"/>
              </w:rPr>
            </w:pPr>
            <w:r>
              <w:rPr>
                <w:rFonts w:ascii="BIZ UDPゴシック" w:eastAsia="BIZ UDPゴシック" w:hAnsi="BIZ UDPゴシック"/>
                <w:sz w:val="20"/>
                <w:szCs w:val="20"/>
              </w:rPr>
              <w:t>○</w:t>
            </w:r>
          </w:p>
        </w:tc>
      </w:tr>
    </w:tbl>
    <w:p w14:paraId="1AF62EFD"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※単位：千円。資料：健康福祉課（障がい福祉サービス等の給付実績）。</w:t>
      </w:r>
      <w:r>
        <w:rPr>
          <w:rFonts w:ascii="BIZ UDPゴシック" w:eastAsia="BIZ UDPゴシック" w:hAnsi="BIZ UDPゴシック"/>
          <w:color w:val="5B5B5B"/>
          <w:sz w:val="19"/>
          <w:szCs w:val="19"/>
          <w:highlight w:val="yellow"/>
        </w:rPr>
        <w:t>【要確認：給付実績を記載】</w:t>
      </w:r>
    </w:p>
    <w:p w14:paraId="717564D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自立支援給付費及び障害児通所給付費の負担割合は、障害者総合支援法及び児童福祉法により、国２分の１、県４分の１、町４分の１と定められています。見込量を１人分増やすと、その給付費の４分の１が町の負担として増えることになります。一方、地域生活支援事業は、国２分の１以内・県４分の１以内の統合補助金による裁量的経費であり、補助基準額を超える部分は町の一般</w:t>
      </w:r>
      <w:r>
        <w:rPr>
          <w:rFonts w:ascii="BIZ UDPゴシック" w:eastAsia="BIZ UDPゴシック" w:hAnsi="BIZ UDPゴシック"/>
          <w:sz w:val="22"/>
          <w:szCs w:val="22"/>
        </w:rPr>
        <w:lastRenderedPageBreak/>
        <w:t>財源で賄うことになるため、事業の評価にあたっては、事業費、国県補助額、町負担額を分けて把握します。</w:t>
      </w:r>
    </w:p>
    <w:p w14:paraId="3FAA9081"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また、令和８年度には障害福祉サービス等報酬の改定が行われ、同年６月からは福祉・介護職員等処遇改善加算の対象が計画相談支援等の相談支援分野にも拡大されました。利用する人の数が変わらなくても給付費は増加するため、給付の実績が出そろった段階で、改定後の単価による額を基に見直します。</w:t>
      </w:r>
    </w:p>
    <w:p w14:paraId="0D767D35"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r>
        <w:rPr>
          <w:rFonts w:ascii="BIZ UDPゴシック" w:eastAsia="BIZ UDPゴシック" w:hAnsi="BIZ UDPゴシック"/>
          <w:b/>
          <w:bCs/>
          <w:color w:val="1B3B2A"/>
          <w:sz w:val="25"/>
          <w:szCs w:val="25"/>
        </w:rPr>
        <w:t>４　介護保険事業計画との調整</w:t>
      </w:r>
    </w:p>
    <w:p w14:paraId="15AE13A7" w14:textId="77777777" w:rsidR="009D6CAB" w:rsidRPr="00370011" w:rsidRDefault="00000000" w:rsidP="00EA4FAB">
      <w:pPr>
        <w:spacing w:after="200" w:line="360" w:lineRule="auto"/>
        <w:ind w:firstLineChars="100" w:firstLine="220"/>
        <w:rPr>
          <w:rFonts w:ascii="BIZ UDPゴシック" w:eastAsia="BIZ UDPゴシック" w:hAnsi="BIZ UDPゴシック"/>
        </w:rPr>
      </w:pPr>
      <w:r>
        <w:rPr>
          <w:rFonts w:ascii="BIZ UDPゴシック" w:eastAsia="BIZ UDPゴシック" w:hAnsi="BIZ UDPゴシック"/>
          <w:sz w:val="22"/>
          <w:szCs w:val="22"/>
        </w:rPr>
        <w:t xml:space="preserve">小野町高齢者保健福祉計画・介護保険事業計画（第10期）は、本計画と同じ令和９～11年度を計画期間としています。</w:t>
      </w:r>
      <w:del w:id="90279" w:author="Ryo Wakayama" w:date="2026-10-20T09:00:00Z">
        <w:r>
          <w:rPr>
            <w:rFonts w:ascii="BIZ UDPゴシック" w:eastAsia="BIZ UDPゴシック" w:hAnsi="BIZ UDPゴシック"/>
            <w:sz w:val="22"/>
            <w:szCs w:val="22"/>
          </w:rPr>
          <w:delText xml:space="preserve">両計画が同じ人を重ねて数えることのないよう、次の事項を確かめたうえで見込量を定めます。</w:delText>
        </w:r>
      </w:del>
      <w:ins w:id="90280" w:author="Ryo Wakayama" w:date="2026-10-20T09:00:00Z">
        <w:r>
          <w:rPr>
            <w:rFonts w:ascii="BIZ UDPゴシック" w:eastAsia="BIZ UDPゴシック" w:hAnsi="BIZ UDPゴシック"/>
            <w:sz w:val="22"/>
            <w:szCs w:val="22"/>
          </w:rPr>
          <w:t xml:space="preserve">両計画の接点を次のとおり定めます。本節は、高齢者保健福祉計画・介護保険事業計画に同じ内容を掲げています。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1E7E48" w14:paraId="56FB5845" w14:textId="77777777">
        <w:trPr>
          <w:cantSplit/>
          <w:tblHeader/>
          <w:del w:id="90524" w:author="Ryo Wakayama" w:date="2026-10-20T09:00:00Z"/>
        </w:trPr>
        <w:tc>
          <w:tcPr>
            <w:tcW w:w="2700" w:type="dxa"/>
            <w:shd w:val="clear" w:color="auto" w:fill="DCE8DC"/>
            <w:tcMar>
              <w:top w:w="130" w:type="dxa"/>
              <w:left w:w="130" w:type="dxa"/>
              <w:bottom w:w="130" w:type="dxa"/>
              <w:right w:w="130" w:type="dxa"/>
            </w:tcMar>
            <w:vAlign w:val="center"/>
          </w:tcPr>
          <w:p w14:paraId="5234A663" w14:textId="77777777" w:rsidR="001E7E48" w:rsidRDefault="00000000">
            <w:pPr>
              <w:keepNext/>
              <w:spacing w:line="320" w:lineRule="auto"/>
              <w:jc w:val="center"/>
              <w:rPr>
                <w:del w:id="90525" w:author="Ryo Wakayama" w:date="2026-10-20T09:00:00Z"/>
                <w:rFonts w:ascii="BIZ UDPゴシック" w:eastAsia="BIZ UDPゴシック" w:hAnsi="BIZ UDPゴシック"/>
                <w:sz w:val="20"/>
                <w:szCs w:val="20"/>
              </w:rPr>
            </w:pPr>
            <w:del w:id="90526" w:author="Ryo Wakayama" w:date="2026-10-20T09:00:00Z">
              <w:r>
                <w:rPr>
                  <w:rFonts w:ascii="BIZ UDPゴシック" w:eastAsia="BIZ UDPゴシック" w:hAnsi="BIZ UDPゴシック"/>
                  <w:b/>
                  <w:bCs/>
                  <w:sz w:val="20"/>
                  <w:szCs w:val="20"/>
                </w:rPr>
                <w:delText>事項</w:delText>
              </w:r>
            </w:del>
          </w:p>
        </w:tc>
        <w:tc>
          <w:tcPr>
            <w:tcW w:w="6300" w:type="dxa"/>
            <w:shd w:val="clear" w:color="auto" w:fill="DCE8DC"/>
            <w:tcMar>
              <w:top w:w="130" w:type="dxa"/>
              <w:left w:w="130" w:type="dxa"/>
              <w:bottom w:w="130" w:type="dxa"/>
              <w:right w:w="130" w:type="dxa"/>
            </w:tcMar>
            <w:vAlign w:val="center"/>
          </w:tcPr>
          <w:p w14:paraId="48E0110F" w14:textId="77777777" w:rsidR="001E7E48" w:rsidRDefault="00000000">
            <w:pPr>
              <w:keepNext/>
              <w:spacing w:line="320" w:lineRule="auto"/>
              <w:jc w:val="center"/>
              <w:rPr>
                <w:del w:id="90527" w:author="Ryo Wakayama" w:date="2026-10-20T09:00:00Z"/>
                <w:rFonts w:ascii="BIZ UDPゴシック" w:eastAsia="BIZ UDPゴシック" w:hAnsi="BIZ UDPゴシック"/>
                <w:sz w:val="20"/>
                <w:szCs w:val="20"/>
              </w:rPr>
            </w:pPr>
            <w:del w:id="90528" w:author="Ryo Wakayama" w:date="2026-10-20T09:00:00Z">
              <w:r>
                <w:rPr>
                  <w:rFonts w:ascii="BIZ UDPゴシック" w:eastAsia="BIZ UDPゴシック" w:hAnsi="BIZ UDPゴシック"/>
                  <w:b/>
                  <w:bCs/>
                  <w:sz w:val="20"/>
                  <w:szCs w:val="20"/>
                </w:rPr>
                <w:delText>両計画での扱い</w:delText>
              </w:r>
            </w:del>
          </w:p>
        </w:tc>
      </w:tr>
      <w:tr w:rsidR="001E7E48" w14:paraId="56889BB5" w14:textId="77777777">
        <w:trPr>
          <w:cantSplit/>
          <w:del w:id="90529" w:author="Ryo Wakayama" w:date="2026-10-20T09:00:00Z"/>
        </w:trPr>
        <w:tc>
          <w:tcPr>
            <w:tcW w:w="2700" w:type="dxa"/>
            <w:tcMar>
              <w:top w:w="130" w:type="dxa"/>
              <w:left w:w="130" w:type="dxa"/>
              <w:bottom w:w="130" w:type="dxa"/>
              <w:right w:w="130" w:type="dxa"/>
            </w:tcMar>
            <w:vAlign w:val="center"/>
          </w:tcPr>
          <w:p w14:paraId="03763785" w14:textId="77777777" w:rsidR="001E7E48" w:rsidRDefault="00000000">
            <w:pPr>
              <w:keepNext/>
              <w:spacing w:line="320" w:lineRule="auto"/>
              <w:rPr>
                <w:del w:id="90530" w:author="Ryo Wakayama" w:date="2026-10-20T09:00:00Z"/>
                <w:rFonts w:ascii="BIZ UDPゴシック" w:eastAsia="BIZ UDPゴシック" w:hAnsi="BIZ UDPゴシック"/>
                <w:sz w:val="20"/>
                <w:szCs w:val="20"/>
              </w:rPr>
            </w:pPr>
            <w:del w:id="90531" w:author="Ryo Wakayama" w:date="2026-10-20T09:00:00Z">
              <w:r>
                <w:rPr>
                  <w:rFonts w:ascii="BIZ UDPゴシック" w:eastAsia="BIZ UDPゴシック" w:hAnsi="BIZ UDPゴシック"/>
                  <w:sz w:val="20"/>
                  <w:szCs w:val="20"/>
                </w:rPr>
                <w:delText>介護保険の適用除外</w:delText>
              </w:r>
            </w:del>
          </w:p>
        </w:tc>
        <w:tc>
          <w:tcPr>
            <w:tcW w:w="6300" w:type="dxa"/>
            <w:tcMar>
              <w:top w:w="130" w:type="dxa"/>
              <w:left w:w="130" w:type="dxa"/>
              <w:bottom w:w="130" w:type="dxa"/>
              <w:right w:w="130" w:type="dxa"/>
            </w:tcMar>
            <w:vAlign w:val="center"/>
          </w:tcPr>
          <w:p w14:paraId="693CA4BB" w14:textId="77777777" w:rsidR="001E7E48" w:rsidRDefault="00000000">
            <w:pPr>
              <w:keepNext/>
              <w:spacing w:line="320" w:lineRule="auto"/>
              <w:rPr>
                <w:del w:id="90532" w:author="Ryo Wakayama" w:date="2026-10-20T09:00:00Z"/>
                <w:rFonts w:ascii="BIZ UDPゴシック" w:eastAsia="BIZ UDPゴシック" w:hAnsi="BIZ UDPゴシック"/>
                <w:sz w:val="20"/>
                <w:szCs w:val="20"/>
              </w:rPr>
            </w:pPr>
            <w:del w:id="90533" w:author="Ryo Wakayama" w:date="2026-10-20T09:00:00Z">
              <w:r>
                <w:rPr>
                  <w:rFonts w:ascii="BIZ UDPゴシック" w:eastAsia="BIZ UDPゴシック" w:hAnsi="BIZ UDPゴシック"/>
                  <w:sz w:val="20"/>
                  <w:szCs w:val="20"/>
                </w:rPr>
                <w:delText>指定障害者支援施設に入所し、生活介護及び施設入所支援の支給決定を受けている人は介護保険の被保険者とならない。介護保険事業計画の被保険者数の扱いを確かめる</w:delText>
              </w:r>
            </w:del>
          </w:p>
        </w:tc>
      </w:tr>
      <w:tr w:rsidR="001E7E48" w14:paraId="335F2A8B" w14:textId="77777777">
        <w:trPr>
          <w:cantSplit/>
          <w:del w:id="90534" w:author="Ryo Wakayama" w:date="2026-10-20T09:00:00Z"/>
        </w:trPr>
        <w:tc>
          <w:tcPr>
            <w:tcW w:w="2700" w:type="dxa"/>
            <w:tcMar>
              <w:top w:w="130" w:type="dxa"/>
              <w:left w:w="130" w:type="dxa"/>
              <w:bottom w:w="130" w:type="dxa"/>
              <w:right w:w="130" w:type="dxa"/>
            </w:tcMar>
            <w:vAlign w:val="center"/>
          </w:tcPr>
          <w:p w14:paraId="51CA5FAC" w14:textId="77777777" w:rsidR="001E7E48" w:rsidRDefault="00000000">
            <w:pPr>
              <w:keepNext/>
              <w:spacing w:line="320" w:lineRule="auto"/>
              <w:rPr>
                <w:del w:id="90535" w:author="Ryo Wakayama" w:date="2026-10-20T09:00:00Z"/>
                <w:rFonts w:ascii="BIZ UDPゴシック" w:eastAsia="BIZ UDPゴシック" w:hAnsi="BIZ UDPゴシック"/>
                <w:sz w:val="20"/>
                <w:szCs w:val="20"/>
              </w:rPr>
            </w:pPr>
            <w:del w:id="90536" w:author="Ryo Wakayama" w:date="2026-10-20T09:00:00Z">
              <w:r>
                <w:rPr>
                  <w:rFonts w:ascii="BIZ UDPゴシック" w:eastAsia="BIZ UDPゴシック" w:hAnsi="BIZ UDPゴシック"/>
                  <w:sz w:val="20"/>
                  <w:szCs w:val="20"/>
                </w:rPr>
                <w:delText>第２号被保険者（40歳以上65歳未満）との重なり</w:delText>
              </w:r>
            </w:del>
          </w:p>
        </w:tc>
        <w:tc>
          <w:tcPr>
            <w:tcW w:w="6300" w:type="dxa"/>
            <w:tcMar>
              <w:top w:w="130" w:type="dxa"/>
              <w:left w:w="130" w:type="dxa"/>
              <w:bottom w:w="130" w:type="dxa"/>
              <w:right w:w="130" w:type="dxa"/>
            </w:tcMar>
            <w:vAlign w:val="center"/>
          </w:tcPr>
          <w:p w14:paraId="5BC5190F" w14:textId="77777777" w:rsidR="001E7E48" w:rsidRDefault="00000000">
            <w:pPr>
              <w:keepNext/>
              <w:spacing w:line="320" w:lineRule="auto"/>
              <w:rPr>
                <w:del w:id="90537" w:author="Ryo Wakayama" w:date="2026-10-20T09:00:00Z"/>
                <w:rFonts w:ascii="BIZ UDPゴシック" w:eastAsia="BIZ UDPゴシック" w:hAnsi="BIZ UDPゴシック"/>
                <w:sz w:val="20"/>
                <w:szCs w:val="20"/>
              </w:rPr>
            </w:pPr>
            <w:del w:id="90538" w:author="Ryo Wakayama" w:date="2026-10-20T09:00:00Z">
              <w:r>
                <w:rPr>
                  <w:rFonts w:ascii="BIZ UDPゴシック" w:eastAsia="BIZ UDPゴシック" w:hAnsi="BIZ UDPゴシック"/>
                  <w:sz w:val="20"/>
                  <w:szCs w:val="20"/>
                </w:rPr>
                <w:delText>特定疾病により要介護認定を受けた人は65歳未満でも介護保険が優先する。両計画で同じ人を数えない</w:delText>
              </w:r>
            </w:del>
          </w:p>
        </w:tc>
      </w:tr>
      <w:tr w:rsidR="001E7E48" w14:paraId="2D4948E9" w14:textId="77777777">
        <w:trPr>
          <w:cantSplit/>
          <w:del w:id="90539" w:author="Ryo Wakayama" w:date="2026-10-20T09:00:00Z"/>
        </w:trPr>
        <w:tc>
          <w:tcPr>
            <w:tcW w:w="2700" w:type="dxa"/>
            <w:tcMar>
              <w:top w:w="130" w:type="dxa"/>
              <w:left w:w="130" w:type="dxa"/>
              <w:bottom w:w="130" w:type="dxa"/>
              <w:right w:w="130" w:type="dxa"/>
            </w:tcMar>
            <w:vAlign w:val="center"/>
          </w:tcPr>
          <w:p w14:paraId="64EFE505" w14:textId="77777777" w:rsidR="001E7E48" w:rsidRDefault="00000000">
            <w:pPr>
              <w:keepNext/>
              <w:spacing w:line="320" w:lineRule="auto"/>
              <w:rPr>
                <w:del w:id="90540" w:author="Ryo Wakayama" w:date="2026-10-20T09:00:00Z"/>
                <w:rFonts w:ascii="BIZ UDPゴシック" w:eastAsia="BIZ UDPゴシック" w:hAnsi="BIZ UDPゴシック"/>
                <w:sz w:val="20"/>
                <w:szCs w:val="20"/>
              </w:rPr>
            </w:pPr>
            <w:del w:id="90541" w:author="Ryo Wakayama" w:date="2026-10-20T09:00:00Z">
              <w:r>
                <w:rPr>
                  <w:rFonts w:ascii="BIZ UDPゴシック" w:eastAsia="BIZ UDPゴシック" w:hAnsi="BIZ UDPゴシック"/>
                  <w:sz w:val="20"/>
                  <w:szCs w:val="20"/>
                </w:rPr>
                <w:delText>65歳到達者の移行</w:delText>
              </w:r>
            </w:del>
          </w:p>
        </w:tc>
        <w:tc>
          <w:tcPr>
            <w:tcW w:w="6300" w:type="dxa"/>
            <w:tcMar>
              <w:top w:w="130" w:type="dxa"/>
              <w:left w:w="130" w:type="dxa"/>
              <w:bottom w:w="130" w:type="dxa"/>
              <w:right w:w="130" w:type="dxa"/>
            </w:tcMar>
            <w:vAlign w:val="center"/>
          </w:tcPr>
          <w:p w14:paraId="6231D871" w14:textId="77777777" w:rsidR="001E7E48" w:rsidRDefault="00000000">
            <w:pPr>
              <w:keepNext/>
              <w:spacing w:line="320" w:lineRule="auto"/>
              <w:rPr>
                <w:del w:id="90542" w:author="Ryo Wakayama" w:date="2026-10-20T09:00:00Z"/>
                <w:rFonts w:ascii="BIZ UDPゴシック" w:eastAsia="BIZ UDPゴシック" w:hAnsi="BIZ UDPゴシック"/>
                <w:sz w:val="20"/>
                <w:szCs w:val="20"/>
              </w:rPr>
            </w:pPr>
            <w:del w:id="90543" w:author="Ryo Wakayama" w:date="2026-10-20T09:00:00Z">
              <w:r>
                <w:rPr>
                  <w:rFonts w:ascii="BIZ UDPゴシック" w:eastAsia="BIZ UDPゴシック" w:hAnsi="BIZ UDPゴシック"/>
                  <w:sz w:val="20"/>
                  <w:szCs w:val="20"/>
                </w:rPr>
                <w:delText>計画期間中に65歳に達する人について、障がい側の見込量を減らし介護保険側を増やすかを両計画で同時に反映する</w:delText>
              </w:r>
            </w:del>
          </w:p>
        </w:tc>
      </w:tr>
      <w:tr w:rsidR="001E7E48" w14:paraId="001F25C1" w14:textId="77777777">
        <w:trPr>
          <w:cantSplit/>
          <w:del w:id="90544" w:author="Ryo Wakayama" w:date="2026-10-20T09:00:00Z"/>
        </w:trPr>
        <w:tc>
          <w:tcPr>
            <w:tcW w:w="2700" w:type="dxa"/>
            <w:tcMar>
              <w:top w:w="130" w:type="dxa"/>
              <w:left w:w="130" w:type="dxa"/>
              <w:bottom w:w="130" w:type="dxa"/>
              <w:right w:w="130" w:type="dxa"/>
            </w:tcMar>
            <w:vAlign w:val="center"/>
          </w:tcPr>
          <w:p w14:paraId="6F7ECEA9" w14:textId="77777777" w:rsidR="001E7E48" w:rsidRDefault="00000000">
            <w:pPr>
              <w:keepNext/>
              <w:spacing w:line="320" w:lineRule="auto"/>
              <w:rPr>
                <w:del w:id="90545" w:author="Ryo Wakayama" w:date="2026-10-20T09:00:00Z"/>
                <w:rFonts w:ascii="BIZ UDPゴシック" w:eastAsia="BIZ UDPゴシック" w:hAnsi="BIZ UDPゴシック"/>
                <w:sz w:val="20"/>
                <w:szCs w:val="20"/>
              </w:rPr>
            </w:pPr>
            <w:del w:id="90546" w:author="Ryo Wakayama" w:date="2026-10-20T09:00:00Z">
              <w:r>
                <w:rPr>
                  <w:rFonts w:ascii="BIZ UDPゴシック" w:eastAsia="BIZ UDPゴシック" w:hAnsi="BIZ UDPゴシック"/>
                  <w:sz w:val="20"/>
                  <w:szCs w:val="20"/>
                </w:rPr>
                <w:delText>共生型サービス</w:delText>
              </w:r>
            </w:del>
          </w:p>
        </w:tc>
        <w:tc>
          <w:tcPr>
            <w:tcW w:w="6300" w:type="dxa"/>
            <w:tcMar>
              <w:top w:w="130" w:type="dxa"/>
              <w:left w:w="130" w:type="dxa"/>
              <w:bottom w:w="130" w:type="dxa"/>
              <w:right w:w="130" w:type="dxa"/>
            </w:tcMar>
            <w:vAlign w:val="center"/>
          </w:tcPr>
          <w:p w14:paraId="6ECB1630" w14:textId="77777777" w:rsidR="001E7E48" w:rsidRDefault="00000000">
            <w:pPr>
              <w:keepNext/>
              <w:spacing w:line="320" w:lineRule="auto"/>
              <w:rPr>
                <w:del w:id="90547" w:author="Ryo Wakayama" w:date="2026-10-20T09:00:00Z"/>
                <w:rFonts w:ascii="BIZ UDPゴシック" w:eastAsia="BIZ UDPゴシック" w:hAnsi="BIZ UDPゴシック"/>
                <w:sz w:val="20"/>
                <w:szCs w:val="20"/>
              </w:rPr>
            </w:pPr>
            <w:del w:id="90548" w:author="Ryo Wakayama" w:date="2026-10-20T09:00:00Z">
              <w:r>
                <w:rPr>
                  <w:rFonts w:ascii="BIZ UDPゴシック" w:eastAsia="BIZ UDPゴシック" w:hAnsi="BIZ UDPゴシック"/>
                  <w:sz w:val="20"/>
                  <w:szCs w:val="20"/>
                </w:rPr>
                <w:delText>同じ事業所が両方の指定を受けている場合、事業所数を足し合わせて地域の資源を過大に見せない</w:delText>
              </w:r>
            </w:del>
          </w:p>
        </w:tc>
      </w:tr>
      <w:tr w:rsidR="001E7E48" w14:paraId="631A6750" w14:textId="77777777">
        <w:trPr>
          <w:cantSplit/>
          <w:del w:id="90549" w:author="Ryo Wakayama" w:date="2026-10-20T09:00:00Z"/>
        </w:trPr>
        <w:tc>
          <w:tcPr>
            <w:tcW w:w="2700" w:type="dxa"/>
            <w:tcMar>
              <w:top w:w="130" w:type="dxa"/>
              <w:left w:w="130" w:type="dxa"/>
              <w:bottom w:w="130" w:type="dxa"/>
              <w:right w:w="130" w:type="dxa"/>
            </w:tcMar>
            <w:vAlign w:val="center"/>
          </w:tcPr>
          <w:p w14:paraId="45F80965" w14:textId="77777777" w:rsidR="001E7E48" w:rsidRDefault="00000000">
            <w:pPr>
              <w:spacing w:line="320" w:lineRule="auto"/>
              <w:rPr>
                <w:del w:id="90550" w:author="Ryo Wakayama" w:date="2026-10-20T09:00:00Z"/>
                <w:rFonts w:ascii="BIZ UDPゴシック" w:eastAsia="BIZ UDPゴシック" w:hAnsi="BIZ UDPゴシック"/>
                <w:sz w:val="20"/>
                <w:szCs w:val="20"/>
              </w:rPr>
            </w:pPr>
            <w:del w:id="90551" w:author="Ryo Wakayama" w:date="2026-10-20T09:00:00Z">
              <w:r>
                <w:rPr>
                  <w:rFonts w:ascii="BIZ UDPゴシック" w:eastAsia="BIZ UDPゴシック" w:hAnsi="BIZ UDPゴシック"/>
                  <w:sz w:val="20"/>
                  <w:szCs w:val="20"/>
                </w:rPr>
                <w:delText>成年後見制度利用支援事業</w:delText>
              </w:r>
            </w:del>
          </w:p>
        </w:tc>
        <w:tc>
          <w:tcPr>
            <w:tcW w:w="6300" w:type="dxa"/>
            <w:tcMar>
              <w:top w:w="130" w:type="dxa"/>
              <w:left w:w="130" w:type="dxa"/>
              <w:bottom w:w="130" w:type="dxa"/>
              <w:right w:w="130" w:type="dxa"/>
            </w:tcMar>
            <w:vAlign w:val="center"/>
          </w:tcPr>
          <w:p w14:paraId="578D4EF1" w14:textId="77777777" w:rsidR="001E7E48" w:rsidRDefault="00000000">
            <w:pPr>
              <w:spacing w:line="320" w:lineRule="auto"/>
              <w:rPr>
                <w:del w:id="90552" w:author="Ryo Wakayama" w:date="2026-10-20T09:00:00Z"/>
                <w:rFonts w:ascii="BIZ UDPゴシック" w:eastAsia="BIZ UDPゴシック" w:hAnsi="BIZ UDPゴシック"/>
                <w:sz w:val="20"/>
                <w:szCs w:val="20"/>
              </w:rPr>
            </w:pPr>
            <w:del w:id="90553" w:author="Ryo Wakayama" w:date="2026-10-20T09:00:00Z">
              <w:r>
                <w:rPr>
                  <w:rFonts w:ascii="BIZ UDPゴシック" w:eastAsia="BIZ UDPゴシック" w:hAnsi="BIZ UDPゴシック"/>
                  <w:sz w:val="20"/>
                  <w:szCs w:val="20"/>
                </w:rPr>
                <w:delText>障害者総合支援法と介護保険法の双方に同名の事業があるため、対象と実績を分けて把握する</w:delText>
              </w:r>
            </w:del>
          </w:p>
        </w:tc>
      </w:tr>
    </w:tbl>
    <w:p>
      <w:pPr>
        <w:spacing w:after="200" w:line="360" w:lineRule="auto"/>
        <w:ind w:firstLineChars="100" w:firstLine="220"/>
        <w:rPr>
          <w:ins w:id="90281" w:author="Ryo Wakayama" w:date="2026-10-20T09:00:00Z"/>
          <w:rFonts w:ascii="BIZ UDPゴシック" w:eastAsia="BIZ UDPゴシック" w:hAnsi="BIZ UDPゴシック"/>
        </w:rPr>
      </w:pPr>
      <w:ins w:id="90282" w:author="Ryo Wakayama" w:date="2026-10-20T09:00:00Z">
        <w:r>
          <w:rPr>
            <w:rFonts w:ascii="BIZ UDPゴシック" w:eastAsia="BIZ UDPゴシック" w:hAnsi="BIZ UDPゴシック"/>
            <w:sz w:val="22"/>
            <w:szCs w:val="22"/>
          </w:rPr>
          <w:t xml:space="preserve">本町では、高齢者保健福祉計画・介護保険事業計画と、障がい者計画・障がい福祉計画・障がい児福祉計画を</w:t>
        </w:r>
      </w:ins>
      <w:ins w:id="90283" w:author="Ryo Wakayama" w:date="2026-10-20T09:00:00Z">
        <w:r>
          <w:rPr>
            <w:rFonts w:ascii="BIZ UDPゴシック" w:eastAsia="BIZ UDPゴシック" w:hAnsi="BIZ UDPゴシック"/>
            <w:b/>
            <w:sz w:val="22"/>
            <w:szCs w:val="22"/>
          </w:rPr>
          <w:t xml:space="preserve">同じ期間（令和９年度〜令和11年度）で同時に策定</w:t>
        </w:r>
      </w:ins>
      <w:ins w:id="90284" w:author="Ryo Wakayama" w:date="2026-10-20T09:00:00Z">
        <w:r>
          <w:rPr>
            <w:rFonts w:ascii="BIZ UDPゴシック" w:eastAsia="BIZ UDPゴシック" w:hAnsi="BIZ UDPゴシック"/>
            <w:sz w:val="22"/>
            <w:szCs w:val="22"/>
          </w:rPr>
          <w:t xml:space="preserve">しています。</w:t>
        </w:r>
      </w:ins>
    </w:p>
    <w:p>
      <w:pPr>
        <w:spacing w:after="200" w:line="360" w:lineRule="auto"/>
        <w:ind w:firstLineChars="100" w:firstLine="220"/>
        <w:rPr>
          <w:ins w:id="90285" w:author="Ryo Wakayama" w:date="2026-10-20T09:00:00Z"/>
          <w:rFonts w:ascii="BIZ UDPゴシック" w:eastAsia="BIZ UDPゴシック" w:hAnsi="BIZ UDPゴシック"/>
        </w:rPr>
      </w:pPr>
      <w:ins w:id="90286" w:author="Ryo Wakayama" w:date="2026-10-20T09:00:00Z">
        <w:r>
          <w:rPr>
            <w:rFonts w:ascii="BIZ UDPゴシック" w:eastAsia="BIZ UDPゴシック" w:hAnsi="BIZ UDPゴシック"/>
            <w:b/>
            <w:sz w:val="22"/>
            <w:szCs w:val="22"/>
          </w:rPr>
          <w:t xml:space="preserve">両制度の間には、同じ方が年齢や状態の変化によって行き来する場面があります。</w:t>
        </w:r>
      </w:ins>
      <w:ins w:id="90287" w:author="Ryo Wakayama" w:date="2026-10-20T09:00:00Z">
        <w:r>
          <w:rPr>
            <w:rFonts w:ascii="BIZ UDPゴシック" w:eastAsia="BIZ UDPゴシック" w:hAnsi="BIZ UDPゴシック"/>
            <w:sz w:val="22"/>
            <w:szCs w:val="22"/>
          </w:rPr>
          <w:t xml:space="preserve"> どちらの制度がどちらに当たるかを決める手順を両計画で揃えておかないと、</w:t>
        </w:r>
      </w:ins>
      <w:ins w:id="90288" w:author="Ryo Wakayama" w:date="2026-10-20T09:00:00Z">
        <w:r>
          <w:rPr>
            <w:rFonts w:ascii="BIZ UDPゴシック" w:eastAsia="BIZ UDPゴシック" w:hAnsi="BIZ UDPゴシック"/>
            <w:b/>
            <w:sz w:val="22"/>
            <w:szCs w:val="22"/>
          </w:rPr>
          <w:t xml:space="preserve">同じ方の同じ利用が両方の見込量に入る</w:t>
        </w:r>
      </w:ins>
      <w:ins w:id="90289" w:author="Ryo Wakayama" w:date="2026-10-20T09:00:00Z">
        <w:r>
          <w:rPr>
            <w:rFonts w:ascii="BIZ UDPゴシック" w:eastAsia="BIZ UDPゴシック" w:hAnsi="BIZ UDPゴシック"/>
            <w:sz w:val="22"/>
            <w:szCs w:val="22"/>
          </w:rPr>
          <w:t xml:space="preserve">、あるいは</w:t>
        </w:r>
      </w:ins>
      <w:ins w:id="90290" w:author="Ryo Wakayama" w:date="2026-10-20T09:00:00Z">
        <w:r>
          <w:rPr>
            <w:rFonts w:ascii="BIZ UDPゴシック" w:eastAsia="BIZ UDPゴシック" w:hAnsi="BIZ UDPゴシック"/>
            <w:b/>
            <w:sz w:val="22"/>
            <w:szCs w:val="22"/>
          </w:rPr>
          <w:t xml:space="preserve">どちらにも入らない</w:t>
        </w:r>
      </w:ins>
      <w:ins w:id="90291" w:author="Ryo Wakayama" w:date="2026-10-20T09:00:00Z">
        <w:r>
          <w:rPr>
            <w:rFonts w:ascii="BIZ UDPゴシック" w:eastAsia="BIZ UDPゴシック" w:hAnsi="BIZ UDPゴシック"/>
            <w:sz w:val="22"/>
            <w:szCs w:val="22"/>
          </w:rPr>
          <w:t xml:space="preserve">ということが起こります。なお、同じ方が両制度のサービスを併せて使うことはあり、その場合はそれぞれの計画に計上します。</w:t>
        </w:r>
      </w:ins>
    </w:p>
    <w:p>
      <w:pPr>
        <w:spacing w:after="200" w:line="360" w:lineRule="auto"/>
        <w:ind w:firstLineChars="100" w:firstLine="220"/>
        <w:rPr>
          <w:ins w:id="90292" w:author="Ryo Wakayama" w:date="2026-10-20T09:00:00Z"/>
          <w:rFonts w:ascii="BIZ UDPゴシック" w:eastAsia="BIZ UDPゴシック" w:hAnsi="BIZ UDPゴシック"/>
        </w:rPr>
      </w:pPr>
      <w:ins w:id="90293" w:author="Ryo Wakayama" w:date="2026-10-20T09:00:00Z">
        <w:r>
          <w:rPr>
            <w:rFonts w:ascii="BIZ UDPゴシック" w:eastAsia="BIZ UDPゴシック" w:hAnsi="BIZ UDPゴシック"/>
            <w:sz w:val="22"/>
            <w:szCs w:val="22"/>
          </w:rPr>
          <w:t xml:space="preserve">本節は、その判定の手順と、判定に用いる言葉を定めるものです。</w:t>
        </w:r>
      </w:ins>
      <w:ins w:id="90294" w:author="Ryo Wakayama" w:date="2026-10-20T09:00:00Z">
        <w:r>
          <w:rPr>
            <w:rFonts w:ascii="BIZ UDPゴシック" w:eastAsia="BIZ UDPゴシック" w:hAnsi="BIZ UDPゴシック"/>
            <w:b/>
            <w:sz w:val="22"/>
            <w:szCs w:val="22"/>
          </w:rPr>
          <w:t xml:space="preserve">両計画に同じ内容を掲げています。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800"/>
        <w:gridCol w:w="3500"/>
        <w:gridCol w:w="3250"/>
      </w:tblGrid>
      <w:tr>
        <w:trPr>
          <w:cantSplit/>
          <w:tblHeader/>
          <w:ins w:id="90295" w:author="Ryo Wakayama" w:date="2026-10-20T09:00:00Z"/>
        </w:trPr>
        <w:tc>
          <w:tcPr>
            <w:tcW w:w="450" w:type="dxa"/>
            <w:shd w:val="clear" w:color="auto" w:fill="DCE8DC"/>
            <w:tcMar>
              <w:top w:w="130" w:type="dxa"/>
              <w:left w:w="130" w:type="dxa"/>
              <w:bottom w:w="130" w:type="dxa"/>
              <w:right w:w="130" w:type="dxa"/>
            </w:tcMar>
            <w:vAlign w:val="center"/>
          </w:tcPr>
          <w:p>
            <w:pPr>
              <w:keepNext/>
              <w:spacing w:line="320" w:lineRule="auto"/>
              <w:jc w:val="center"/>
              <w:rPr>
                <w:ins w:id="90296" w:author="Ryo Wakayama" w:date="2026-10-20T09:00:00Z"/>
                <w:rFonts w:ascii="BIZ UDPゴシック" w:eastAsia="BIZ UDPゴシック" w:hAnsi="BIZ UDPゴシック"/>
                <w:sz w:val="20"/>
                <w:szCs w:val="20"/>
              </w:rPr>
            </w:pPr>
            <w:ins w:id="90297" w:author="Ryo Wakayama" w:date="2026-10-20T09:00:00Z">
              <w:r>
                <w:rPr>
                  <w:rFonts w:ascii="BIZ UDPゴシック" w:eastAsia="BIZ UDPゴシック" w:hAnsi="BIZ UDPゴシック"/>
                  <w:b/>
                  <w:sz w:val="20"/>
                  <w:szCs w:val="20"/>
                </w:rPr>
                <w:t xml:space="preserve">#</w:t>
              </w:r>
            </w:ins>
          </w:p>
        </w:tc>
        <w:tc>
          <w:tcPr>
            <w:tcW w:w="1800" w:type="dxa"/>
            <w:shd w:val="clear" w:color="auto" w:fill="DCE8DC"/>
            <w:tcMar>
              <w:top w:w="130" w:type="dxa"/>
              <w:left w:w="130" w:type="dxa"/>
              <w:bottom w:w="130" w:type="dxa"/>
              <w:right w:w="130" w:type="dxa"/>
            </w:tcMar>
            <w:vAlign w:val="center"/>
          </w:tcPr>
          <w:p>
            <w:pPr>
              <w:keepNext/>
              <w:spacing w:line="320" w:lineRule="auto"/>
              <w:jc w:val="center"/>
              <w:rPr>
                <w:ins w:id="90298" w:author="Ryo Wakayama" w:date="2026-10-20T09:00:00Z"/>
                <w:rFonts w:ascii="BIZ UDPゴシック" w:eastAsia="BIZ UDPゴシック" w:hAnsi="BIZ UDPゴシック"/>
                <w:sz w:val="20"/>
                <w:szCs w:val="20"/>
              </w:rPr>
            </w:pPr>
            <w:ins w:id="90299" w:author="Ryo Wakayama" w:date="2026-10-20T09:00:00Z">
              <w:r>
                <w:rPr>
                  <w:rFonts w:ascii="BIZ UDPゴシック" w:eastAsia="BIZ UDPゴシック" w:hAnsi="BIZ UDPゴシック"/>
                  <w:b/>
                  <w:sz w:val="20"/>
                  <w:szCs w:val="20"/>
                </w:rPr>
                <w:t xml:space="preserve">場面</w:t>
              </w:r>
            </w:ins>
          </w:p>
        </w:tc>
        <w:tc>
          <w:tcPr>
            <w:tcW w:w="3500" w:type="dxa"/>
            <w:shd w:val="clear" w:color="auto" w:fill="DCE8DC"/>
            <w:tcMar>
              <w:top w:w="130" w:type="dxa"/>
              <w:left w:w="130" w:type="dxa"/>
              <w:bottom w:w="130" w:type="dxa"/>
              <w:right w:w="130" w:type="dxa"/>
            </w:tcMar>
            <w:vAlign w:val="center"/>
          </w:tcPr>
          <w:p>
            <w:pPr>
              <w:keepNext/>
              <w:spacing w:line="320" w:lineRule="auto"/>
              <w:jc w:val="center"/>
              <w:rPr>
                <w:ins w:id="90300" w:author="Ryo Wakayama" w:date="2026-10-20T09:00:00Z"/>
                <w:rFonts w:ascii="BIZ UDPゴシック" w:eastAsia="BIZ UDPゴシック" w:hAnsi="BIZ UDPゴシック"/>
                <w:sz w:val="20"/>
                <w:szCs w:val="20"/>
              </w:rPr>
            </w:pPr>
            <w:ins w:id="90301" w:author="Ryo Wakayama" w:date="2026-10-20T09:00:00Z">
              <w:r>
                <w:rPr>
                  <w:rFonts w:ascii="BIZ UDPゴシック" w:eastAsia="BIZ UDPゴシック" w:hAnsi="BIZ UDPゴシック"/>
                  <w:b/>
                  <w:sz w:val="20"/>
                  <w:szCs w:val="20"/>
                </w:rPr>
                <w:t xml:space="preserve">制度の内容</w:t>
              </w:r>
            </w:ins>
          </w:p>
        </w:tc>
        <w:tc>
          <w:tcPr>
            <w:tcW w:w="3250" w:type="dxa"/>
            <w:shd w:val="clear" w:color="auto" w:fill="DCE8DC"/>
            <w:tcMar>
              <w:top w:w="130" w:type="dxa"/>
              <w:left w:w="130" w:type="dxa"/>
              <w:bottom w:w="130" w:type="dxa"/>
              <w:right w:w="130" w:type="dxa"/>
            </w:tcMar>
            <w:vAlign w:val="center"/>
          </w:tcPr>
          <w:p>
            <w:pPr>
              <w:keepNext/>
              <w:spacing w:line="320" w:lineRule="auto"/>
              <w:jc w:val="center"/>
              <w:rPr>
                <w:ins w:id="90302" w:author="Ryo Wakayama" w:date="2026-10-20T09:00:00Z"/>
                <w:rFonts w:ascii="BIZ UDPゴシック" w:eastAsia="BIZ UDPゴシック" w:hAnsi="BIZ UDPゴシック"/>
                <w:sz w:val="20"/>
                <w:szCs w:val="20"/>
              </w:rPr>
            </w:pPr>
            <w:ins w:id="90303" w:author="Ryo Wakayama" w:date="2026-10-20T09:00:00Z">
              <w:r>
                <w:rPr>
                  <w:rFonts w:ascii="BIZ UDPゴシック" w:eastAsia="BIZ UDPゴシック" w:hAnsi="BIZ UDPゴシック"/>
                  <w:b/>
                  <w:sz w:val="20"/>
                  <w:szCs w:val="20"/>
                </w:rPr>
                <w:t xml:space="preserve">本町での扱い</w:t>
              </w:r>
            </w:ins>
          </w:p>
        </w:tc>
      </w:tr>
      <w:tr>
        <w:trPr>
          <w:cantSplit/>
          <w:ins w:id="90304" w:author="Ryo Wakayama" w:date="2026-10-20T09:00:00Z"/>
        </w:trPr>
        <w:tc>
          <w:tcPr>
            <w:tcW w:w="450" w:type="dxa"/>
            <w:tcMar>
              <w:top w:w="130" w:type="dxa"/>
              <w:left w:w="130" w:type="dxa"/>
              <w:bottom w:w="130" w:type="dxa"/>
              <w:right w:w="130" w:type="dxa"/>
            </w:tcMar>
            <w:vAlign w:val="center"/>
          </w:tcPr>
          <w:p>
            <w:pPr>
              <w:keepNext/>
              <w:spacing w:line="320" w:lineRule="auto"/>
              <w:rPr>
                <w:ins w:id="90305" w:author="Ryo Wakayama" w:date="2026-10-20T09:00:00Z"/>
                <w:rFonts w:ascii="BIZ UDPゴシック" w:eastAsia="BIZ UDPゴシック" w:hAnsi="BIZ UDPゴシック"/>
                <w:sz w:val="20"/>
                <w:szCs w:val="20"/>
              </w:rPr>
            </w:pPr>
            <w:ins w:id="90306" w:author="Ryo Wakayama" w:date="2026-10-20T09:00:00Z">
              <w:r>
                <w:rPr>
                  <w:rFonts w:ascii="BIZ UDPゴシック" w:eastAsia="BIZ UDPゴシック" w:hAnsi="BIZ UDPゴシック"/>
                  <w:sz w:val="20"/>
                  <w:szCs w:val="20"/>
                </w:rPr>
                <w:t xml:space="preserve">１</w:t>
              </w:r>
            </w:ins>
          </w:p>
        </w:tc>
        <w:tc>
          <w:tcPr>
            <w:tcW w:w="1800" w:type="dxa"/>
            <w:tcMar>
              <w:top w:w="130" w:type="dxa"/>
              <w:left w:w="130" w:type="dxa"/>
              <w:bottom w:w="130" w:type="dxa"/>
              <w:right w:w="130" w:type="dxa"/>
            </w:tcMar>
            <w:vAlign w:val="center"/>
          </w:tcPr>
          <w:p>
            <w:pPr>
              <w:keepNext/>
              <w:spacing w:line="320" w:lineRule="auto"/>
              <w:rPr>
                <w:ins w:id="90307" w:author="Ryo Wakayama" w:date="2026-10-20T09:00:00Z"/>
                <w:rFonts w:ascii="BIZ UDPゴシック" w:eastAsia="BIZ UDPゴシック" w:hAnsi="BIZ UDPゴシック"/>
                <w:sz w:val="20"/>
                <w:szCs w:val="20"/>
              </w:rPr>
            </w:pPr>
            <w:ins w:id="90308" w:author="Ryo Wakayama" w:date="2026-10-20T09:00:00Z">
              <w:r>
                <w:rPr>
                  <w:rFonts w:ascii="BIZ UDPゴシック" w:eastAsia="BIZ UDPゴシック" w:hAnsi="BIZ UDPゴシック"/>
                  <w:sz w:val="20"/>
                  <w:szCs w:val="20"/>
                </w:rPr>
                <w:t xml:space="preserve">40歳から64歳までの方（第２号被保険者）との重なり</w:t>
              </w:r>
            </w:ins>
          </w:p>
        </w:tc>
        <w:tc>
          <w:tcPr>
            <w:tcW w:w="3500" w:type="dxa"/>
            <w:tcMar>
              <w:top w:w="130" w:type="dxa"/>
              <w:left w:w="130" w:type="dxa"/>
              <w:bottom w:w="130" w:type="dxa"/>
              <w:right w:w="130" w:type="dxa"/>
            </w:tcMar>
            <w:vAlign w:val="center"/>
          </w:tcPr>
          <w:p>
            <w:pPr>
              <w:keepNext/>
              <w:spacing w:line="320" w:lineRule="auto"/>
              <w:rPr>
                <w:ins w:id="90309" w:author="Ryo Wakayama" w:date="2026-10-20T09:00:00Z"/>
                <w:rFonts w:ascii="BIZ UDPゴシック" w:eastAsia="BIZ UDPゴシック" w:hAnsi="BIZ UDPゴシック"/>
                <w:sz w:val="20"/>
                <w:szCs w:val="20"/>
              </w:rPr>
            </w:pPr>
            <w:ins w:id="90310" w:author="Ryo Wakayama" w:date="2026-10-20T09:00:00Z">
              <w:r>
                <w:rPr>
                  <w:rFonts w:ascii="BIZ UDPゴシック" w:eastAsia="BIZ UDPゴシック" w:hAnsi="BIZ UDPゴシック"/>
                  <w:sz w:val="20"/>
                  <w:szCs w:val="20"/>
                </w:rPr>
                <w:t xml:space="preserve">第２号被保険者は40歳以上65歳未満の医療保険加入者です。介護保険の給付を受けるには、加齢に伴って生ずる</w:t>
              </w:r>
            </w:ins>
            <w:ins w:id="90311" w:author="Ryo Wakayama" w:date="2026-10-20T09:00:00Z">
              <w:r>
                <w:rPr>
                  <w:rFonts w:ascii="BIZ UDPゴシック" w:eastAsia="BIZ UDPゴシック" w:hAnsi="BIZ UDPゴシック"/>
                  <w:b/>
                  <w:sz w:val="20"/>
                  <w:szCs w:val="20"/>
                </w:rPr>
                <w:t xml:space="preserve">特定疾病</w:t>
              </w:r>
            </w:ins>
            <w:ins w:id="90312" w:author="Ryo Wakayama" w:date="2026-10-20T09:00:00Z">
              <w:r>
                <w:rPr>
                  <w:rFonts w:ascii="BIZ UDPゴシック" w:eastAsia="BIZ UDPゴシック" w:hAnsi="BIZ UDPゴシック"/>
                  <w:sz w:val="20"/>
                  <w:szCs w:val="20"/>
                </w:rPr>
                <w:t xml:space="preserve">に起因して要介護・要支援の状態にあることが必要です。障がい福祉サービスを利用している方がこれに該当する場合、</w:t>
              </w:r>
            </w:ins>
            <w:ins w:id="90313" w:author="Ryo Wakayama" w:date="2026-10-20T09:00:00Z">
              <w:r>
                <w:rPr>
                  <w:rFonts w:ascii="BIZ UDPゴシック" w:eastAsia="BIZ UDPゴシック" w:hAnsi="BIZ UDPゴシック"/>
                  <w:b/>
                  <w:sz w:val="20"/>
                  <w:szCs w:val="20"/>
                </w:rPr>
                <w:t xml:space="preserve">65歳未満でも介護保険が優先する場面があります。</w:t>
              </w:r>
            </w:ins>
          </w:p>
        </w:tc>
        <w:tc>
          <w:tcPr>
            <w:tcW w:w="3250" w:type="dxa"/>
            <w:tcMar>
              <w:top w:w="130" w:type="dxa"/>
              <w:left w:w="130" w:type="dxa"/>
              <w:bottom w:w="130" w:type="dxa"/>
              <w:right w:w="130" w:type="dxa"/>
            </w:tcMar>
            <w:vAlign w:val="center"/>
          </w:tcPr>
          <w:p>
            <w:pPr>
              <w:keepNext/>
              <w:spacing w:line="320" w:lineRule="auto"/>
              <w:rPr>
                <w:ins w:id="90314" w:author="Ryo Wakayama" w:date="2026-10-20T09:00:00Z"/>
                <w:rFonts w:ascii="BIZ UDPゴシック" w:eastAsia="BIZ UDPゴシック" w:hAnsi="BIZ UDPゴシック"/>
                <w:sz w:val="20"/>
                <w:szCs w:val="20"/>
              </w:rPr>
            </w:pPr>
            <w:ins w:id="90315" w:author="Ryo Wakayama" w:date="2026-10-20T09:00:00Z">
              <w:r>
                <w:rPr>
                  <w:rFonts w:ascii="BIZ UDPゴシック" w:eastAsia="BIZ UDPゴシック" w:hAnsi="BIZ UDPゴシック"/>
                  <w:sz w:val="20"/>
                  <w:szCs w:val="20"/>
                </w:rPr>
                <w:t xml:space="preserve">障がい福祉サービスの受給者のうち、特定疾病により要介護認定を受けている方の人数を、両計画で同じ数として扱います。</w:t>
              </w:r>
            </w:ins>
          </w:p>
        </w:tc>
      </w:tr>
      <w:tr>
        <w:trPr>
          <w:cantSplit/>
          <w:ins w:id="90316" w:author="Ryo Wakayama" w:date="2026-10-20T09:00:00Z"/>
        </w:trPr>
        <w:tc>
          <w:tcPr>
            <w:tcW w:w="450" w:type="dxa"/>
            <w:tcMar>
              <w:top w:w="130" w:type="dxa"/>
              <w:left w:w="130" w:type="dxa"/>
              <w:bottom w:w="130" w:type="dxa"/>
              <w:right w:w="130" w:type="dxa"/>
            </w:tcMar>
            <w:vAlign w:val="center"/>
          </w:tcPr>
          <w:p>
            <w:pPr>
              <w:keepNext/>
              <w:spacing w:line="320" w:lineRule="auto"/>
              <w:rPr>
                <w:ins w:id="90317" w:author="Ryo Wakayama" w:date="2026-10-20T09:00:00Z"/>
                <w:rFonts w:ascii="BIZ UDPゴシック" w:eastAsia="BIZ UDPゴシック" w:hAnsi="BIZ UDPゴシック"/>
                <w:sz w:val="20"/>
                <w:szCs w:val="20"/>
              </w:rPr>
            </w:pPr>
            <w:ins w:id="90318" w:author="Ryo Wakayama" w:date="2026-10-20T09:00:00Z">
              <w:r>
                <w:rPr>
                  <w:rFonts w:ascii="BIZ UDPゴシック" w:eastAsia="BIZ UDPゴシック" w:hAnsi="BIZ UDPゴシック"/>
                  <w:sz w:val="20"/>
                  <w:szCs w:val="20"/>
                </w:rPr>
                <w:t xml:space="preserve">２</w:t>
              </w:r>
            </w:ins>
          </w:p>
        </w:tc>
        <w:tc>
          <w:tcPr>
            <w:tcW w:w="1800" w:type="dxa"/>
            <w:tcMar>
              <w:top w:w="130" w:type="dxa"/>
              <w:left w:w="130" w:type="dxa"/>
              <w:bottom w:w="130" w:type="dxa"/>
              <w:right w:w="130" w:type="dxa"/>
            </w:tcMar>
            <w:vAlign w:val="center"/>
          </w:tcPr>
          <w:p>
            <w:pPr>
              <w:keepNext/>
              <w:spacing w:line="320" w:lineRule="auto"/>
              <w:rPr>
                <w:ins w:id="90319" w:author="Ryo Wakayama" w:date="2026-10-20T09:00:00Z"/>
                <w:rFonts w:ascii="BIZ UDPゴシック" w:eastAsia="BIZ UDPゴシック" w:hAnsi="BIZ UDPゴシック"/>
                <w:sz w:val="20"/>
                <w:szCs w:val="20"/>
              </w:rPr>
            </w:pPr>
            <w:ins w:id="90320" w:author="Ryo Wakayama" w:date="2026-10-20T09:00:00Z">
              <w:r>
                <w:rPr>
                  <w:rFonts w:ascii="BIZ UDPゴシック" w:eastAsia="BIZ UDPゴシック" w:hAnsi="BIZ UDPゴシック"/>
                  <w:sz w:val="20"/>
                  <w:szCs w:val="20"/>
                </w:rPr>
                <w:t xml:space="preserve">65歳に達したときの判定と引継ぎ</w:t>
              </w:r>
            </w:ins>
          </w:p>
        </w:tc>
        <w:tc>
          <w:tcPr>
            <w:tcW w:w="3500" w:type="dxa"/>
            <w:tcMar>
              <w:top w:w="130" w:type="dxa"/>
              <w:left w:w="130" w:type="dxa"/>
              <w:bottom w:w="130" w:type="dxa"/>
              <w:right w:w="130" w:type="dxa"/>
            </w:tcMar>
            <w:vAlign w:val="center"/>
          </w:tcPr>
          <w:p>
            <w:pPr>
              <w:keepNext/>
              <w:spacing w:line="320" w:lineRule="auto"/>
              <w:rPr>
                <w:ins w:id="90321" w:author="Ryo Wakayama" w:date="2026-10-20T09:00:00Z"/>
                <w:rFonts w:ascii="BIZ UDPゴシック" w:eastAsia="BIZ UDPゴシック" w:hAnsi="BIZ UDPゴシック"/>
                <w:sz w:val="20"/>
                <w:szCs w:val="20"/>
              </w:rPr>
            </w:pPr>
            <w:ins w:id="90322" w:author="Ryo Wakayama" w:date="2026-10-20T09:00:00Z">
              <w:r>
                <w:rPr>
                  <w:rFonts w:ascii="BIZ UDPゴシック" w:eastAsia="BIZ UDPゴシック" w:hAnsi="BIZ UDPゴシック"/>
                  <w:sz w:val="20"/>
                  <w:szCs w:val="20"/>
                </w:rPr>
                <w:t xml:space="preserve">65歳に達した方は第１号被保険者になります。障がい福祉サービスから介護保険サービスへ移るかどうかは、</w:t>
              </w:r>
            </w:ins>
            <w:ins w:id="90323" w:author="Ryo Wakayama" w:date="2026-10-20T09:00:00Z">
              <w:r>
                <w:rPr>
                  <w:rFonts w:ascii="BIZ UDPゴシック" w:eastAsia="BIZ UDPゴシック" w:hAnsi="BIZ UDPゴシック"/>
                  <w:b/>
                  <w:sz w:val="20"/>
                  <w:szCs w:val="20"/>
                </w:rPr>
                <w:t xml:space="preserve">一律に決まるものではなく、個別に判定します。</w:t>
              </w:r>
            </w:ins>
          </w:p>
        </w:tc>
        <w:tc>
          <w:tcPr>
            <w:tcW w:w="3250" w:type="dxa"/>
            <w:tcMar>
              <w:top w:w="130" w:type="dxa"/>
              <w:left w:w="130" w:type="dxa"/>
              <w:bottom w:w="130" w:type="dxa"/>
              <w:right w:w="130" w:type="dxa"/>
            </w:tcMar>
            <w:vAlign w:val="center"/>
          </w:tcPr>
          <w:p>
            <w:pPr>
              <w:keepNext/>
              <w:spacing w:line="320" w:lineRule="auto"/>
              <w:rPr>
                <w:ins w:id="90324" w:author="Ryo Wakayama" w:date="2026-10-20T09:00:00Z"/>
                <w:rFonts w:ascii="BIZ UDPゴシック" w:eastAsia="BIZ UDPゴシック" w:hAnsi="BIZ UDPゴシック"/>
                <w:sz w:val="20"/>
                <w:szCs w:val="20"/>
              </w:rPr>
            </w:pPr>
            <w:ins w:id="90325" w:author="Ryo Wakayama" w:date="2026-10-20T09:00:00Z">
              <w:r>
                <w:rPr>
                  <w:rFonts w:ascii="BIZ UDPゴシック" w:eastAsia="BIZ UDPゴシック" w:hAnsi="BIZ UDPゴシック"/>
                  <w:sz w:val="20"/>
                  <w:szCs w:val="20"/>
                </w:rPr>
                <w:t xml:space="preserve">到達の年月・現に利用しているサービスと量・介護保険に相当するサービスの有無・受入れの可否・本人の意向を１件ずつ確かめ、</w:t>
              </w:r>
            </w:ins>
            <w:ins w:id="90326" w:author="Ryo Wakayama" w:date="2026-10-20T09:00:00Z">
              <w:r>
                <w:rPr>
                  <w:rFonts w:ascii="BIZ UDPゴシック" w:eastAsia="BIZ UDPゴシック" w:hAnsi="BIZ UDPゴシック"/>
                  <w:b/>
                  <w:sz w:val="20"/>
                  <w:szCs w:val="20"/>
                </w:rPr>
                <w:t xml:space="preserve">実際に移る分だけを両計画の見込量に同じ年度で反映します。</w:t>
              </w:r>
            </w:ins>
            <w:ins w:id="90327" w:author="Ryo Wakayama" w:date="2026-10-20T09:00:00Z">
              <w:r>
                <w:rPr>
                  <w:rFonts w:ascii="BIZ UDPゴシック" w:eastAsia="BIZ UDPゴシック" w:hAnsi="BIZ UDPゴシック"/>
                  <w:sz w:val="20"/>
                  <w:szCs w:val="20"/>
                </w:rPr>
                <w:t xml:space="preserve">地域包括支援センターと相談支援事業所が同時に動きます。</w:t>
              </w:r>
            </w:ins>
          </w:p>
        </w:tc>
      </w:tr>
      <w:tr>
        <w:trPr>
          <w:cantSplit/>
          <w:ins w:id="90328" w:author="Ryo Wakayama" w:date="2026-10-20T09:00:00Z"/>
        </w:trPr>
        <w:tc>
          <w:tcPr>
            <w:tcW w:w="450" w:type="dxa"/>
            <w:tcMar>
              <w:top w:w="130" w:type="dxa"/>
              <w:left w:w="130" w:type="dxa"/>
              <w:bottom w:w="130" w:type="dxa"/>
              <w:right w:w="130" w:type="dxa"/>
            </w:tcMar>
            <w:vAlign w:val="center"/>
          </w:tcPr>
          <w:p>
            <w:pPr>
              <w:keepNext/>
              <w:spacing w:line="320" w:lineRule="auto"/>
              <w:rPr>
                <w:ins w:id="90329" w:author="Ryo Wakayama" w:date="2026-10-20T09:00:00Z"/>
                <w:rFonts w:ascii="BIZ UDPゴシック" w:eastAsia="BIZ UDPゴシック" w:hAnsi="BIZ UDPゴシック"/>
                <w:sz w:val="20"/>
                <w:szCs w:val="20"/>
              </w:rPr>
            </w:pPr>
            <w:ins w:id="90330" w:author="Ryo Wakayama" w:date="2026-10-20T09:00:00Z">
              <w:r>
                <w:rPr>
                  <w:rFonts w:ascii="BIZ UDPゴシック" w:eastAsia="BIZ UDPゴシック" w:hAnsi="BIZ UDPゴシック"/>
                  <w:sz w:val="20"/>
                  <w:szCs w:val="20"/>
                </w:rPr>
                <w:t xml:space="preserve">３</w:t>
              </w:r>
            </w:ins>
          </w:p>
        </w:tc>
        <w:tc>
          <w:tcPr>
            <w:tcW w:w="1800" w:type="dxa"/>
            <w:tcMar>
              <w:top w:w="130" w:type="dxa"/>
              <w:left w:w="130" w:type="dxa"/>
              <w:bottom w:w="130" w:type="dxa"/>
              <w:right w:w="130" w:type="dxa"/>
            </w:tcMar>
            <w:vAlign w:val="center"/>
          </w:tcPr>
          <w:p>
            <w:pPr>
              <w:keepNext/>
              <w:spacing w:line="320" w:lineRule="auto"/>
              <w:rPr>
                <w:ins w:id="90331" w:author="Ryo Wakayama" w:date="2026-10-20T09:00:00Z"/>
                <w:rFonts w:ascii="BIZ UDPゴシック" w:eastAsia="BIZ UDPゴシック" w:hAnsi="BIZ UDPゴシック"/>
                <w:sz w:val="20"/>
                <w:szCs w:val="20"/>
              </w:rPr>
            </w:pPr>
            <w:ins w:id="90332" w:author="Ryo Wakayama" w:date="2026-10-20T09:00:00Z">
              <w:r>
                <w:rPr>
                  <w:rFonts w:ascii="BIZ UDPゴシック" w:eastAsia="BIZ UDPゴシック" w:hAnsi="BIZ UDPゴシック"/>
                  <w:sz w:val="20"/>
                  <w:szCs w:val="20"/>
                </w:rPr>
                <w:t xml:space="preserve">介護保険優先原則を一律に適用しないこと</w:t>
              </w:r>
            </w:ins>
          </w:p>
        </w:tc>
        <w:tc>
          <w:tcPr>
            <w:tcW w:w="3500" w:type="dxa"/>
            <w:tcMar>
              <w:top w:w="130" w:type="dxa"/>
              <w:left w:w="130" w:type="dxa"/>
              <w:bottom w:w="130" w:type="dxa"/>
              <w:right w:w="130" w:type="dxa"/>
            </w:tcMar>
            <w:vAlign w:val="center"/>
          </w:tcPr>
          <w:p>
            <w:pPr>
              <w:keepNext/>
              <w:spacing w:line="320" w:lineRule="auto"/>
              <w:rPr>
                <w:ins w:id="90333" w:author="Ryo Wakayama" w:date="2026-10-20T09:00:00Z"/>
                <w:rFonts w:ascii="BIZ UDPゴシック" w:eastAsia="BIZ UDPゴシック" w:hAnsi="BIZ UDPゴシック"/>
                <w:sz w:val="20"/>
                <w:szCs w:val="20"/>
              </w:rPr>
            </w:pPr>
            <w:ins w:id="90334" w:author="Ryo Wakayama" w:date="2026-10-20T09:00:00Z">
              <w:r>
                <w:rPr>
                  <w:rFonts w:ascii="BIZ UDPゴシック" w:eastAsia="BIZ UDPゴシック" w:hAnsi="BIZ UDPゴシック"/>
                  <w:sz w:val="20"/>
                  <w:szCs w:val="20"/>
                </w:rPr>
                <w:t xml:space="preserve">障害者総合支援法は、介護保険の給付が受けられる場合にはそちらを優先するとしていますが、</w:t>
              </w:r>
            </w:ins>
            <w:ins w:id="90335" w:author="Ryo Wakayama" w:date="2026-10-20T09:00:00Z">
              <w:r>
                <w:rPr>
                  <w:rFonts w:ascii="BIZ UDPゴシック" w:eastAsia="BIZ UDPゴシック" w:hAnsi="BIZ UDPゴシック"/>
                  <w:b/>
                  <w:sz w:val="20"/>
                  <w:szCs w:val="20"/>
                </w:rPr>
                <w:t xml:space="preserve">国の通知により、一律に適用するのではなく市町村が個別に判断する</w:t>
              </w:r>
            </w:ins>
            <w:ins w:id="90336" w:author="Ryo Wakayama" w:date="2026-10-20T09:00:00Z">
              <w:r>
                <w:rPr>
                  <w:rFonts w:ascii="BIZ UDPゴシック" w:eastAsia="BIZ UDPゴシック" w:hAnsi="BIZ UDPゴシック"/>
                  <w:sz w:val="20"/>
                  <w:szCs w:val="20"/>
                </w:rPr>
                <w:t xml:space="preserve">こととされています。</w:t>
              </w:r>
            </w:ins>
          </w:p>
        </w:tc>
        <w:tc>
          <w:tcPr>
            <w:tcW w:w="3250" w:type="dxa"/>
            <w:tcMar>
              <w:top w:w="130" w:type="dxa"/>
              <w:left w:w="130" w:type="dxa"/>
              <w:bottom w:w="130" w:type="dxa"/>
              <w:right w:w="130" w:type="dxa"/>
            </w:tcMar>
            <w:vAlign w:val="center"/>
          </w:tcPr>
          <w:p>
            <w:pPr>
              <w:keepNext/>
              <w:spacing w:line="320" w:lineRule="auto"/>
              <w:rPr>
                <w:ins w:id="90337" w:author="Ryo Wakayama" w:date="2026-10-20T09:00:00Z"/>
                <w:rFonts w:ascii="BIZ UDPゴシック" w:eastAsia="BIZ UDPゴシック" w:hAnsi="BIZ UDPゴシック"/>
                <w:sz w:val="20"/>
                <w:szCs w:val="20"/>
              </w:rPr>
            </w:pPr>
            <w:ins w:id="90338" w:author="Ryo Wakayama" w:date="2026-10-20T09:00:00Z">
              <w:r>
                <w:rPr>
                  <w:rFonts w:ascii="BIZ UDPゴシック" w:eastAsia="BIZ UDPゴシック" w:hAnsi="BIZ UDPゴシック"/>
                  <w:b/>
                  <w:sz w:val="20"/>
                  <w:szCs w:val="20"/>
                </w:rPr>
                <w:t xml:space="preserve">「65歳になったので介護保険へ」という扱いはしません。</w:t>
              </w:r>
            </w:ins>
            <w:ins w:id="90339" w:author="Ryo Wakayama" w:date="2026-10-20T09:00:00Z">
              <w:r>
                <w:rPr>
                  <w:rFonts w:ascii="BIZ UDPゴシック" w:eastAsia="BIZ UDPゴシック" w:hAnsi="BIZ UDPゴシック"/>
                  <w:sz w:val="20"/>
                  <w:szCs w:val="20"/>
                </w:rPr>
                <w:t xml:space="preserve"> 下の４・５の判定を経て決めます。</w:t>
              </w:r>
            </w:ins>
          </w:p>
        </w:tc>
      </w:tr>
      <w:tr>
        <w:trPr>
          <w:cantSplit/>
          <w:ins w:id="90340" w:author="Ryo Wakayama" w:date="2026-10-20T09:00:00Z"/>
        </w:trPr>
        <w:tc>
          <w:tcPr>
            <w:tcW w:w="450" w:type="dxa"/>
            <w:tcMar>
              <w:top w:w="130" w:type="dxa"/>
              <w:left w:w="130" w:type="dxa"/>
              <w:bottom w:w="130" w:type="dxa"/>
              <w:right w:w="130" w:type="dxa"/>
            </w:tcMar>
            <w:vAlign w:val="center"/>
          </w:tcPr>
          <w:p>
            <w:pPr>
              <w:keepNext/>
              <w:spacing w:line="320" w:lineRule="auto"/>
              <w:rPr>
                <w:ins w:id="90341" w:author="Ryo Wakayama" w:date="2026-10-20T09:00:00Z"/>
                <w:rFonts w:ascii="BIZ UDPゴシック" w:eastAsia="BIZ UDPゴシック" w:hAnsi="BIZ UDPゴシック"/>
                <w:sz w:val="20"/>
                <w:szCs w:val="20"/>
              </w:rPr>
            </w:pPr>
            <w:ins w:id="90342" w:author="Ryo Wakayama" w:date="2026-10-20T09:00:00Z">
              <w:r>
                <w:rPr>
                  <w:rFonts w:ascii="BIZ UDPゴシック" w:eastAsia="BIZ UDPゴシック" w:hAnsi="BIZ UDPゴシック"/>
                  <w:sz w:val="20"/>
                  <w:szCs w:val="20"/>
                </w:rPr>
                <w:t xml:space="preserve">４</w:t>
              </w:r>
            </w:ins>
          </w:p>
        </w:tc>
        <w:tc>
          <w:tcPr>
            <w:tcW w:w="1800" w:type="dxa"/>
            <w:tcMar>
              <w:top w:w="130" w:type="dxa"/>
              <w:left w:w="130" w:type="dxa"/>
              <w:bottom w:w="130" w:type="dxa"/>
              <w:right w:w="130" w:type="dxa"/>
            </w:tcMar>
            <w:vAlign w:val="center"/>
          </w:tcPr>
          <w:p>
            <w:pPr>
              <w:keepNext/>
              <w:spacing w:line="320" w:lineRule="auto"/>
              <w:rPr>
                <w:ins w:id="90343" w:author="Ryo Wakayama" w:date="2026-10-20T09:00:00Z"/>
                <w:rFonts w:ascii="BIZ UDPゴシック" w:eastAsia="BIZ UDPゴシック" w:hAnsi="BIZ UDPゴシック"/>
                <w:sz w:val="20"/>
                <w:szCs w:val="20"/>
              </w:rPr>
            </w:pPr>
            <w:ins w:id="90344" w:author="Ryo Wakayama" w:date="2026-10-20T09:00:00Z">
              <w:r>
                <w:rPr>
                  <w:rFonts w:ascii="BIZ UDPゴシック" w:eastAsia="BIZ UDPゴシック" w:hAnsi="BIZ UDPゴシック"/>
                  <w:sz w:val="20"/>
                  <w:szCs w:val="20"/>
                </w:rPr>
                <w:t xml:space="preserve">介護保険に相当するサービスがないもの</w:t>
              </w:r>
            </w:ins>
          </w:p>
        </w:tc>
        <w:tc>
          <w:tcPr>
            <w:tcW w:w="3500" w:type="dxa"/>
            <w:tcMar>
              <w:top w:w="130" w:type="dxa"/>
              <w:left w:w="130" w:type="dxa"/>
              <w:bottom w:w="130" w:type="dxa"/>
              <w:right w:w="130" w:type="dxa"/>
            </w:tcMar>
            <w:vAlign w:val="center"/>
          </w:tcPr>
          <w:p>
            <w:pPr>
              <w:keepNext/>
              <w:spacing w:line="320" w:lineRule="auto"/>
              <w:rPr>
                <w:ins w:id="90345" w:author="Ryo Wakayama" w:date="2026-10-20T09:00:00Z"/>
                <w:rFonts w:ascii="BIZ UDPゴシック" w:eastAsia="BIZ UDPゴシック" w:hAnsi="BIZ UDPゴシック"/>
                <w:sz w:val="20"/>
                <w:szCs w:val="20"/>
              </w:rPr>
            </w:pPr>
            <w:ins w:id="90346" w:author="Ryo Wakayama" w:date="2026-10-20T09:00:00Z">
              <w:r>
                <w:rPr>
                  <w:rFonts w:ascii="BIZ UDPゴシック" w:eastAsia="BIZ UDPゴシック" w:hAnsi="BIZ UDPゴシック"/>
                  <w:b/>
                  <w:sz w:val="20"/>
                  <w:szCs w:val="20"/>
                </w:rPr>
                <w:t xml:space="preserve">共同生活援助、施設入所支援、就労系のサービス、同行援護、行動援護などは、介護保険に相当するサービスがありません。</w:t>
              </w:r>
            </w:ins>
            <w:ins w:id="90347" w:author="Ryo Wakayama" w:date="2026-10-20T09:00:00Z">
              <w:r>
                <w:rPr>
                  <w:rFonts w:ascii="BIZ UDPゴシック" w:eastAsia="BIZ UDPゴシック" w:hAnsi="BIZ UDPゴシック"/>
                  <w:sz w:val="20"/>
                  <w:szCs w:val="20"/>
                </w:rPr>
                <w:t xml:space="preserve"> これらは65歳に達した後も障がい福祉サービスとして続きます。また、必要な量が介護保険の支給限度基準額で足りない場合は、</w:t>
              </w:r>
            </w:ins>
            <w:ins w:id="90348" w:author="Ryo Wakayama" w:date="2026-10-20T09:00:00Z">
              <w:r>
                <w:rPr>
                  <w:rFonts w:ascii="BIZ UDPゴシック" w:eastAsia="BIZ UDPゴシック" w:hAnsi="BIZ UDPゴシック"/>
                  <w:b/>
                  <w:sz w:val="20"/>
                  <w:szCs w:val="20"/>
                </w:rPr>
                <w:t xml:space="preserve">足りない部分を障がい福祉サービスで併せて用います。</w:t>
              </w:r>
            </w:ins>
          </w:p>
        </w:tc>
        <w:tc>
          <w:tcPr>
            <w:tcW w:w="3250" w:type="dxa"/>
            <w:tcMar>
              <w:top w:w="130" w:type="dxa"/>
              <w:left w:w="130" w:type="dxa"/>
              <w:bottom w:w="130" w:type="dxa"/>
              <w:right w:w="130" w:type="dxa"/>
            </w:tcMar>
            <w:vAlign w:val="center"/>
          </w:tcPr>
          <w:p>
            <w:pPr>
              <w:keepNext/>
              <w:spacing w:line="320" w:lineRule="auto"/>
              <w:rPr>
                <w:ins w:id="90349" w:author="Ryo Wakayama" w:date="2026-10-20T09:00:00Z"/>
                <w:rFonts w:ascii="BIZ UDPゴシック" w:eastAsia="BIZ UDPゴシック" w:hAnsi="BIZ UDPゴシック"/>
                <w:sz w:val="20"/>
                <w:szCs w:val="20"/>
              </w:rPr>
            </w:pPr>
            <w:ins w:id="90350" w:author="Ryo Wakayama" w:date="2026-10-20T09:00:00Z">
              <w:r>
                <w:rPr>
                  <w:rFonts w:ascii="BIZ UDPゴシック" w:eastAsia="BIZ UDPゴシック" w:hAnsi="BIZ UDPゴシック"/>
                  <w:sz w:val="20"/>
                  <w:szCs w:val="20"/>
                </w:rPr>
                <w:t xml:space="preserve">障がい計画の見込量から、これらを一律に減らすことはしません。介護保険計画の見込量にも、これらに当たる分を積みません。</w:t>
              </w:r>
            </w:ins>
          </w:p>
        </w:tc>
      </w:tr>
      <w:tr>
        <w:trPr>
          <w:cantSplit/>
          <w:ins w:id="90351" w:author="Ryo Wakayama" w:date="2026-10-20T09:00:00Z"/>
        </w:trPr>
        <w:tc>
          <w:tcPr>
            <w:tcW w:w="450" w:type="dxa"/>
            <w:tcMar>
              <w:top w:w="130" w:type="dxa"/>
              <w:left w:w="130" w:type="dxa"/>
              <w:bottom w:w="130" w:type="dxa"/>
              <w:right w:w="130" w:type="dxa"/>
            </w:tcMar>
            <w:vAlign w:val="center"/>
          </w:tcPr>
          <w:p>
            <w:pPr>
              <w:keepNext/>
              <w:spacing w:line="320" w:lineRule="auto"/>
              <w:rPr>
                <w:ins w:id="90352" w:author="Ryo Wakayama" w:date="2026-10-20T09:00:00Z"/>
                <w:rFonts w:ascii="BIZ UDPゴシック" w:eastAsia="BIZ UDPゴシック" w:hAnsi="BIZ UDPゴシック"/>
                <w:sz w:val="20"/>
                <w:szCs w:val="20"/>
              </w:rPr>
            </w:pPr>
            <w:ins w:id="90353" w:author="Ryo Wakayama" w:date="2026-10-20T09:00:00Z">
              <w:r>
                <w:rPr>
                  <w:rFonts w:ascii="BIZ UDPゴシック" w:eastAsia="BIZ UDPゴシック" w:hAnsi="BIZ UDPゴシック"/>
                  <w:sz w:val="20"/>
                  <w:szCs w:val="20"/>
                </w:rPr>
                <w:t xml:space="preserve">５</w:t>
              </w:r>
            </w:ins>
          </w:p>
        </w:tc>
        <w:tc>
          <w:tcPr>
            <w:tcW w:w="1800" w:type="dxa"/>
            <w:tcMar>
              <w:top w:w="130" w:type="dxa"/>
              <w:left w:w="130" w:type="dxa"/>
              <w:bottom w:w="130" w:type="dxa"/>
              <w:right w:w="130" w:type="dxa"/>
            </w:tcMar>
            <w:vAlign w:val="center"/>
          </w:tcPr>
          <w:p>
            <w:pPr>
              <w:keepNext/>
              <w:spacing w:line="320" w:lineRule="auto"/>
              <w:rPr>
                <w:ins w:id="90354" w:author="Ryo Wakayama" w:date="2026-10-20T09:00:00Z"/>
                <w:rFonts w:ascii="BIZ UDPゴシック" w:eastAsia="BIZ UDPゴシック" w:hAnsi="BIZ UDPゴシック"/>
                <w:sz w:val="20"/>
                <w:szCs w:val="20"/>
              </w:rPr>
            </w:pPr>
            <w:ins w:id="90355" w:author="Ryo Wakayama" w:date="2026-10-20T09:00:00Z">
              <w:r>
                <w:rPr>
                  <w:rFonts w:ascii="BIZ UDPゴシック" w:eastAsia="BIZ UDPゴシック" w:hAnsi="BIZ UDPゴシック"/>
                  <w:sz w:val="20"/>
                  <w:szCs w:val="20"/>
                </w:rPr>
                <w:t xml:space="preserve">介護保険の適用除外となる施設の入所者</w:t>
              </w:r>
            </w:ins>
          </w:p>
        </w:tc>
        <w:tc>
          <w:tcPr>
            <w:tcW w:w="3500" w:type="dxa"/>
            <w:tcMar>
              <w:top w:w="130" w:type="dxa"/>
              <w:left w:w="130" w:type="dxa"/>
              <w:bottom w:w="130" w:type="dxa"/>
              <w:right w:w="130" w:type="dxa"/>
            </w:tcMar>
            <w:vAlign w:val="center"/>
          </w:tcPr>
          <w:p>
            <w:pPr>
              <w:keepNext/>
              <w:spacing w:line="320" w:lineRule="auto"/>
              <w:rPr>
                <w:ins w:id="90356" w:author="Ryo Wakayama" w:date="2026-10-20T09:00:00Z"/>
                <w:rFonts w:ascii="BIZ UDPゴシック" w:eastAsia="BIZ UDPゴシック" w:hAnsi="BIZ UDPゴシック"/>
                <w:sz w:val="20"/>
                <w:szCs w:val="20"/>
              </w:rPr>
            </w:pPr>
            <w:ins w:id="90357" w:author="Ryo Wakayama" w:date="2026-10-20T09:00:00Z">
              <w:r>
                <w:rPr>
                  <w:rFonts w:ascii="BIZ UDPゴシック" w:eastAsia="BIZ UDPゴシック" w:hAnsi="BIZ UDPゴシック"/>
                  <w:b/>
                  <w:sz w:val="20"/>
                  <w:szCs w:val="20"/>
                </w:rPr>
                <w:t xml:space="preserve">指定障害者支援施設に、生活介護と施設入所支援の両方の支給決定を受けて入所している方は、介護保険の被保険者となりません。</w:t>
              </w:r>
            </w:ins>
            <w:ins w:id="90358" w:author="Ryo Wakayama" w:date="2026-10-20T09:00:00Z">
              <w:r>
                <w:rPr>
                  <w:rFonts w:ascii="BIZ UDPゴシック" w:eastAsia="BIZ UDPゴシック" w:hAnsi="BIZ UDPゴシック"/>
                  <w:sz w:val="20"/>
                  <w:szCs w:val="20"/>
                </w:rPr>
                <w:t xml:space="preserve"> 「施設入所支援を使っているか」ではなく、</w:t>
              </w:r>
            </w:ins>
            <w:ins w:id="90359" w:author="Ryo Wakayama" w:date="2026-10-20T09:00:00Z">
              <w:r>
                <w:rPr>
                  <w:rFonts w:ascii="BIZ UDPゴシック" w:eastAsia="BIZ UDPゴシック" w:hAnsi="BIZ UDPゴシック"/>
                  <w:b/>
                  <w:sz w:val="20"/>
                  <w:szCs w:val="20"/>
                </w:rPr>
                <w:t xml:space="preserve">どのような支給決定を受けているか</w:t>
              </w:r>
            </w:ins>
            <w:ins w:id="90360" w:author="Ryo Wakayama" w:date="2026-10-20T09:00:00Z">
              <w:r>
                <w:rPr>
                  <w:rFonts w:ascii="BIZ UDPゴシック" w:eastAsia="BIZ UDPゴシック" w:hAnsi="BIZ UDPゴシック"/>
                  <w:sz w:val="20"/>
                  <w:szCs w:val="20"/>
                </w:rPr>
                <w:t xml:space="preserve">で決まります。</w:t>
              </w:r>
            </w:ins>
          </w:p>
        </w:tc>
        <w:tc>
          <w:tcPr>
            <w:tcW w:w="3250" w:type="dxa"/>
            <w:tcMar>
              <w:top w:w="130" w:type="dxa"/>
              <w:left w:w="130" w:type="dxa"/>
              <w:bottom w:w="130" w:type="dxa"/>
              <w:right w:w="130" w:type="dxa"/>
            </w:tcMar>
            <w:vAlign w:val="center"/>
          </w:tcPr>
          <w:p>
            <w:pPr>
              <w:keepNext/>
              <w:spacing w:line="320" w:lineRule="auto"/>
              <w:rPr>
                <w:ins w:id="90361" w:author="Ryo Wakayama" w:date="2026-10-20T09:00:00Z"/>
                <w:rFonts w:ascii="BIZ UDPゴシック" w:eastAsia="BIZ UDPゴシック" w:hAnsi="BIZ UDPゴシック"/>
                <w:sz w:val="20"/>
                <w:szCs w:val="20"/>
              </w:rPr>
            </w:pPr>
            <w:ins w:id="90362" w:author="Ryo Wakayama" w:date="2026-10-20T09:00:00Z">
              <w:r>
                <w:rPr>
                  <w:rFonts w:ascii="BIZ UDPゴシック" w:eastAsia="BIZ UDPゴシック" w:hAnsi="BIZ UDPゴシック"/>
                  <w:b/>
                  <w:sz w:val="20"/>
                  <w:szCs w:val="20"/>
                </w:rPr>
                <w:t xml:space="preserve">該当する方は第１号被保険者数から除きます。</w:t>
              </w:r>
            </w:ins>
            <w:ins w:id="90363" w:author="Ryo Wakayama" w:date="2026-10-20T09:00:00Z">
              <w:r>
                <w:rPr>
                  <w:rFonts w:ascii="BIZ UDPゴシック" w:eastAsia="BIZ UDPゴシック" w:hAnsi="BIZ UDPゴシック"/>
                  <w:sz w:val="20"/>
                  <w:szCs w:val="20"/>
                </w:rPr>
                <w:t xml:space="preserve"> 第１号被保険者数は保険料の分母であり、認定率の分母でもあるため、該当する方がいる場合は保険料の算定に影響します。</w:t>
              </w:r>
            </w:ins>
          </w:p>
        </w:tc>
      </w:tr>
      <w:tr>
        <w:trPr>
          <w:cantSplit/>
          <w:ins w:id="90364" w:author="Ryo Wakayama" w:date="2026-10-20T09:00:00Z"/>
        </w:trPr>
        <w:tc>
          <w:tcPr>
            <w:tcW w:w="450" w:type="dxa"/>
            <w:tcMar>
              <w:top w:w="130" w:type="dxa"/>
              <w:left w:w="130" w:type="dxa"/>
              <w:bottom w:w="130" w:type="dxa"/>
              <w:right w:w="130" w:type="dxa"/>
            </w:tcMar>
            <w:vAlign w:val="center"/>
          </w:tcPr>
          <w:p>
            <w:pPr>
              <w:keepNext/>
              <w:spacing w:line="320" w:lineRule="auto"/>
              <w:rPr>
                <w:ins w:id="90365" w:author="Ryo Wakayama" w:date="2026-10-20T09:00:00Z"/>
                <w:rFonts w:ascii="BIZ UDPゴシック" w:eastAsia="BIZ UDPゴシック" w:hAnsi="BIZ UDPゴシック"/>
                <w:sz w:val="20"/>
                <w:szCs w:val="20"/>
              </w:rPr>
            </w:pPr>
            <w:ins w:id="90366" w:author="Ryo Wakayama" w:date="2026-10-20T09:00:00Z">
              <w:r>
                <w:rPr>
                  <w:rFonts w:ascii="BIZ UDPゴシック" w:eastAsia="BIZ UDPゴシック" w:hAnsi="BIZ UDPゴシック"/>
                  <w:sz w:val="20"/>
                  <w:szCs w:val="20"/>
                </w:rPr>
                <w:t xml:space="preserve">６</w:t>
              </w:r>
            </w:ins>
          </w:p>
        </w:tc>
        <w:tc>
          <w:tcPr>
            <w:tcW w:w="1800" w:type="dxa"/>
            <w:tcMar>
              <w:top w:w="130" w:type="dxa"/>
              <w:left w:w="130" w:type="dxa"/>
              <w:bottom w:w="130" w:type="dxa"/>
              <w:right w:w="130" w:type="dxa"/>
            </w:tcMar>
            <w:vAlign w:val="center"/>
          </w:tcPr>
          <w:p>
            <w:pPr>
              <w:keepNext/>
              <w:spacing w:line="320" w:lineRule="auto"/>
              <w:rPr>
                <w:ins w:id="90367" w:author="Ryo Wakayama" w:date="2026-10-20T09:00:00Z"/>
                <w:rFonts w:ascii="BIZ UDPゴシック" w:eastAsia="BIZ UDPゴシック" w:hAnsi="BIZ UDPゴシック"/>
                <w:sz w:val="20"/>
                <w:szCs w:val="20"/>
              </w:rPr>
            </w:pPr>
            <w:ins w:id="90368" w:author="Ryo Wakayama" w:date="2026-10-20T09:00:00Z">
              <w:r>
                <w:rPr>
                  <w:rFonts w:ascii="BIZ UDPゴシック" w:eastAsia="BIZ UDPゴシック" w:hAnsi="BIZ UDPゴシック"/>
                  <w:sz w:val="20"/>
                  <w:szCs w:val="20"/>
                </w:rPr>
                <w:t xml:space="preserve">共生型サービスと基準該当障害福祉サービスの区別</w:t>
              </w:r>
            </w:ins>
          </w:p>
        </w:tc>
        <w:tc>
          <w:tcPr>
            <w:tcW w:w="3500" w:type="dxa"/>
            <w:tcMar>
              <w:top w:w="130" w:type="dxa"/>
              <w:left w:w="130" w:type="dxa"/>
              <w:bottom w:w="130" w:type="dxa"/>
              <w:right w:w="130" w:type="dxa"/>
            </w:tcMar>
            <w:vAlign w:val="center"/>
          </w:tcPr>
          <w:p>
            <w:pPr>
              <w:keepNext/>
              <w:spacing w:line="320" w:lineRule="auto"/>
              <w:rPr>
                <w:ins w:id="90369" w:author="Ryo Wakayama" w:date="2026-10-20T09:00:00Z"/>
                <w:rFonts w:ascii="BIZ UDPゴシック" w:eastAsia="BIZ UDPゴシック" w:hAnsi="BIZ UDPゴシック"/>
                <w:sz w:val="20"/>
                <w:szCs w:val="20"/>
              </w:rPr>
            </w:pPr>
            <w:ins w:id="90370" w:author="Ryo Wakayama" w:date="2026-10-20T09:00:00Z">
              <w:r>
                <w:rPr>
                  <w:rFonts w:ascii="BIZ UDPゴシック" w:eastAsia="BIZ UDPゴシック" w:hAnsi="BIZ UDPゴシック"/>
                  <w:b/>
                  <w:sz w:val="20"/>
                  <w:szCs w:val="20"/>
                </w:rPr>
                <w:t xml:space="preserve">この２つは別の仕組みです。</w:t>
              </w:r>
            </w:ins>
            <w:ins w:id="90371" w:author="Ryo Wakayama" w:date="2026-10-20T09:00:00Z">
              <w:r>
                <w:rPr>
                  <w:rFonts w:ascii="BIZ UDPゴシック" w:eastAsia="BIZ UDPゴシック" w:hAnsi="BIZ UDPゴシック"/>
                  <w:sz w:val="20"/>
                  <w:szCs w:val="20"/>
                </w:rPr>
                <w:t xml:space="preserve"> 共生型サービスは、一方の制度の指定を受けた事業所が</w:t>
              </w:r>
            </w:ins>
            <w:ins w:id="90372" w:author="Ryo Wakayama" w:date="2026-10-20T09:00:00Z">
              <w:r>
                <w:rPr>
                  <w:rFonts w:ascii="BIZ UDPゴシック" w:eastAsia="BIZ UDPゴシック" w:hAnsi="BIZ UDPゴシック"/>
                  <w:b/>
                  <w:sz w:val="20"/>
                  <w:szCs w:val="20"/>
                </w:rPr>
                <w:t xml:space="preserve">申請して</w:t>
              </w:r>
            </w:ins>
            <w:ins w:id="90373" w:author="Ryo Wakayama" w:date="2026-10-20T09:00:00Z">
              <w:r>
                <w:rPr>
                  <w:rFonts w:ascii="BIZ UDPゴシック" w:eastAsia="BIZ UDPゴシック" w:hAnsi="BIZ UDPゴシック"/>
                  <w:sz w:val="20"/>
                  <w:szCs w:val="20"/>
                </w:rPr>
                <w:t xml:space="preserve">もう一方の制度の指定を受けるものです。基準該当障害福祉サービスは、通常の指定を受けていない事業所について</w:t>
              </w:r>
            </w:ins>
            <w:ins w:id="90374" w:author="Ryo Wakayama" w:date="2026-10-20T09:00:00Z">
              <w:r>
                <w:rPr>
                  <w:rFonts w:ascii="BIZ UDPゴシック" w:eastAsia="BIZ UDPゴシック" w:hAnsi="BIZ UDPゴシック"/>
                  <w:b/>
                  <w:sz w:val="20"/>
                  <w:szCs w:val="20"/>
                </w:rPr>
                <w:t xml:space="preserve">市町村が給付の対象とする</w:t>
              </w:r>
            </w:ins>
            <w:ins w:id="90375" w:author="Ryo Wakayama" w:date="2026-10-20T09:00:00Z">
              <w:r>
                <w:rPr>
                  <w:rFonts w:ascii="BIZ UDPゴシック" w:eastAsia="BIZ UDPゴシック" w:hAnsi="BIZ UDPゴシック"/>
                  <w:sz w:val="20"/>
                  <w:szCs w:val="20"/>
                </w:rPr>
                <w:t xml:space="preserve">ものです。</w:t>
              </w:r>
            </w:ins>
          </w:p>
        </w:tc>
        <w:tc>
          <w:tcPr>
            <w:tcW w:w="3250" w:type="dxa"/>
            <w:tcMar>
              <w:top w:w="130" w:type="dxa"/>
              <w:left w:w="130" w:type="dxa"/>
              <w:bottom w:w="130" w:type="dxa"/>
              <w:right w:w="130" w:type="dxa"/>
            </w:tcMar>
            <w:vAlign w:val="center"/>
          </w:tcPr>
          <w:p>
            <w:pPr>
              <w:keepNext/>
              <w:spacing w:line="320" w:lineRule="auto"/>
              <w:rPr>
                <w:ins w:id="90376" w:author="Ryo Wakayama" w:date="2026-10-20T09:00:00Z"/>
                <w:rFonts w:ascii="BIZ UDPゴシック" w:eastAsia="BIZ UDPゴシック" w:hAnsi="BIZ UDPゴシック"/>
                <w:sz w:val="20"/>
                <w:szCs w:val="20"/>
              </w:rPr>
            </w:pPr>
            <w:ins w:id="90377" w:author="Ryo Wakayama" w:date="2026-10-20T09:00:00Z">
              <w:r>
                <w:rPr>
                  <w:rFonts w:ascii="BIZ UDPゴシック" w:eastAsia="BIZ UDPゴシック" w:hAnsi="BIZ UDPゴシック"/>
                  <w:b/>
                  <w:sz w:val="20"/>
                  <w:szCs w:val="20"/>
                </w:rPr>
                <w:t xml:space="preserve">同じ事業所が両計画に現れます。</w:t>
              </w:r>
            </w:ins>
            <w:ins w:id="90378" w:author="Ryo Wakayama" w:date="2026-10-20T09:00:00Z">
              <w:r>
                <w:rPr>
                  <w:rFonts w:ascii="BIZ UDPゴシック" w:eastAsia="BIZ UDPゴシック" w:hAnsi="BIZ UDPゴシック"/>
                  <w:sz w:val="20"/>
                  <w:szCs w:val="20"/>
                </w:rPr>
                <w:t xml:space="preserve"> 事業所の数を数えるときは、事業所番号で名寄せし、どちらの指定によるものかを分けて書きます。</w:t>
              </w:r>
            </w:ins>
          </w:p>
        </w:tc>
      </w:tr>
      <w:tr>
        <w:trPr>
          <w:cantSplit/>
          <w:ins w:id="90379" w:author="Ryo Wakayama" w:date="2026-10-20T09:00:00Z"/>
        </w:trPr>
        <w:tc>
          <w:tcPr>
            <w:tcW w:w="450" w:type="dxa"/>
            <w:tcMar>
              <w:top w:w="130" w:type="dxa"/>
              <w:left w:w="130" w:type="dxa"/>
              <w:bottom w:w="130" w:type="dxa"/>
              <w:right w:w="130" w:type="dxa"/>
            </w:tcMar>
            <w:vAlign w:val="center"/>
          </w:tcPr>
          <w:p>
            <w:pPr>
              <w:keepNext/>
              <w:spacing w:line="320" w:lineRule="auto"/>
              <w:rPr>
                <w:ins w:id="90380" w:author="Ryo Wakayama" w:date="2026-10-20T09:00:00Z"/>
                <w:rFonts w:ascii="BIZ UDPゴシック" w:eastAsia="BIZ UDPゴシック" w:hAnsi="BIZ UDPゴシック"/>
                <w:sz w:val="20"/>
                <w:szCs w:val="20"/>
              </w:rPr>
            </w:pPr>
            <w:ins w:id="90381" w:author="Ryo Wakayama" w:date="2026-10-20T09:00:00Z">
              <w:r>
                <w:rPr>
                  <w:rFonts w:ascii="BIZ UDPゴシック" w:eastAsia="BIZ UDPゴシック" w:hAnsi="BIZ UDPゴシック"/>
                  <w:sz w:val="20"/>
                  <w:szCs w:val="20"/>
                </w:rPr>
                <w:t xml:space="preserve">７</w:t>
              </w:r>
            </w:ins>
          </w:p>
        </w:tc>
        <w:tc>
          <w:tcPr>
            <w:tcW w:w="1800" w:type="dxa"/>
            <w:tcMar>
              <w:top w:w="130" w:type="dxa"/>
              <w:left w:w="130" w:type="dxa"/>
              <w:bottom w:w="130" w:type="dxa"/>
              <w:right w:w="130" w:type="dxa"/>
            </w:tcMar>
            <w:vAlign w:val="center"/>
          </w:tcPr>
          <w:p>
            <w:pPr>
              <w:keepNext/>
              <w:spacing w:line="320" w:lineRule="auto"/>
              <w:rPr>
                <w:ins w:id="90382" w:author="Ryo Wakayama" w:date="2026-10-20T09:00:00Z"/>
                <w:rFonts w:ascii="BIZ UDPゴシック" w:eastAsia="BIZ UDPゴシック" w:hAnsi="BIZ UDPゴシック"/>
                <w:sz w:val="20"/>
                <w:szCs w:val="20"/>
              </w:rPr>
            </w:pPr>
            <w:ins w:id="90383" w:author="Ryo Wakayama" w:date="2026-10-20T09:00:00Z">
              <w:r>
                <w:rPr>
                  <w:rFonts w:ascii="BIZ UDPゴシック" w:eastAsia="BIZ UDPゴシック" w:hAnsi="BIZ UDPゴシック"/>
                  <w:sz w:val="20"/>
                  <w:szCs w:val="20"/>
                </w:rPr>
                <w:t xml:space="preserve">介護保険へ移った方の利用者負担の軽減</w:t>
              </w:r>
            </w:ins>
          </w:p>
        </w:tc>
        <w:tc>
          <w:tcPr>
            <w:tcW w:w="3500" w:type="dxa"/>
            <w:tcMar>
              <w:top w:w="130" w:type="dxa"/>
              <w:left w:w="130" w:type="dxa"/>
              <w:bottom w:w="130" w:type="dxa"/>
              <w:right w:w="130" w:type="dxa"/>
            </w:tcMar>
            <w:vAlign w:val="center"/>
          </w:tcPr>
          <w:p>
            <w:pPr>
              <w:keepNext/>
              <w:spacing w:line="320" w:lineRule="auto"/>
              <w:rPr>
                <w:ins w:id="90384" w:author="Ryo Wakayama" w:date="2026-10-20T09:00:00Z"/>
                <w:rFonts w:ascii="BIZ UDPゴシック" w:eastAsia="BIZ UDPゴシック" w:hAnsi="BIZ UDPゴシック"/>
                <w:sz w:val="20"/>
                <w:szCs w:val="20"/>
              </w:rPr>
            </w:pPr>
            <w:ins w:id="90385" w:author="Ryo Wakayama" w:date="2026-10-20T09:00:00Z">
              <w:r>
                <w:rPr>
                  <w:rFonts w:ascii="BIZ UDPゴシック" w:eastAsia="BIZ UDPゴシック" w:hAnsi="BIZ UDPゴシック"/>
                  <w:sz w:val="20"/>
                  <w:szCs w:val="20"/>
                </w:rPr>
                <w:t xml:space="preserve">障がい福祉サービスを長く利用してきた方が介護保険へ移ったときに、利用者負担を軽減する給付があります。</w:t>
              </w:r>
            </w:ins>
            <w:ins w:id="90386" w:author="Ryo Wakayama" w:date="2026-10-20T09:00:00Z">
              <w:r>
                <w:rPr>
                  <w:rFonts w:ascii="BIZ UDPゴシック" w:eastAsia="BIZ UDPゴシック" w:hAnsi="BIZ UDPゴシック"/>
                  <w:b/>
                  <w:sz w:val="20"/>
                  <w:szCs w:val="20"/>
                </w:rPr>
                <w:t xml:space="preserve">対象となるサービスの種類は限られており、介護予防サービスは対象外です。</w:t>
              </w:r>
            </w:ins>
          </w:p>
        </w:tc>
        <w:tc>
          <w:tcPr>
            <w:tcW w:w="3250" w:type="dxa"/>
            <w:tcMar>
              <w:top w:w="130" w:type="dxa"/>
              <w:left w:w="130" w:type="dxa"/>
              <w:bottom w:w="130" w:type="dxa"/>
              <w:right w:w="130" w:type="dxa"/>
            </w:tcMar>
            <w:vAlign w:val="center"/>
          </w:tcPr>
          <w:p>
            <w:pPr>
              <w:keepNext/>
              <w:spacing w:line="320" w:lineRule="auto"/>
              <w:rPr>
                <w:ins w:id="90387" w:author="Ryo Wakayama" w:date="2026-10-20T09:00:00Z"/>
                <w:rFonts w:ascii="BIZ UDPゴシック" w:eastAsia="BIZ UDPゴシック" w:hAnsi="BIZ UDPゴシック"/>
                <w:sz w:val="20"/>
                <w:szCs w:val="20"/>
              </w:rPr>
            </w:pPr>
            <w:ins w:id="90388" w:author="Ryo Wakayama" w:date="2026-10-20T09:00:00Z">
              <w:r>
                <w:rPr>
                  <w:rFonts w:ascii="BIZ UDPゴシック" w:eastAsia="BIZ UDPゴシック" w:hAnsi="BIZ UDPゴシック"/>
                  <w:b/>
                  <w:sz w:val="20"/>
                  <w:szCs w:val="20"/>
                </w:rPr>
                <w:t xml:space="preserve">申請の窓口は介護保険の側です。</w:t>
              </w:r>
            </w:ins>
            <w:ins w:id="90389" w:author="Ryo Wakayama" w:date="2026-10-20T09:00:00Z">
              <w:r>
                <w:rPr>
                  <w:rFonts w:ascii="BIZ UDPゴシック" w:eastAsia="BIZ UDPゴシック" w:hAnsi="BIZ UDPゴシック"/>
                  <w:sz w:val="20"/>
                  <w:szCs w:val="20"/>
                </w:rPr>
                <w:t xml:space="preserve"> 障がい福祉の担当から介護保険の担当へつなぐ手順を定め、両計画に同じ内容を書きます。</w:t>
              </w:r>
            </w:ins>
          </w:p>
        </w:tc>
      </w:tr>
      <w:tr>
        <w:trPr>
          <w:cantSplit/>
          <w:ins w:id="90390" w:author="Ryo Wakayama" w:date="2026-10-20T09:00:00Z"/>
        </w:trPr>
        <w:tc>
          <w:tcPr>
            <w:tcW w:w="450" w:type="dxa"/>
            <w:tcMar>
              <w:top w:w="130" w:type="dxa"/>
              <w:left w:w="130" w:type="dxa"/>
              <w:bottom w:w="130" w:type="dxa"/>
              <w:right w:w="130" w:type="dxa"/>
            </w:tcMar>
            <w:vAlign w:val="center"/>
          </w:tcPr>
          <w:p>
            <w:pPr>
              <w:keepNext/>
              <w:spacing w:line="320" w:lineRule="auto"/>
              <w:rPr>
                <w:ins w:id="90391" w:author="Ryo Wakayama" w:date="2026-10-20T09:00:00Z"/>
                <w:rFonts w:ascii="BIZ UDPゴシック" w:eastAsia="BIZ UDPゴシック" w:hAnsi="BIZ UDPゴシック"/>
                <w:sz w:val="20"/>
                <w:szCs w:val="20"/>
              </w:rPr>
            </w:pPr>
            <w:ins w:id="90392" w:author="Ryo Wakayama" w:date="2026-10-20T09:00:00Z">
              <w:r>
                <w:rPr>
                  <w:rFonts w:ascii="BIZ UDPゴシック" w:eastAsia="BIZ UDPゴシック" w:hAnsi="BIZ UDPゴシック"/>
                  <w:sz w:val="20"/>
                  <w:szCs w:val="20"/>
                </w:rPr>
                <w:t xml:space="preserve">８</w:t>
              </w:r>
            </w:ins>
          </w:p>
        </w:tc>
        <w:tc>
          <w:tcPr>
            <w:tcW w:w="1800" w:type="dxa"/>
            <w:tcMar>
              <w:top w:w="130" w:type="dxa"/>
              <w:left w:w="130" w:type="dxa"/>
              <w:bottom w:w="130" w:type="dxa"/>
              <w:right w:w="130" w:type="dxa"/>
            </w:tcMar>
            <w:vAlign w:val="center"/>
          </w:tcPr>
          <w:p>
            <w:pPr>
              <w:keepNext/>
              <w:spacing w:line="320" w:lineRule="auto"/>
              <w:rPr>
                <w:ins w:id="90393" w:author="Ryo Wakayama" w:date="2026-10-20T09:00:00Z"/>
                <w:rFonts w:ascii="BIZ UDPゴシック" w:eastAsia="BIZ UDPゴシック" w:hAnsi="BIZ UDPゴシック"/>
                <w:sz w:val="20"/>
                <w:szCs w:val="20"/>
              </w:rPr>
            </w:pPr>
            <w:ins w:id="90394" w:author="Ryo Wakayama" w:date="2026-10-20T09:00:00Z">
              <w:r>
                <w:rPr>
                  <w:rFonts w:ascii="BIZ UDPゴシック" w:eastAsia="BIZ UDPゴシック" w:hAnsi="BIZ UDPゴシック"/>
                  <w:sz w:val="20"/>
                  <w:szCs w:val="20"/>
                </w:rPr>
                <w:t xml:space="preserve">計画相談支援から居宅介護支援への引継ぎ</w:t>
              </w:r>
            </w:ins>
          </w:p>
        </w:tc>
        <w:tc>
          <w:tcPr>
            <w:tcW w:w="3500" w:type="dxa"/>
            <w:tcMar>
              <w:top w:w="130" w:type="dxa"/>
              <w:left w:w="130" w:type="dxa"/>
              <w:bottom w:w="130" w:type="dxa"/>
              <w:right w:w="130" w:type="dxa"/>
            </w:tcMar>
            <w:vAlign w:val="center"/>
          </w:tcPr>
          <w:p>
            <w:pPr>
              <w:keepNext/>
              <w:spacing w:line="320" w:lineRule="auto"/>
              <w:rPr>
                <w:ins w:id="90395" w:author="Ryo Wakayama" w:date="2026-10-20T09:00:00Z"/>
                <w:rFonts w:ascii="BIZ UDPゴシック" w:eastAsia="BIZ UDPゴシック" w:hAnsi="BIZ UDPゴシック"/>
                <w:sz w:val="20"/>
                <w:szCs w:val="20"/>
              </w:rPr>
            </w:pPr>
            <w:ins w:id="90396" w:author="Ryo Wakayama" w:date="2026-10-20T09:00:00Z">
              <w:r>
                <w:rPr>
                  <w:rFonts w:ascii="BIZ UDPゴシック" w:eastAsia="BIZ UDPゴシック" w:hAnsi="BIZ UDPゴシック"/>
                  <w:sz w:val="20"/>
                  <w:szCs w:val="20"/>
                </w:rPr>
                <w:t xml:space="preserve">介護保険へ移った方のケアマネジメントは</w:t>
              </w:r>
            </w:ins>
            <w:ins w:id="90397" w:author="Ryo Wakayama" w:date="2026-10-20T09:00:00Z">
              <w:r>
                <w:rPr>
                  <w:rFonts w:ascii="BIZ UDPゴシック" w:eastAsia="BIZ UDPゴシック" w:hAnsi="BIZ UDPゴシック"/>
                  <w:b/>
                  <w:sz w:val="20"/>
                  <w:szCs w:val="20"/>
                </w:rPr>
                <w:t xml:space="preserve">居宅介護支援</w:t>
              </w:r>
            </w:ins>
            <w:ins w:id="90398" w:author="Ryo Wakayama" w:date="2026-10-20T09:00:00Z">
              <w:r>
                <w:rPr>
                  <w:rFonts w:ascii="BIZ UDPゴシック" w:eastAsia="BIZ UDPゴシック" w:hAnsi="BIZ UDPゴシック"/>
                  <w:sz w:val="20"/>
                  <w:szCs w:val="20"/>
                </w:rPr>
                <w:t xml:space="preserve">が担います。その方は計画相談支援の対象から外れます。</w:t>
              </w:r>
            </w:ins>
          </w:p>
        </w:tc>
        <w:tc>
          <w:tcPr>
            <w:tcW w:w="3250" w:type="dxa"/>
            <w:tcMar>
              <w:top w:w="130" w:type="dxa"/>
              <w:left w:w="130" w:type="dxa"/>
              <w:bottom w:w="130" w:type="dxa"/>
              <w:right w:w="130" w:type="dxa"/>
            </w:tcMar>
            <w:vAlign w:val="center"/>
          </w:tcPr>
          <w:p>
            <w:pPr>
              <w:keepNext/>
              <w:spacing w:line="320" w:lineRule="auto"/>
              <w:rPr>
                <w:ins w:id="90399" w:author="Ryo Wakayama" w:date="2026-10-20T09:00:00Z"/>
                <w:rFonts w:ascii="BIZ UDPゴシック" w:eastAsia="BIZ UDPゴシック" w:hAnsi="BIZ UDPゴシック"/>
                <w:sz w:val="20"/>
                <w:szCs w:val="20"/>
              </w:rPr>
            </w:pPr>
            <w:ins w:id="90400" w:author="Ryo Wakayama" w:date="2026-10-20T09:00:00Z">
              <w:r>
                <w:rPr>
                  <w:rFonts w:ascii="BIZ UDPゴシック" w:eastAsia="BIZ UDPゴシック" w:hAnsi="BIZ UDPゴシック"/>
                  <w:sz w:val="20"/>
                  <w:szCs w:val="20"/>
                </w:rPr>
                <w:t xml:space="preserve">障がい計画の計画相談支援の見込量から移った分を減らし、介護保険計画の居宅介護支援の見込量に同じ分を加えます。</w:t>
              </w:r>
            </w:ins>
            <w:ins w:id="90401" w:author="Ryo Wakayama" w:date="2026-10-20T09:00:00Z">
              <w:r>
                <w:rPr>
                  <w:rFonts w:ascii="BIZ UDPゴシック" w:eastAsia="BIZ UDPゴシック" w:hAnsi="BIZ UDPゴシック"/>
                  <w:b/>
                  <w:sz w:val="20"/>
                  <w:szCs w:val="20"/>
                </w:rPr>
                <w:t xml:space="preserve">どちらか一方だけを動かすと、合計が合わなくなります。</w:t>
              </w:r>
            </w:ins>
          </w:p>
        </w:tc>
      </w:tr>
      <w:tr>
        <w:trPr>
          <w:cantSplit/>
          <w:ins w:id="90402" w:author="Ryo Wakayama" w:date="2026-10-20T09:00:00Z"/>
        </w:trPr>
        <w:tc>
          <w:tcPr>
            <w:tcW w:w="450" w:type="dxa"/>
            <w:tcMar>
              <w:top w:w="130" w:type="dxa"/>
              <w:left w:w="130" w:type="dxa"/>
              <w:bottom w:w="130" w:type="dxa"/>
              <w:right w:w="130" w:type="dxa"/>
            </w:tcMar>
            <w:vAlign w:val="center"/>
          </w:tcPr>
          <w:p>
            <w:pPr>
              <w:keepNext/>
              <w:spacing w:line="320" w:lineRule="auto"/>
              <w:rPr>
                <w:ins w:id="90403" w:author="Ryo Wakayama" w:date="2026-10-20T09:00:00Z"/>
                <w:rFonts w:ascii="BIZ UDPゴシック" w:eastAsia="BIZ UDPゴシック" w:hAnsi="BIZ UDPゴシック"/>
                <w:sz w:val="20"/>
                <w:szCs w:val="20"/>
              </w:rPr>
            </w:pPr>
            <w:ins w:id="90404" w:author="Ryo Wakayama" w:date="2026-10-20T09:00:00Z">
              <w:r>
                <w:rPr>
                  <w:rFonts w:ascii="BIZ UDPゴシック" w:eastAsia="BIZ UDPゴシック" w:hAnsi="BIZ UDPゴシック"/>
                  <w:sz w:val="20"/>
                  <w:szCs w:val="20"/>
                </w:rPr>
                <w:t xml:space="preserve">９</w:t>
              </w:r>
            </w:ins>
          </w:p>
        </w:tc>
        <w:tc>
          <w:tcPr>
            <w:tcW w:w="1800" w:type="dxa"/>
            <w:tcMar>
              <w:top w:w="130" w:type="dxa"/>
              <w:left w:w="130" w:type="dxa"/>
              <w:bottom w:w="130" w:type="dxa"/>
              <w:right w:w="130" w:type="dxa"/>
            </w:tcMar>
            <w:vAlign w:val="center"/>
          </w:tcPr>
          <w:p>
            <w:pPr>
              <w:keepNext/>
              <w:spacing w:line="320" w:lineRule="auto"/>
              <w:rPr>
                <w:ins w:id="90405" w:author="Ryo Wakayama" w:date="2026-10-20T09:00:00Z"/>
                <w:rFonts w:ascii="BIZ UDPゴシック" w:eastAsia="BIZ UDPゴシック" w:hAnsi="BIZ UDPゴシック"/>
                <w:sz w:val="20"/>
                <w:szCs w:val="20"/>
              </w:rPr>
            </w:pPr>
            <w:ins w:id="90406" w:author="Ryo Wakayama" w:date="2026-10-20T09:00:00Z">
              <w:r>
                <w:rPr>
                  <w:rFonts w:ascii="BIZ UDPゴシック" w:eastAsia="BIZ UDPゴシック" w:hAnsi="BIZ UDPゴシック"/>
                  <w:sz w:val="20"/>
                  <w:szCs w:val="20"/>
                </w:rPr>
                <w:t xml:space="preserve">両計画で同じ方・同じ量を二重に数えないこと</w:t>
              </w:r>
            </w:ins>
          </w:p>
        </w:tc>
        <w:tc>
          <w:tcPr>
            <w:tcW w:w="3500" w:type="dxa"/>
            <w:tcMar>
              <w:top w:w="130" w:type="dxa"/>
              <w:left w:w="130" w:type="dxa"/>
              <w:bottom w:w="130" w:type="dxa"/>
              <w:right w:w="130" w:type="dxa"/>
            </w:tcMar>
            <w:vAlign w:val="center"/>
          </w:tcPr>
          <w:p>
            <w:pPr>
              <w:keepNext/>
              <w:spacing w:line="320" w:lineRule="auto"/>
              <w:rPr>
                <w:ins w:id="90407" w:author="Ryo Wakayama" w:date="2026-10-20T09:00:00Z"/>
                <w:rFonts w:ascii="BIZ UDPゴシック" w:eastAsia="BIZ UDPゴシック" w:hAnsi="BIZ UDPゴシック"/>
                <w:sz w:val="20"/>
                <w:szCs w:val="20"/>
              </w:rPr>
            </w:pPr>
            <w:ins w:id="90408" w:author="Ryo Wakayama" w:date="2026-10-20T09:00:00Z">
              <w:r>
                <w:rPr>
                  <w:rFonts w:ascii="BIZ UDPゴシック" w:eastAsia="BIZ UDPゴシック" w:hAnsi="BIZ UDPゴシック"/>
                  <w:sz w:val="20"/>
                  <w:szCs w:val="20"/>
                </w:rPr>
                <w:t xml:space="preserve">上の１から８までは、いずれも</w:t>
              </w:r>
            </w:ins>
            <w:ins w:id="90409" w:author="Ryo Wakayama" w:date="2026-10-20T09:00:00Z">
              <w:r>
                <w:rPr>
                  <w:rFonts w:ascii="BIZ UDPゴシック" w:eastAsia="BIZ UDPゴシック" w:hAnsi="BIZ UDPゴシック"/>
                  <w:b/>
                  <w:sz w:val="20"/>
                  <w:szCs w:val="20"/>
                </w:rPr>
                <w:t xml:space="preserve">同じ方が両方の計画に現れうる</w:t>
              </w:r>
            </w:ins>
            <w:ins w:id="90410" w:author="Ryo Wakayama" w:date="2026-10-20T09:00:00Z">
              <w:r>
                <w:rPr>
                  <w:rFonts w:ascii="BIZ UDPゴシック" w:eastAsia="BIZ UDPゴシック" w:hAnsi="BIZ UDPゴシック"/>
                  <w:sz w:val="20"/>
                  <w:szCs w:val="20"/>
                </w:rPr>
                <w:t xml:space="preserve">場面です。両計画がそれぞれに見込むと、</w:t>
              </w:r>
            </w:ins>
            <w:ins w:id="90411" w:author="Ryo Wakayama" w:date="2026-10-20T09:00:00Z">
              <w:r>
                <w:rPr>
                  <w:rFonts w:ascii="BIZ UDPゴシック" w:eastAsia="BIZ UDPゴシック" w:hAnsi="BIZ UDPゴシック"/>
                  <w:b/>
                  <w:sz w:val="20"/>
                  <w:szCs w:val="20"/>
                </w:rPr>
                <w:t xml:space="preserve">同じ方のサービスを二重に見込むことになります。</w:t>
              </w:r>
            </w:ins>
          </w:p>
        </w:tc>
        <w:tc>
          <w:tcPr>
            <w:tcW w:w="3250" w:type="dxa"/>
            <w:tcMar>
              <w:top w:w="130" w:type="dxa"/>
              <w:left w:w="130" w:type="dxa"/>
              <w:bottom w:w="130" w:type="dxa"/>
              <w:right w:w="130" w:type="dxa"/>
            </w:tcMar>
            <w:vAlign w:val="center"/>
          </w:tcPr>
          <w:p>
            <w:pPr>
              <w:keepNext/>
              <w:spacing w:line="320" w:lineRule="auto"/>
              <w:rPr>
                <w:ins w:id="90412" w:author="Ryo Wakayama" w:date="2026-10-20T09:00:00Z"/>
                <w:rFonts w:ascii="BIZ UDPゴシック" w:eastAsia="BIZ UDPゴシック" w:hAnsi="BIZ UDPゴシック"/>
                <w:sz w:val="20"/>
                <w:szCs w:val="20"/>
              </w:rPr>
            </w:pPr>
            <w:ins w:id="90413" w:author="Ryo Wakayama" w:date="2026-10-20T09:00:00Z">
              <w:r>
                <w:rPr>
                  <w:rFonts w:ascii="BIZ UDPゴシック" w:eastAsia="BIZ UDPゴシック" w:hAnsi="BIZ UDPゴシック"/>
                  <w:b/>
                  <w:sz w:val="20"/>
                  <w:szCs w:val="20"/>
                </w:rPr>
                <w:t xml:space="preserve">移る方の一覧を１つ作り、両計画がそこから引きます。</w:t>
              </w:r>
            </w:ins>
            <w:ins w:id="90414" w:author="Ryo Wakayama" w:date="2026-10-20T09:00:00Z">
              <w:r>
                <w:rPr>
                  <w:rFonts w:ascii="BIZ UDPゴシック" w:eastAsia="BIZ UDPゴシック" w:hAnsi="BIZ UDPゴシック"/>
                  <w:sz w:val="20"/>
                  <w:szCs w:val="20"/>
                </w:rPr>
                <w:t xml:space="preserve"> 一覧は、到達の年度・利用しているサービス・移る先・移る年度を持つものとします。</w:t>
              </w:r>
            </w:ins>
          </w:p>
        </w:tc>
      </w:tr>
      <w:tr>
        <w:trPr>
          <w:cantSplit/>
          <w:ins w:id="90415" w:author="Ryo Wakayama" w:date="2026-10-20T09:00:00Z"/>
        </w:trPr>
        <w:tc>
          <w:tcPr>
            <w:tcW w:w="450" w:type="dxa"/>
            <w:tcMar>
              <w:top w:w="130" w:type="dxa"/>
              <w:left w:w="130" w:type="dxa"/>
              <w:bottom w:w="130" w:type="dxa"/>
              <w:right w:w="130" w:type="dxa"/>
            </w:tcMar>
            <w:vAlign w:val="center"/>
          </w:tcPr>
          <w:p>
            <w:pPr>
              <w:keepNext/>
              <w:spacing w:line="320" w:lineRule="auto"/>
              <w:rPr>
                <w:ins w:id="90416" w:author="Ryo Wakayama" w:date="2026-10-20T09:00:00Z"/>
                <w:rFonts w:ascii="BIZ UDPゴシック" w:eastAsia="BIZ UDPゴシック" w:hAnsi="BIZ UDPゴシック"/>
                <w:sz w:val="20"/>
                <w:szCs w:val="20"/>
              </w:rPr>
            </w:pPr>
            <w:ins w:id="90417" w:author="Ryo Wakayama" w:date="2026-10-20T09:00:00Z">
              <w:r>
                <w:rPr>
                  <w:rFonts w:ascii="BIZ UDPゴシック" w:eastAsia="BIZ UDPゴシック" w:hAnsi="BIZ UDPゴシック"/>
                  <w:sz w:val="20"/>
                  <w:szCs w:val="20"/>
                </w:rPr>
                <w:t xml:space="preserve">10</w:t>
              </w:r>
            </w:ins>
          </w:p>
        </w:tc>
        <w:tc>
          <w:tcPr>
            <w:tcW w:w="1800" w:type="dxa"/>
            <w:tcMar>
              <w:top w:w="130" w:type="dxa"/>
              <w:left w:w="130" w:type="dxa"/>
              <w:bottom w:w="130" w:type="dxa"/>
              <w:right w:w="130" w:type="dxa"/>
            </w:tcMar>
            <w:vAlign w:val="center"/>
          </w:tcPr>
          <w:p>
            <w:pPr>
              <w:keepNext/>
              <w:spacing w:line="320" w:lineRule="auto"/>
              <w:rPr>
                <w:ins w:id="90418" w:author="Ryo Wakayama" w:date="2026-10-20T09:00:00Z"/>
                <w:rFonts w:ascii="BIZ UDPゴシック" w:eastAsia="BIZ UDPゴシック" w:hAnsi="BIZ UDPゴシック"/>
                <w:sz w:val="20"/>
                <w:szCs w:val="20"/>
              </w:rPr>
            </w:pPr>
            <w:ins w:id="90419" w:author="Ryo Wakayama" w:date="2026-10-20T09:00:00Z">
              <w:r>
                <w:rPr>
                  <w:rFonts w:ascii="BIZ UDPゴシック" w:eastAsia="BIZ UDPゴシック" w:hAnsi="BIZ UDPゴシック"/>
                  <w:sz w:val="20"/>
                  <w:szCs w:val="20"/>
                </w:rPr>
                <w:t xml:space="preserve">支援会議と支援協議会が互いに連携すること（</w:t>
              </w:r>
            </w:ins>
            <w:ins w:id="90420" w:author="Ryo Wakayama" w:date="2026-10-20T09:00:00Z">
              <w:r>
                <w:rPr>
                  <w:rFonts w:ascii="BIZ UDPゴシック" w:eastAsia="BIZ UDPゴシック" w:hAnsi="BIZ UDPゴシック"/>
                  <w:b/>
                  <w:sz w:val="20"/>
                  <w:szCs w:val="20"/>
                </w:rPr>
                <w:t xml:space="preserve">法定</w:t>
              </w:r>
            </w:ins>
            <w:ins w:id="90421" w:author="Ryo Wakayama" w:date="2026-10-20T09:00:00Z">
              <w:r>
                <w:rPr>
                  <w:rFonts w:ascii="BIZ UDPゴシック" w:eastAsia="BIZ UDPゴシック" w:hAnsi="BIZ UDPゴシック"/>
                  <w:sz w:val="20"/>
                  <w:szCs w:val="20"/>
                </w:rPr>
                <w:t xml:space="preserve">）</w:t>
              </w:r>
            </w:ins>
          </w:p>
        </w:tc>
        <w:tc>
          <w:tcPr>
            <w:tcW w:w="3500" w:type="dxa"/>
            <w:tcMar>
              <w:top w:w="130" w:type="dxa"/>
              <w:left w:w="130" w:type="dxa"/>
              <w:bottom w:w="130" w:type="dxa"/>
              <w:right w:w="130" w:type="dxa"/>
            </w:tcMar>
            <w:vAlign w:val="center"/>
          </w:tcPr>
          <w:p>
            <w:pPr>
              <w:keepNext/>
              <w:spacing w:line="320" w:lineRule="auto"/>
              <w:rPr>
                <w:ins w:id="90422" w:author="Ryo Wakayama" w:date="2026-10-20T09:00:00Z"/>
                <w:rFonts w:ascii="BIZ UDPゴシック" w:eastAsia="BIZ UDPゴシック" w:hAnsi="BIZ UDPゴシック"/>
                <w:sz w:val="20"/>
                <w:szCs w:val="20"/>
              </w:rPr>
            </w:pPr>
            <w:ins w:id="90423" w:author="Ryo Wakayama" w:date="2026-10-20T09:00:00Z">
              <w:r>
                <w:rPr>
                  <w:rFonts w:ascii="BIZ UDPゴシック" w:eastAsia="BIZ UDPゴシック" w:hAnsi="BIZ UDPゴシック"/>
                  <w:sz w:val="20"/>
                  <w:szCs w:val="20"/>
                </w:rPr>
                <w:t xml:space="preserve">令和８年法律第51号により、</w:t>
              </w:r>
            </w:ins>
            <w:ins w:id="90424" w:author="Ryo Wakayama" w:date="2026-10-20T09:00:00Z">
              <w:r>
                <w:rPr>
                  <w:rFonts w:ascii="BIZ UDPゴシック" w:eastAsia="BIZ UDPゴシック" w:hAnsi="BIZ UDPゴシック"/>
                  <w:b/>
                  <w:sz w:val="20"/>
                  <w:szCs w:val="20"/>
                </w:rPr>
                <w:t xml:space="preserve">介護保険法第115条の48第５項</w:t>
              </w:r>
            </w:ins>
            <w:ins w:id="90425" w:author="Ryo Wakayama" w:date="2026-10-20T09:00:00Z">
              <w:r>
                <w:rPr>
                  <w:rFonts w:ascii="BIZ UDPゴシック" w:eastAsia="BIZ UDPゴシック" w:hAnsi="BIZ UDPゴシック"/>
                  <w:sz w:val="20"/>
                  <w:szCs w:val="20"/>
                </w:rPr>
                <w:t xml:space="preserve">と</w:t>
              </w:r>
            </w:ins>
            <w:ins w:id="90426" w:author="Ryo Wakayama" w:date="2026-10-20T09:00:00Z">
              <w:r>
                <w:rPr>
                  <w:rFonts w:ascii="BIZ UDPゴシック" w:eastAsia="BIZ UDPゴシック" w:hAnsi="BIZ UDPゴシック"/>
                  <w:b/>
                  <w:sz w:val="20"/>
                  <w:szCs w:val="20"/>
                </w:rPr>
                <w:t xml:space="preserve">障害者総合支援法第89条の３第５項</w:t>
              </w:r>
            </w:ins>
            <w:ins w:id="90427" w:author="Ryo Wakayama" w:date="2026-10-20T09:00:00Z">
              <w:r>
                <w:rPr>
                  <w:rFonts w:ascii="BIZ UDPゴシック" w:eastAsia="BIZ UDPゴシック" w:hAnsi="BIZ UDPゴシック"/>
                  <w:sz w:val="20"/>
                  <w:szCs w:val="20"/>
                </w:rPr>
                <w:t xml:space="preserve">が新たに置かれました。介護保険法の</w:t>
              </w:r>
            </w:ins>
            <w:ins w:id="90428" w:author="Ryo Wakayama" w:date="2026-10-20T09:00:00Z">
              <w:r>
                <w:rPr>
                  <w:rFonts w:ascii="BIZ UDPゴシック" w:eastAsia="BIZ UDPゴシック" w:hAnsi="BIZ UDPゴシック"/>
                  <w:b/>
                  <w:sz w:val="20"/>
                  <w:szCs w:val="20"/>
                </w:rPr>
                <w:t xml:space="preserve">支援会議</w:t>
              </w:r>
            </w:ins>
            <w:ins w:id="90429" w:author="Ryo Wakayama" w:date="2026-10-20T09:00:00Z">
              <w:r>
                <w:rPr>
                  <w:rFonts w:ascii="BIZ UDPゴシック" w:eastAsia="BIZ UDPゴシック" w:hAnsi="BIZ UDPゴシック"/>
                  <w:sz w:val="20"/>
                  <w:szCs w:val="20"/>
                </w:rPr>
                <w:t xml:space="preserve">（改正前は「会議」）と、障害者総合支援法の</w:t>
              </w:r>
            </w:ins>
            <w:ins w:id="90430" w:author="Ryo Wakayama" w:date="2026-10-20T09:00:00Z">
              <w:r>
                <w:rPr>
                  <w:rFonts w:ascii="BIZ UDPゴシック" w:eastAsia="BIZ UDPゴシック" w:hAnsi="BIZ UDPゴシック"/>
                  <w:b/>
                  <w:sz w:val="20"/>
                  <w:szCs w:val="20"/>
                </w:rPr>
                <w:t xml:space="preserve">支援協議会</w:t>
              </w:r>
            </w:ins>
            <w:ins w:id="90431" w:author="Ryo Wakayama" w:date="2026-10-20T09:00:00Z">
              <w:r>
                <w:rPr>
                  <w:rFonts w:ascii="BIZ UDPゴシック" w:eastAsia="BIZ UDPゴシック" w:hAnsi="BIZ UDPゴシック"/>
                  <w:sz w:val="20"/>
                  <w:szCs w:val="20"/>
                </w:rPr>
                <w:t xml:space="preserve">（改正前は「協議会」）は、同じ地方公共団体にもう一方が置かれているときは、</w:t>
              </w:r>
            </w:ins>
            <w:ins w:id="90432" w:author="Ryo Wakayama" w:date="2026-10-20T09:00:00Z">
              <w:r>
                <w:rPr>
                  <w:rFonts w:ascii="BIZ UDPゴシック" w:eastAsia="BIZ UDPゴシック" w:hAnsi="BIZ UDPゴシック"/>
                  <w:b/>
                  <w:sz w:val="20"/>
                  <w:szCs w:val="20"/>
                </w:rPr>
                <w:t xml:space="preserve">相互に連携を図るよう努めなければならない</w:t>
              </w:r>
            </w:ins>
            <w:ins w:id="90433" w:author="Ryo Wakayama" w:date="2026-10-20T09:00:00Z">
              <w:r>
                <w:rPr>
                  <w:rFonts w:ascii="BIZ UDPゴシック" w:eastAsia="BIZ UDPゴシック" w:hAnsi="BIZ UDPゴシック"/>
                  <w:sz w:val="20"/>
                  <w:szCs w:val="20"/>
                </w:rPr>
                <w:t xml:space="preserve">こととされます。</w:t>
              </w:r>
            </w:ins>
            <w:ins w:id="90434" w:author="Ryo Wakayama" w:date="2026-10-20T09:00:00Z">
              <w:r>
                <w:rPr>
                  <w:rFonts w:ascii="BIZ UDPゴシック" w:eastAsia="BIZ UDPゴシック" w:hAnsi="BIZ UDPゴシック"/>
                  <w:b/>
                  <w:sz w:val="20"/>
                  <w:szCs w:val="20"/>
                </w:rPr>
                <w:t xml:space="preserve">互いの名前が互いの条文に書かれており、双方向の規定です。</w:t>
              </w:r>
            </w:ins>
            <w:ins w:id="90435" w:author="Ryo Wakayama" w:date="2026-10-20T09:00:00Z">
              <w:r>
                <w:rPr>
                  <w:rFonts w:ascii="BIZ UDPゴシック" w:eastAsia="BIZ UDPゴシック" w:hAnsi="BIZ UDPゴシック"/>
                  <w:sz w:val="20"/>
                  <w:szCs w:val="20"/>
                </w:rPr>
                <w:t xml:space="preserve">令和９年４月１日施行で、本計画期間の初日に当たります。</w:t>
              </w:r>
            </w:ins>
            <w:ins w:id="90436" w:author="Ryo Wakayama" w:date="2026-10-20T09:00:00Z">
              <w:r>
                <w:rPr>
                  <w:rFonts w:ascii="BIZ UDPゴシック" w:eastAsia="BIZ UDPゴシック" w:hAnsi="BIZ UDPゴシック"/>
                  <w:b/>
                  <w:sz w:val="20"/>
                  <w:szCs w:val="20"/>
                </w:rPr>
                <w:t xml:space="preserve">なお、条文が名指ししているのは２つではなく５つです。</w:t>
              </w:r>
            </w:ins>
            <w:ins w:id="90437" w:author="Ryo Wakayama" w:date="2026-10-20T09:00:00Z">
              <w:r>
                <w:rPr>
                  <w:rFonts w:ascii="BIZ UDPゴシック" w:eastAsia="BIZ UDPゴシック" w:hAnsi="BIZ UDPゴシック"/>
                  <w:sz w:val="20"/>
                  <w:szCs w:val="20"/>
                </w:rPr>
                <w:t xml:space="preserve"> 介護保険法第115条の48第５項は、障害者総合支援法第89条の３第１項の支援協議会のほか、</w:t>
              </w:r>
            </w:ins>
            <w:ins w:id="90438" w:author="Ryo Wakayama" w:date="2026-10-20T09:00:00Z">
              <w:r>
                <w:rPr>
                  <w:rFonts w:ascii="BIZ UDPゴシック" w:eastAsia="BIZ UDPゴシック" w:hAnsi="BIZ UDPゴシック"/>
                  <w:b/>
                  <w:sz w:val="20"/>
                  <w:szCs w:val="20"/>
                </w:rPr>
                <w:t xml:space="preserve">社会福祉法第106条の３の２第１項の支援会議、住宅セーフティネット法第81条第１項の支援協議会、生活困窮者自立支援法第９条第１項の支援会議</w:t>
              </w:r>
            </w:ins>
            <w:ins w:id="90439" w:author="Ryo Wakayama" w:date="2026-10-20T09:00:00Z">
              <w:r>
                <w:rPr>
                  <w:rFonts w:ascii="BIZ UDPゴシック" w:eastAsia="BIZ UDPゴシック" w:hAnsi="BIZ UDPゴシック"/>
                  <w:sz w:val="20"/>
                  <w:szCs w:val="20"/>
                </w:rPr>
                <w:t xml:space="preserve">、その他支援体制の構築に資する会議を挙げています（障害者総合支援法第89条の３第５項も同じ構成です）。</w:t>
              </w:r>
            </w:ins>
          </w:p>
        </w:tc>
        <w:tc>
          <w:tcPr>
            <w:tcW w:w="3250" w:type="dxa"/>
            <w:tcMar>
              <w:top w:w="130" w:type="dxa"/>
              <w:left w:w="130" w:type="dxa"/>
              <w:bottom w:w="130" w:type="dxa"/>
              <w:right w:w="130" w:type="dxa"/>
            </w:tcMar>
            <w:vAlign w:val="center"/>
          </w:tcPr>
          <w:p>
            <w:pPr>
              <w:keepNext/>
              <w:spacing w:line="320" w:lineRule="auto"/>
              <w:rPr>
                <w:ins w:id="90440" w:author="Ryo Wakayama" w:date="2026-10-20T09:00:00Z"/>
                <w:rFonts w:ascii="BIZ UDPゴシック" w:eastAsia="BIZ UDPゴシック" w:hAnsi="BIZ UDPゴシック"/>
                <w:sz w:val="20"/>
                <w:szCs w:val="20"/>
              </w:rPr>
            </w:pPr>
            <w:ins w:id="90441" w:author="Ryo Wakayama" w:date="2026-10-20T09:00:00Z">
              <w:r>
                <w:rPr>
                  <w:rFonts w:ascii="BIZ UDPゴシック" w:eastAsia="BIZ UDPゴシック" w:hAnsi="BIZ UDPゴシック"/>
                  <w:b/>
                  <w:sz w:val="20"/>
                  <w:szCs w:val="20"/>
                </w:rPr>
                <w:t xml:space="preserve">上の１から９までの判定を、これらの会議の連携の場で行います。</w:t>
              </w:r>
            </w:ins>
            <w:ins w:id="90442" w:author="Ryo Wakayama" w:date="2026-10-20T09:00:00Z">
              <w:r>
                <w:rPr>
                  <w:rFonts w:ascii="BIZ UDPゴシック" w:eastAsia="BIZ UDPゴシック" w:hAnsi="BIZ UDPゴシック"/>
                  <w:sz w:val="20"/>
                  <w:szCs w:val="20"/>
                </w:rPr>
                <w:t xml:space="preserve"> 介護保険法の支援会議は、実施の一部を地域包括支援センターの設置者に委託することができ（同条第６項）、運営に当たり包括的支援事業との連携を図ることその他地域の住民の意見を反映させるために必要な措置を講ずるよう努めるものとされます（同条第７項）。本町にどれが置かれているかを確かめたうえで、</w:t>
              </w:r>
            </w:ins>
            <w:ins w:id="90443" w:author="Ryo Wakayama" w:date="2026-10-20T09:00:00Z">
              <w:r>
                <w:rPr>
                  <w:rFonts w:ascii="BIZ UDPゴシック" w:eastAsia="BIZ UDPゴシック" w:hAnsi="BIZ UDPゴシック"/>
                  <w:b/>
                  <w:sz w:val="20"/>
                  <w:szCs w:val="20"/>
                </w:rPr>
                <w:t xml:space="preserve">どの場で、いつ、誰が判定するかを両計画に同じ内容で書きます。</w:t>
              </w:r>
            </w:ins>
          </w:p>
        </w:tc>
      </w:tr>
    </w:tbl>
    <w:p>
      <w:pPr>
        <w:spacing w:after="200" w:line="360" w:lineRule="auto"/>
        <w:ind w:firstLineChars="100" w:firstLine="220"/>
        <w:rPr>
          <w:ins w:id="90444" w:author="Ryo Wakayama" w:date="2026-10-20T09:00:00Z"/>
          <w:rFonts w:ascii="BIZ UDPゴシック" w:eastAsia="BIZ UDPゴシック" w:hAnsi="BIZ UDPゴシック"/>
        </w:rPr>
      </w:pPr>
      <w:ins w:id="90445" w:author="Ryo Wakayama" w:date="2026-10-20T09:00:00Z">
        <w:r>
          <w:rPr>
            <w:rFonts w:ascii="BIZ UDPゴシック" w:eastAsia="BIZ UDPゴシック" w:hAnsi="BIZ UDPゴシック"/>
            <w:b/>
            <w:sz w:val="22"/>
            <w:szCs w:val="22"/>
          </w:rPr>
          <w:t xml:space="preserve">両計画の人口の前提をそろえます。</w:t>
        </w:r>
      </w:ins>
      <w:ins w:id="90446" w:author="Ryo Wakayama" w:date="2026-10-20T09:00:00Z">
        <w:r>
          <w:rPr>
            <w:rFonts w:ascii="BIZ UDPゴシック" w:eastAsia="BIZ UDPゴシック" w:hAnsi="BIZ UDPゴシック"/>
            <w:sz w:val="22"/>
            <w:szCs w:val="22"/>
          </w:rPr>
          <w:t xml:space="preserve">高齢者計画は、保険料を国の推計ワークシートにより算定するため、国が配布する推計用人口を用いています（第２章６）。障がい計画はこれから人口の基礎を置くところであり、</w:t>
        </w:r>
      </w:ins>
      <w:ins w:id="90447" w:author="Ryo Wakayama" w:date="2026-10-20T09:00:00Z">
        <w:r>
          <w:rPr>
            <w:rFonts w:ascii="BIZ UDPゴシック" w:eastAsia="BIZ UDPゴシック" w:hAnsi="BIZ UDPゴシック"/>
            <w:b/>
            <w:sz w:val="22"/>
            <w:szCs w:val="22"/>
          </w:rPr>
          <w:t xml:space="preserve">高齢者計画と同じ系列を用います。</w:t>
        </w:r>
      </w:ins>
      <w:ins w:id="90448" w:author="Ryo Wakayama" w:date="2026-10-20T09:00:00Z">
        <w:r>
          <w:rPr>
            <w:rFonts w:ascii="BIZ UDPゴシック" w:eastAsia="BIZ UDPゴシック" w:hAnsi="BIZ UDPゴシック"/>
            <w:sz w:val="22"/>
            <w:szCs w:val="22"/>
          </w:rPr>
          <w:t xml:space="preserve">同じ町の２つの計画が同じ年の人口を違う数で載せることは避けます。</w:t>
        </w:r>
      </w:ins>
    </w:p>
    <w:p>
      <w:pPr>
        <w:spacing w:after="160" w:line="320" w:lineRule="auto"/>
        <w:rPr>
          <w:ins w:id="90449" w:author="Ryo Wakayama" w:date="2026-10-20T09:00:00Z"/>
          <w:rFonts w:ascii="BIZ UDPゴシック" w:eastAsia="BIZ UDPゴシック" w:hAnsi="BIZ UDPゴシック"/>
        </w:rPr>
      </w:pPr>
      <w:ins w:id="90450" w:author="Ryo Wakayama" w:date="2026-10-20T09:00:00Z">
        <w:r>
          <w:rPr>
            <w:rFonts w:ascii="BIZ UDPゴシック" w:eastAsia="BIZ UDPゴシック" w:hAnsi="BIZ UDPゴシック"/>
            <w:sz w:val="19"/>
            <w:szCs w:val="19"/>
          </w:rPr>
          <w:t xml:space="preserve">※ 10に掲げた条項は、</w:t>
        </w:r>
      </w:ins>
      <w:ins w:id="90451" w:author="Ryo Wakayama" w:date="2026-10-20T09:00:00Z">
        <w:r>
          <w:rPr>
            <w:rFonts w:ascii="BIZ UDPゴシック" w:eastAsia="BIZ UDPゴシック" w:hAnsi="BIZ UDPゴシック"/>
            <w:b/>
            <w:sz w:val="19"/>
            <w:szCs w:val="19"/>
          </w:rPr>
          <w:t xml:space="preserve">e-Gov 法令API（デジタル庁）により、令和９年４月１日時点に効力をもつ条文の現物で確かめたもの</w:t>
        </w:r>
      </w:ins>
      <w:ins w:id="90452" w:author="Ryo Wakayama" w:date="2026-10-20T09:00:00Z">
        <w:r>
          <w:rPr>
            <w:rFonts w:ascii="BIZ UDPゴシック" w:eastAsia="BIZ UDPゴシック" w:hAnsi="BIZ UDPゴシック"/>
            <w:sz w:val="19"/>
            <w:szCs w:val="19"/>
          </w:rPr>
          <w:t xml:space="preserve">です（令和８年10月19日取得）。令和９年４月１日は本計画期間の初日であり、</w:t>
        </w:r>
      </w:ins>
      <w:ins w:id="90453" w:author="Ryo Wakayama" w:date="2026-10-20T09:00:00Z">
        <w:r>
          <w:rPr>
            <w:rFonts w:ascii="BIZ UDPゴシック" w:eastAsia="BIZ UDPゴシック" w:hAnsi="BIZ UDPゴシック"/>
            <w:b/>
            <w:sz w:val="19"/>
            <w:szCs w:val="19"/>
          </w:rPr>
          <w:t xml:space="preserve">計画期間に適用される条文は改正後のものです。</w:t>
        </w:r>
      </w:ins>
      <w:ins w:id="90454" w:author="Ryo Wakayama" w:date="2026-10-20T09:00:00Z">
        <w:r>
          <w:rPr>
            <w:rFonts w:ascii="BIZ UDPゴシック" w:eastAsia="BIZ UDPゴシック" w:hAnsi="BIZ UDPゴシック"/>
            <w:sz w:val="19"/>
            <w:szCs w:val="19"/>
          </w:rPr>
          <w:t xml:space="preserve"> 改正の本体は社会福祉法等の一部を改正する法律（令和８年法律第51号。公布 令和８年６月25日）です。１から９までの制度の内容について、</w:t>
        </w:r>
      </w:ins>
      <w:ins w:id="90455" w:author="Ryo Wakayama" w:date="2026-10-20T09:00:00Z">
        <w:r>
          <w:rPr>
            <w:rFonts w:ascii="BIZ UDPゴシック" w:eastAsia="BIZ UDPゴシック" w:hAnsi="BIZ UDPゴシック"/>
            <w:b/>
            <w:sz w:val="19"/>
            <w:szCs w:val="19"/>
          </w:rPr>
          <w:t xml:space="preserve">根拠となる条項の番号は原典で確かめたうえで記載します。</w:t>
        </w:r>
      </w:ins>
      <w:ins w:id="90456" w:author="Ryo Wakayama" w:date="2026-10-20T09:00:00Z">
        <w:r>
          <w:rPr>
            <w:rFonts w:ascii="BIZ UDPゴシック" w:eastAsia="BIZ UDPゴシック" w:hAnsi="BIZ UDPゴシック"/>
            <w:sz w:val="19"/>
            <w:szCs w:val="19"/>
          </w:rPr>
          <w:t xml:space="preserve"> </w:t>
        </w:r>
      </w:ins>
      <w:ins w:id="90457" w:author="Ryo Wakayama" w:date="2026-10-20T09:00:00Z">
        <w:r>
          <w:rPr>
            <w:rFonts w:ascii="BIZ UDPゴシック" w:eastAsia="BIZ UDPゴシック" w:hAnsi="BIZ UDPゴシック"/>
            <w:b/>
            <w:sz w:val="19"/>
            <w:szCs w:val="19"/>
          </w:rPr>
          <w:t xml:space="preserve">介護保険法施行法・同法施行令・同法施行規則・障害者総合支援法施行令・同法施行規則も、同じ法令APIで取得できます。</w:t>
        </w:r>
      </w:ins>
      <w:ins w:id="90458" w:author="Ryo Wakayama" w:date="2026-10-20T09:00:00Z">
        <w:r>
          <w:rPr>
            <w:rFonts w:ascii="BIZ UDPゴシック" w:eastAsia="BIZ UDPゴシック" w:hAnsi="BIZ UDPゴシック"/>
            <w:sz w:val="19"/>
            <w:szCs w:val="19"/>
          </w:rPr>
          <w:t xml:space="preserve"> </w:t>
        </w:r>
      </w:ins>
      <w:ins w:id="90459" w:author="Ryo Wakayama" w:date="2026-10-20T09:00:00Z">
        <w:r>
          <w:rPr>
            <w:rFonts w:ascii="BIZ UDPゴシック" w:eastAsia="BIZ UDPゴシック" w:hAnsi="BIZ UDPゴシック"/>
            <w:b/>
            <w:sz w:val="19"/>
            <w:szCs w:val="19"/>
          </w:rPr>
          <w:t xml:space="preserve">ただし告示は法令APIの対象外です。</w:t>
        </w:r>
      </w:ins>
      <w:ins w:id="90460" w:author="Ryo Wakayama" w:date="2026-10-20T09:00:00Z">
        <w:r>
          <w:rPr>
            <w:rFonts w:ascii="BIZ UDPゴシック" w:eastAsia="BIZ UDPゴシック" w:hAnsi="BIZ UDPゴシック"/>
            <w:sz w:val="19"/>
            <w:szCs w:val="19"/>
          </w:rPr>
          <w:t xml:space="preserve"> ７の対象となるサービスの種類も、原典で確かめてから具体に書きます。</w:t>
        </w:r>
      </w:ins>
    </w:p>
    <w:p>
      <w:pPr>
        <w:spacing w:after="200" w:line="360" w:lineRule="auto"/>
        <w:ind w:firstLineChars="100" w:firstLine="220"/>
        <w:rPr>
          <w:ins w:id="90461" w:author="Ryo Wakayama" w:date="2026-10-20T09:00:00Z"/>
          <w:rFonts w:ascii="BIZ UDPゴシック" w:eastAsia="BIZ UDPゴシック" w:hAnsi="BIZ UDPゴシック"/>
        </w:rPr>
      </w:pPr>
      <w:ins w:id="90462" w:author="Ryo Wakayama" w:date="2026-10-20T09:00:00Z">
        <w:r>
          <w:rPr>
            <w:rFonts w:ascii="BIZ UDPゴシック" w:eastAsia="BIZ UDPゴシック" w:hAnsi="BIZ UDPゴシック"/>
            <w:b/>
            <w:sz w:val="22"/>
            <w:szCs w:val="22"/>
          </w:rPr>
          <w:t xml:space="preserve">上の判定を行うために、次のことを町に確かめます。</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6300"/>
        <w:gridCol w:w="2250"/>
      </w:tblGrid>
      <w:tr>
        <w:trPr>
          <w:cantSplit/>
          <w:tblHeader/>
          <w:ins w:id="90463" w:author="Ryo Wakayama" w:date="2026-10-20T09:00:00Z"/>
        </w:trPr>
        <w:tc>
          <w:tcPr>
            <w:tcW w:w="450" w:type="dxa"/>
            <w:shd w:val="clear" w:color="auto" w:fill="DCE8DC"/>
            <w:tcMar>
              <w:top w:w="130" w:type="dxa"/>
              <w:left w:w="130" w:type="dxa"/>
              <w:bottom w:w="130" w:type="dxa"/>
              <w:right w:w="130" w:type="dxa"/>
            </w:tcMar>
            <w:vAlign w:val="center"/>
          </w:tcPr>
          <w:p>
            <w:pPr>
              <w:keepNext/>
              <w:spacing w:line="320" w:lineRule="auto"/>
              <w:jc w:val="center"/>
              <w:rPr>
                <w:ins w:id="90464" w:author="Ryo Wakayama" w:date="2026-10-20T09:00:00Z"/>
                <w:rFonts w:ascii="BIZ UDPゴシック" w:eastAsia="BIZ UDPゴシック" w:hAnsi="BIZ UDPゴシック"/>
                <w:sz w:val="20"/>
                <w:szCs w:val="20"/>
              </w:rPr>
            </w:pPr>
            <w:ins w:id="90465" w:author="Ryo Wakayama" w:date="2026-10-20T09:00:00Z">
              <w:r>
                <w:rPr>
                  <w:rFonts w:ascii="BIZ UDPゴシック" w:eastAsia="BIZ UDPゴシック" w:hAnsi="BIZ UDPゴシック"/>
                  <w:b/>
                  <w:sz w:val="20"/>
                  <w:szCs w:val="20"/>
                </w:rPr>
                <w:t xml:space="preserve">#</w:t>
              </w:r>
            </w:ins>
          </w:p>
        </w:tc>
        <w:tc>
          <w:tcPr>
            <w:tcW w:w="6300" w:type="dxa"/>
            <w:shd w:val="clear" w:color="auto" w:fill="DCE8DC"/>
            <w:tcMar>
              <w:top w:w="130" w:type="dxa"/>
              <w:left w:w="130" w:type="dxa"/>
              <w:bottom w:w="130" w:type="dxa"/>
              <w:right w:w="130" w:type="dxa"/>
            </w:tcMar>
            <w:vAlign w:val="center"/>
          </w:tcPr>
          <w:p>
            <w:pPr>
              <w:keepNext/>
              <w:spacing w:line="320" w:lineRule="auto"/>
              <w:jc w:val="center"/>
              <w:rPr>
                <w:ins w:id="90466" w:author="Ryo Wakayama" w:date="2026-10-20T09:00:00Z"/>
                <w:rFonts w:ascii="BIZ UDPゴシック" w:eastAsia="BIZ UDPゴシック" w:hAnsi="BIZ UDPゴシック"/>
                <w:sz w:val="20"/>
                <w:szCs w:val="20"/>
              </w:rPr>
            </w:pPr>
            <w:ins w:id="90467" w:author="Ryo Wakayama" w:date="2026-10-20T09:00:00Z">
              <w:r>
                <w:rPr>
                  <w:rFonts w:ascii="BIZ UDPゴシック" w:eastAsia="BIZ UDPゴシック" w:hAnsi="BIZ UDPゴシック"/>
                  <w:b/>
                  <w:sz w:val="20"/>
                  <w:szCs w:val="20"/>
                </w:rPr>
                <w:t xml:space="preserve">確かめること</w:t>
              </w:r>
            </w:ins>
          </w:p>
        </w:tc>
        <w:tc>
          <w:tcPr>
            <w:tcW w:w="2250" w:type="dxa"/>
            <w:shd w:val="clear" w:color="auto" w:fill="DCE8DC"/>
            <w:tcMar>
              <w:top w:w="130" w:type="dxa"/>
              <w:left w:w="130" w:type="dxa"/>
              <w:bottom w:w="130" w:type="dxa"/>
              <w:right w:w="130" w:type="dxa"/>
            </w:tcMar>
            <w:vAlign w:val="center"/>
          </w:tcPr>
          <w:p>
            <w:pPr>
              <w:keepNext/>
              <w:spacing w:line="320" w:lineRule="auto"/>
              <w:jc w:val="center"/>
              <w:rPr>
                <w:ins w:id="90468" w:author="Ryo Wakayama" w:date="2026-10-20T09:00:00Z"/>
                <w:rFonts w:ascii="BIZ UDPゴシック" w:eastAsia="BIZ UDPゴシック" w:hAnsi="BIZ UDPゴシック"/>
                <w:sz w:val="20"/>
                <w:szCs w:val="20"/>
              </w:rPr>
            </w:pPr>
            <w:ins w:id="90469" w:author="Ryo Wakayama" w:date="2026-10-20T09:00:00Z">
              <w:r>
                <w:rPr>
                  <w:rFonts w:ascii="BIZ UDPゴシック" w:eastAsia="BIZ UDPゴシック" w:hAnsi="BIZ UDPゴシック"/>
                  <w:b/>
                  <w:sz w:val="20"/>
                  <w:szCs w:val="20"/>
                </w:rPr>
                <w:t xml:space="preserve">効くもの</w:t>
              </w:r>
            </w:ins>
          </w:p>
        </w:tc>
      </w:tr>
      <w:tr>
        <w:trPr>
          <w:cantSplit/>
          <w:ins w:id="90470" w:author="Ryo Wakayama" w:date="2026-10-20T09:00:00Z"/>
        </w:trPr>
        <w:tc>
          <w:tcPr>
            <w:tcW w:w="450" w:type="dxa"/>
            <w:tcMar>
              <w:top w:w="130" w:type="dxa"/>
              <w:left w:w="130" w:type="dxa"/>
              <w:bottom w:w="130" w:type="dxa"/>
              <w:right w:w="130" w:type="dxa"/>
            </w:tcMar>
            <w:vAlign w:val="center"/>
          </w:tcPr>
          <w:p>
            <w:pPr>
              <w:keepNext/>
              <w:spacing w:line="320" w:lineRule="auto"/>
              <w:rPr>
                <w:ins w:id="90471" w:author="Ryo Wakayama" w:date="2026-10-20T09:00:00Z"/>
                <w:rFonts w:ascii="BIZ UDPゴシック" w:eastAsia="BIZ UDPゴシック" w:hAnsi="BIZ UDPゴシック"/>
                <w:sz w:val="20"/>
                <w:szCs w:val="20"/>
              </w:rPr>
            </w:pPr>
            <w:ins w:id="90472" w:author="Ryo Wakayama" w:date="2026-10-20T09:00:00Z">
              <w:r>
                <w:rPr>
                  <w:rFonts w:ascii="BIZ UDPゴシック" w:eastAsia="BIZ UDPゴシック" w:hAnsi="BIZ UDPゴシック"/>
                  <w:sz w:val="20"/>
                  <w:szCs w:val="20"/>
                </w:rPr>
                <w:t xml:space="preserve">１</w:t>
              </w:r>
            </w:ins>
          </w:p>
        </w:tc>
        <w:tc>
          <w:tcPr>
            <w:tcW w:w="6300" w:type="dxa"/>
            <w:tcMar>
              <w:top w:w="130" w:type="dxa"/>
              <w:left w:w="130" w:type="dxa"/>
              <w:bottom w:w="130" w:type="dxa"/>
              <w:right w:w="130" w:type="dxa"/>
            </w:tcMar>
            <w:vAlign w:val="center"/>
          </w:tcPr>
          <w:p>
            <w:pPr>
              <w:keepNext/>
              <w:spacing w:line="320" w:lineRule="auto"/>
              <w:rPr>
                <w:ins w:id="90473" w:author="Ryo Wakayama" w:date="2026-10-20T09:00:00Z"/>
                <w:rFonts w:ascii="BIZ UDPゴシック" w:eastAsia="BIZ UDPゴシック" w:hAnsi="BIZ UDPゴシック"/>
                <w:sz w:val="20"/>
                <w:szCs w:val="20"/>
              </w:rPr>
            </w:pPr>
            <w:ins w:id="90474" w:author="Ryo Wakayama" w:date="2026-10-20T09:00:00Z">
              <w:r>
                <w:rPr>
                  <w:rFonts w:ascii="BIZ UDPゴシック" w:eastAsia="BIZ UDPゴシック" w:hAnsi="BIZ UDPゴシック"/>
                  <w:sz w:val="20"/>
                  <w:szCs w:val="20"/>
                </w:rPr>
                <w:t xml:space="preserve">介護保険の適用除外に当たる方の有無（指定障害者支援施設に生活介護と施設入所支援の両方の支給決定を受けて入所している方）</w:t>
              </w:r>
            </w:ins>
          </w:p>
        </w:tc>
        <w:tc>
          <w:tcPr>
            <w:tcW w:w="2250" w:type="dxa"/>
            <w:tcMar>
              <w:top w:w="130" w:type="dxa"/>
              <w:left w:w="130" w:type="dxa"/>
              <w:bottom w:w="130" w:type="dxa"/>
              <w:right w:w="130" w:type="dxa"/>
            </w:tcMar>
            <w:vAlign w:val="center"/>
          </w:tcPr>
          <w:p>
            <w:pPr>
              <w:keepNext/>
              <w:spacing w:line="320" w:lineRule="auto"/>
              <w:rPr>
                <w:ins w:id="90475" w:author="Ryo Wakayama" w:date="2026-10-20T09:00:00Z"/>
                <w:rFonts w:ascii="BIZ UDPゴシック" w:eastAsia="BIZ UDPゴシック" w:hAnsi="BIZ UDPゴシック"/>
                <w:sz w:val="20"/>
                <w:szCs w:val="20"/>
              </w:rPr>
            </w:pPr>
            <w:ins w:id="90476" w:author="Ryo Wakayama" w:date="2026-10-20T09:00:00Z">
              <w:r>
                <w:rPr>
                  <w:rFonts w:ascii="BIZ UDPゴシック" w:eastAsia="BIZ UDPゴシック" w:hAnsi="BIZ UDPゴシック"/>
                  <w:sz w:val="20"/>
                  <w:szCs w:val="20"/>
                </w:rPr>
                <w:t xml:space="preserve">５（保険料の分母）</w:t>
              </w:r>
            </w:ins>
          </w:p>
        </w:tc>
      </w:tr>
      <w:tr>
        <w:trPr>
          <w:cantSplit/>
          <w:ins w:id="90477" w:author="Ryo Wakayama" w:date="2026-10-20T09:00:00Z"/>
        </w:trPr>
        <w:tc>
          <w:tcPr>
            <w:tcW w:w="450" w:type="dxa"/>
            <w:tcMar>
              <w:top w:w="130" w:type="dxa"/>
              <w:left w:w="130" w:type="dxa"/>
              <w:bottom w:w="130" w:type="dxa"/>
              <w:right w:w="130" w:type="dxa"/>
            </w:tcMar>
            <w:vAlign w:val="center"/>
          </w:tcPr>
          <w:p>
            <w:pPr>
              <w:keepNext/>
              <w:spacing w:line="320" w:lineRule="auto"/>
              <w:rPr>
                <w:ins w:id="90478" w:author="Ryo Wakayama" w:date="2026-10-20T09:00:00Z"/>
                <w:rFonts w:ascii="BIZ UDPゴシック" w:eastAsia="BIZ UDPゴシック" w:hAnsi="BIZ UDPゴシック"/>
                <w:sz w:val="20"/>
                <w:szCs w:val="20"/>
              </w:rPr>
            </w:pPr>
            <w:ins w:id="90479" w:author="Ryo Wakayama" w:date="2026-10-20T09:00:00Z">
              <w:r>
                <w:rPr>
                  <w:rFonts w:ascii="BIZ UDPゴシック" w:eastAsia="BIZ UDPゴシック" w:hAnsi="BIZ UDPゴシック"/>
                  <w:sz w:val="20"/>
                  <w:szCs w:val="20"/>
                </w:rPr>
                <w:t xml:space="preserve">２</w:t>
              </w:r>
            </w:ins>
          </w:p>
        </w:tc>
        <w:tc>
          <w:tcPr>
            <w:tcW w:w="6300" w:type="dxa"/>
            <w:tcMar>
              <w:top w:w="130" w:type="dxa"/>
              <w:left w:w="130" w:type="dxa"/>
              <w:bottom w:w="130" w:type="dxa"/>
              <w:right w:w="130" w:type="dxa"/>
            </w:tcMar>
            <w:vAlign w:val="center"/>
          </w:tcPr>
          <w:p>
            <w:pPr>
              <w:keepNext/>
              <w:spacing w:line="320" w:lineRule="auto"/>
              <w:rPr>
                <w:ins w:id="90480" w:author="Ryo Wakayama" w:date="2026-10-20T09:00:00Z"/>
                <w:rFonts w:ascii="BIZ UDPゴシック" w:eastAsia="BIZ UDPゴシック" w:hAnsi="BIZ UDPゴシック"/>
                <w:sz w:val="20"/>
                <w:szCs w:val="20"/>
              </w:rPr>
            </w:pPr>
            <w:ins w:id="90481" w:author="Ryo Wakayama" w:date="2026-10-20T09:00:00Z">
              <w:r>
                <w:rPr>
                  <w:rFonts w:ascii="BIZ UDPゴシック" w:eastAsia="BIZ UDPゴシック" w:hAnsi="BIZ UDPゴシック"/>
                  <w:sz w:val="20"/>
                  <w:szCs w:val="20"/>
                </w:rPr>
                <w:t xml:space="preserve">令和９年度から令和11年度までに65歳に達する障がい福祉サービス利用者の一覧（到達年度・利用しているサービスと量・障害支援区分・市町村民税の課税状況）</w:t>
              </w:r>
            </w:ins>
          </w:p>
        </w:tc>
        <w:tc>
          <w:tcPr>
            <w:tcW w:w="2250" w:type="dxa"/>
            <w:tcMar>
              <w:top w:w="130" w:type="dxa"/>
              <w:left w:w="130" w:type="dxa"/>
              <w:bottom w:w="130" w:type="dxa"/>
              <w:right w:w="130" w:type="dxa"/>
            </w:tcMar>
            <w:vAlign w:val="center"/>
          </w:tcPr>
          <w:p>
            <w:pPr>
              <w:keepNext/>
              <w:spacing w:line="320" w:lineRule="auto"/>
              <w:rPr>
                <w:ins w:id="90482" w:author="Ryo Wakayama" w:date="2026-10-20T09:00:00Z"/>
                <w:rFonts w:ascii="BIZ UDPゴシック" w:eastAsia="BIZ UDPゴシック" w:hAnsi="BIZ UDPゴシック"/>
                <w:sz w:val="20"/>
                <w:szCs w:val="20"/>
              </w:rPr>
            </w:pPr>
            <w:ins w:id="90483" w:author="Ryo Wakayama" w:date="2026-10-20T09:00:00Z">
              <w:r>
                <w:rPr>
                  <w:rFonts w:ascii="BIZ UDPゴシック" w:eastAsia="BIZ UDPゴシック" w:hAnsi="BIZ UDPゴシック"/>
                  <w:sz w:val="20"/>
                  <w:szCs w:val="20"/>
                </w:rPr>
                <w:t xml:space="preserve">２・４・７・９（両計画の見込量）</w:t>
              </w:r>
            </w:ins>
          </w:p>
        </w:tc>
      </w:tr>
      <w:tr>
        <w:trPr>
          <w:cantSplit/>
          <w:ins w:id="90484" w:author="Ryo Wakayama" w:date="2026-10-20T09:00:00Z"/>
        </w:trPr>
        <w:tc>
          <w:tcPr>
            <w:tcW w:w="450" w:type="dxa"/>
            <w:tcMar>
              <w:top w:w="130" w:type="dxa"/>
              <w:left w:w="130" w:type="dxa"/>
              <w:bottom w:w="130" w:type="dxa"/>
              <w:right w:w="130" w:type="dxa"/>
            </w:tcMar>
            <w:vAlign w:val="center"/>
          </w:tcPr>
          <w:p>
            <w:pPr>
              <w:keepNext/>
              <w:spacing w:line="320" w:lineRule="auto"/>
              <w:rPr>
                <w:ins w:id="90485" w:author="Ryo Wakayama" w:date="2026-10-20T09:00:00Z"/>
                <w:rFonts w:ascii="BIZ UDPゴシック" w:eastAsia="BIZ UDPゴシック" w:hAnsi="BIZ UDPゴシック"/>
                <w:sz w:val="20"/>
                <w:szCs w:val="20"/>
              </w:rPr>
            </w:pPr>
            <w:ins w:id="90486" w:author="Ryo Wakayama" w:date="2026-10-20T09:00:00Z">
              <w:r>
                <w:rPr>
                  <w:rFonts w:ascii="BIZ UDPゴシック" w:eastAsia="BIZ UDPゴシック" w:hAnsi="BIZ UDPゴシック"/>
                  <w:sz w:val="20"/>
                  <w:szCs w:val="20"/>
                </w:rPr>
                <w:t xml:space="preserve">３</w:t>
              </w:r>
            </w:ins>
          </w:p>
        </w:tc>
        <w:tc>
          <w:tcPr>
            <w:tcW w:w="6300" w:type="dxa"/>
            <w:tcMar>
              <w:top w:w="130" w:type="dxa"/>
              <w:left w:w="130" w:type="dxa"/>
              <w:bottom w:w="130" w:type="dxa"/>
              <w:right w:w="130" w:type="dxa"/>
            </w:tcMar>
            <w:vAlign w:val="center"/>
          </w:tcPr>
          <w:p>
            <w:pPr>
              <w:keepNext/>
              <w:spacing w:line="320" w:lineRule="auto"/>
              <w:rPr>
                <w:ins w:id="90487" w:author="Ryo Wakayama" w:date="2026-10-20T09:00:00Z"/>
                <w:rFonts w:ascii="BIZ UDPゴシック" w:eastAsia="BIZ UDPゴシック" w:hAnsi="BIZ UDPゴシック"/>
                <w:sz w:val="20"/>
                <w:szCs w:val="20"/>
              </w:rPr>
            </w:pPr>
            <w:ins w:id="90488" w:author="Ryo Wakayama" w:date="2026-10-20T09:00:00Z">
              <w:r>
                <w:rPr>
                  <w:rFonts w:ascii="BIZ UDPゴシック" w:eastAsia="BIZ UDPゴシック" w:hAnsi="BIZ UDPゴシック"/>
                  <w:sz w:val="20"/>
                  <w:szCs w:val="20"/>
                </w:rPr>
                <w:t xml:space="preserve">第２号被保険者の認定者のうち、障がい福祉サービスの受給者証をお持ちの方の人数と利用しているサービス</w:t>
              </w:r>
            </w:ins>
          </w:p>
        </w:tc>
        <w:tc>
          <w:tcPr>
            <w:tcW w:w="2250" w:type="dxa"/>
            <w:tcMar>
              <w:top w:w="130" w:type="dxa"/>
              <w:left w:w="130" w:type="dxa"/>
              <w:bottom w:w="130" w:type="dxa"/>
              <w:right w:w="130" w:type="dxa"/>
            </w:tcMar>
            <w:vAlign w:val="center"/>
          </w:tcPr>
          <w:p>
            <w:pPr>
              <w:keepNext/>
              <w:spacing w:line="320" w:lineRule="auto"/>
              <w:rPr>
                <w:ins w:id="90489" w:author="Ryo Wakayama" w:date="2026-10-20T09:00:00Z"/>
                <w:rFonts w:ascii="BIZ UDPゴシック" w:eastAsia="BIZ UDPゴシック" w:hAnsi="BIZ UDPゴシック"/>
                <w:sz w:val="20"/>
                <w:szCs w:val="20"/>
              </w:rPr>
            </w:pPr>
            <w:ins w:id="90490" w:author="Ryo Wakayama" w:date="2026-10-20T09:00:00Z">
              <w:r>
                <w:rPr>
                  <w:rFonts w:ascii="BIZ UDPゴシック" w:eastAsia="BIZ UDPゴシック" w:hAnsi="BIZ UDPゴシック"/>
                  <w:sz w:val="20"/>
                  <w:szCs w:val="20"/>
                </w:rPr>
                <w:t xml:space="preserve">１（両計画の見込量）</w:t>
              </w:r>
            </w:ins>
          </w:p>
        </w:tc>
      </w:tr>
      <w:tr>
        <w:trPr>
          <w:cantSplit/>
          <w:ins w:id="90491" w:author="Ryo Wakayama" w:date="2026-10-20T09:00:00Z"/>
        </w:trPr>
        <w:tc>
          <w:tcPr>
            <w:tcW w:w="450" w:type="dxa"/>
            <w:tcMar>
              <w:top w:w="130" w:type="dxa"/>
              <w:left w:w="130" w:type="dxa"/>
              <w:bottom w:w="130" w:type="dxa"/>
              <w:right w:w="130" w:type="dxa"/>
            </w:tcMar>
            <w:vAlign w:val="center"/>
          </w:tcPr>
          <w:p>
            <w:pPr>
              <w:keepNext/>
              <w:spacing w:line="320" w:lineRule="auto"/>
              <w:rPr>
                <w:ins w:id="90492" w:author="Ryo Wakayama" w:date="2026-10-20T09:00:00Z"/>
                <w:rFonts w:ascii="BIZ UDPゴシック" w:eastAsia="BIZ UDPゴシック" w:hAnsi="BIZ UDPゴシック"/>
                <w:sz w:val="20"/>
                <w:szCs w:val="20"/>
              </w:rPr>
            </w:pPr>
            <w:ins w:id="90493" w:author="Ryo Wakayama" w:date="2026-10-20T09:00:00Z">
              <w:r>
                <w:rPr>
                  <w:rFonts w:ascii="BIZ UDPゴシック" w:eastAsia="BIZ UDPゴシック" w:hAnsi="BIZ UDPゴシック"/>
                  <w:sz w:val="20"/>
                  <w:szCs w:val="20"/>
                </w:rPr>
                <w:t xml:space="preserve">４</w:t>
              </w:r>
            </w:ins>
          </w:p>
        </w:tc>
        <w:tc>
          <w:tcPr>
            <w:tcW w:w="6300" w:type="dxa"/>
            <w:tcMar>
              <w:top w:w="130" w:type="dxa"/>
              <w:left w:w="130" w:type="dxa"/>
              <w:bottom w:w="130" w:type="dxa"/>
              <w:right w:w="130" w:type="dxa"/>
            </w:tcMar>
            <w:vAlign w:val="center"/>
          </w:tcPr>
          <w:p>
            <w:pPr>
              <w:keepNext/>
              <w:spacing w:line="320" w:lineRule="auto"/>
              <w:rPr>
                <w:ins w:id="90494" w:author="Ryo Wakayama" w:date="2026-10-20T09:00:00Z"/>
                <w:rFonts w:ascii="BIZ UDPゴシック" w:eastAsia="BIZ UDPゴシック" w:hAnsi="BIZ UDPゴシック"/>
                <w:sz w:val="20"/>
                <w:szCs w:val="20"/>
              </w:rPr>
            </w:pPr>
            <w:ins w:id="90495" w:author="Ryo Wakayama" w:date="2026-10-20T09:00:00Z">
              <w:r>
                <w:rPr>
                  <w:rFonts w:ascii="BIZ UDPゴシック" w:eastAsia="BIZ UDPゴシック" w:hAnsi="BIZ UDPゴシック"/>
                  <w:sz w:val="20"/>
                  <w:szCs w:val="20"/>
                </w:rPr>
                <w:t xml:space="preserve">町内事業所の事業所番号と指定の種類（共生型サービスの指定の有無、基準該当障害福祉サービスの有無）</w:t>
              </w:r>
            </w:ins>
          </w:p>
        </w:tc>
        <w:tc>
          <w:tcPr>
            <w:tcW w:w="2250" w:type="dxa"/>
            <w:tcMar>
              <w:top w:w="130" w:type="dxa"/>
              <w:left w:w="130" w:type="dxa"/>
              <w:bottom w:w="130" w:type="dxa"/>
              <w:right w:w="130" w:type="dxa"/>
            </w:tcMar>
            <w:vAlign w:val="center"/>
          </w:tcPr>
          <w:p>
            <w:pPr>
              <w:keepNext/>
              <w:spacing w:line="320" w:lineRule="auto"/>
              <w:rPr>
                <w:ins w:id="90496" w:author="Ryo Wakayama" w:date="2026-10-20T09:00:00Z"/>
                <w:rFonts w:ascii="BIZ UDPゴシック" w:eastAsia="BIZ UDPゴシック" w:hAnsi="BIZ UDPゴシック"/>
                <w:sz w:val="20"/>
                <w:szCs w:val="20"/>
              </w:rPr>
            </w:pPr>
            <w:ins w:id="90497" w:author="Ryo Wakayama" w:date="2026-10-20T09:00:00Z">
              <w:r>
                <w:rPr>
                  <w:rFonts w:ascii="BIZ UDPゴシック" w:eastAsia="BIZ UDPゴシック" w:hAnsi="BIZ UDPゴシック"/>
                  <w:sz w:val="20"/>
                  <w:szCs w:val="20"/>
                </w:rPr>
                <w:t xml:space="preserve">６（事業所の数え方）</w:t>
              </w:r>
            </w:ins>
          </w:p>
        </w:tc>
      </w:tr>
      <w:tr>
        <w:trPr>
          <w:cantSplit/>
          <w:ins w:id="90498" w:author="Ryo Wakayama" w:date="2026-10-20T09:00:00Z"/>
        </w:trPr>
        <w:tc>
          <w:tcPr>
            <w:tcW w:w="450" w:type="dxa"/>
            <w:tcMar>
              <w:top w:w="130" w:type="dxa"/>
              <w:left w:w="130" w:type="dxa"/>
              <w:bottom w:w="130" w:type="dxa"/>
              <w:right w:w="130" w:type="dxa"/>
            </w:tcMar>
            <w:vAlign w:val="center"/>
          </w:tcPr>
          <w:p>
            <w:pPr>
              <w:keepNext/>
              <w:spacing w:line="320" w:lineRule="auto"/>
              <w:rPr>
                <w:ins w:id="90499" w:author="Ryo Wakayama" w:date="2026-10-20T09:00:00Z"/>
                <w:rFonts w:ascii="BIZ UDPゴシック" w:eastAsia="BIZ UDPゴシック" w:hAnsi="BIZ UDPゴシック"/>
                <w:sz w:val="20"/>
                <w:szCs w:val="20"/>
              </w:rPr>
            </w:pPr>
            <w:ins w:id="90500" w:author="Ryo Wakayama" w:date="2026-10-20T09:00:00Z">
              <w:r>
                <w:rPr>
                  <w:rFonts w:ascii="BIZ UDPゴシック" w:eastAsia="BIZ UDPゴシック" w:hAnsi="BIZ UDPゴシック"/>
                  <w:sz w:val="20"/>
                  <w:szCs w:val="20"/>
                </w:rPr>
                <w:t xml:space="preserve">５</w:t>
              </w:r>
            </w:ins>
          </w:p>
        </w:tc>
        <w:tc>
          <w:tcPr>
            <w:tcW w:w="6300" w:type="dxa"/>
            <w:tcMar>
              <w:top w:w="130" w:type="dxa"/>
              <w:left w:w="130" w:type="dxa"/>
              <w:bottom w:w="130" w:type="dxa"/>
              <w:right w:w="130" w:type="dxa"/>
            </w:tcMar>
            <w:vAlign w:val="center"/>
          </w:tcPr>
          <w:p>
            <w:pPr>
              <w:keepNext/>
              <w:spacing w:line="320" w:lineRule="auto"/>
              <w:rPr>
                <w:ins w:id="90501" w:author="Ryo Wakayama" w:date="2026-10-20T09:00:00Z"/>
                <w:rFonts w:ascii="BIZ UDPゴシック" w:eastAsia="BIZ UDPゴシック" w:hAnsi="BIZ UDPゴシック"/>
                <w:sz w:val="20"/>
                <w:szCs w:val="20"/>
              </w:rPr>
            </w:pPr>
            <w:ins w:id="90502" w:author="Ryo Wakayama" w:date="2026-10-20T09:00:00Z">
              <w:r>
                <w:rPr>
                  <w:rFonts w:ascii="BIZ UDPゴシック" w:eastAsia="BIZ UDPゴシック" w:hAnsi="BIZ UDPゴシック"/>
                  <w:sz w:val="20"/>
                  <w:szCs w:val="20"/>
                </w:rPr>
                <w:t xml:space="preserve">計画相談支援の実利用者数のうち、65歳以上の方の人数</w:t>
              </w:r>
            </w:ins>
          </w:p>
        </w:tc>
        <w:tc>
          <w:tcPr>
            <w:tcW w:w="2250" w:type="dxa"/>
            <w:tcMar>
              <w:top w:w="130" w:type="dxa"/>
              <w:left w:w="130" w:type="dxa"/>
              <w:bottom w:w="130" w:type="dxa"/>
              <w:right w:w="130" w:type="dxa"/>
            </w:tcMar>
            <w:vAlign w:val="center"/>
          </w:tcPr>
          <w:p>
            <w:pPr>
              <w:keepNext/>
              <w:spacing w:line="320" w:lineRule="auto"/>
              <w:rPr>
                <w:ins w:id="90503" w:author="Ryo Wakayama" w:date="2026-10-20T09:00:00Z"/>
                <w:rFonts w:ascii="BIZ UDPゴシック" w:eastAsia="BIZ UDPゴシック" w:hAnsi="BIZ UDPゴシック"/>
                <w:sz w:val="20"/>
                <w:szCs w:val="20"/>
              </w:rPr>
            </w:pPr>
            <w:ins w:id="90504" w:author="Ryo Wakayama" w:date="2026-10-20T09:00:00Z">
              <w:r>
                <w:rPr>
                  <w:rFonts w:ascii="BIZ UDPゴシック" w:eastAsia="BIZ UDPゴシック" w:hAnsi="BIZ UDPゴシック"/>
                  <w:sz w:val="20"/>
                  <w:szCs w:val="20"/>
                </w:rPr>
                <w:t xml:space="preserve">８（引継ぎ）</w:t>
              </w:r>
            </w:ins>
          </w:p>
        </w:tc>
      </w:tr>
      <w:tr>
        <w:trPr>
          <w:cantSplit/>
          <w:ins w:id="90505" w:author="Ryo Wakayama" w:date="2026-10-20T09:00:00Z"/>
        </w:trPr>
        <w:tc>
          <w:tcPr>
            <w:tcW w:w="450" w:type="dxa"/>
            <w:tcMar>
              <w:top w:w="130" w:type="dxa"/>
              <w:left w:w="130" w:type="dxa"/>
              <w:bottom w:w="130" w:type="dxa"/>
              <w:right w:w="130" w:type="dxa"/>
            </w:tcMar>
            <w:vAlign w:val="center"/>
          </w:tcPr>
          <w:p>
            <w:pPr>
              <w:keepNext/>
              <w:spacing w:line="320" w:lineRule="auto"/>
              <w:rPr>
                <w:ins w:id="90506" w:author="Ryo Wakayama" w:date="2026-10-20T09:00:00Z"/>
                <w:rFonts w:ascii="BIZ UDPゴシック" w:eastAsia="BIZ UDPゴシック" w:hAnsi="BIZ UDPゴシック"/>
                <w:sz w:val="20"/>
                <w:szCs w:val="20"/>
              </w:rPr>
            </w:pPr>
            <w:ins w:id="90507" w:author="Ryo Wakayama" w:date="2026-10-20T09:00:00Z">
              <w:r>
                <w:rPr>
                  <w:rFonts w:ascii="BIZ UDPゴシック" w:eastAsia="BIZ UDPゴシック" w:hAnsi="BIZ UDPゴシック"/>
                  <w:sz w:val="20"/>
                  <w:szCs w:val="20"/>
                </w:rPr>
                <w:t xml:space="preserve">６</w:t>
              </w:r>
            </w:ins>
          </w:p>
        </w:tc>
        <w:tc>
          <w:tcPr>
            <w:tcW w:w="6300" w:type="dxa"/>
            <w:tcMar>
              <w:top w:w="130" w:type="dxa"/>
              <w:left w:w="130" w:type="dxa"/>
              <w:bottom w:w="130" w:type="dxa"/>
              <w:right w:w="130" w:type="dxa"/>
            </w:tcMar>
            <w:vAlign w:val="center"/>
          </w:tcPr>
          <w:p>
            <w:pPr>
              <w:keepNext/>
              <w:spacing w:line="320" w:lineRule="auto"/>
              <w:rPr>
                <w:ins w:id="90508" w:author="Ryo Wakayama" w:date="2026-10-20T09:00:00Z"/>
                <w:rFonts w:ascii="BIZ UDPゴシック" w:eastAsia="BIZ UDPゴシック" w:hAnsi="BIZ UDPゴシック"/>
                <w:sz w:val="20"/>
                <w:szCs w:val="20"/>
              </w:rPr>
            </w:pPr>
            <w:ins w:id="90509" w:author="Ryo Wakayama" w:date="2026-10-20T09:00:00Z">
              <w:r>
                <w:rPr>
                  <w:rFonts w:ascii="BIZ UDPゴシック" w:eastAsia="BIZ UDPゴシック" w:hAnsi="BIZ UDPゴシック"/>
                  <w:b/>
                  <w:sz w:val="20"/>
                  <w:szCs w:val="20"/>
                </w:rPr>
                <w:t xml:space="preserve">障害者総合支援法第89条の３の支援協議会（自立支援協議会）と、介護保険法第115条の48の支援会議の設置の有無。</w:t>
              </w:r>
            </w:ins>
            <w:ins w:id="90510" w:author="Ryo Wakayama" w:date="2026-10-20T09:00:00Z">
              <w:r>
                <w:rPr>
                  <w:rFonts w:ascii="BIZ UDPゴシック" w:eastAsia="BIZ UDPゴシック" w:hAnsi="BIZ UDPゴシック"/>
                  <w:sz w:val="20"/>
                  <w:szCs w:val="20"/>
                </w:rPr>
                <w:t xml:space="preserve">単独設置か田村地方での共同設置か、年間の開催回数と構成員</w:t>
              </w:r>
            </w:ins>
          </w:p>
        </w:tc>
        <w:tc>
          <w:tcPr>
            <w:tcW w:w="2250" w:type="dxa"/>
            <w:tcMar>
              <w:top w:w="130" w:type="dxa"/>
              <w:left w:w="130" w:type="dxa"/>
              <w:bottom w:w="130" w:type="dxa"/>
              <w:right w:w="130" w:type="dxa"/>
            </w:tcMar>
            <w:vAlign w:val="center"/>
          </w:tcPr>
          <w:p>
            <w:pPr>
              <w:keepNext/>
              <w:spacing w:line="320" w:lineRule="auto"/>
              <w:rPr>
                <w:ins w:id="90511" w:author="Ryo Wakayama" w:date="2026-10-20T09:00:00Z"/>
                <w:rFonts w:ascii="BIZ UDPゴシック" w:eastAsia="BIZ UDPゴシック" w:hAnsi="BIZ UDPゴシック"/>
                <w:sz w:val="20"/>
                <w:szCs w:val="20"/>
              </w:rPr>
            </w:pPr>
            <w:ins w:id="90512" w:author="Ryo Wakayama" w:date="2026-10-20T09:00:00Z">
              <w:r>
                <w:rPr>
                  <w:rFonts w:ascii="BIZ UDPゴシック" w:eastAsia="BIZ UDPゴシック" w:hAnsi="BIZ UDPゴシック"/>
                  <w:sz w:val="20"/>
                  <w:szCs w:val="20"/>
                </w:rPr>
                <w:t xml:space="preserve">10（判定を行う場）</w:t>
              </w:r>
            </w:ins>
          </w:p>
        </w:tc>
      </w:tr>
      <w:tr>
        <w:trPr>
          <w:cantSplit/>
          <w:ins w:id="90513" w:author="Ryo Wakayama" w:date="2026-10-20T09:00:00Z"/>
        </w:trPr>
        <w:tc>
          <w:tcPr>
            <w:tcW w:w="450" w:type="dxa"/>
            <w:tcMar>
              <w:top w:w="130" w:type="dxa"/>
              <w:left w:w="130" w:type="dxa"/>
              <w:bottom w:w="130" w:type="dxa"/>
              <w:right w:w="130" w:type="dxa"/>
            </w:tcMar>
            <w:vAlign w:val="center"/>
          </w:tcPr>
          <w:p>
            <w:pPr>
              <w:keepNext/>
              <w:spacing w:line="320" w:lineRule="auto"/>
              <w:rPr>
                <w:ins w:id="90514" w:author="Ryo Wakayama" w:date="2026-10-20T09:00:00Z"/>
                <w:rFonts w:ascii="BIZ UDPゴシック" w:eastAsia="BIZ UDPゴシック" w:hAnsi="BIZ UDPゴシック"/>
                <w:sz w:val="20"/>
                <w:szCs w:val="20"/>
              </w:rPr>
            </w:pPr>
            <w:ins w:id="90515" w:author="Ryo Wakayama" w:date="2026-10-20T09:00:00Z">
              <w:r>
                <w:rPr>
                  <w:rFonts w:ascii="BIZ UDPゴシック" w:eastAsia="BIZ UDPゴシック" w:hAnsi="BIZ UDPゴシック"/>
                  <w:sz w:val="20"/>
                  <w:szCs w:val="20"/>
                </w:rPr>
                <w:t xml:space="preserve">７</w:t>
              </w:r>
            </w:ins>
          </w:p>
        </w:tc>
        <w:tc>
          <w:tcPr>
            <w:tcW w:w="6300" w:type="dxa"/>
            <w:tcMar>
              <w:top w:w="130" w:type="dxa"/>
              <w:left w:w="130" w:type="dxa"/>
              <w:bottom w:w="130" w:type="dxa"/>
              <w:right w:w="130" w:type="dxa"/>
            </w:tcMar>
            <w:vAlign w:val="center"/>
          </w:tcPr>
          <w:p>
            <w:pPr>
              <w:keepNext/>
              <w:spacing w:line="320" w:lineRule="auto"/>
              <w:rPr>
                <w:ins w:id="90516" w:author="Ryo Wakayama" w:date="2026-10-20T09:00:00Z"/>
                <w:rFonts w:ascii="BIZ UDPゴシック" w:eastAsia="BIZ UDPゴシック" w:hAnsi="BIZ UDPゴシック"/>
                <w:sz w:val="20"/>
                <w:szCs w:val="20"/>
              </w:rPr>
            </w:pPr>
            <w:ins w:id="90517" w:author="Ryo Wakayama" w:date="2026-10-20T09:00:00Z">
              <w:r>
                <w:rPr>
                  <w:rFonts w:ascii="BIZ UDPゴシック" w:eastAsia="BIZ UDPゴシック" w:hAnsi="BIZ UDPゴシック"/>
                  <w:b/>
                  <w:sz w:val="20"/>
                  <w:szCs w:val="20"/>
                </w:rPr>
                <w:t xml:space="preserve">社会福祉法第106条の３の２の支援会議、住宅セーフティネット法第81条第１項の居住支援協議会、生活困窮者自立支援法第９条第１項の支援会議の設置の有無。</w:t>
              </w:r>
            </w:ins>
            <w:ins w:id="90518" w:author="Ryo Wakayama" w:date="2026-10-20T09:00:00Z">
              <w:r>
                <w:rPr>
                  <w:rFonts w:ascii="BIZ UDPゴシック" w:eastAsia="BIZ UDPゴシック" w:hAnsi="BIZ UDPゴシック"/>
                  <w:sz w:val="20"/>
                  <w:szCs w:val="20"/>
                </w:rPr>
                <w:t xml:space="preserve">改正後の介護保険法第115条の48第５項は、これらとの相互の連携も努力義務としているため、置かれている会議体を一覧にします</w:t>
              </w:r>
            </w:ins>
          </w:p>
        </w:tc>
        <w:tc>
          <w:tcPr>
            <w:tcW w:w="2250" w:type="dxa"/>
            <w:tcMar>
              <w:top w:w="130" w:type="dxa"/>
              <w:left w:w="130" w:type="dxa"/>
              <w:bottom w:w="130" w:type="dxa"/>
              <w:right w:w="130" w:type="dxa"/>
            </w:tcMar>
            <w:vAlign w:val="center"/>
          </w:tcPr>
          <w:p>
            <w:pPr>
              <w:keepNext/>
              <w:spacing w:line="320" w:lineRule="auto"/>
              <w:rPr>
                <w:ins w:id="90519" w:author="Ryo Wakayama" w:date="2026-10-20T09:00:00Z"/>
                <w:rFonts w:ascii="BIZ UDPゴシック" w:eastAsia="BIZ UDPゴシック" w:hAnsi="BIZ UDPゴシック"/>
                <w:sz w:val="20"/>
                <w:szCs w:val="20"/>
              </w:rPr>
            </w:pPr>
            <w:ins w:id="90520" w:author="Ryo Wakayama" w:date="2026-10-20T09:00:00Z">
              <w:r>
                <w:rPr>
                  <w:rFonts w:ascii="BIZ UDPゴシック" w:eastAsia="BIZ UDPゴシック" w:hAnsi="BIZ UDPゴシック"/>
                  <w:sz w:val="20"/>
                  <w:szCs w:val="20"/>
                </w:rPr>
                <w:t xml:space="preserve">10（判定を行う場）</w:t>
              </w:r>
            </w:ins>
          </w:p>
        </w:tc>
      </w:tr>
    </w:tbl>
    <w:p>
      <w:pPr>
        <w:spacing w:after="200" w:line="360" w:lineRule="auto"/>
        <w:ind w:firstLineChars="100" w:firstLine="220"/>
        <w:rPr>
          <w:ins w:id="90521" w:author="Ryo Wakayama" w:date="2026-10-20T09:00:00Z"/>
          <w:rFonts w:ascii="BIZ UDPゴシック" w:eastAsia="BIZ UDPゴシック" w:hAnsi="BIZ UDPゴシック"/>
        </w:rPr>
      </w:pPr>
      <w:ins w:id="90522" w:author="Ryo Wakayama" w:date="2026-10-20T09:00:00Z">
        <w:r>
          <w:rPr>
            <w:rFonts w:ascii="BIZ UDPゴシック" w:eastAsia="BIZ UDPゴシック" w:hAnsi="BIZ UDPゴシック"/>
            <w:sz w:val="22"/>
            <w:szCs w:val="22"/>
          </w:rPr>
          <w:t xml:space="preserve">いずれも【要確認】です。</w:t>
        </w:r>
      </w:ins>
      <w:ins w:id="90523" w:author="Ryo Wakayama" w:date="2026-10-20T09:00:00Z">
        <w:r>
          <w:rPr>
            <w:rFonts w:ascii="BIZ UDPゴシック" w:eastAsia="BIZ UDPゴシック" w:hAnsi="BIZ UDPゴシック"/>
            <w:b/>
            <w:sz w:val="22"/>
            <w:szCs w:val="22"/>
          </w:rPr>
          <w:t xml:space="preserve">２の一覧が得られれば、２・４・７・９がまとめて片付きます。</w:t>
        </w:r>
      </w:ins>
    </w:p>
    <w:p w14:paraId="06FA5A42" w14:textId="77777777" w:rsidR="00F7182C" w:rsidRDefault="00520DB3" w:rsidP="00F7182C">
      <w:pPr>
        <w:pStyle w:val="a4"/>
        <w:pageBreakBefore/>
      </w:pPr>
      <w:r>
        <w:rPr>
          <w:noProof/>
        </w:rPr>
        <w:lastRenderedPageBreak/>
        <mc:AlternateContent>
          <mc:Choice Requires="wps">
            <w:drawing>
              <wp:anchor distT="0" distB="0" distL="114300" distR="114300" simplePos="0" relativeHeight="251677696" behindDoc="0" locked="0" layoutInCell="1" allowOverlap="1" wp14:anchorId="7B969652" wp14:editId="21BCEFA9">
                <wp:simplePos x="0" y="0"/>
                <wp:positionH relativeFrom="page">
                  <wp:align>left</wp:align>
                </wp:positionH>
                <wp:positionV relativeFrom="paragraph">
                  <wp:posOffset>-825500</wp:posOffset>
                </wp:positionV>
                <wp:extent cx="7569816" cy="10648950"/>
                <wp:effectExtent l="0" t="0" r="0" b="0"/>
                <wp:wrapNone/>
                <wp:docPr id="7458006" name="正方形/長方形 1"/>
                <wp:cNvGraphicFramePr/>
                <a:graphic xmlns:a="http://schemas.openxmlformats.org/drawingml/2006/main">
                  <a:graphicData uri="http://schemas.microsoft.com/office/word/2010/wordprocessingShape">
                    <wps:wsp>
                      <wps:cNvSpPr/>
                      <wps:spPr>
                        <a:xfrm>
                          <a:off x="0" y="0"/>
                          <a:ext cx="7569816" cy="10648950"/>
                        </a:xfrm>
                        <a:prstGeom prst="rect">
                          <a:avLst/>
                        </a:prstGeom>
                        <a:solidFill>
                          <a:schemeClr val="accent2">
                            <a:lumMod val="40000"/>
                            <a:lumOff val="60000"/>
                          </a:schemeClr>
                        </a:solidFill>
                        <a:ln w="12700" cap="flat" cmpd="sng" algn="ctr">
                          <a:noFill/>
                          <a:prstDash val="solid"/>
                          <a:miter lim="800000"/>
                        </a:ln>
                        <a:effectLst/>
                      </wps:spPr>
                      <wps:txbx>
                        <w:txbxContent>
                          <w:p w14:paraId="4A16ADCF" w14:textId="77777777" w:rsidR="00520DB3" w:rsidRPr="00520DB3" w:rsidRDefault="00520DB3" w:rsidP="00520DB3">
                            <w:pPr>
                              <w:jc w:val="center"/>
                              <w:rPr>
                                <w:rFonts w:ascii="BIZ UDPゴシック" w:eastAsia="BIZ UDPゴシック" w:hAnsi="BIZ UDPゴシック"/>
                                <w:b/>
                                <w:bCs/>
                                <w:color w:val="FFFFFF" w:themeColor="background1"/>
                                <w:sz w:val="144"/>
                                <w:szCs w:val="144"/>
                              </w:rPr>
                            </w:pPr>
                            <w:r>
                              <w:rPr>
                                <w:rFonts w:ascii="BIZ UDPゴシック" w:eastAsia="BIZ UDPゴシック" w:hAnsi="BIZ UDPゴシック" w:hint="eastAsia"/>
                                <w:b/>
                                <w:bCs/>
                                <w:color w:val="FFFFFF" w:themeColor="background1"/>
                                <w:sz w:val="144"/>
                                <w:szCs w:val="144"/>
                              </w:rPr>
                              <w:t>資料編</w:t>
                            </w:r>
                          </w:p>
                          <w:p w14:paraId="6316B869" w14:textId="77777777" w:rsidR="00520DB3" w:rsidRPr="00257B3E" w:rsidRDefault="00520DB3" w:rsidP="00520DB3">
                            <w:pPr>
                              <w:jc w:val="center"/>
                              <w:rPr>
                                <w:rFonts w:ascii="BIZ UDPゴシック" w:eastAsia="BIZ UDPゴシック" w:hAnsi="BIZ UDPゴシック"/>
                                <w:b/>
                                <w:bCs/>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69652" id="_x0000_s1034" style="position:absolute;margin-left:0;margin-top:-65pt;width:596.05pt;height:838.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" fillcolor="#f7caac [1301]" stroked="f" strokeweight="1pt">
                <v:textbox>
                  <w:txbxContent>
                    <w:p w14:paraId="4A16ADCF" w14:textId="77777777" w:rsidR="00520DB3" w:rsidRPr="00520DB3" w:rsidRDefault="00520DB3" w:rsidP="00520DB3">
                      <w:pPr>
                        <w:jc w:val="center"/>
                        <w:rPr>
                          <w:rFonts w:ascii="BIZ UDPゴシック" w:eastAsia="BIZ UDPゴシック" w:hAnsi="BIZ UDPゴシック"/>
                          <w:b/>
                          <w:bCs/>
                          <w:color w:val="FFFFFF" w:themeColor="background1"/>
                          <w:sz w:val="144"/>
                          <w:szCs w:val="144"/>
                        </w:rPr>
                      </w:pPr>
                      <w:r>
                        <w:rPr>
                          <w:rFonts w:ascii="BIZ UDPゴシック" w:eastAsia="BIZ UDPゴシック" w:hAnsi="BIZ UDPゴシック" w:hint="eastAsia"/>
                          <w:b/>
                          <w:bCs/>
                          <w:color w:val="FFFFFF" w:themeColor="background1"/>
                          <w:sz w:val="144"/>
                          <w:szCs w:val="144"/>
                        </w:rPr>
                        <w:t>資料編</w:t>
                      </w:r>
                    </w:p>
                    <w:p w14:paraId="6316B869" w14:textId="77777777" w:rsidR="00520DB3" w:rsidRPr="00257B3E" w:rsidRDefault="00520DB3" w:rsidP="00520DB3">
                      <w:pPr>
                        <w:jc w:val="center"/>
                        <w:rPr>
                          <w:rFonts w:ascii="BIZ UDPゴシック" w:eastAsia="BIZ UDPゴシック" w:hAnsi="BIZ UDPゴシック"/>
                          <w:b/>
                          <w:bCs/>
                          <w:sz w:val="144"/>
                          <w:szCs w:val="144"/>
                        </w:rPr>
                      </w:pPr>
                    </w:p>
                  </w:txbxContent>
                </v:textbox>
                <w10:wrap anchorx="page"/>
              </v:rect>
            </w:pict>
          </mc:Fallback>
        </mc:AlternateContent>
      </w:r>
    </w:p>
    <w:p w14:paraId="4D65428F" w14:textId="77777777" w:rsidR="00F7182C" w:rsidRDefault="00F7182C" w:rsidP="00F7182C">
      <w:pPr>
        <w:pStyle w:val="a4"/>
      </w:pPr>
    </w:p>
    <w:p w14:paraId="40B744B6" w14:textId="77777777" w:rsidR="00F7182C" w:rsidRDefault="00F7182C" w:rsidP="00F7182C">
      <w:pPr>
        <w:pStyle w:val="a4"/>
      </w:pPr>
    </w:p>
    <w:p w14:paraId="51D3CF03" w14:textId="77777777" w:rsidR="00F7182C" w:rsidRDefault="00F7182C" w:rsidP="00F7182C">
      <w:pPr>
        <w:pStyle w:val="a4"/>
      </w:pPr>
    </w:p>
    <w:p w14:paraId="45B97836" w14:textId="77777777" w:rsidR="00F7182C" w:rsidRDefault="00F7182C" w:rsidP="00F7182C">
      <w:pPr>
        <w:pStyle w:val="a4"/>
      </w:pPr>
    </w:p>
    <w:p w14:paraId="77458C73" w14:textId="77777777" w:rsidR="00F7182C" w:rsidRDefault="00F7182C" w:rsidP="00F7182C">
      <w:pPr>
        <w:pStyle w:val="a4"/>
      </w:pPr>
    </w:p>
    <w:p w14:paraId="422A1A01" w14:textId="77777777" w:rsidR="00F7182C" w:rsidRDefault="00F7182C" w:rsidP="00F7182C">
      <w:pPr>
        <w:pStyle w:val="a4"/>
      </w:pPr>
    </w:p>
    <w:p w14:paraId="64346683" w14:textId="77777777" w:rsidR="00F7182C" w:rsidRDefault="00F7182C" w:rsidP="00F7182C">
      <w:pPr>
        <w:pStyle w:val="a4"/>
      </w:pPr>
    </w:p>
    <w:p w14:paraId="494D9ABD" w14:textId="77777777" w:rsidR="00F7182C" w:rsidRDefault="00F7182C" w:rsidP="00F7182C">
      <w:pPr>
        <w:pStyle w:val="a4"/>
      </w:pPr>
    </w:p>
    <w:p w14:paraId="413614C2" w14:textId="77777777" w:rsidR="00F7182C" w:rsidRDefault="00F7182C" w:rsidP="00F7182C">
      <w:pPr>
        <w:pStyle w:val="a4"/>
      </w:pPr>
    </w:p>
    <w:p w14:paraId="52C736FC" w14:textId="77777777" w:rsidR="00F7182C" w:rsidRDefault="00F7182C" w:rsidP="00F7182C">
      <w:pPr>
        <w:pStyle w:val="a4"/>
      </w:pPr>
    </w:p>
    <w:p w14:paraId="3F953997" w14:textId="77777777" w:rsidR="00F7182C" w:rsidRDefault="00F7182C" w:rsidP="00F7182C">
      <w:pPr>
        <w:pStyle w:val="a4"/>
      </w:pPr>
    </w:p>
    <w:p w14:paraId="5ACF19BD" w14:textId="77777777" w:rsidR="00F7182C" w:rsidRDefault="00F7182C" w:rsidP="00F7182C">
      <w:pPr>
        <w:pStyle w:val="a4"/>
      </w:pPr>
    </w:p>
    <w:p w14:paraId="561B573A" w14:textId="77777777" w:rsidR="00F7182C" w:rsidRDefault="00F7182C" w:rsidP="00F7182C">
      <w:pPr>
        <w:pStyle w:val="a4"/>
      </w:pPr>
    </w:p>
    <w:p w14:paraId="71EE37AA" w14:textId="77777777" w:rsidR="00F7182C" w:rsidRDefault="00F7182C" w:rsidP="00F7182C">
      <w:pPr>
        <w:pStyle w:val="a4"/>
      </w:pPr>
    </w:p>
    <w:p w14:paraId="5ADA6EAA" w14:textId="77777777" w:rsidR="00F7182C" w:rsidRDefault="00F7182C" w:rsidP="00F7182C">
      <w:pPr>
        <w:pStyle w:val="a4"/>
      </w:pPr>
    </w:p>
    <w:p w14:paraId="08D45DFB" w14:textId="77777777" w:rsidR="00F7182C" w:rsidRDefault="00F7182C" w:rsidP="00F7182C">
      <w:pPr>
        <w:pStyle w:val="a4"/>
      </w:pPr>
    </w:p>
    <w:p w14:paraId="56262114" w14:textId="77777777" w:rsidR="00F7182C" w:rsidRDefault="00F7182C" w:rsidP="00F7182C">
      <w:pPr>
        <w:pStyle w:val="a4"/>
      </w:pPr>
    </w:p>
    <w:p w14:paraId="0FCFCD44" w14:textId="77777777" w:rsidR="00F7182C" w:rsidRDefault="00F7182C" w:rsidP="00F7182C">
      <w:pPr>
        <w:pStyle w:val="a4"/>
      </w:pPr>
    </w:p>
    <w:p w14:paraId="32026ABE" w14:textId="77777777" w:rsidR="00F7182C" w:rsidRDefault="00F7182C" w:rsidP="00F7182C">
      <w:pPr>
        <w:pStyle w:val="a4"/>
      </w:pPr>
    </w:p>
    <w:p w14:paraId="21C5C7FA" w14:textId="77777777" w:rsidR="00F7182C" w:rsidRDefault="00F7182C" w:rsidP="00F7182C">
      <w:pPr>
        <w:pStyle w:val="a4"/>
      </w:pPr>
    </w:p>
    <w:p w14:paraId="3B958A34" w14:textId="77777777" w:rsidR="00F7182C" w:rsidRDefault="00F7182C" w:rsidP="00F7182C">
      <w:pPr>
        <w:pStyle w:val="a4"/>
      </w:pPr>
    </w:p>
    <w:p w14:paraId="72E3B232" w14:textId="77777777" w:rsidR="00F7182C" w:rsidRDefault="00520DB3" w:rsidP="00F7182C">
      <w:pPr>
        <w:pStyle w:val="a4"/>
      </w:pPr>
      <w:r>
        <w:rPr>
          <w:rFonts w:ascii="BIZ UDPゴシック" w:eastAsia="BIZ UDPゴシック" w:hAnsi="BIZ UDPゴシック"/>
          <w:noProof/>
          <w:sz w:val="22"/>
          <w:szCs w:val="22"/>
        </w:rPr>
        <w:drawing>
          <wp:anchor distT="0" distB="0" distL="114300" distR="114300" simplePos="0" relativeHeight="251678720" behindDoc="0" locked="0" layoutInCell="1" allowOverlap="1" wp14:anchorId="559D7BE0" wp14:editId="49512E5C">
            <wp:simplePos x="0" y="0"/>
            <wp:positionH relativeFrom="margin">
              <wp:align>right</wp:align>
            </wp:positionH>
            <wp:positionV relativeFrom="paragraph">
              <wp:posOffset>10160</wp:posOffset>
            </wp:positionV>
            <wp:extent cx="5553075" cy="3676743"/>
            <wp:effectExtent l="0" t="0" r="0" b="0"/>
            <wp:wrapNone/>
            <wp:docPr id="5451010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3075" cy="3676743"/>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438290B" w14:textId="77777777" w:rsidR="009D6CAB" w:rsidRPr="00370011" w:rsidRDefault="00000000">
      <w:pPr>
        <w:pStyle w:val="2"/>
        <w:pageBreakBefore/>
        <w:shd w:val="clear" w:color="auto" w:fill="DCE8DC"/>
        <w:spacing w:before="400" w:after="240"/>
        <w:ind w:left="40"/>
        <w:rPr>
          <w:rFonts w:ascii="BIZ UDPゴシック" w:eastAsia="BIZ UDPゴシック" w:hAnsi="BIZ UDPゴシック"/>
        </w:rPr>
      </w:pPr>
      <w:bookmarkStart w:id="29" w:name="_TocOno032"/>
      <w:r>
        <w:rPr>
          <w:rFonts w:ascii="BIZ UDPゴシック" w:eastAsia="BIZ UDPゴシック" w:hAnsi="BIZ UDPゴシック"/>
          <w:b/>
          <w:bCs/>
          <w:color w:val="1B3B2A"/>
          <w:sz w:val="25"/>
          <w:szCs w:val="25"/>
        </w:rPr>
        <w:lastRenderedPageBreak/>
        <w:t>１　小野町自立支援協議会設置要綱</w:t>
      </w:r>
      <w:bookmarkEnd w:id="29"/>
    </w:p>
    <w:p w14:paraId="198B4EA9" w14:textId="77777777" w:rsidR="009D6CAB" w:rsidRPr="00370011" w:rsidRDefault="00000000">
      <w:pPr>
        <w:spacing w:after="200"/>
        <w:jc w:val="right"/>
        <w:rPr>
          <w:rFonts w:ascii="BIZ UDPゴシック" w:eastAsia="BIZ UDPゴシック" w:hAnsi="BIZ UDPゴシック"/>
        </w:rPr>
      </w:pPr>
      <w:r>
        <w:rPr>
          <w:rFonts w:ascii="BIZ UDPゴシック" w:eastAsia="BIZ UDPゴシック" w:hAnsi="BIZ UDPゴシック"/>
          <w:sz w:val="20"/>
          <w:szCs w:val="20"/>
        </w:rPr>
        <w:t>（平成23年６月15日要綱第９号）</w:t>
      </w:r>
    </w:p>
    <w:p w14:paraId="10555DB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（目的）</w:t>
      </w:r>
    </w:p>
    <w:p w14:paraId="35F84743"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第１条　障がい者及び障がい児（以下「障がい者等」という。）がその有する能力及び適性に応じ、自立した日常生活又は社会生活を営むことができる地域社会の実現に向け、地域における福祉サービスに関するシステムづくりを協議する場として、小野町自立支援協議会（以下「協議会」という。）を設置する。</w:t>
      </w:r>
    </w:p>
    <w:p w14:paraId="10D2A7C4"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（協議事項）</w:t>
      </w:r>
    </w:p>
    <w:p w14:paraId="7C7AB62F"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第２条　協議会は、次に掲げる事項について協議する。</w:t>
      </w:r>
    </w:p>
    <w:p w14:paraId="0AAC1AD2"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・（１）障がい者等に係る地域の課題発見と対応に関すること。</w:t>
      </w:r>
    </w:p>
    <w:p w14:paraId="078D9394"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・（２）障がい者等福祉に関する計画の策定及び見直しに対する具申に関すること。</w:t>
      </w:r>
    </w:p>
    <w:p w14:paraId="5D634B76"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・（３）困難事例への対応のあり方に関すること。</w:t>
      </w:r>
    </w:p>
    <w:p w14:paraId="4552DEA2"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・（４）関係機関、団体の連携強化に関すること。</w:t>
      </w:r>
    </w:p>
    <w:p w14:paraId="1733D4DB" w14:textId="77777777" w:rsidR="009D6CAB" w:rsidRPr="00370011" w:rsidRDefault="00000000">
      <w:pPr>
        <w:spacing w:after="120" w:line="340" w:lineRule="auto"/>
        <w:ind w:left="240" w:hanging="240"/>
        <w:rPr>
          <w:rFonts w:ascii="BIZ UDPゴシック" w:eastAsia="BIZ UDPゴシック" w:hAnsi="BIZ UDPゴシック"/>
        </w:rPr>
      </w:pPr>
      <w:r>
        <w:rPr>
          <w:rFonts w:ascii="BIZ UDPゴシック" w:eastAsia="BIZ UDPゴシック" w:hAnsi="BIZ UDPゴシック"/>
          <w:sz w:val="22"/>
          <w:szCs w:val="22"/>
        </w:rPr>
        <w:t>・（５）その他障がい者等福祉に関するシステムづくりのために必要な事項に関すること。</w:t>
      </w:r>
    </w:p>
    <w:p w14:paraId="3A798D88"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（組織）</w:t>
      </w:r>
    </w:p>
    <w:p w14:paraId="6437682E"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第３条　協議会は、福祉、保健、医療、教育、就労、警察、地域及び障がい者等の福祉に関連する職務に従事する者をもって組織する。</w:t>
      </w:r>
    </w:p>
    <w:p w14:paraId="3CA49B61"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２　協議会の定員は、15名以内とする。</w:t>
      </w:r>
    </w:p>
    <w:p w14:paraId="11E9BCF2"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３　協議会には、必要に応じて専門部会を置くことができる。</w:t>
      </w:r>
    </w:p>
    <w:p w14:paraId="4F02482F"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（役員）</w:t>
      </w:r>
    </w:p>
    <w:p w14:paraId="25981CBA"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第４条　協議会に会長及び副会長を置き、委員の互選によりこれを定める。</w:t>
      </w:r>
    </w:p>
    <w:p w14:paraId="5792C36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２　会長は会務を総理し、協議会を代表する。</w:t>
      </w:r>
    </w:p>
    <w:p w14:paraId="345EB988"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３　副会長は、会長を補佐し、会長に事故あるとき又は会長が欠けたときは、その職務を代理する。</w:t>
      </w:r>
    </w:p>
    <w:p w14:paraId="310066F5"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（任期）</w:t>
      </w:r>
    </w:p>
    <w:p w14:paraId="777A8298"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第５条　委員の任期は３年とする。ただし、補欠の委員の任期は前任者の残任期間とし、再任は妨げない。</w:t>
      </w:r>
    </w:p>
    <w:p w14:paraId="31F0E6E6"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lastRenderedPageBreak/>
        <w:t>（会議）</w:t>
      </w:r>
    </w:p>
    <w:p w14:paraId="01D6CBC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第６条　会長は、協議会の会議（以下「会議」という。）を、必要に応じて招集し、その議長となる。</w:t>
      </w:r>
    </w:p>
    <w:p w14:paraId="2853D940"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２　会長は、会議の協議上必要があると認めるときは、委員以外の関係者を招致し、意見又は説明を求めることができる。</w:t>
      </w:r>
    </w:p>
    <w:p w14:paraId="33C224D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（個別支援会議）</w:t>
      </w:r>
    </w:p>
    <w:p w14:paraId="3A0B8274"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第７条　会長は、個別の案件に機動的に対応するため、構成機関、団体の協力を得て、個別支援会議を開催できるものとする。</w:t>
      </w:r>
    </w:p>
    <w:p w14:paraId="669860C6"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（庶務）</w:t>
      </w:r>
    </w:p>
    <w:p w14:paraId="7EC57473"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第８条　協議会の庶務は、障がい福祉担当課において処理する。</w:t>
      </w:r>
    </w:p>
    <w:p w14:paraId="78116EE3" w14:textId="77777777" w:rsidR="009D6CAB" w:rsidRPr="00370011" w:rsidRDefault="00000000">
      <w:pPr>
        <w:spacing w:before="160" w:after="60"/>
        <w:rPr>
          <w:rFonts w:ascii="BIZ UDPゴシック" w:eastAsia="BIZ UDPゴシック" w:hAnsi="BIZ UDPゴシック"/>
        </w:rPr>
      </w:pPr>
      <w:r>
        <w:rPr>
          <w:rFonts w:ascii="BIZ UDPゴシック" w:eastAsia="BIZ UDPゴシック" w:hAnsi="BIZ UDPゴシック"/>
          <w:b/>
          <w:bCs/>
          <w:sz w:val="20"/>
          <w:szCs w:val="20"/>
        </w:rPr>
        <w:t>（委任）</w:t>
      </w:r>
    </w:p>
    <w:p w14:paraId="4FD7F845"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第９条　この要綱に定めるもののほか、協議会の運営に必要な事項は会長が定める。</w:t>
      </w:r>
    </w:p>
    <w:p w14:paraId="2B5C4802" w14:textId="77777777" w:rsidR="009D6CAB" w:rsidRPr="00370011" w:rsidRDefault="00000000">
      <w:pPr>
        <w:spacing w:before="200" w:after="60"/>
        <w:rPr>
          <w:rFonts w:ascii="BIZ UDPゴシック" w:eastAsia="BIZ UDPゴシック" w:hAnsi="BIZ UDPゴシック"/>
        </w:rPr>
      </w:pPr>
      <w:r>
        <w:rPr>
          <w:rFonts w:ascii="BIZ UDPゴシック" w:eastAsia="BIZ UDPゴシック" w:hAnsi="BIZ UDPゴシック"/>
          <w:b/>
          <w:bCs/>
          <w:sz w:val="20"/>
          <w:szCs w:val="20"/>
        </w:rPr>
        <w:t>附　則</w:t>
      </w:r>
    </w:p>
    <w:p w14:paraId="0E433F82" w14:textId="77777777" w:rsidR="009D6CAB" w:rsidRPr="00370011" w:rsidRDefault="00000000">
      <w:pPr>
        <w:spacing w:after="200" w:line="360" w:lineRule="auto"/>
        <w:rPr>
          <w:rFonts w:ascii="BIZ UDPゴシック" w:eastAsia="BIZ UDPゴシック" w:hAnsi="BIZ UDPゴシック"/>
        </w:rPr>
      </w:pPr>
      <w:r>
        <w:rPr>
          <w:rFonts w:ascii="BIZ UDPゴシック" w:eastAsia="BIZ UDPゴシック" w:hAnsi="BIZ UDPゴシック"/>
          <w:sz w:val="22"/>
          <w:szCs w:val="22"/>
        </w:rPr>
        <w:t>この要綱は、平成23年６月15日から施行する。</w:t>
      </w:r>
    </w:p>
    <w:p w14:paraId="44E81C58" w14:textId="77777777" w:rsidR="009D6CAB" w:rsidRPr="00370011" w:rsidRDefault="00000000">
      <w:pPr>
        <w:rPr>
          <w:rFonts w:ascii="BIZ UDPゴシック" w:eastAsia="BIZ UDPゴシック" w:hAnsi="BIZ UDPゴシック"/>
        </w:rPr>
      </w:pPr>
      <w:r>
        <w:rPr>
          <w:rFonts w:ascii="BIZ UDPゴシック" w:eastAsia="BIZ UDPゴシック" w:hAnsi="BIZ UDPゴシック"/>
        </w:rPr>
        <w:br w:type="page"/>
      </w:r>
    </w:p>
    <w:p w14:paraId="179425B3" w14:textId="77777777" w:rsidR="009D6CAB" w:rsidRPr="00370011" w:rsidRDefault="00000000">
      <w:pPr>
        <w:pStyle w:val="2"/>
        <w:shd w:val="clear" w:color="auto" w:fill="DCE8DC"/>
        <w:spacing w:before="400" w:after="240"/>
        <w:ind w:left="40"/>
        <w:rPr>
          <w:rFonts w:ascii="BIZ UDPゴシック" w:eastAsia="BIZ UDPゴシック" w:hAnsi="BIZ UDPゴシック"/>
        </w:rPr>
      </w:pPr>
      <w:bookmarkStart w:id="30" w:name="_TocOno033"/>
      <w:r>
        <w:rPr>
          <w:rFonts w:ascii="BIZ UDPゴシック" w:eastAsia="BIZ UDPゴシック" w:hAnsi="BIZ UDPゴシック"/>
          <w:b/>
          <w:bCs/>
          <w:color w:val="1B3B2A"/>
          <w:sz w:val="25"/>
          <w:szCs w:val="25"/>
        </w:rPr>
        <w:lastRenderedPageBreak/>
        <w:t>２　小野町自立支援協議会委員名簿</w:t>
      </w:r>
      <w:bookmarkEnd w:id="30"/>
    </w:p>
    <w:p w14:paraId="297713AE" w14:textId="77777777" w:rsidR="009D6CAB" w:rsidRPr="00370011" w:rsidRDefault="00000000">
      <w:pPr>
        <w:spacing w:after="160"/>
        <w:jc w:val="right"/>
        <w:rPr>
          <w:rFonts w:ascii="BIZ UDPゴシック" w:eastAsia="BIZ UDPゴシック" w:hAnsi="BIZ UDPゴシック"/>
        </w:rPr>
      </w:pPr>
      <w:r>
        <w:rPr>
          <w:rFonts w:ascii="BIZ UDPゴシック" w:eastAsia="BIZ UDPゴシック" w:hAnsi="BIZ UDPゴシック"/>
          <w:sz w:val="20"/>
          <w:szCs w:val="20"/>
        </w:rPr>
        <w:t>（任期：令和７年８月１日～令和10年７月31日）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5300"/>
        <w:gridCol w:w="1000"/>
      </w:tblGrid>
      <w:tr w:rsidR="009D6CAB" w:rsidRPr="00370011" w14:paraId="6F221853" w14:textId="77777777">
        <w:trPr>
          <w:tblHeader/>
        </w:trPr>
        <w:tc>
          <w:tcPr>
            <w:tcW w:w="1200" w:type="dxa"/>
            <w:shd w:val="clear" w:color="auto" w:fill="DCE8DC"/>
            <w:tcMar>
              <w:top w:w="130" w:type="dxa"/>
              <w:left w:w="130" w:type="dxa"/>
              <w:bottom w:w="130" w:type="dxa"/>
              <w:right w:w="130" w:type="dxa"/>
            </w:tcMar>
            <w:vAlign w:val="center"/>
          </w:tcPr>
          <w:p w14:paraId="583AB0E8"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部門</w:t>
            </w:r>
          </w:p>
        </w:tc>
        <w:tc>
          <w:tcPr>
            <w:tcW w:w="1500" w:type="dxa"/>
            <w:shd w:val="clear" w:color="auto" w:fill="DCE8DC"/>
            <w:tcMar>
              <w:top w:w="130" w:type="dxa"/>
              <w:left w:w="130" w:type="dxa"/>
              <w:bottom w:w="130" w:type="dxa"/>
              <w:right w:w="130" w:type="dxa"/>
            </w:tcMar>
            <w:vAlign w:val="center"/>
          </w:tcPr>
          <w:p w14:paraId="5EA1A50C"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氏名</w:t>
            </w:r>
          </w:p>
        </w:tc>
        <w:tc>
          <w:tcPr>
            <w:tcW w:w="5300" w:type="dxa"/>
            <w:shd w:val="clear" w:color="auto" w:fill="DCE8DC"/>
            <w:tcMar>
              <w:top w:w="130" w:type="dxa"/>
              <w:left w:w="130" w:type="dxa"/>
              <w:bottom w:w="130" w:type="dxa"/>
              <w:right w:w="130" w:type="dxa"/>
            </w:tcMar>
            <w:vAlign w:val="center"/>
          </w:tcPr>
          <w:p w14:paraId="7A45A55B"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所属</w:t>
            </w:r>
          </w:p>
        </w:tc>
        <w:tc>
          <w:tcPr>
            <w:tcW w:w="1000" w:type="dxa"/>
            <w:shd w:val="clear" w:color="auto" w:fill="DCE8DC"/>
            <w:tcMar>
              <w:top w:w="130" w:type="dxa"/>
              <w:left w:w="130" w:type="dxa"/>
              <w:bottom w:w="130" w:type="dxa"/>
              <w:right w:w="130" w:type="dxa"/>
            </w:tcMar>
            <w:vAlign w:val="center"/>
          </w:tcPr>
          <w:p w14:paraId="5CE598C1" w14:textId="77777777" w:rsidR="009D6CAB" w:rsidRPr="00370011" w:rsidRDefault="00000000">
            <w:pPr>
              <w:spacing w:line="320" w:lineRule="auto"/>
              <w:jc w:val="center"/>
              <w:rPr>
                <w:rFonts w:ascii="BIZ UDPゴシック" w:eastAsia="BIZ UDPゴシック" w:hAnsi="BIZ UDPゴシック"/>
              </w:rPr>
            </w:pPr>
            <w:r>
              <w:rPr>
                <w:rFonts w:ascii="BIZ UDPゴシック" w:eastAsia="BIZ UDPゴシック" w:hAnsi="BIZ UDPゴシック"/>
                <w:b/>
                <w:bCs/>
                <w:sz w:val="20"/>
                <w:szCs w:val="20"/>
              </w:rPr>
              <w:t>備考</w:t>
            </w:r>
          </w:p>
        </w:tc>
      </w:tr>
      <w:tr w:rsidR="009D6CAB" w:rsidRPr="00370011" w14:paraId="595FDF5E" w14:textId="77777777">
        <w:tc>
          <w:tcPr>
            <w:tcW w:w="1200" w:type="dxa"/>
            <w:tcMar>
              <w:top w:w="130" w:type="dxa"/>
              <w:left w:w="130" w:type="dxa"/>
              <w:bottom w:w="130" w:type="dxa"/>
              <w:right w:w="130" w:type="dxa"/>
            </w:tcMar>
            <w:vAlign w:val="center"/>
          </w:tcPr>
          <w:p w14:paraId="0A0C1DCB" w14:textId="77777777" w:rsidR="009D6CAB" w:rsidRPr="00370011" w:rsidRDefault="009D6CAB">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0DDFAF1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先﨑　悟</w:t>
            </w:r>
          </w:p>
        </w:tc>
        <w:tc>
          <w:tcPr>
            <w:tcW w:w="5300" w:type="dxa"/>
            <w:tcMar>
              <w:top w:w="130" w:type="dxa"/>
              <w:left w:w="130" w:type="dxa"/>
              <w:bottom w:w="130" w:type="dxa"/>
              <w:right w:w="130" w:type="dxa"/>
            </w:tcMar>
            <w:vAlign w:val="center"/>
          </w:tcPr>
          <w:p w14:paraId="594DD87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民生児童委員協議会　会長</w:t>
            </w:r>
          </w:p>
        </w:tc>
        <w:tc>
          <w:tcPr>
            <w:tcW w:w="1000" w:type="dxa"/>
            <w:tcMar>
              <w:top w:w="130" w:type="dxa"/>
              <w:left w:w="130" w:type="dxa"/>
              <w:bottom w:w="130" w:type="dxa"/>
              <w:right w:w="130" w:type="dxa"/>
            </w:tcMar>
            <w:vAlign w:val="center"/>
          </w:tcPr>
          <w:p w14:paraId="1A76C49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会長</w:t>
            </w:r>
          </w:p>
        </w:tc>
      </w:tr>
      <w:tr w:rsidR="009D6CAB" w:rsidRPr="00370011" w14:paraId="01D73DAD" w14:textId="77777777">
        <w:tc>
          <w:tcPr>
            <w:tcW w:w="1200" w:type="dxa"/>
            <w:tcMar>
              <w:top w:w="130" w:type="dxa"/>
              <w:left w:w="130" w:type="dxa"/>
              <w:bottom w:w="130" w:type="dxa"/>
              <w:right w:w="130" w:type="dxa"/>
            </w:tcMar>
            <w:vAlign w:val="center"/>
          </w:tcPr>
          <w:p w14:paraId="4E08FA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4972992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草野　恵子</w:t>
            </w:r>
          </w:p>
        </w:tc>
        <w:tc>
          <w:tcPr>
            <w:tcW w:w="5300" w:type="dxa"/>
            <w:tcMar>
              <w:top w:w="130" w:type="dxa"/>
              <w:left w:w="130" w:type="dxa"/>
              <w:bottom w:w="130" w:type="dxa"/>
              <w:right w:w="130" w:type="dxa"/>
            </w:tcMar>
            <w:vAlign w:val="center"/>
          </w:tcPr>
          <w:p w14:paraId="4C6AD406"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ＮＰＯ法人ほっと（プラスこまち）</w:t>
            </w:r>
          </w:p>
        </w:tc>
        <w:tc>
          <w:tcPr>
            <w:tcW w:w="1000" w:type="dxa"/>
            <w:tcMar>
              <w:top w:w="130" w:type="dxa"/>
              <w:left w:w="130" w:type="dxa"/>
              <w:bottom w:w="130" w:type="dxa"/>
              <w:right w:w="130" w:type="dxa"/>
            </w:tcMar>
            <w:vAlign w:val="center"/>
          </w:tcPr>
          <w:p w14:paraId="3954B602" w14:textId="77777777" w:rsidR="009D6CAB" w:rsidRPr="00370011" w:rsidRDefault="009D6CAB">
            <w:pPr>
              <w:spacing w:line="320" w:lineRule="auto"/>
              <w:rPr>
                <w:rFonts w:ascii="BIZ UDPゴシック" w:eastAsia="BIZ UDPゴシック" w:hAnsi="BIZ UDPゴシック"/>
              </w:rPr>
            </w:pPr>
          </w:p>
        </w:tc>
      </w:tr>
      <w:tr w:rsidR="009D6CAB" w:rsidRPr="00370011" w14:paraId="4D3FDC49" w14:textId="77777777">
        <w:tc>
          <w:tcPr>
            <w:tcW w:w="1200" w:type="dxa"/>
            <w:tcMar>
              <w:top w:w="130" w:type="dxa"/>
              <w:left w:w="130" w:type="dxa"/>
              <w:bottom w:w="130" w:type="dxa"/>
              <w:right w:w="130" w:type="dxa"/>
            </w:tcMar>
            <w:vAlign w:val="center"/>
          </w:tcPr>
          <w:p w14:paraId="3965CC3F"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福祉</w:t>
            </w:r>
          </w:p>
        </w:tc>
        <w:tc>
          <w:tcPr>
            <w:tcW w:w="1500" w:type="dxa"/>
            <w:tcMar>
              <w:top w:w="130" w:type="dxa"/>
              <w:left w:w="130" w:type="dxa"/>
              <w:bottom w:w="130" w:type="dxa"/>
              <w:right w:w="130" w:type="dxa"/>
            </w:tcMar>
            <w:vAlign w:val="center"/>
          </w:tcPr>
          <w:p w14:paraId="115961C9"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村上　麻美</w:t>
            </w:r>
          </w:p>
        </w:tc>
        <w:tc>
          <w:tcPr>
            <w:tcW w:w="5300" w:type="dxa"/>
            <w:tcMar>
              <w:top w:w="130" w:type="dxa"/>
              <w:left w:w="130" w:type="dxa"/>
              <w:bottom w:w="130" w:type="dxa"/>
              <w:right w:w="130" w:type="dxa"/>
            </w:tcMar>
            <w:vAlign w:val="center"/>
          </w:tcPr>
          <w:p w14:paraId="2D091E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社会福祉法人ほっと福祉記念会（ぷえんて）</w:t>
            </w:r>
          </w:p>
        </w:tc>
        <w:tc>
          <w:tcPr>
            <w:tcW w:w="1000" w:type="dxa"/>
            <w:tcMar>
              <w:top w:w="130" w:type="dxa"/>
              <w:left w:w="130" w:type="dxa"/>
              <w:bottom w:w="130" w:type="dxa"/>
              <w:right w:w="130" w:type="dxa"/>
            </w:tcMar>
            <w:vAlign w:val="center"/>
          </w:tcPr>
          <w:p w14:paraId="51EEB26D" w14:textId="77777777" w:rsidR="009D6CAB" w:rsidRPr="00370011" w:rsidRDefault="009D6CAB">
            <w:pPr>
              <w:spacing w:line="320" w:lineRule="auto"/>
              <w:rPr>
                <w:rFonts w:ascii="BIZ UDPゴシック" w:eastAsia="BIZ UDPゴシック" w:hAnsi="BIZ UDPゴシック"/>
              </w:rPr>
            </w:pPr>
          </w:p>
        </w:tc>
      </w:tr>
      <w:tr w:rsidR="009D6CAB" w:rsidRPr="00370011" w14:paraId="3E747023" w14:textId="77777777">
        <w:tc>
          <w:tcPr>
            <w:tcW w:w="1200" w:type="dxa"/>
            <w:tcMar>
              <w:top w:w="130" w:type="dxa"/>
              <w:left w:w="130" w:type="dxa"/>
              <w:bottom w:w="130" w:type="dxa"/>
              <w:right w:w="130" w:type="dxa"/>
            </w:tcMar>
            <w:vAlign w:val="center"/>
          </w:tcPr>
          <w:p w14:paraId="25F2AA72"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教育</w:t>
            </w:r>
          </w:p>
        </w:tc>
        <w:tc>
          <w:tcPr>
            <w:tcW w:w="1500" w:type="dxa"/>
            <w:tcMar>
              <w:top w:w="130" w:type="dxa"/>
              <w:left w:w="130" w:type="dxa"/>
              <w:bottom w:w="130" w:type="dxa"/>
              <w:right w:w="130" w:type="dxa"/>
            </w:tcMar>
            <w:vAlign w:val="center"/>
          </w:tcPr>
          <w:p w14:paraId="6981ADA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豊田　真由美</w:t>
            </w:r>
          </w:p>
        </w:tc>
        <w:tc>
          <w:tcPr>
            <w:tcW w:w="5300" w:type="dxa"/>
            <w:tcMar>
              <w:top w:w="130" w:type="dxa"/>
              <w:left w:w="130" w:type="dxa"/>
              <w:bottom w:w="130" w:type="dxa"/>
              <w:right w:w="130" w:type="dxa"/>
            </w:tcMar>
            <w:vAlign w:val="center"/>
          </w:tcPr>
          <w:p w14:paraId="2EEFE27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スクールソーシャルワーカー</w:t>
            </w:r>
          </w:p>
        </w:tc>
        <w:tc>
          <w:tcPr>
            <w:tcW w:w="1000" w:type="dxa"/>
            <w:tcMar>
              <w:top w:w="130" w:type="dxa"/>
              <w:left w:w="130" w:type="dxa"/>
              <w:bottom w:w="130" w:type="dxa"/>
              <w:right w:w="130" w:type="dxa"/>
            </w:tcMar>
            <w:vAlign w:val="center"/>
          </w:tcPr>
          <w:p w14:paraId="43D0DB28" w14:textId="77777777" w:rsidR="009D6CAB" w:rsidRPr="00370011" w:rsidRDefault="009D6CAB">
            <w:pPr>
              <w:spacing w:line="320" w:lineRule="auto"/>
              <w:rPr>
                <w:rFonts w:ascii="BIZ UDPゴシック" w:eastAsia="BIZ UDPゴシック" w:hAnsi="BIZ UDPゴシック"/>
              </w:rPr>
            </w:pPr>
          </w:p>
        </w:tc>
      </w:tr>
      <w:tr w:rsidR="009D6CAB" w:rsidRPr="00370011" w14:paraId="23580002" w14:textId="77777777">
        <w:tc>
          <w:tcPr>
            <w:tcW w:w="1200" w:type="dxa"/>
            <w:tcMar>
              <w:top w:w="130" w:type="dxa"/>
              <w:left w:w="130" w:type="dxa"/>
              <w:bottom w:w="130" w:type="dxa"/>
              <w:right w:w="130" w:type="dxa"/>
            </w:tcMar>
            <w:vAlign w:val="center"/>
          </w:tcPr>
          <w:p w14:paraId="13FECA0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教育</w:t>
            </w:r>
          </w:p>
        </w:tc>
        <w:tc>
          <w:tcPr>
            <w:tcW w:w="1500" w:type="dxa"/>
            <w:tcMar>
              <w:top w:w="130" w:type="dxa"/>
              <w:left w:w="130" w:type="dxa"/>
              <w:bottom w:w="130" w:type="dxa"/>
              <w:right w:w="130" w:type="dxa"/>
            </w:tcMar>
            <w:vAlign w:val="center"/>
          </w:tcPr>
          <w:p w14:paraId="309A3E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草野　ゆかり</w:t>
            </w:r>
          </w:p>
        </w:tc>
        <w:tc>
          <w:tcPr>
            <w:tcW w:w="5300" w:type="dxa"/>
            <w:tcMar>
              <w:top w:w="130" w:type="dxa"/>
              <w:left w:w="130" w:type="dxa"/>
              <w:bottom w:w="130" w:type="dxa"/>
              <w:right w:w="130" w:type="dxa"/>
            </w:tcMar>
            <w:vAlign w:val="center"/>
          </w:tcPr>
          <w:p w14:paraId="2863202E"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小野町認定こども園</w:t>
            </w:r>
          </w:p>
        </w:tc>
        <w:tc>
          <w:tcPr>
            <w:tcW w:w="1000" w:type="dxa"/>
            <w:tcMar>
              <w:top w:w="130" w:type="dxa"/>
              <w:left w:w="130" w:type="dxa"/>
              <w:bottom w:w="130" w:type="dxa"/>
              <w:right w:w="130" w:type="dxa"/>
            </w:tcMar>
            <w:vAlign w:val="center"/>
          </w:tcPr>
          <w:p w14:paraId="7DD65A6D" w14:textId="77777777" w:rsidR="009D6CAB" w:rsidRPr="00370011" w:rsidRDefault="009D6CAB">
            <w:pPr>
              <w:spacing w:line="320" w:lineRule="auto"/>
              <w:rPr>
                <w:rFonts w:ascii="BIZ UDPゴシック" w:eastAsia="BIZ UDPゴシック" w:hAnsi="BIZ UDPゴシック"/>
              </w:rPr>
            </w:pPr>
          </w:p>
        </w:tc>
      </w:tr>
      <w:tr w:rsidR="009D6CAB" w:rsidRPr="00370011" w14:paraId="3673DB43" w14:textId="77777777">
        <w:tc>
          <w:tcPr>
            <w:tcW w:w="1200" w:type="dxa"/>
            <w:tcMar>
              <w:top w:w="130" w:type="dxa"/>
              <w:left w:w="130" w:type="dxa"/>
              <w:bottom w:w="130" w:type="dxa"/>
              <w:right w:w="130" w:type="dxa"/>
            </w:tcMar>
            <w:vAlign w:val="center"/>
          </w:tcPr>
          <w:p w14:paraId="020522A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就労</w:t>
            </w:r>
          </w:p>
        </w:tc>
        <w:tc>
          <w:tcPr>
            <w:tcW w:w="1500" w:type="dxa"/>
            <w:tcMar>
              <w:top w:w="130" w:type="dxa"/>
              <w:left w:w="130" w:type="dxa"/>
              <w:bottom w:w="130" w:type="dxa"/>
              <w:right w:w="130" w:type="dxa"/>
            </w:tcMar>
            <w:vAlign w:val="center"/>
          </w:tcPr>
          <w:p w14:paraId="1A0FE11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木村　美和</w:t>
            </w:r>
          </w:p>
        </w:tc>
        <w:tc>
          <w:tcPr>
            <w:tcW w:w="5300" w:type="dxa"/>
            <w:tcMar>
              <w:top w:w="130" w:type="dxa"/>
              <w:left w:w="130" w:type="dxa"/>
              <w:bottom w:w="130" w:type="dxa"/>
              <w:right w:w="130" w:type="dxa"/>
            </w:tcMar>
            <w:vAlign w:val="center"/>
          </w:tcPr>
          <w:p w14:paraId="6E3A5F6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県中地域障害者就業・生活支援センター（社会福祉法人ほっと福祉記念会）</w:t>
            </w:r>
          </w:p>
        </w:tc>
        <w:tc>
          <w:tcPr>
            <w:tcW w:w="1000" w:type="dxa"/>
            <w:tcMar>
              <w:top w:w="130" w:type="dxa"/>
              <w:left w:w="130" w:type="dxa"/>
              <w:bottom w:w="130" w:type="dxa"/>
              <w:right w:w="130" w:type="dxa"/>
            </w:tcMar>
            <w:vAlign w:val="center"/>
          </w:tcPr>
          <w:p w14:paraId="506B10E4" w14:textId="77777777" w:rsidR="009D6CAB" w:rsidRPr="00370011" w:rsidRDefault="009D6CAB">
            <w:pPr>
              <w:spacing w:line="320" w:lineRule="auto"/>
              <w:rPr>
                <w:rFonts w:ascii="BIZ UDPゴシック" w:eastAsia="BIZ UDPゴシック" w:hAnsi="BIZ UDPゴシック"/>
              </w:rPr>
            </w:pPr>
          </w:p>
        </w:tc>
      </w:tr>
      <w:tr w:rsidR="009D6CAB" w:rsidRPr="00370011" w14:paraId="31266B15" w14:textId="77777777">
        <w:tc>
          <w:tcPr>
            <w:tcW w:w="1200" w:type="dxa"/>
            <w:tcMar>
              <w:top w:w="130" w:type="dxa"/>
              <w:left w:w="130" w:type="dxa"/>
              <w:bottom w:w="130" w:type="dxa"/>
              <w:right w:w="130" w:type="dxa"/>
            </w:tcMar>
            <w:vAlign w:val="center"/>
          </w:tcPr>
          <w:p w14:paraId="15AF6A6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警察</w:t>
            </w:r>
          </w:p>
        </w:tc>
        <w:tc>
          <w:tcPr>
            <w:tcW w:w="1500" w:type="dxa"/>
            <w:tcMar>
              <w:top w:w="130" w:type="dxa"/>
              <w:left w:w="130" w:type="dxa"/>
              <w:bottom w:w="130" w:type="dxa"/>
              <w:right w:w="130" w:type="dxa"/>
            </w:tcMar>
            <w:vAlign w:val="center"/>
          </w:tcPr>
          <w:p w14:paraId="05922C8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橘　雅之</w:t>
            </w:r>
          </w:p>
        </w:tc>
        <w:tc>
          <w:tcPr>
            <w:tcW w:w="5300" w:type="dxa"/>
            <w:tcMar>
              <w:top w:w="130" w:type="dxa"/>
              <w:left w:w="130" w:type="dxa"/>
              <w:bottom w:w="130" w:type="dxa"/>
              <w:right w:w="130" w:type="dxa"/>
            </w:tcMar>
            <w:vAlign w:val="center"/>
          </w:tcPr>
          <w:p w14:paraId="53C28CC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田村警察署小野分庁舎　生活安全第二係長</w:t>
            </w:r>
          </w:p>
        </w:tc>
        <w:tc>
          <w:tcPr>
            <w:tcW w:w="1000" w:type="dxa"/>
            <w:tcMar>
              <w:top w:w="130" w:type="dxa"/>
              <w:left w:w="130" w:type="dxa"/>
              <w:bottom w:w="130" w:type="dxa"/>
              <w:right w:w="130" w:type="dxa"/>
            </w:tcMar>
            <w:vAlign w:val="center"/>
          </w:tcPr>
          <w:p w14:paraId="699FC3C6" w14:textId="77777777" w:rsidR="009D6CAB" w:rsidRPr="00370011" w:rsidRDefault="009D6CAB">
            <w:pPr>
              <w:spacing w:line="320" w:lineRule="auto"/>
              <w:rPr>
                <w:rFonts w:ascii="BIZ UDPゴシック" w:eastAsia="BIZ UDPゴシック" w:hAnsi="BIZ UDPゴシック"/>
              </w:rPr>
            </w:pPr>
          </w:p>
        </w:tc>
      </w:tr>
      <w:tr w:rsidR="009D6CAB" w:rsidRPr="00370011" w14:paraId="21326EAA" w14:textId="77777777">
        <w:tc>
          <w:tcPr>
            <w:tcW w:w="1200" w:type="dxa"/>
            <w:tcMar>
              <w:top w:w="130" w:type="dxa"/>
              <w:left w:w="130" w:type="dxa"/>
              <w:bottom w:w="130" w:type="dxa"/>
              <w:right w:w="130" w:type="dxa"/>
            </w:tcMar>
            <w:vAlign w:val="center"/>
          </w:tcPr>
          <w:p w14:paraId="29E6CA8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w:t>
            </w:r>
          </w:p>
        </w:tc>
        <w:tc>
          <w:tcPr>
            <w:tcW w:w="1500" w:type="dxa"/>
            <w:tcMar>
              <w:top w:w="130" w:type="dxa"/>
              <w:left w:w="130" w:type="dxa"/>
              <w:bottom w:w="130" w:type="dxa"/>
              <w:right w:w="130" w:type="dxa"/>
            </w:tcMar>
            <w:vAlign w:val="center"/>
          </w:tcPr>
          <w:p w14:paraId="15F4D5A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上遠野　芳勝</w:t>
            </w:r>
          </w:p>
        </w:tc>
        <w:tc>
          <w:tcPr>
            <w:tcW w:w="5300" w:type="dxa"/>
            <w:tcMar>
              <w:top w:w="130" w:type="dxa"/>
              <w:left w:w="130" w:type="dxa"/>
              <w:bottom w:w="130" w:type="dxa"/>
              <w:right w:w="130" w:type="dxa"/>
            </w:tcMar>
            <w:vAlign w:val="center"/>
          </w:tcPr>
          <w:p w14:paraId="6CB5CA2C"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小野町社会福祉協議会　次長</w:t>
            </w:r>
          </w:p>
        </w:tc>
        <w:tc>
          <w:tcPr>
            <w:tcW w:w="1000" w:type="dxa"/>
            <w:tcMar>
              <w:top w:w="130" w:type="dxa"/>
              <w:left w:w="130" w:type="dxa"/>
              <w:bottom w:w="130" w:type="dxa"/>
              <w:right w:w="130" w:type="dxa"/>
            </w:tcMar>
            <w:vAlign w:val="center"/>
          </w:tcPr>
          <w:p w14:paraId="1519FE03"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副会長</w:t>
            </w:r>
          </w:p>
        </w:tc>
      </w:tr>
      <w:tr w:rsidR="009D6CAB" w:rsidRPr="00370011" w14:paraId="278244A0" w14:textId="77777777">
        <w:tc>
          <w:tcPr>
            <w:tcW w:w="1200" w:type="dxa"/>
            <w:tcMar>
              <w:top w:w="130" w:type="dxa"/>
              <w:left w:w="130" w:type="dxa"/>
              <w:bottom w:w="130" w:type="dxa"/>
              <w:right w:w="130" w:type="dxa"/>
            </w:tcMar>
            <w:vAlign w:val="center"/>
          </w:tcPr>
          <w:p w14:paraId="26CC44B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地域</w:t>
            </w:r>
          </w:p>
        </w:tc>
        <w:tc>
          <w:tcPr>
            <w:tcW w:w="1500" w:type="dxa"/>
            <w:tcMar>
              <w:top w:w="130" w:type="dxa"/>
              <w:left w:w="130" w:type="dxa"/>
              <w:bottom w:w="130" w:type="dxa"/>
              <w:right w:w="130" w:type="dxa"/>
            </w:tcMar>
            <w:vAlign w:val="center"/>
          </w:tcPr>
          <w:p w14:paraId="05756CA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宇佐見　智子</w:t>
            </w:r>
          </w:p>
        </w:tc>
        <w:tc>
          <w:tcPr>
            <w:tcW w:w="5300" w:type="dxa"/>
            <w:tcMar>
              <w:top w:w="130" w:type="dxa"/>
              <w:left w:w="130" w:type="dxa"/>
              <w:bottom w:w="130" w:type="dxa"/>
              <w:right w:w="130" w:type="dxa"/>
            </w:tcMar>
            <w:vAlign w:val="center"/>
          </w:tcPr>
          <w:p w14:paraId="04D6681D"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小野町指定特定相談支援事業所　相談員</w:t>
            </w:r>
          </w:p>
        </w:tc>
        <w:tc>
          <w:tcPr>
            <w:tcW w:w="1000" w:type="dxa"/>
            <w:tcMar>
              <w:top w:w="130" w:type="dxa"/>
              <w:left w:w="130" w:type="dxa"/>
              <w:bottom w:w="130" w:type="dxa"/>
              <w:right w:w="130" w:type="dxa"/>
            </w:tcMar>
            <w:vAlign w:val="center"/>
          </w:tcPr>
          <w:p w14:paraId="3064D669" w14:textId="77777777" w:rsidR="009D6CAB" w:rsidRPr="00370011" w:rsidRDefault="009D6CAB">
            <w:pPr>
              <w:spacing w:line="320" w:lineRule="auto"/>
              <w:rPr>
                <w:rFonts w:ascii="BIZ UDPゴシック" w:eastAsia="BIZ UDPゴシック" w:hAnsi="BIZ UDPゴシック"/>
              </w:rPr>
            </w:pPr>
          </w:p>
        </w:tc>
      </w:tr>
      <w:tr w:rsidR="009D6CAB" w:rsidRPr="00370011" w14:paraId="3E15317B" w14:textId="77777777">
        <w:tc>
          <w:tcPr>
            <w:tcW w:w="1200" w:type="dxa"/>
            <w:tcMar>
              <w:top w:w="130" w:type="dxa"/>
              <w:left w:w="130" w:type="dxa"/>
              <w:bottom w:w="130" w:type="dxa"/>
              <w:right w:w="130" w:type="dxa"/>
            </w:tcMar>
            <w:vAlign w:val="center"/>
          </w:tcPr>
          <w:p w14:paraId="4B8F76BB"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w:t>
            </w:r>
          </w:p>
        </w:tc>
        <w:tc>
          <w:tcPr>
            <w:tcW w:w="1500" w:type="dxa"/>
            <w:tcMar>
              <w:top w:w="130" w:type="dxa"/>
              <w:left w:w="130" w:type="dxa"/>
              <w:bottom w:w="130" w:type="dxa"/>
              <w:right w:w="130" w:type="dxa"/>
            </w:tcMar>
            <w:vAlign w:val="center"/>
          </w:tcPr>
          <w:p w14:paraId="59CABE25"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吉田　美文</w:t>
            </w:r>
          </w:p>
        </w:tc>
        <w:tc>
          <w:tcPr>
            <w:tcW w:w="5300" w:type="dxa"/>
            <w:tcMar>
              <w:top w:w="130" w:type="dxa"/>
              <w:left w:w="130" w:type="dxa"/>
              <w:bottom w:w="130" w:type="dxa"/>
              <w:right w:w="130" w:type="dxa"/>
            </w:tcMar>
            <w:vAlign w:val="center"/>
          </w:tcPr>
          <w:p w14:paraId="51ED85F4"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県中保健福祉事務所　障がい者支援チーム</w:t>
            </w:r>
          </w:p>
        </w:tc>
        <w:tc>
          <w:tcPr>
            <w:tcW w:w="1000" w:type="dxa"/>
            <w:tcMar>
              <w:top w:w="130" w:type="dxa"/>
              <w:left w:w="130" w:type="dxa"/>
              <w:bottom w:w="130" w:type="dxa"/>
              <w:right w:w="130" w:type="dxa"/>
            </w:tcMar>
            <w:vAlign w:val="center"/>
          </w:tcPr>
          <w:p w14:paraId="2038CCCA" w14:textId="77777777" w:rsidR="009D6CAB" w:rsidRPr="00370011" w:rsidRDefault="009D6CAB">
            <w:pPr>
              <w:spacing w:line="320" w:lineRule="auto"/>
              <w:rPr>
                <w:rFonts w:ascii="BIZ UDPゴシック" w:eastAsia="BIZ UDPゴシック" w:hAnsi="BIZ UDPゴシック"/>
              </w:rPr>
            </w:pPr>
          </w:p>
        </w:tc>
      </w:tr>
      <w:tr w:rsidR="009D6CAB" w:rsidRPr="00370011" w14:paraId="6451AB03" w14:textId="77777777">
        <w:tc>
          <w:tcPr>
            <w:tcW w:w="1200" w:type="dxa"/>
            <w:tcMar>
              <w:top w:w="130" w:type="dxa"/>
              <w:left w:w="130" w:type="dxa"/>
              <w:bottom w:w="130" w:type="dxa"/>
              <w:right w:w="130" w:type="dxa"/>
            </w:tcMar>
            <w:vAlign w:val="center"/>
          </w:tcPr>
          <w:p w14:paraId="4E181C31"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w:t>
            </w:r>
          </w:p>
        </w:tc>
        <w:tc>
          <w:tcPr>
            <w:tcW w:w="1500" w:type="dxa"/>
            <w:tcMar>
              <w:top w:w="130" w:type="dxa"/>
              <w:left w:w="130" w:type="dxa"/>
              <w:bottom w:w="130" w:type="dxa"/>
              <w:right w:w="130" w:type="dxa"/>
            </w:tcMar>
            <w:vAlign w:val="center"/>
          </w:tcPr>
          <w:p w14:paraId="0DFE5BD8"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田中　浩史</w:t>
            </w:r>
          </w:p>
        </w:tc>
        <w:tc>
          <w:tcPr>
            <w:tcW w:w="5300" w:type="dxa"/>
            <w:tcMar>
              <w:top w:w="130" w:type="dxa"/>
              <w:left w:w="130" w:type="dxa"/>
              <w:bottom w:w="130" w:type="dxa"/>
              <w:right w:w="130" w:type="dxa"/>
            </w:tcMar>
            <w:vAlign w:val="center"/>
          </w:tcPr>
          <w:p w14:paraId="7216315A" w14:textId="77777777" w:rsidR="009D6CAB" w:rsidRPr="00370011" w:rsidRDefault="00000000">
            <w:pPr>
              <w:spacing w:line="320" w:lineRule="auto"/>
              <w:rPr>
                <w:rFonts w:ascii="BIZ UDPゴシック" w:eastAsia="BIZ UDPゴシック" w:hAnsi="BIZ UDPゴシック"/>
              </w:rPr>
            </w:pPr>
            <w:r>
              <w:rPr>
                <w:rFonts w:ascii="BIZ UDPゴシック" w:eastAsia="BIZ UDPゴシック" w:hAnsi="BIZ UDPゴシック"/>
                <w:sz w:val="20"/>
                <w:szCs w:val="20"/>
              </w:rPr>
              <w:t>県中児童相談所　児童福祉司</w:t>
            </w:r>
          </w:p>
        </w:tc>
        <w:tc>
          <w:tcPr>
            <w:tcW w:w="1000" w:type="dxa"/>
            <w:tcMar>
              <w:top w:w="130" w:type="dxa"/>
              <w:left w:w="130" w:type="dxa"/>
              <w:bottom w:w="130" w:type="dxa"/>
              <w:right w:w="130" w:type="dxa"/>
            </w:tcMar>
            <w:vAlign w:val="center"/>
          </w:tcPr>
          <w:p w14:paraId="58703943" w14:textId="77777777" w:rsidR="009D6CAB" w:rsidRPr="00370011" w:rsidRDefault="009D6CAB">
            <w:pPr>
              <w:spacing w:line="320" w:lineRule="auto"/>
              <w:rPr>
                <w:rFonts w:ascii="BIZ UDPゴシック" w:eastAsia="BIZ UDPゴシック" w:hAnsi="BIZ UDPゴシック"/>
              </w:rPr>
            </w:pPr>
          </w:p>
        </w:tc>
      </w:tr>
    </w:tbl>
    <w:p w14:paraId="2C1A6C9B" w14:textId="77777777" w:rsidR="009D6CAB" w:rsidRPr="00370011" w:rsidRDefault="00000000">
      <w:pPr>
        <w:spacing w:after="160" w:line="320" w:lineRule="auto"/>
        <w:rPr>
          <w:rFonts w:ascii="BIZ UDPゴシック" w:eastAsia="BIZ UDPゴシック" w:hAnsi="BIZ UDPゴシック"/>
        </w:rPr>
      </w:pPr>
      <w:r>
        <w:rPr>
          <w:rFonts w:ascii="BIZ UDPゴシック" w:eastAsia="BIZ UDPゴシック" w:hAnsi="BIZ UDPゴシック"/>
          <w:color w:val="5B5B5B"/>
          <w:sz w:val="19"/>
          <w:szCs w:val="19"/>
        </w:rPr>
        <w:t>※委員は令和７年度の改選を経て構成されています。任期満了時には、関係団体・機関からの推薦に基づき改めて委嘱します。</w:t>
      </w:r>
    </w:p>
    <w:p w14:paraId="0CC539F9" w14:textId="77777777" w:rsidR="009D6CAB" w:rsidRPr="00370011" w:rsidRDefault="00000000">
      <w:pPr>
        <w:pStyle w:val="2"/>
        <w:keepNext/>
        <w:pageBreakBefore/>
        <w:shd w:val="clear" w:color="auto" w:fill="DCE8DC"/>
        <w:spacing w:before="400" w:after="240"/>
        <w:ind w:left="40"/>
        <w:rPr>
          <w:rFonts w:ascii="BIZ UDPゴシック" w:eastAsia="BIZ UDPゴシック" w:hAnsi="BIZ UDPゴシック"/>
        </w:rPr>
      </w:pPr>
      <w:bookmarkStart w:id="31" w:name="_TocOno105"/>
      <w:r>
        <w:rPr>
          <w:rFonts w:ascii="BIZ UDPゴシック" w:eastAsia="BIZ UDPゴシック" w:hAnsi="BIZ UDPゴシック"/>
          <w:b/>
          <w:bCs/>
          <w:color w:val="1B3B2A"/>
          <w:sz w:val="25"/>
          <w:szCs w:val="25"/>
        </w:rPr>
        <w:lastRenderedPageBreak/>
        <w:t>３　計画の策定経過</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120"/>
      </w:tblGrid>
      <w:tr w:rsidR="001E7E48" w14:paraId="43BAC053" w14:textId="77777777">
        <w:trPr>
          <w:cantSplit/>
          <w:tblHeader/>
        </w:trPr>
        <w:tc>
          <w:tcPr>
            <w:tcW w:w="2880" w:type="dxa"/>
            <w:shd w:val="clear" w:color="auto" w:fill="DCE8DC"/>
            <w:tcMar>
              <w:top w:w="130" w:type="dxa"/>
              <w:left w:w="130" w:type="dxa"/>
              <w:bottom w:w="130" w:type="dxa"/>
              <w:right w:w="130" w:type="dxa"/>
            </w:tcMar>
            <w:vAlign w:val="center"/>
          </w:tcPr>
          <w:p w14:paraId="054DB9C3"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年月日</w:t>
            </w:r>
          </w:p>
        </w:tc>
        <w:tc>
          <w:tcPr>
            <w:tcW w:w="6120" w:type="dxa"/>
            <w:shd w:val="clear" w:color="auto" w:fill="DCE8DC"/>
            <w:tcMar>
              <w:top w:w="130" w:type="dxa"/>
              <w:left w:w="130" w:type="dxa"/>
              <w:bottom w:w="130" w:type="dxa"/>
              <w:right w:w="130" w:type="dxa"/>
            </w:tcMar>
            <w:vAlign w:val="center"/>
          </w:tcPr>
          <w:p w14:paraId="11DC1914" w14:textId="77777777" w:rsidR="001E7E48" w:rsidRDefault="00000000">
            <w:pPr>
              <w:keepNext/>
              <w:spacing w:line="320" w:lineRule="auto"/>
              <w:jc w:val="center"/>
              <w:rPr>
                <w:rFonts w:ascii="BIZ UDPゴシック" w:eastAsia="BIZ UDPゴシック" w:hAnsi="BIZ UDPゴシック"/>
                <w:sz w:val="20"/>
                <w:szCs w:val="20"/>
              </w:rPr>
            </w:pPr>
            <w:r>
              <w:rPr>
                <w:rFonts w:ascii="BIZ UDPゴシック" w:eastAsia="BIZ UDPゴシック" w:hAnsi="BIZ UDPゴシック"/>
                <w:b/>
                <w:bCs/>
                <w:sz w:val="20"/>
                <w:szCs w:val="20"/>
              </w:rPr>
              <w:t>内容</w:t>
            </w:r>
          </w:p>
        </w:tc>
      </w:tr>
      <w:tr w:rsidR="001E7E48" w14:paraId="57F68E63" w14:textId="77777777">
        <w:trPr>
          <w:cantSplit/>
        </w:trPr>
        <w:tc>
          <w:tcPr>
            <w:tcW w:w="2880" w:type="dxa"/>
            <w:tcMar>
              <w:top w:w="130" w:type="dxa"/>
              <w:left w:w="130" w:type="dxa"/>
              <w:bottom w:w="130" w:type="dxa"/>
              <w:right w:w="130" w:type="dxa"/>
            </w:tcMar>
            <w:vAlign w:val="center"/>
          </w:tcPr>
          <w:p w14:paraId="6E71027F"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令和５年10月</w:t>
            </w:r>
          </w:p>
        </w:tc>
        <w:tc>
          <w:tcPr>
            <w:tcW w:w="6120" w:type="dxa"/>
            <w:tcMar>
              <w:top w:w="130" w:type="dxa"/>
              <w:left w:w="130" w:type="dxa"/>
              <w:bottom w:w="130" w:type="dxa"/>
              <w:right w:w="130" w:type="dxa"/>
            </w:tcMar>
            <w:vAlign w:val="center"/>
          </w:tcPr>
          <w:p w14:paraId="0079B3E2"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障がい福祉に関するアンケート調査の実施（障がい者・障がい児）</w:t>
            </w:r>
          </w:p>
        </w:tc>
      </w:tr>
      <w:tr w:rsidR="001E7E48" w14:paraId="285B0721" w14:textId="77777777">
        <w:trPr>
          <w:cantSplit/>
        </w:trPr>
        <w:tc>
          <w:tcPr>
            <w:tcW w:w="2880" w:type="dxa"/>
            <w:tcMar>
              <w:top w:w="130" w:type="dxa"/>
              <w:left w:w="130" w:type="dxa"/>
              <w:bottom w:w="130" w:type="dxa"/>
              <w:right w:w="130" w:type="dxa"/>
            </w:tcMar>
            <w:vAlign w:val="center"/>
          </w:tcPr>
          <w:p w14:paraId="28C14907"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令和８年８月19日</w:t>
            </w:r>
          </w:p>
        </w:tc>
        <w:tc>
          <w:tcPr>
            <w:tcW w:w="6120" w:type="dxa"/>
            <w:tcMar>
              <w:top w:w="130" w:type="dxa"/>
              <w:left w:w="130" w:type="dxa"/>
              <w:bottom w:w="130" w:type="dxa"/>
              <w:right w:w="130" w:type="dxa"/>
            </w:tcMar>
            <w:vAlign w:val="center"/>
          </w:tcPr>
          <w:p w14:paraId="1A1B676A"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小野町自立支援協議会でのヒアリング</w:t>
            </w:r>
          </w:p>
        </w:tc>
      </w:tr>
      <w:tr w:rsidR="001E7E48" w14:paraId="66DED126" w14:textId="77777777">
        <w:trPr>
          <w:cantSplit/>
        </w:trPr>
        <w:tc>
          <w:tcPr>
            <w:tcW w:w="2880" w:type="dxa"/>
            <w:tcMar>
              <w:top w:w="130" w:type="dxa"/>
              <w:left w:w="130" w:type="dxa"/>
              <w:bottom w:w="130" w:type="dxa"/>
              <w:right w:w="130" w:type="dxa"/>
            </w:tcMar>
            <w:vAlign w:val="center"/>
          </w:tcPr>
          <w:p w14:paraId="472D4A9D"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令和８年８月26日</w:t>
            </w:r>
          </w:p>
        </w:tc>
        <w:tc>
          <w:tcPr>
            <w:tcW w:w="6120" w:type="dxa"/>
            <w:tcMar>
              <w:top w:w="130" w:type="dxa"/>
              <w:left w:w="130" w:type="dxa"/>
              <w:bottom w:w="130" w:type="dxa"/>
              <w:right w:w="130" w:type="dxa"/>
            </w:tcMar>
            <w:vAlign w:val="center"/>
          </w:tcPr>
          <w:p w14:paraId="2F9449C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民生児童委員協議会（高齢福祉部会・社会福祉部会・児童福祉部会）でのヒアリング</w:t>
            </w:r>
          </w:p>
        </w:tc>
      </w:tr>
      <w:tr w:rsidR="001E7E48" w14:paraId="4D146D85" w14:textId="77777777">
        <w:trPr>
          <w:cantSplit/>
        </w:trPr>
        <w:tc>
          <w:tcPr>
            <w:tcW w:w="2880" w:type="dxa"/>
            <w:tcMar>
              <w:top w:w="130" w:type="dxa"/>
              <w:left w:w="130" w:type="dxa"/>
              <w:bottom w:w="130" w:type="dxa"/>
              <w:right w:w="130" w:type="dxa"/>
            </w:tcMar>
            <w:vAlign w:val="center"/>
          </w:tcPr>
          <w:p w14:paraId="0D0A7CB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令和○年○月○日</w:t>
            </w:r>
          </w:p>
        </w:tc>
        <w:tc>
          <w:tcPr>
            <w:tcW w:w="6120" w:type="dxa"/>
            <w:tcMar>
              <w:top w:w="130" w:type="dxa"/>
              <w:left w:w="130" w:type="dxa"/>
              <w:bottom w:w="130" w:type="dxa"/>
              <w:right w:w="130" w:type="dxa"/>
            </w:tcMar>
            <w:vAlign w:val="center"/>
          </w:tcPr>
          <w:p w14:paraId="665E5CA1"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小野町自立支援協議会（計画案の協議）</w:t>
            </w:r>
            <w:r>
              <w:rPr>
                <w:rFonts w:ascii="BIZ UDPゴシック" w:eastAsia="BIZ UDPゴシック" w:hAnsi="BIZ UDPゴシック"/>
                <w:sz w:val="20"/>
                <w:szCs w:val="20"/>
                <w:highlight w:val="yellow"/>
              </w:rPr>
              <w:t>【要確認】</w:t>
            </w:r>
          </w:p>
        </w:tc>
      </w:tr>
      <w:tr w:rsidR="001E7E48" w14:paraId="4B5EEEB5" w14:textId="77777777">
        <w:trPr>
          <w:cantSplit/>
        </w:trPr>
        <w:tc>
          <w:tcPr>
            <w:tcW w:w="2880" w:type="dxa"/>
            <w:tcMar>
              <w:top w:w="130" w:type="dxa"/>
              <w:left w:w="130" w:type="dxa"/>
              <w:bottom w:w="130" w:type="dxa"/>
              <w:right w:w="130" w:type="dxa"/>
            </w:tcMar>
            <w:vAlign w:val="center"/>
          </w:tcPr>
          <w:p w14:paraId="23BA69C6"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令和９年○月○日～○月○日</w:t>
            </w:r>
          </w:p>
        </w:tc>
        <w:tc>
          <w:tcPr>
            <w:tcW w:w="6120" w:type="dxa"/>
            <w:tcMar>
              <w:top w:w="130" w:type="dxa"/>
              <w:left w:w="130" w:type="dxa"/>
              <w:bottom w:w="130" w:type="dxa"/>
              <w:right w:w="130" w:type="dxa"/>
            </w:tcMar>
            <w:vAlign w:val="center"/>
          </w:tcPr>
          <w:p w14:paraId="41789E55" w14:textId="77777777" w:rsidR="001E7E48" w:rsidRDefault="00000000">
            <w:pPr>
              <w:keepNext/>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パブリックコメントの実施</w:t>
            </w:r>
            <w:r>
              <w:rPr>
                <w:rFonts w:ascii="BIZ UDPゴシック" w:eastAsia="BIZ UDPゴシック" w:hAnsi="BIZ UDPゴシック"/>
                <w:sz w:val="20"/>
                <w:szCs w:val="20"/>
                <w:highlight w:val="yellow"/>
              </w:rPr>
              <w:t>【要確認】</w:t>
            </w:r>
          </w:p>
        </w:tc>
      </w:tr>
      <w:tr w:rsidR="001E7E48" w14:paraId="07615548" w14:textId="77777777">
        <w:trPr>
          <w:cantSplit/>
        </w:trPr>
        <w:tc>
          <w:tcPr>
            <w:tcW w:w="2880" w:type="dxa"/>
            <w:tcMar>
              <w:top w:w="130" w:type="dxa"/>
              <w:left w:w="130" w:type="dxa"/>
              <w:bottom w:w="130" w:type="dxa"/>
              <w:right w:w="130" w:type="dxa"/>
            </w:tcMar>
            <w:vAlign w:val="center"/>
          </w:tcPr>
          <w:p w14:paraId="13F868B4"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令和９年３月</w:t>
            </w:r>
          </w:p>
        </w:tc>
        <w:tc>
          <w:tcPr>
            <w:tcW w:w="6120" w:type="dxa"/>
            <w:tcMar>
              <w:top w:w="130" w:type="dxa"/>
              <w:left w:w="130" w:type="dxa"/>
              <w:bottom w:w="130" w:type="dxa"/>
              <w:right w:w="130" w:type="dxa"/>
            </w:tcMar>
            <w:vAlign w:val="center"/>
          </w:tcPr>
          <w:p w14:paraId="3BD577CA" w14:textId="77777777" w:rsidR="001E7E48" w:rsidRDefault="00000000">
            <w:pPr>
              <w:spacing w:line="320" w:lineRule="auto"/>
              <w:rPr>
                <w:rFonts w:ascii="BIZ UDPゴシック" w:eastAsia="BIZ UDPゴシック" w:hAnsi="BIZ UDPゴシック"/>
                <w:sz w:val="20"/>
                <w:szCs w:val="20"/>
              </w:rPr>
            </w:pPr>
            <w:r>
              <w:rPr>
                <w:rFonts w:ascii="BIZ UDPゴシック" w:eastAsia="BIZ UDPゴシック" w:hAnsi="BIZ UDPゴシック"/>
                <w:sz w:val="20"/>
                <w:szCs w:val="20"/>
              </w:rPr>
              <w:t>計画の策定・公表</w:t>
            </w:r>
          </w:p>
        </w:tc>
      </w:tr>
    </w:tbl>
    <w:p w14:paraId="3C1156EA" w14:textId="77777777" w:rsidR="009D6CAB" w:rsidRPr="00370011" w:rsidRDefault="00000000">
      <w:pPr>
        <w:pStyle w:val="2"/>
        <w:keepNext/>
        <w:shd w:val="clear" w:color="auto" w:fill="DCE8DC"/>
        <w:spacing w:before="400" w:after="240"/>
        <w:ind w:left="40"/>
        <w:rPr>
          <w:rFonts w:ascii="BIZ UDPゴシック" w:eastAsia="BIZ UDPゴシック" w:hAnsi="BIZ UDPゴシック"/>
        </w:rPr>
      </w:pPr>
      <w:bookmarkStart w:id="32" w:name="_TocOno106"/>
      <w:r>
        <w:rPr>
          <w:rFonts w:ascii="BIZ UDPゴシック" w:eastAsia="BIZ UDPゴシック" w:hAnsi="BIZ UDPゴシック"/>
          <w:b/>
          <w:bCs/>
          <w:color w:val="1B3B2A"/>
          <w:sz w:val="25"/>
          <w:szCs w:val="25"/>
        </w:rPr>
        <w:t>４　近年の障がい者施策の動向</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7740"/>
      </w:tblGrid>
      <w:tr w:rsidR="001E7E48" w14:paraId="58445FE1" w14:textId="77777777">
        <w:trPr>
          <w:cantSplit/>
          <w:tblHeader/>
        </w:trPr>
        <w:tc>
          <w:tcPr>
            <w:tcW w:w="1260" w:type="dxa"/>
            <w:shd w:val="clear" w:color="auto" w:fill="DCE8DC"/>
            <w:tcMar>
              <w:top w:w="130" w:type="dxa"/>
              <w:left w:w="130" w:type="dxa"/>
              <w:bottom w:w="130" w:type="dxa"/>
              <w:right w:w="130" w:type="dxa"/>
            </w:tcMar>
            <w:vAlign w:val="center"/>
          </w:tcPr>
          <w:p w14:paraId="00402BD9"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b/>
                <w:bCs/>
                <w:sz w:val="18"/>
                <w:szCs w:val="18"/>
              </w:rPr>
              <w:t>年</w:t>
            </w:r>
          </w:p>
        </w:tc>
        <w:tc>
          <w:tcPr>
            <w:tcW w:w="7740" w:type="dxa"/>
            <w:shd w:val="clear" w:color="auto" w:fill="DCE8DC"/>
            <w:tcMar>
              <w:top w:w="130" w:type="dxa"/>
              <w:left w:w="130" w:type="dxa"/>
              <w:bottom w:w="130" w:type="dxa"/>
              <w:right w:w="130" w:type="dxa"/>
            </w:tcMar>
            <w:vAlign w:val="center"/>
          </w:tcPr>
          <w:p w14:paraId="38DED955"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b/>
                <w:bCs/>
                <w:sz w:val="18"/>
                <w:szCs w:val="18"/>
              </w:rPr>
              <w:t>主な動向</w:t>
            </w:r>
          </w:p>
        </w:tc>
      </w:tr>
      <w:tr w:rsidR="001E7E48" w14:paraId="1809012B" w14:textId="77777777">
        <w:trPr>
          <w:cantSplit/>
        </w:trPr>
        <w:tc>
          <w:tcPr>
            <w:tcW w:w="1260" w:type="dxa"/>
            <w:tcMar>
              <w:top w:w="130" w:type="dxa"/>
              <w:left w:w="130" w:type="dxa"/>
              <w:bottom w:w="130" w:type="dxa"/>
              <w:right w:w="130" w:type="dxa"/>
            </w:tcMar>
            <w:vAlign w:val="center"/>
          </w:tcPr>
          <w:p w14:paraId="521F265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平成15年</w:t>
            </w:r>
          </w:p>
        </w:tc>
        <w:tc>
          <w:tcPr>
            <w:tcW w:w="7740" w:type="dxa"/>
            <w:tcMar>
              <w:top w:w="130" w:type="dxa"/>
              <w:left w:w="130" w:type="dxa"/>
              <w:bottom w:w="130" w:type="dxa"/>
              <w:right w:w="130" w:type="dxa"/>
            </w:tcMar>
            <w:vAlign w:val="center"/>
          </w:tcPr>
          <w:p w14:paraId="100E84CA"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「支援費制度」施行</w:t>
            </w:r>
          </w:p>
        </w:tc>
      </w:tr>
      <w:tr w:rsidR="001E7E48" w14:paraId="04AE2F4F" w14:textId="77777777">
        <w:trPr>
          <w:cantSplit/>
        </w:trPr>
        <w:tc>
          <w:tcPr>
            <w:tcW w:w="1260" w:type="dxa"/>
            <w:tcMar>
              <w:top w:w="130" w:type="dxa"/>
              <w:left w:w="130" w:type="dxa"/>
              <w:bottom w:w="130" w:type="dxa"/>
              <w:right w:w="130" w:type="dxa"/>
            </w:tcMar>
            <w:vAlign w:val="center"/>
          </w:tcPr>
          <w:p w14:paraId="2C7E828C"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平成18年</w:t>
            </w:r>
          </w:p>
        </w:tc>
        <w:tc>
          <w:tcPr>
            <w:tcW w:w="7740" w:type="dxa"/>
            <w:tcMar>
              <w:top w:w="130" w:type="dxa"/>
              <w:left w:w="130" w:type="dxa"/>
              <w:bottom w:w="130" w:type="dxa"/>
              <w:right w:w="130" w:type="dxa"/>
            </w:tcMar>
            <w:vAlign w:val="center"/>
          </w:tcPr>
          <w:p w14:paraId="0C6309FB"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「障害者自立支援法」施行</w:t>
            </w:r>
          </w:p>
          <w:p w14:paraId="4E82A2D9"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「高齢者、障害者等の移動等の円滑化の促進に関する法律（バリアフリー法）」施行</w:t>
            </w:r>
          </w:p>
        </w:tc>
      </w:tr>
      <w:tr w:rsidR="001E7E48" w14:paraId="335B8D9D" w14:textId="77777777">
        <w:trPr>
          <w:cantSplit/>
        </w:trPr>
        <w:tc>
          <w:tcPr>
            <w:tcW w:w="1260" w:type="dxa"/>
            <w:tcMar>
              <w:top w:w="130" w:type="dxa"/>
              <w:left w:w="130" w:type="dxa"/>
              <w:bottom w:w="130" w:type="dxa"/>
              <w:right w:w="130" w:type="dxa"/>
            </w:tcMar>
            <w:vAlign w:val="center"/>
          </w:tcPr>
          <w:p w14:paraId="2959A053"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平成19年</w:t>
            </w:r>
          </w:p>
        </w:tc>
        <w:tc>
          <w:tcPr>
            <w:tcW w:w="7740" w:type="dxa"/>
            <w:tcMar>
              <w:top w:w="130" w:type="dxa"/>
              <w:left w:w="130" w:type="dxa"/>
              <w:bottom w:w="130" w:type="dxa"/>
              <w:right w:w="130" w:type="dxa"/>
            </w:tcMar>
            <w:vAlign w:val="center"/>
          </w:tcPr>
          <w:p w14:paraId="6E685396"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「障害者の権利に関する条約」署名</w:t>
            </w:r>
          </w:p>
        </w:tc>
      </w:tr>
      <w:tr w:rsidR="001E7E48" w14:paraId="0562E7A1" w14:textId="77777777">
        <w:trPr>
          <w:cantSplit/>
        </w:trPr>
        <w:tc>
          <w:tcPr>
            <w:tcW w:w="1260" w:type="dxa"/>
            <w:tcMar>
              <w:top w:w="130" w:type="dxa"/>
              <w:left w:w="130" w:type="dxa"/>
              <w:bottom w:w="130" w:type="dxa"/>
              <w:right w:w="130" w:type="dxa"/>
            </w:tcMar>
            <w:vAlign w:val="center"/>
          </w:tcPr>
          <w:p w14:paraId="5A549E12"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平成23年</w:t>
            </w:r>
          </w:p>
        </w:tc>
        <w:tc>
          <w:tcPr>
            <w:tcW w:w="7740" w:type="dxa"/>
            <w:tcMar>
              <w:top w:w="130" w:type="dxa"/>
              <w:left w:w="130" w:type="dxa"/>
              <w:bottom w:w="130" w:type="dxa"/>
              <w:right w:w="130" w:type="dxa"/>
            </w:tcMar>
            <w:vAlign w:val="center"/>
          </w:tcPr>
          <w:p w14:paraId="7B40F0CD"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「障害者基本法」改正（「合理的配慮」の概念や差別の禁止等を規定）</w:t>
            </w:r>
          </w:p>
        </w:tc>
      </w:tr>
      <w:tr w:rsidR="001E7E48" w14:paraId="5993F608" w14:textId="77777777">
        <w:trPr>
          <w:cantSplit/>
        </w:trPr>
        <w:tc>
          <w:tcPr>
            <w:tcW w:w="1260" w:type="dxa"/>
            <w:tcMar>
              <w:top w:w="130" w:type="dxa"/>
              <w:left w:w="130" w:type="dxa"/>
              <w:bottom w:w="130" w:type="dxa"/>
              <w:right w:w="130" w:type="dxa"/>
            </w:tcMar>
            <w:vAlign w:val="center"/>
          </w:tcPr>
          <w:p w14:paraId="3E5CC868"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平成24年</w:t>
            </w:r>
          </w:p>
        </w:tc>
        <w:tc>
          <w:tcPr>
            <w:tcW w:w="7740" w:type="dxa"/>
            <w:tcMar>
              <w:top w:w="130" w:type="dxa"/>
              <w:left w:w="130" w:type="dxa"/>
              <w:bottom w:w="130" w:type="dxa"/>
              <w:right w:w="130" w:type="dxa"/>
            </w:tcMar>
            <w:vAlign w:val="center"/>
          </w:tcPr>
          <w:p w14:paraId="08810B1C"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「障害者虐待の防止、障害者の養護者に対する支援等に関する法律（障害者虐待防止法）」施行</w:t>
            </w:r>
          </w:p>
        </w:tc>
      </w:tr>
      <w:tr w:rsidR="001E7E48" w14:paraId="12B12CFB" w14:textId="77777777">
        <w:trPr>
          <w:cantSplit/>
        </w:trPr>
        <w:tc>
          <w:tcPr>
            <w:tcW w:w="1260" w:type="dxa"/>
            <w:tcMar>
              <w:top w:w="130" w:type="dxa"/>
              <w:left w:w="130" w:type="dxa"/>
              <w:bottom w:w="130" w:type="dxa"/>
              <w:right w:w="130" w:type="dxa"/>
            </w:tcMar>
            <w:vAlign w:val="center"/>
          </w:tcPr>
          <w:p w14:paraId="1C5267FA"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平成25年</w:t>
            </w:r>
          </w:p>
        </w:tc>
        <w:tc>
          <w:tcPr>
            <w:tcW w:w="7740" w:type="dxa"/>
            <w:tcMar>
              <w:top w:w="130" w:type="dxa"/>
              <w:left w:w="130" w:type="dxa"/>
              <w:bottom w:w="130" w:type="dxa"/>
              <w:right w:w="130" w:type="dxa"/>
            </w:tcMar>
            <w:vAlign w:val="center"/>
          </w:tcPr>
          <w:p w14:paraId="206B97D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「障害者の日常生活及び社会生活を総合的に支援するための法律（障害者総合支援法）」施行</w:t>
            </w:r>
          </w:p>
          <w:p w14:paraId="5AAD11E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「国等による障害者就労施設等からの物品等の調達の推進等に関する法律（障害者優先調達推進法）」施行</w:t>
            </w:r>
          </w:p>
          <w:p w14:paraId="3C93F1D4"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「成年被後見人の選挙権の回復等のための公職選挙法等の一部を改正する法律」施行</w:t>
            </w:r>
          </w:p>
        </w:tc>
      </w:tr>
      <w:tr w:rsidR="001E7E48" w14:paraId="38DFE1EB" w14:textId="77777777">
        <w:trPr>
          <w:cantSplit/>
        </w:trPr>
        <w:tc>
          <w:tcPr>
            <w:tcW w:w="1260" w:type="dxa"/>
            <w:tcMar>
              <w:top w:w="130" w:type="dxa"/>
              <w:left w:w="130" w:type="dxa"/>
              <w:bottom w:w="130" w:type="dxa"/>
              <w:right w:w="130" w:type="dxa"/>
            </w:tcMar>
            <w:vAlign w:val="center"/>
          </w:tcPr>
          <w:p w14:paraId="3217604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平成26年</w:t>
            </w:r>
          </w:p>
        </w:tc>
        <w:tc>
          <w:tcPr>
            <w:tcW w:w="7740" w:type="dxa"/>
            <w:tcMar>
              <w:top w:w="130" w:type="dxa"/>
              <w:left w:w="130" w:type="dxa"/>
              <w:bottom w:w="130" w:type="dxa"/>
              <w:right w:w="130" w:type="dxa"/>
            </w:tcMar>
            <w:vAlign w:val="center"/>
          </w:tcPr>
          <w:p w14:paraId="45D5DF2F"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「障害者の権利に関する条約」批准</w:t>
            </w:r>
          </w:p>
        </w:tc>
      </w:tr>
      <w:tr w:rsidR="001E7E48" w14:paraId="15CA5BC8" w14:textId="77777777">
        <w:trPr>
          <w:cantSplit/>
        </w:trPr>
        <w:tc>
          <w:tcPr>
            <w:tcW w:w="1260" w:type="dxa"/>
            <w:tcMar>
              <w:top w:w="130" w:type="dxa"/>
              <w:left w:w="130" w:type="dxa"/>
              <w:bottom w:w="130" w:type="dxa"/>
              <w:right w:w="130" w:type="dxa"/>
            </w:tcMar>
            <w:vAlign w:val="center"/>
          </w:tcPr>
          <w:p w14:paraId="7FEAD80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平成28年</w:t>
            </w:r>
          </w:p>
        </w:tc>
        <w:tc>
          <w:tcPr>
            <w:tcW w:w="7740" w:type="dxa"/>
            <w:tcMar>
              <w:top w:w="130" w:type="dxa"/>
              <w:left w:w="130" w:type="dxa"/>
              <w:bottom w:w="130" w:type="dxa"/>
              <w:right w:w="130" w:type="dxa"/>
            </w:tcMar>
            <w:vAlign w:val="center"/>
          </w:tcPr>
          <w:p w14:paraId="6F6E4E58"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「障害を理由とする差別の解消の推進に関する法律（障害者差別解消法）」施行</w:t>
            </w:r>
          </w:p>
          <w:p w14:paraId="75C0830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「障害者の雇用の促進等に関する法律」改正法一部施行</w:t>
            </w:r>
          </w:p>
          <w:p w14:paraId="756F5D2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「成年後見制度の利用の促進に関する法律」施行</w:t>
            </w:r>
          </w:p>
          <w:p w14:paraId="4C55E1F5"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「発達障害者支援法の一部を改正する法律」施行</w:t>
            </w:r>
          </w:p>
        </w:tc>
      </w:tr>
      <w:tr w:rsidR="001E7E48" w14:paraId="75ED42A5" w14:textId="77777777">
        <w:trPr>
          <w:cantSplit/>
        </w:trPr>
        <w:tc>
          <w:tcPr>
            <w:tcW w:w="1260" w:type="dxa"/>
            <w:tcMar>
              <w:top w:w="130" w:type="dxa"/>
              <w:left w:w="130" w:type="dxa"/>
              <w:bottom w:w="130" w:type="dxa"/>
              <w:right w:w="130" w:type="dxa"/>
            </w:tcMar>
            <w:vAlign w:val="center"/>
          </w:tcPr>
          <w:p w14:paraId="0F2FD117"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lastRenderedPageBreak/>
              <w:t>平成30年</w:t>
            </w:r>
          </w:p>
        </w:tc>
        <w:tc>
          <w:tcPr>
            <w:tcW w:w="7740" w:type="dxa"/>
            <w:tcMar>
              <w:top w:w="130" w:type="dxa"/>
              <w:left w:w="130" w:type="dxa"/>
              <w:bottom w:w="130" w:type="dxa"/>
              <w:right w:w="130" w:type="dxa"/>
            </w:tcMar>
            <w:vAlign w:val="center"/>
          </w:tcPr>
          <w:p w14:paraId="3875132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「障害者基本計画（第４次）」閣議決定</w:t>
            </w:r>
          </w:p>
          <w:p w14:paraId="7E6BC688"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「障害者の日常生活及び社会生活を総合的に支援するための法律及び児童福祉法の一部を改正する法律」施行</w:t>
            </w:r>
          </w:p>
          <w:p w14:paraId="07AC3EAE"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「障害者による文化芸術活動の推進に関する法律」施行</w:t>
            </w:r>
          </w:p>
        </w:tc>
      </w:tr>
      <w:tr w:rsidR="001E7E48" w14:paraId="56B9FEF0" w14:textId="77777777">
        <w:trPr>
          <w:cantSplit/>
        </w:trPr>
        <w:tc>
          <w:tcPr>
            <w:tcW w:w="1260" w:type="dxa"/>
            <w:tcMar>
              <w:top w:w="130" w:type="dxa"/>
              <w:left w:w="130" w:type="dxa"/>
              <w:bottom w:w="130" w:type="dxa"/>
              <w:right w:w="130" w:type="dxa"/>
            </w:tcMar>
            <w:vAlign w:val="center"/>
          </w:tcPr>
          <w:p w14:paraId="2A229EF1"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令和元年</w:t>
            </w:r>
          </w:p>
        </w:tc>
        <w:tc>
          <w:tcPr>
            <w:tcW w:w="7740" w:type="dxa"/>
            <w:tcMar>
              <w:top w:w="130" w:type="dxa"/>
              <w:left w:w="130" w:type="dxa"/>
              <w:bottom w:w="130" w:type="dxa"/>
              <w:right w:w="130" w:type="dxa"/>
            </w:tcMar>
            <w:vAlign w:val="center"/>
          </w:tcPr>
          <w:p w14:paraId="0D3845B7"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「障害者の雇用の促進等に関する法律の一部を改正する法律」成立</w:t>
            </w:r>
          </w:p>
          <w:p w14:paraId="42D73FDE"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「視覚障害者等の読書環境の整備の推進に関する法律」施行</w:t>
            </w:r>
          </w:p>
        </w:tc>
      </w:tr>
      <w:tr w:rsidR="001E7E48" w14:paraId="098C3635" w14:textId="77777777">
        <w:trPr>
          <w:cantSplit/>
        </w:trPr>
        <w:tc>
          <w:tcPr>
            <w:tcW w:w="1260" w:type="dxa"/>
            <w:tcMar>
              <w:top w:w="130" w:type="dxa"/>
              <w:left w:w="130" w:type="dxa"/>
              <w:bottom w:w="130" w:type="dxa"/>
              <w:right w:w="130" w:type="dxa"/>
            </w:tcMar>
            <w:vAlign w:val="center"/>
          </w:tcPr>
          <w:p w14:paraId="38762E7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令和３年</w:t>
            </w:r>
          </w:p>
        </w:tc>
        <w:tc>
          <w:tcPr>
            <w:tcW w:w="7740" w:type="dxa"/>
            <w:tcMar>
              <w:top w:w="130" w:type="dxa"/>
              <w:left w:w="130" w:type="dxa"/>
              <w:bottom w:w="130" w:type="dxa"/>
              <w:right w:w="130" w:type="dxa"/>
            </w:tcMar>
            <w:vAlign w:val="center"/>
          </w:tcPr>
          <w:p w14:paraId="28E1F0BD"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「医療的ケア児及びその家族に対する支援に関する法律」施行</w:t>
            </w:r>
          </w:p>
          <w:p w14:paraId="7EDD4425"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「障害を理由とする差別の解消の推進に関する法律の一部を改正する法律」成立</w:t>
            </w:r>
          </w:p>
        </w:tc>
      </w:tr>
      <w:tr w:rsidR="001E7E48" w14:paraId="58B1F71D" w14:textId="77777777">
        <w:trPr>
          <w:cantSplit/>
        </w:trPr>
        <w:tc>
          <w:tcPr>
            <w:tcW w:w="1260" w:type="dxa"/>
            <w:tcMar>
              <w:top w:w="130" w:type="dxa"/>
              <w:left w:w="130" w:type="dxa"/>
              <w:bottom w:w="130" w:type="dxa"/>
              <w:right w:w="130" w:type="dxa"/>
            </w:tcMar>
            <w:vAlign w:val="center"/>
          </w:tcPr>
          <w:p w14:paraId="63083EF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令和４年</w:t>
            </w:r>
          </w:p>
        </w:tc>
        <w:tc>
          <w:tcPr>
            <w:tcW w:w="7740" w:type="dxa"/>
            <w:tcMar>
              <w:top w:w="130" w:type="dxa"/>
              <w:left w:w="130" w:type="dxa"/>
              <w:bottom w:w="130" w:type="dxa"/>
              <w:right w:w="130" w:type="dxa"/>
            </w:tcMar>
            <w:vAlign w:val="center"/>
          </w:tcPr>
          <w:p w14:paraId="4E65181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「障害者による情報の取得及び利用並びに意思疎通に係る施策の推進に関する法律（障害者情報アクセシビリティ・コミュニケーション施策推進法）」施行</w:t>
            </w:r>
          </w:p>
          <w:p w14:paraId="1759522B"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「第二期成年後見制度利用促進基本計画」閣議決定</w:t>
            </w:r>
          </w:p>
        </w:tc>
      </w:tr>
      <w:tr w:rsidR="001E7E48" w14:paraId="2DA59598" w14:textId="77777777">
        <w:trPr>
          <w:cantSplit/>
        </w:trPr>
        <w:tc>
          <w:tcPr>
            <w:tcW w:w="1260" w:type="dxa"/>
            <w:tcMar>
              <w:top w:w="130" w:type="dxa"/>
              <w:left w:w="130" w:type="dxa"/>
              <w:bottom w:w="130" w:type="dxa"/>
              <w:right w:w="130" w:type="dxa"/>
            </w:tcMar>
            <w:vAlign w:val="center"/>
          </w:tcPr>
          <w:p w14:paraId="3E61F5E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令和５年</w:t>
            </w:r>
          </w:p>
        </w:tc>
        <w:tc>
          <w:tcPr>
            <w:tcW w:w="7740" w:type="dxa"/>
            <w:tcMar>
              <w:top w:w="130" w:type="dxa"/>
              <w:left w:w="130" w:type="dxa"/>
              <w:bottom w:w="130" w:type="dxa"/>
              <w:right w:w="130" w:type="dxa"/>
            </w:tcMar>
            <w:vAlign w:val="center"/>
          </w:tcPr>
          <w:p w14:paraId="4F23FECE"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「こども家庭庁」設立、「こども基本法」施行</w:t>
            </w:r>
          </w:p>
          <w:p w14:paraId="32F2F4C9"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「障害者基本計画（第５次）」（令和５～９年度）開始</w:t>
            </w:r>
          </w:p>
        </w:tc>
      </w:tr>
      <w:tr w:rsidR="001E7E48" w14:paraId="49AB42B2" w14:textId="77777777">
        <w:trPr>
          <w:cantSplit/>
        </w:trPr>
        <w:tc>
          <w:tcPr>
            <w:tcW w:w="1260" w:type="dxa"/>
            <w:tcMar>
              <w:top w:w="130" w:type="dxa"/>
              <w:left w:w="130" w:type="dxa"/>
              <w:bottom w:w="130" w:type="dxa"/>
              <w:right w:w="130" w:type="dxa"/>
            </w:tcMar>
            <w:vAlign w:val="center"/>
          </w:tcPr>
          <w:p w14:paraId="4468A223"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令和６年</w:t>
            </w:r>
          </w:p>
        </w:tc>
        <w:tc>
          <w:tcPr>
            <w:tcW w:w="7740" w:type="dxa"/>
            <w:tcMar>
              <w:top w:w="130" w:type="dxa"/>
              <w:left w:w="130" w:type="dxa"/>
              <w:bottom w:w="130" w:type="dxa"/>
              <w:right w:w="130" w:type="dxa"/>
            </w:tcMar>
            <w:vAlign w:val="center"/>
          </w:tcPr>
          <w:p w14:paraId="7D210236"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改正「障害者総合支援法」「児童福祉法」施行（グループホームの支援内容の明確化、基幹相談支援センター・地域生活支援拠点等の整備の努力義務化、児童発達支援の類型の一元化等）</w:t>
            </w:r>
          </w:p>
          <w:p w14:paraId="765EC83A"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改正「障害者差別解消法」施行（事業者の合理的配慮の提供の義務化）</w:t>
            </w:r>
          </w:p>
          <w:p w14:paraId="2D344797"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障害者法定雇用率の引上げ（民間企業2.5％）</w:t>
            </w:r>
          </w:p>
        </w:tc>
      </w:tr>
      <w:tr w:rsidR="001E7E48" w14:paraId="58697073" w14:textId="77777777">
        <w:trPr>
          <w:cantSplit/>
        </w:trPr>
        <w:tc>
          <w:tcPr>
            <w:tcW w:w="1260" w:type="dxa"/>
            <w:tcMar>
              <w:top w:w="130" w:type="dxa"/>
              <w:left w:w="130" w:type="dxa"/>
              <w:bottom w:w="130" w:type="dxa"/>
              <w:right w:w="130" w:type="dxa"/>
            </w:tcMar>
            <w:vAlign w:val="center"/>
          </w:tcPr>
          <w:p w14:paraId="4A2A9482"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令和７年</w:t>
            </w:r>
          </w:p>
        </w:tc>
        <w:tc>
          <w:tcPr>
            <w:tcW w:w="7740" w:type="dxa"/>
            <w:tcMar>
              <w:top w:w="130" w:type="dxa"/>
              <w:left w:w="130" w:type="dxa"/>
              <w:bottom w:w="130" w:type="dxa"/>
              <w:right w:w="130" w:type="dxa"/>
            </w:tcMar>
            <w:vAlign w:val="center"/>
          </w:tcPr>
          <w:p w14:paraId="5E902401"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「就労選択支援」の創設（10月）</w:t>
            </w:r>
          </w:p>
          <w:p w14:paraId="5AC21FF7"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「手話に関する施策の推進に関する法律」施行（６月）</w:t>
            </w:r>
          </w:p>
          <w:p w14:paraId="64512C4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「高次脳機能障害者支援法」公布（12月）</w:t>
            </w:r>
          </w:p>
          <w:p w14:paraId="191BBE8A"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精神障害者保健福祉手帳所持者へのＪＲ等の運賃割引開始（４月）</w:t>
            </w:r>
          </w:p>
        </w:tc>
      </w:tr>
      <w:tr w:rsidR="001E7E48" w14:paraId="4782E48C" w14:textId="77777777">
        <w:trPr>
          <w:cantSplit/>
        </w:trPr>
        <w:tc>
          <w:tcPr>
            <w:tcW w:w="1260" w:type="dxa"/>
            <w:tcMar>
              <w:top w:w="130" w:type="dxa"/>
              <w:left w:w="130" w:type="dxa"/>
              <w:bottom w:w="130" w:type="dxa"/>
              <w:right w:w="130" w:type="dxa"/>
            </w:tcMar>
            <w:vAlign w:val="center"/>
          </w:tcPr>
          <w:p w14:paraId="600BCE15"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令和８年</w:t>
            </w:r>
          </w:p>
        </w:tc>
        <w:tc>
          <w:tcPr>
            <w:tcW w:w="7740" w:type="dxa"/>
            <w:tcMar>
              <w:top w:w="130" w:type="dxa"/>
              <w:left w:w="130" w:type="dxa"/>
              <w:bottom w:w="130" w:type="dxa"/>
              <w:right w:w="130" w:type="dxa"/>
            </w:tcMar>
            <w:vAlign w:val="center"/>
          </w:tcPr>
          <w:p w14:paraId="3FEDE17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第８期障害福祉計画・第４期障害児福祉計画に係る基本指針告示（３月31日）</w:t>
            </w:r>
          </w:p>
          <w:p w14:paraId="23EF1993"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「高次脳機能障害者支援法」施行（４月）</w:t>
            </w:r>
          </w:p>
          <w:p w14:paraId="26B4EE9A"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福祉・介護職員等処遇改善加算の対象拡大（６月、計画相談支援等）</w:t>
            </w:r>
          </w:p>
          <w:p w14:paraId="06324764"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「民法等の一部を改正する法律」（成年後見制度の見直し）公布（６月）</w:t>
            </w:r>
          </w:p>
          <w:p w14:paraId="51E978B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「社会福祉法等の一部を改正する法律」公布（６月）</w:t>
            </w:r>
          </w:p>
          <w:p w14:paraId="04C88622"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「医療的ケア児支援法の一部を改正する法律」公布（７月）</w:t>
            </w:r>
          </w:p>
          <w:p w14:paraId="1BCE79AE"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障害者法定雇用率の引上げ（民間企業2.7％、７月）</w:t>
            </w:r>
          </w:p>
          <w:p w14:paraId="5B1ECBF2"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基本指針の改正告示（10月予定・令和９年４月適用）</w:t>
            </w:r>
          </w:p>
        </w:tc>
      </w:tr>
      <w:tr w:rsidR="001E7E48" w14:paraId="77AA774E" w14:textId="77777777">
        <w:trPr>
          <w:cantSplit/>
        </w:trPr>
        <w:tc>
          <w:tcPr>
            <w:tcW w:w="1260" w:type="dxa"/>
            <w:tcMar>
              <w:top w:w="130" w:type="dxa"/>
              <w:left w:w="130" w:type="dxa"/>
              <w:bottom w:w="130" w:type="dxa"/>
              <w:right w:w="130" w:type="dxa"/>
            </w:tcMar>
            <w:vAlign w:val="center"/>
          </w:tcPr>
          <w:p w14:paraId="03869C57"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lastRenderedPageBreak/>
              <w:t>令和９年</w:t>
            </w:r>
          </w:p>
        </w:tc>
        <w:tc>
          <w:tcPr>
            <w:tcW w:w="7740" w:type="dxa"/>
            <w:tcMar>
              <w:top w:w="130" w:type="dxa"/>
              <w:left w:w="130" w:type="dxa"/>
              <w:bottom w:w="130" w:type="dxa"/>
              <w:right w:w="130" w:type="dxa"/>
            </w:tcMar>
            <w:vAlign w:val="center"/>
          </w:tcPr>
          <w:p w14:paraId="5E286209"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「社会福祉法等の一部を改正する法律」「医療的ケア児等支援法」施行（４月予定）</w:t>
            </w:r>
          </w:p>
          <w:p w14:paraId="4E45E875"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第８期障害福祉計画・第４期障害児福祉計画（令和９～11年度）開始</w:t>
            </w:r>
          </w:p>
          <w:p w14:paraId="6AF3ADA3"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第三期成年後見制度利用促進基本計画（令和９～13年度）開始（予定）</w:t>
            </w:r>
          </w:p>
          <w:p w14:paraId="21593DF4"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就労継続支援Ａ型の新規利用時における就労選択支援の原則利用（４月予定）</w:t>
            </w:r>
          </w:p>
        </w:tc>
      </w:tr>
      <w:tr w:rsidR="001E7E48" w14:paraId="491DB428" w14:textId="77777777">
        <w:trPr>
          <w:cantSplit/>
        </w:trPr>
        <w:tc>
          <w:tcPr>
            <w:tcW w:w="1260" w:type="dxa"/>
            <w:tcMar>
              <w:top w:w="130" w:type="dxa"/>
              <w:left w:w="130" w:type="dxa"/>
              <w:bottom w:w="130" w:type="dxa"/>
              <w:right w:w="130" w:type="dxa"/>
            </w:tcMar>
            <w:vAlign w:val="center"/>
          </w:tcPr>
          <w:p w14:paraId="61AFD7FB"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令和10年</w:t>
            </w:r>
          </w:p>
        </w:tc>
        <w:tc>
          <w:tcPr>
            <w:tcW w:w="7740" w:type="dxa"/>
            <w:tcMar>
              <w:top w:w="130" w:type="dxa"/>
              <w:left w:w="130" w:type="dxa"/>
              <w:bottom w:w="130" w:type="dxa"/>
              <w:right w:w="130" w:type="dxa"/>
            </w:tcMar>
            <w:vAlign w:val="center"/>
          </w:tcPr>
          <w:p w14:paraId="31FDA0B6" w14:textId="77777777" w:rsidR="001E7E48" w:rsidRDefault="00000000">
            <w:pPr>
              <w:spacing w:after="60"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次期障害者基本計画（第６次）開始（予定）</w:t>
            </w:r>
          </w:p>
          <w:p w14:paraId="6A0B2880"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改正民法（成年後見制度の見直し）施行（公布から２年６月以内）</w:t>
            </w:r>
          </w:p>
        </w:tc>
      </w:tr>
      <w:tr w:rsidR="001E7E48" w14:paraId="10B7C63A" w14:textId="77777777">
        <w:trPr>
          <w:cantSplit/>
        </w:trPr>
        <w:tc>
          <w:tcPr>
            <w:tcW w:w="1260" w:type="dxa"/>
            <w:tcMar>
              <w:top w:w="130" w:type="dxa"/>
              <w:left w:w="130" w:type="dxa"/>
              <w:bottom w:w="130" w:type="dxa"/>
              <w:right w:w="130" w:type="dxa"/>
            </w:tcMar>
            <w:vAlign w:val="center"/>
          </w:tcPr>
          <w:p w14:paraId="13952D76" w14:textId="77777777" w:rsidR="001E7E48" w:rsidRDefault="00000000">
            <w:pPr>
              <w:spacing w:line="320" w:lineRule="auto"/>
              <w:jc w:val="center"/>
              <w:rPr>
                <w:rFonts w:ascii="BIZ UDPゴシック" w:eastAsia="BIZ UDPゴシック" w:hAnsi="BIZ UDPゴシック"/>
                <w:sz w:val="18"/>
                <w:szCs w:val="18"/>
              </w:rPr>
            </w:pPr>
            <w:r>
              <w:rPr>
                <w:rFonts w:ascii="BIZ UDPゴシック" w:eastAsia="BIZ UDPゴシック" w:hAnsi="BIZ UDPゴシック"/>
                <w:sz w:val="18"/>
                <w:szCs w:val="18"/>
              </w:rPr>
              <w:t>令和11年</w:t>
            </w:r>
          </w:p>
        </w:tc>
        <w:tc>
          <w:tcPr>
            <w:tcW w:w="7740" w:type="dxa"/>
            <w:tcMar>
              <w:top w:w="130" w:type="dxa"/>
              <w:left w:w="130" w:type="dxa"/>
              <w:bottom w:w="130" w:type="dxa"/>
              <w:right w:w="130" w:type="dxa"/>
            </w:tcMar>
            <w:vAlign w:val="center"/>
          </w:tcPr>
          <w:p w14:paraId="5CFDD3EB" w14:textId="77777777" w:rsidR="001E7E48" w:rsidRDefault="00000000">
            <w:pPr>
              <w:spacing w:line="320" w:lineRule="auto"/>
              <w:rPr>
                <w:rFonts w:ascii="BIZ UDPゴシック" w:eastAsia="BIZ UDPゴシック" w:hAnsi="BIZ UDPゴシック"/>
                <w:sz w:val="18"/>
                <w:szCs w:val="18"/>
              </w:rPr>
            </w:pPr>
            <w:r>
              <w:rPr>
                <w:rFonts w:ascii="BIZ UDPゴシック" w:eastAsia="BIZ UDPゴシック" w:hAnsi="BIZ UDPゴシック"/>
                <w:sz w:val="18"/>
                <w:szCs w:val="18"/>
              </w:rPr>
              <w:t>第８期障害福祉計画・第４期障害児福祉計画の最終年度</w:t>
            </w:r>
          </w:p>
        </w:tc>
      </w:tr>
    </w:tbl>
    <w:p w14:paraId="753C491A" w14:textId="77777777" w:rsidR="009D6CAB" w:rsidRDefault="00000000">
      <w:pPr>
        <w:spacing w:before="100" w:after="320"/>
        <w:jc w:val="right"/>
        <w:rPr>
          <w:rFonts w:ascii="BIZ UDPゴシック" w:eastAsia="BIZ UDPゴシック" w:hAnsi="BIZ UDPゴシック"/>
          <w:color w:val="5B5B5B"/>
          <w:sz w:val="18"/>
          <w:szCs w:val="18"/>
        </w:rPr>
      </w:pPr>
      <w:r>
        <w:rPr>
          <w:rFonts w:ascii="BIZ UDPゴシック" w:eastAsia="BIZ UDPゴシック" w:hAnsi="BIZ UDPゴシック"/>
          <w:color w:val="5B5B5B"/>
          <w:sz w:val="18"/>
          <w:szCs w:val="18"/>
        </w:rPr>
        <w:t>資料：ワークシート「近年の障がい者施策（国）」により作成</w:t>
      </w:r>
    </w:p>
    <w:p w14:paraId="24CD66D4" w14:textId="77777777" w:rsidR="006973FA" w:rsidRPr="00E23A1B" w:rsidRDefault="00E23A1B" w:rsidP="00E23A1B">
      <w:pPr>
        <w:pStyle w:val="2"/>
        <w:pageBreakBefore/>
        <w:shd w:val="clear" w:color="auto" w:fill="DCE8DC"/>
        <w:spacing w:before="400" w:after="240"/>
        <w:ind w:left="40"/>
        <w:rPr>
          <w:rFonts w:ascii="BIZ UDPゴシック" w:eastAsia="BIZ UDPゴシック" w:hAnsi="BIZ UDPゴシック"/>
        </w:rPr>
      </w:pPr>
      <w:bookmarkStart w:id="33" w:name="_TocOno034"/>
      <w:r>
        <w:rPr>
          <w:rFonts w:ascii="BIZ UDPゴシック" w:eastAsia="BIZ UDPゴシック" w:hAnsi="BIZ UDPゴシック" w:hint="eastAsia"/>
          <w:b/>
          <w:bCs/>
          <w:color w:val="1B3B2A"/>
          <w:sz w:val="25"/>
          <w:szCs w:val="25"/>
        </w:rPr>
        <w:lastRenderedPageBreak/>
        <w:t>５　田村地方の障がい福祉サービス事業所一覧（令和８年４月１日現在）</w:t>
      </w:r>
      <w:bookmarkEnd w:id="33"/>
    </w:p>
    <w:tbl>
      <w:tblPr>
        <w:tblW w:w="5000" w:type="pct"/>
        <w:tblCellMar>
          <w:left w:w="99" w:type="dxa"/>
          <w:right w:w="99" w:type="dxa"/>
        </w:tblCellMar>
        <w:tblLook w:val="04A0" w:firstRow="1" w:lastRow="0" w:firstColumn="1" w:lastColumn="0" w:noHBand="0" w:noVBand="1"/>
      </w:tblPr>
      <w:tblGrid>
        <w:gridCol w:w="3032"/>
        <w:gridCol w:w="3033"/>
        <w:gridCol w:w="3031"/>
      </w:tblGrid>
      <w:tr w:rsidR="00E23A1B" w:rsidRPr="00E23A1B" w14:paraId="37AC0225" w14:textId="77777777" w:rsidTr="00E23A1B">
        <w:trPr>
          <w:trHeight w:val="435"/>
        </w:trPr>
        <w:tc>
          <w:tcPr>
            <w:tcW w:w="1667" w:type="pct"/>
            <w:tcBorders>
              <w:top w:val="single" w:sz="4" w:space="0" w:color="808080"/>
              <w:left w:val="single" w:sz="4" w:space="0" w:color="808080"/>
              <w:bottom w:val="single" w:sz="4" w:space="0" w:color="808080"/>
              <w:right w:val="single" w:sz="4" w:space="0" w:color="808080"/>
            </w:tcBorders>
            <w:shd w:val="clear" w:color="DEEBF7" w:fill="DDEBF7"/>
            <w:noWrap/>
            <w:vAlign w:val="bottom"/>
            <w:hideMark/>
          </w:tcPr>
          <w:p w14:paraId="76EE9A9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田村市</w:t>
            </w:r>
          </w:p>
        </w:tc>
        <w:tc>
          <w:tcPr>
            <w:tcW w:w="1667" w:type="pct"/>
            <w:tcBorders>
              <w:top w:val="single" w:sz="4" w:space="0" w:color="808080"/>
              <w:left w:val="nil"/>
              <w:bottom w:val="single" w:sz="4" w:space="0" w:color="808080"/>
              <w:right w:val="single" w:sz="4" w:space="0" w:color="808080"/>
            </w:tcBorders>
            <w:shd w:val="clear" w:color="E2F0D9" w:fill="E2EFDA"/>
            <w:noWrap/>
            <w:vAlign w:val="bottom"/>
            <w:hideMark/>
          </w:tcPr>
          <w:p w14:paraId="3AACBEC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三春町</w:t>
            </w:r>
          </w:p>
        </w:tc>
        <w:tc>
          <w:tcPr>
            <w:tcW w:w="1667" w:type="pct"/>
            <w:tcBorders>
              <w:top w:val="single" w:sz="4" w:space="0" w:color="808080"/>
              <w:left w:val="nil"/>
              <w:bottom w:val="single" w:sz="4" w:space="0" w:color="808080"/>
              <w:right w:val="single" w:sz="4" w:space="0" w:color="808080"/>
            </w:tcBorders>
            <w:shd w:val="clear" w:color="FBE5D6" w:fill="FFF2CC"/>
            <w:noWrap/>
            <w:vAlign w:val="bottom"/>
            <w:hideMark/>
          </w:tcPr>
          <w:p w14:paraId="102006A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小野町</w:t>
            </w:r>
          </w:p>
        </w:tc>
      </w:tr>
    </w:tbl>
    <w:p w14:paraId="5CDB183C" w14:textId="77777777" w:rsidR="006973FA" w:rsidRDefault="006973FA">
      <w:pPr>
        <w:rPr>
          <w:rFonts w:ascii="BIZ UDPゴシック" w:eastAsia="BIZ UDPゴシック" w:hAnsi="BIZ UDPゴシック"/>
        </w:rPr>
      </w:pPr>
    </w:p>
    <w:tbl>
      <w:tblPr>
        <w:tblW w:w="5000" w:type="pct"/>
        <w:tblCellMar>
          <w:left w:w="99" w:type="dxa"/>
          <w:right w:w="99" w:type="dxa"/>
        </w:tblCellMar>
        <w:tblLook w:val="04A0" w:firstRow="1" w:lastRow="0" w:firstColumn="1" w:lastColumn="0" w:noHBand="0" w:noVBand="1"/>
      </w:tblPr>
      <w:tblGrid>
        <w:gridCol w:w="1699"/>
        <w:gridCol w:w="2400"/>
        <w:gridCol w:w="1947"/>
        <w:gridCol w:w="1054"/>
        <w:gridCol w:w="1996"/>
      </w:tblGrid>
      <w:tr w:rsidR="00E23A1B" w:rsidRPr="00E23A1B" w14:paraId="356D07C2" w14:textId="77777777" w:rsidTr="00E23A1B">
        <w:trPr>
          <w:trHeight w:val="435"/>
        </w:trPr>
        <w:tc>
          <w:tcPr>
            <w:tcW w:w="904" w:type="pct"/>
            <w:tcBorders>
              <w:top w:val="single" w:sz="4" w:space="0" w:color="808080"/>
              <w:left w:val="single" w:sz="4" w:space="0" w:color="808080"/>
              <w:bottom w:val="single" w:sz="4" w:space="0" w:color="808080"/>
              <w:right w:val="single" w:sz="4" w:space="0" w:color="808080"/>
            </w:tcBorders>
            <w:shd w:val="clear" w:color="D6D0E8" w:fill="D9D9D9"/>
            <w:noWrap/>
            <w:vAlign w:val="center"/>
            <w:hideMark/>
          </w:tcPr>
          <w:p w14:paraId="5C3DAAFC"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種別</w:t>
            </w:r>
          </w:p>
        </w:tc>
        <w:tc>
          <w:tcPr>
            <w:tcW w:w="1205" w:type="pct"/>
            <w:tcBorders>
              <w:top w:val="single" w:sz="4" w:space="0" w:color="808080"/>
              <w:left w:val="nil"/>
              <w:bottom w:val="single" w:sz="4" w:space="0" w:color="808080"/>
              <w:right w:val="single" w:sz="4" w:space="0" w:color="808080"/>
            </w:tcBorders>
            <w:shd w:val="clear" w:color="D6D0E8" w:fill="D9D9D9"/>
            <w:noWrap/>
            <w:vAlign w:val="center"/>
            <w:hideMark/>
          </w:tcPr>
          <w:p w14:paraId="44D562AF"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名称</w:t>
            </w:r>
          </w:p>
        </w:tc>
        <w:tc>
          <w:tcPr>
            <w:tcW w:w="1265" w:type="pct"/>
            <w:tcBorders>
              <w:top w:val="single" w:sz="4" w:space="0" w:color="808080"/>
              <w:left w:val="nil"/>
              <w:bottom w:val="single" w:sz="4" w:space="0" w:color="808080"/>
              <w:right w:val="single" w:sz="4" w:space="0" w:color="808080"/>
            </w:tcBorders>
            <w:shd w:val="clear" w:color="D6D0E8" w:fill="D9D9D9"/>
            <w:noWrap/>
            <w:vAlign w:val="center"/>
            <w:hideMark/>
          </w:tcPr>
          <w:p w14:paraId="4937A4F2"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住所</w:t>
            </w:r>
          </w:p>
        </w:tc>
        <w:tc>
          <w:tcPr>
            <w:tcW w:w="482" w:type="pct"/>
            <w:tcBorders>
              <w:top w:val="single" w:sz="4" w:space="0" w:color="808080"/>
              <w:left w:val="nil"/>
              <w:bottom w:val="single" w:sz="4" w:space="0" w:color="808080"/>
              <w:right w:val="single" w:sz="4" w:space="0" w:color="808080"/>
            </w:tcBorders>
            <w:shd w:val="clear" w:color="D6D0E8" w:fill="D9D9D9"/>
            <w:noWrap/>
            <w:vAlign w:val="center"/>
            <w:hideMark/>
          </w:tcPr>
          <w:p w14:paraId="76BFBBCA"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電話番号</w:t>
            </w:r>
          </w:p>
        </w:tc>
        <w:tc>
          <w:tcPr>
            <w:tcW w:w="1145" w:type="pct"/>
            <w:tcBorders>
              <w:top w:val="single" w:sz="4" w:space="0" w:color="808080"/>
              <w:left w:val="nil"/>
              <w:bottom w:val="single" w:sz="4" w:space="0" w:color="808080"/>
              <w:right w:val="single" w:sz="4" w:space="0" w:color="808080"/>
            </w:tcBorders>
            <w:shd w:val="clear" w:color="D6D0E8" w:fill="D9D9D9"/>
            <w:noWrap/>
            <w:vAlign w:val="center"/>
            <w:hideMark/>
          </w:tcPr>
          <w:p w14:paraId="34943975" w14:textId="77777777" w:rsidR="00E23A1B" w:rsidRPr="00E23A1B" w:rsidRDefault="00E23A1B" w:rsidP="00E23A1B">
            <w:pPr>
              <w:widowControl/>
              <w:spacing w:line="240" w:lineRule="auto"/>
              <w:jc w:val="center"/>
              <w:rPr>
                <w:rFonts w:ascii="BIZ UDPゴシック" w:eastAsia="BIZ UDPゴシック" w:hAnsi="BIZ UDPゴシック"/>
                <w:b/>
                <w:bCs/>
                <w:sz w:val="22"/>
                <w:szCs w:val="22"/>
              </w:rPr>
            </w:pPr>
            <w:r>
              <w:rPr>
                <w:rFonts w:ascii="BIZ UDPゴシック" w:eastAsia="BIZ UDPゴシック" w:hAnsi="BIZ UDPゴシック"/>
                <w:b/>
                <w:bCs/>
                <w:sz w:val="22"/>
                <w:szCs w:val="22"/>
              </w:rPr>
              <w:t>法人</w:t>
            </w:r>
          </w:p>
        </w:tc>
      </w:tr>
      <w:tr w:rsidR="00E23A1B" w:rsidRPr="00E23A1B" w14:paraId="464DAFB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2CF778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5C29CFB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ひかり田村教室</w:t>
            </w:r>
          </w:p>
        </w:tc>
        <w:tc>
          <w:tcPr>
            <w:tcW w:w="1265" w:type="pct"/>
            <w:tcBorders>
              <w:top w:val="nil"/>
              <w:left w:val="nil"/>
              <w:bottom w:val="single" w:sz="4" w:space="0" w:color="808080"/>
              <w:right w:val="single" w:sz="4" w:space="0" w:color="808080"/>
            </w:tcBorders>
            <w:shd w:val="clear" w:color="DEEBF7" w:fill="DDEBF7"/>
            <w:noWrap/>
            <w:vAlign w:val="center"/>
            <w:hideMark/>
          </w:tcPr>
          <w:p w14:paraId="4B124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田村市船引町船引字北町通48－1</w:t>
            </w:r>
          </w:p>
        </w:tc>
        <w:tc>
          <w:tcPr>
            <w:tcW w:w="482" w:type="pct"/>
            <w:tcBorders>
              <w:top w:val="nil"/>
              <w:left w:val="nil"/>
              <w:bottom w:val="single" w:sz="4" w:space="0" w:color="808080"/>
              <w:right w:val="single" w:sz="4" w:space="0" w:color="808080"/>
            </w:tcBorders>
            <w:shd w:val="clear" w:color="DEEBF7" w:fill="DDEBF7"/>
            <w:noWrap/>
            <w:vAlign w:val="center"/>
            <w:hideMark/>
          </w:tcPr>
          <w:p w14:paraId="1719C8C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0247-61-5540</w:t>
            </w:r>
          </w:p>
        </w:tc>
        <w:tc>
          <w:tcPr>
            <w:tcW w:w="1145" w:type="pct"/>
            <w:tcBorders>
              <w:top w:val="nil"/>
              <w:left w:val="nil"/>
              <w:bottom w:val="single" w:sz="4" w:space="0" w:color="808080"/>
              <w:right w:val="single" w:sz="4" w:space="0" w:color="808080"/>
            </w:tcBorders>
            <w:shd w:val="clear" w:color="DEEBF7" w:fill="DDEBF7"/>
            <w:noWrap/>
            <w:vAlign w:val="center"/>
            <w:hideMark/>
          </w:tcPr>
          <w:p w14:paraId="5338D4E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ぽーと</w:t>
            </w:r>
          </w:p>
        </w:tc>
      </w:tr>
      <w:tr w:rsidR="00E23A1B" w:rsidRPr="00E23A1B" w14:paraId="18C7D00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2D5ABF9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0D75FCD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0270D7C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田村市船引町船引字中島22</w:t>
            </w:r>
          </w:p>
        </w:tc>
        <w:tc>
          <w:tcPr>
            <w:tcW w:w="482" w:type="pct"/>
            <w:tcBorders>
              <w:top w:val="nil"/>
              <w:left w:val="nil"/>
              <w:bottom w:val="single" w:sz="4" w:space="0" w:color="808080"/>
              <w:right w:val="single" w:sz="4" w:space="0" w:color="808080"/>
            </w:tcBorders>
            <w:shd w:val="clear" w:color="DEEBF7" w:fill="DDEBF7"/>
            <w:noWrap/>
            <w:vAlign w:val="center"/>
            <w:hideMark/>
          </w:tcPr>
          <w:p w14:paraId="3E1214A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0247-73-8253</w:t>
            </w:r>
          </w:p>
        </w:tc>
        <w:tc>
          <w:tcPr>
            <w:tcW w:w="1145" w:type="pct"/>
            <w:tcBorders>
              <w:top w:val="nil"/>
              <w:left w:val="nil"/>
              <w:bottom w:val="single" w:sz="4" w:space="0" w:color="808080"/>
              <w:right w:val="single" w:sz="4" w:space="0" w:color="808080"/>
            </w:tcBorders>
            <w:shd w:val="clear" w:color="DEEBF7" w:fill="DDEBF7"/>
            <w:noWrap/>
            <w:vAlign w:val="center"/>
            <w:hideMark/>
          </w:tcPr>
          <w:p w14:paraId="56AF291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230EDC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483E49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12E49A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のびっこらんど美山</w:t>
            </w:r>
          </w:p>
        </w:tc>
        <w:tc>
          <w:tcPr>
            <w:tcW w:w="1265" w:type="pct"/>
            <w:tcBorders>
              <w:top w:val="nil"/>
              <w:left w:val="nil"/>
              <w:bottom w:val="single" w:sz="4" w:space="0" w:color="808080"/>
              <w:right w:val="single" w:sz="4" w:space="0" w:color="808080"/>
            </w:tcBorders>
            <w:shd w:val="clear" w:color="DEEBF7" w:fill="DDEBF7"/>
            <w:noWrap/>
            <w:vAlign w:val="center"/>
            <w:hideMark/>
          </w:tcPr>
          <w:p w14:paraId="6718EA9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田村市船引町北鹿又字沼ノ下150－97</w:t>
            </w:r>
          </w:p>
        </w:tc>
        <w:tc>
          <w:tcPr>
            <w:tcW w:w="482" w:type="pct"/>
            <w:tcBorders>
              <w:top w:val="nil"/>
              <w:left w:val="nil"/>
              <w:bottom w:val="single" w:sz="4" w:space="0" w:color="808080"/>
              <w:right w:val="single" w:sz="4" w:space="0" w:color="808080"/>
            </w:tcBorders>
            <w:shd w:val="clear" w:color="DEEBF7" w:fill="DDEBF7"/>
            <w:noWrap/>
            <w:vAlign w:val="center"/>
            <w:hideMark/>
          </w:tcPr>
          <w:p w14:paraId="41EC70E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0247-61-5151</w:t>
            </w:r>
          </w:p>
        </w:tc>
        <w:tc>
          <w:tcPr>
            <w:tcW w:w="1145" w:type="pct"/>
            <w:tcBorders>
              <w:top w:val="nil"/>
              <w:left w:val="nil"/>
              <w:bottom w:val="single" w:sz="4" w:space="0" w:color="808080"/>
              <w:right w:val="single" w:sz="4" w:space="0" w:color="808080"/>
            </w:tcBorders>
            <w:shd w:val="clear" w:color="DEEBF7" w:fill="DDEBF7"/>
            <w:noWrap/>
            <w:vAlign w:val="center"/>
            <w:hideMark/>
          </w:tcPr>
          <w:p w14:paraId="26B53EA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A7D128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1F8B3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DEEBF7" w:fill="DDEBF7"/>
            <w:noWrap/>
            <w:vAlign w:val="center"/>
            <w:hideMark/>
          </w:tcPr>
          <w:p w14:paraId="272DA51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w:t>
            </w:r>
          </w:p>
        </w:tc>
        <w:tc>
          <w:tcPr>
            <w:tcW w:w="1265" w:type="pct"/>
            <w:tcBorders>
              <w:top w:val="nil"/>
              <w:left w:val="nil"/>
              <w:bottom w:val="single" w:sz="4" w:space="0" w:color="808080"/>
              <w:right w:val="single" w:sz="4" w:space="0" w:color="808080"/>
            </w:tcBorders>
            <w:shd w:val="clear" w:color="DEEBF7" w:fill="DDEBF7"/>
            <w:noWrap/>
            <w:vAlign w:val="center"/>
            <w:hideMark/>
          </w:tcPr>
          <w:p w14:paraId="1D2315A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田村市船引町北鹿又字沼ノ下121－191</w:t>
            </w:r>
          </w:p>
        </w:tc>
        <w:tc>
          <w:tcPr>
            <w:tcW w:w="482" w:type="pct"/>
            <w:tcBorders>
              <w:top w:val="nil"/>
              <w:left w:val="nil"/>
              <w:bottom w:val="single" w:sz="4" w:space="0" w:color="808080"/>
              <w:right w:val="single" w:sz="4" w:space="0" w:color="808080"/>
            </w:tcBorders>
            <w:shd w:val="clear" w:color="DEEBF7" w:fill="DDEBF7"/>
            <w:noWrap/>
            <w:vAlign w:val="center"/>
            <w:hideMark/>
          </w:tcPr>
          <w:p w14:paraId="6601BD1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0247-73-8056</w:t>
            </w:r>
          </w:p>
        </w:tc>
        <w:tc>
          <w:tcPr>
            <w:tcW w:w="1145" w:type="pct"/>
            <w:tcBorders>
              <w:top w:val="nil"/>
              <w:left w:val="nil"/>
              <w:bottom w:val="single" w:sz="4" w:space="0" w:color="808080"/>
              <w:right w:val="single" w:sz="4" w:space="0" w:color="808080"/>
            </w:tcBorders>
            <w:shd w:val="clear" w:color="DEEBF7" w:fill="DDEBF7"/>
            <w:noWrap/>
            <w:vAlign w:val="center"/>
            <w:hideMark/>
          </w:tcPr>
          <w:p w14:paraId="6BC11CD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07F92B1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5B3C2FB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E2F0D9" w:fill="E2EFDA"/>
            <w:noWrap/>
            <w:vAlign w:val="center"/>
            <w:hideMark/>
          </w:tcPr>
          <w:p w14:paraId="2EFE55B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ひかり三春教室</w:t>
            </w:r>
          </w:p>
        </w:tc>
        <w:tc>
          <w:tcPr>
            <w:tcW w:w="1265" w:type="pct"/>
            <w:tcBorders>
              <w:top w:val="nil"/>
              <w:left w:val="nil"/>
              <w:bottom w:val="single" w:sz="4" w:space="0" w:color="808080"/>
              <w:right w:val="single" w:sz="4" w:space="0" w:color="808080"/>
            </w:tcBorders>
            <w:shd w:val="clear" w:color="E2F0D9" w:fill="E2EFDA"/>
            <w:noWrap/>
            <w:vAlign w:val="center"/>
            <w:hideMark/>
          </w:tcPr>
          <w:p w14:paraId="6E2A509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三春町大字上舞木字大谷ツ29－15</w:t>
            </w:r>
          </w:p>
        </w:tc>
        <w:tc>
          <w:tcPr>
            <w:tcW w:w="482" w:type="pct"/>
            <w:tcBorders>
              <w:top w:val="nil"/>
              <w:left w:val="nil"/>
              <w:bottom w:val="single" w:sz="4" w:space="0" w:color="808080"/>
              <w:right w:val="single" w:sz="4" w:space="0" w:color="808080"/>
            </w:tcBorders>
            <w:shd w:val="clear" w:color="E2F0D9" w:fill="E2EFDA"/>
            <w:noWrap/>
            <w:vAlign w:val="center"/>
            <w:hideMark/>
          </w:tcPr>
          <w:p w14:paraId="6861F91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024-954-4004</w:t>
            </w:r>
          </w:p>
        </w:tc>
        <w:tc>
          <w:tcPr>
            <w:tcW w:w="1145" w:type="pct"/>
            <w:tcBorders>
              <w:top w:val="nil"/>
              <w:left w:val="nil"/>
              <w:bottom w:val="single" w:sz="4" w:space="0" w:color="808080"/>
              <w:right w:val="single" w:sz="4" w:space="0" w:color="808080"/>
            </w:tcBorders>
            <w:shd w:val="clear" w:color="E2F0D9" w:fill="E2EFDA"/>
            <w:noWrap/>
            <w:vAlign w:val="center"/>
            <w:hideMark/>
          </w:tcPr>
          <w:p w14:paraId="119E7B9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ぽーと</w:t>
            </w:r>
          </w:p>
        </w:tc>
      </w:tr>
      <w:tr w:rsidR="00E23A1B" w:rsidRPr="00E23A1B" w14:paraId="15D80D3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CF6471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児童発達支援・放課後等デイサービス</w:t>
            </w:r>
          </w:p>
        </w:tc>
        <w:tc>
          <w:tcPr>
            <w:tcW w:w="1205" w:type="pct"/>
            <w:tcBorders>
              <w:top w:val="nil"/>
              <w:left w:val="nil"/>
              <w:bottom w:val="single" w:sz="4" w:space="0" w:color="808080"/>
              <w:right w:val="single" w:sz="4" w:space="0" w:color="808080"/>
            </w:tcBorders>
            <w:shd w:val="clear" w:color="E2F0D9" w:fill="E2EFDA"/>
            <w:noWrap/>
            <w:vAlign w:val="center"/>
            <w:hideMark/>
          </w:tcPr>
          <w:p w14:paraId="0F128A1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のびっこらんど三春</w:t>
            </w:r>
          </w:p>
        </w:tc>
        <w:tc>
          <w:tcPr>
            <w:tcW w:w="1265" w:type="pct"/>
            <w:tcBorders>
              <w:top w:val="nil"/>
              <w:left w:val="nil"/>
              <w:bottom w:val="single" w:sz="4" w:space="0" w:color="808080"/>
              <w:right w:val="single" w:sz="4" w:space="0" w:color="808080"/>
            </w:tcBorders>
            <w:shd w:val="clear" w:color="E2F0D9" w:fill="E2EFDA"/>
            <w:noWrap/>
            <w:vAlign w:val="center"/>
            <w:hideMark/>
          </w:tcPr>
          <w:p w14:paraId="5547449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三春町大字平沢字高戸屋19－2</w:t>
            </w:r>
          </w:p>
        </w:tc>
        <w:tc>
          <w:tcPr>
            <w:tcW w:w="482" w:type="pct"/>
            <w:tcBorders>
              <w:top w:val="nil"/>
              <w:left w:val="nil"/>
              <w:bottom w:val="single" w:sz="4" w:space="0" w:color="808080"/>
              <w:right w:val="single" w:sz="4" w:space="0" w:color="808080"/>
            </w:tcBorders>
            <w:shd w:val="clear" w:color="E2F0D9" w:fill="E2EFDA"/>
            <w:noWrap/>
            <w:vAlign w:val="center"/>
            <w:hideMark/>
          </w:tcPr>
          <w:p w14:paraId="2A1EC78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0247-61-6058</w:t>
            </w:r>
          </w:p>
        </w:tc>
        <w:tc>
          <w:tcPr>
            <w:tcW w:w="1145" w:type="pct"/>
            <w:tcBorders>
              <w:top w:val="nil"/>
              <w:left w:val="nil"/>
              <w:bottom w:val="single" w:sz="4" w:space="0" w:color="808080"/>
              <w:right w:val="single" w:sz="4" w:space="0" w:color="808080"/>
            </w:tcBorders>
            <w:shd w:val="clear" w:color="E2F0D9" w:fill="E2EFDA"/>
            <w:noWrap/>
            <w:vAlign w:val="center"/>
            <w:hideMark/>
          </w:tcPr>
          <w:p w14:paraId="79D9066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793F42C2"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1C7ECDD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保育所等訪問支援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47AC98E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児童発達支援センターつくし</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437305A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田村市船引町北鹿又字沼ノ下121－191</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EABA2F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0247-73-8056</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996CC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52E18697"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0AF0F6F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593EA67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障がい者多機能型事業所みらくる</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5384E31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C07FA1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491201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00A86D8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0F53B5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nil"/>
              <w:left w:val="nil"/>
              <w:bottom w:val="single" w:sz="4" w:space="0" w:color="808080"/>
              <w:right w:val="single" w:sz="4" w:space="0" w:color="808080"/>
            </w:tcBorders>
            <w:shd w:val="clear" w:color="DEEBF7" w:fill="DDEBF7"/>
            <w:noWrap/>
            <w:vAlign w:val="center"/>
            <w:hideMark/>
          </w:tcPr>
          <w:p w14:paraId="4AF2C62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はるはる笑心たむら</w:t>
            </w:r>
          </w:p>
        </w:tc>
        <w:tc>
          <w:tcPr>
            <w:tcW w:w="1265" w:type="pct"/>
            <w:tcBorders>
              <w:top w:val="nil"/>
              <w:left w:val="nil"/>
              <w:bottom w:val="single" w:sz="4" w:space="0" w:color="808080"/>
              <w:right w:val="single" w:sz="4" w:space="0" w:color="808080"/>
            </w:tcBorders>
            <w:shd w:val="clear" w:color="DEEBF7" w:fill="DDEBF7"/>
            <w:noWrap/>
            <w:vAlign w:val="center"/>
            <w:hideMark/>
          </w:tcPr>
          <w:p w14:paraId="5EA7E96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田村市船引町船引字大日坊35</w:t>
            </w:r>
          </w:p>
        </w:tc>
        <w:tc>
          <w:tcPr>
            <w:tcW w:w="482" w:type="pct"/>
            <w:tcBorders>
              <w:top w:val="nil"/>
              <w:left w:val="nil"/>
              <w:bottom w:val="single" w:sz="4" w:space="0" w:color="808080"/>
              <w:right w:val="single" w:sz="4" w:space="0" w:color="808080"/>
            </w:tcBorders>
            <w:shd w:val="clear" w:color="DEEBF7" w:fill="DDEBF7"/>
            <w:noWrap/>
            <w:vAlign w:val="center"/>
            <w:hideMark/>
          </w:tcPr>
          <w:p w14:paraId="6AB2199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0247-61-6281</w:t>
            </w:r>
          </w:p>
        </w:tc>
        <w:tc>
          <w:tcPr>
            <w:tcW w:w="1145" w:type="pct"/>
            <w:tcBorders>
              <w:top w:val="nil"/>
              <w:left w:val="nil"/>
              <w:bottom w:val="single" w:sz="4" w:space="0" w:color="808080"/>
              <w:right w:val="single" w:sz="4" w:space="0" w:color="808080"/>
            </w:tcBorders>
            <w:shd w:val="clear" w:color="DEEBF7" w:fill="DDEBF7"/>
            <w:noWrap/>
            <w:vAlign w:val="center"/>
            <w:hideMark/>
          </w:tcPr>
          <w:p w14:paraId="4D8BA0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つくし</w:t>
            </w:r>
          </w:p>
        </w:tc>
      </w:tr>
      <w:tr w:rsidR="00E23A1B" w:rsidRPr="00E23A1B" w14:paraId="7646122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587D88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日中一時支援</w:t>
            </w:r>
          </w:p>
        </w:tc>
        <w:tc>
          <w:tcPr>
            <w:tcW w:w="1205" w:type="pct"/>
            <w:tcBorders>
              <w:top w:val="nil"/>
              <w:left w:val="nil"/>
              <w:bottom w:val="single" w:sz="4" w:space="0" w:color="808080"/>
              <w:right w:val="single" w:sz="4" w:space="0" w:color="808080"/>
            </w:tcBorders>
            <w:shd w:val="clear" w:color="FBE5D6" w:fill="FFF2CC"/>
            <w:noWrap/>
            <w:vAlign w:val="center"/>
            <w:hideMark/>
          </w:tcPr>
          <w:p w14:paraId="62DAA3D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78CD1B7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小野町大字小野新町字七合田67</w:t>
            </w:r>
          </w:p>
        </w:tc>
        <w:tc>
          <w:tcPr>
            <w:tcW w:w="482" w:type="pct"/>
            <w:tcBorders>
              <w:top w:val="nil"/>
              <w:left w:val="nil"/>
              <w:bottom w:val="single" w:sz="4" w:space="0" w:color="808080"/>
              <w:right w:val="single" w:sz="4" w:space="0" w:color="808080"/>
            </w:tcBorders>
            <w:shd w:val="clear" w:color="FBE5D6" w:fill="FFF2CC"/>
            <w:noWrap/>
            <w:vAlign w:val="center"/>
            <w:hideMark/>
          </w:tcPr>
          <w:p w14:paraId="6FA492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0247-61-5115</w:t>
            </w:r>
          </w:p>
        </w:tc>
        <w:tc>
          <w:tcPr>
            <w:tcW w:w="1145" w:type="pct"/>
            <w:tcBorders>
              <w:top w:val="nil"/>
              <w:left w:val="nil"/>
              <w:bottom w:val="single" w:sz="4" w:space="0" w:color="808080"/>
              <w:right w:val="single" w:sz="4" w:space="0" w:color="808080"/>
            </w:tcBorders>
            <w:shd w:val="clear" w:color="FBE5D6" w:fill="FFF2CC"/>
            <w:noWrap/>
            <w:vAlign w:val="center"/>
            <w:hideMark/>
          </w:tcPr>
          <w:p w14:paraId="1788CDA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5558D1D6"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79341D0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5F4A062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ケアステーションゆうとぴあ</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35DC09E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田村市船引町東部台3丁目38</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55757C3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0247-82-5508</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172A85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7054A7F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B76F17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DEEBF7" w:fill="DDEBF7"/>
            <w:noWrap/>
            <w:vAlign w:val="center"/>
            <w:hideMark/>
          </w:tcPr>
          <w:p w14:paraId="2D19F2D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田村市居宅介護事業所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5786EE9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田村市大越町上大越字古川49－2</w:t>
            </w:r>
          </w:p>
        </w:tc>
        <w:tc>
          <w:tcPr>
            <w:tcW w:w="482" w:type="pct"/>
            <w:tcBorders>
              <w:top w:val="nil"/>
              <w:left w:val="nil"/>
              <w:bottom w:val="single" w:sz="4" w:space="0" w:color="808080"/>
              <w:right w:val="single" w:sz="4" w:space="0" w:color="808080"/>
            </w:tcBorders>
            <w:shd w:val="clear" w:color="DEEBF7" w:fill="DDEBF7"/>
            <w:noWrap/>
            <w:vAlign w:val="center"/>
            <w:hideMark/>
          </w:tcPr>
          <w:p w14:paraId="6E7AE1D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0247-79-1225</w:t>
            </w:r>
          </w:p>
        </w:tc>
        <w:tc>
          <w:tcPr>
            <w:tcW w:w="1145" w:type="pct"/>
            <w:tcBorders>
              <w:top w:val="nil"/>
              <w:left w:val="nil"/>
              <w:bottom w:val="single" w:sz="4" w:space="0" w:color="808080"/>
              <w:right w:val="single" w:sz="4" w:space="0" w:color="808080"/>
            </w:tcBorders>
            <w:shd w:val="clear" w:color="DEEBF7" w:fill="DDEBF7"/>
            <w:noWrap/>
            <w:vAlign w:val="center"/>
            <w:hideMark/>
          </w:tcPr>
          <w:p w14:paraId="7B3661D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7E8C7FE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BC520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DEEBF7" w:fill="DDEBF7"/>
            <w:noWrap/>
            <w:vAlign w:val="center"/>
            <w:hideMark/>
          </w:tcPr>
          <w:p w14:paraId="25A378F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船引クリニックヘルパーステーションすみれ</w:t>
            </w:r>
          </w:p>
        </w:tc>
        <w:tc>
          <w:tcPr>
            <w:tcW w:w="1265" w:type="pct"/>
            <w:tcBorders>
              <w:top w:val="nil"/>
              <w:left w:val="nil"/>
              <w:bottom w:val="single" w:sz="4" w:space="0" w:color="808080"/>
              <w:right w:val="single" w:sz="4" w:space="0" w:color="808080"/>
            </w:tcBorders>
            <w:shd w:val="clear" w:color="DEEBF7" w:fill="DDEBF7"/>
            <w:noWrap/>
            <w:vAlign w:val="center"/>
            <w:hideMark/>
          </w:tcPr>
          <w:p w14:paraId="0B63510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田村市船引町船引字砂子田192</w:t>
            </w:r>
          </w:p>
        </w:tc>
        <w:tc>
          <w:tcPr>
            <w:tcW w:w="482" w:type="pct"/>
            <w:tcBorders>
              <w:top w:val="nil"/>
              <w:left w:val="nil"/>
              <w:bottom w:val="single" w:sz="4" w:space="0" w:color="808080"/>
              <w:right w:val="single" w:sz="4" w:space="0" w:color="808080"/>
            </w:tcBorders>
            <w:shd w:val="clear" w:color="DEEBF7" w:fill="DDEBF7"/>
            <w:noWrap/>
            <w:vAlign w:val="center"/>
            <w:hideMark/>
          </w:tcPr>
          <w:p w14:paraId="7C292C9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0247-82-5369</w:t>
            </w:r>
          </w:p>
        </w:tc>
        <w:tc>
          <w:tcPr>
            <w:tcW w:w="1145" w:type="pct"/>
            <w:tcBorders>
              <w:top w:val="nil"/>
              <w:left w:val="nil"/>
              <w:bottom w:val="single" w:sz="4" w:space="0" w:color="808080"/>
              <w:right w:val="single" w:sz="4" w:space="0" w:color="808080"/>
            </w:tcBorders>
            <w:shd w:val="clear" w:color="DEEBF7" w:fill="DDEBF7"/>
            <w:noWrap/>
            <w:vAlign w:val="center"/>
            <w:hideMark/>
          </w:tcPr>
          <w:p w14:paraId="52A0D15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医療法人　健山会</w:t>
            </w:r>
          </w:p>
        </w:tc>
      </w:tr>
      <w:tr w:rsidR="00E23A1B" w:rsidRPr="00E23A1B" w14:paraId="4AA5B59E"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6F14883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居宅介護・同行援護・重度訪問</w:t>
            </w:r>
          </w:p>
        </w:tc>
        <w:tc>
          <w:tcPr>
            <w:tcW w:w="1205" w:type="pct"/>
            <w:tcBorders>
              <w:top w:val="nil"/>
              <w:left w:val="nil"/>
              <w:bottom w:val="single" w:sz="4" w:space="0" w:color="808080"/>
              <w:right w:val="single" w:sz="4" w:space="0" w:color="808080"/>
            </w:tcBorders>
            <w:shd w:val="clear" w:color="E2F0D9" w:fill="E2EFDA"/>
            <w:noWrap/>
            <w:vAlign w:val="center"/>
            <w:hideMark/>
          </w:tcPr>
          <w:p w14:paraId="01BA1C5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三春町居宅介護事業所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5BDD18C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三春町字南町1</w:t>
            </w:r>
          </w:p>
        </w:tc>
        <w:tc>
          <w:tcPr>
            <w:tcW w:w="482" w:type="pct"/>
            <w:tcBorders>
              <w:top w:val="nil"/>
              <w:left w:val="nil"/>
              <w:bottom w:val="single" w:sz="4" w:space="0" w:color="808080"/>
              <w:right w:val="single" w:sz="4" w:space="0" w:color="808080"/>
            </w:tcBorders>
            <w:shd w:val="clear" w:color="E2F0D9" w:fill="E2EFDA"/>
            <w:noWrap/>
            <w:vAlign w:val="center"/>
            <w:hideMark/>
          </w:tcPr>
          <w:p w14:paraId="4C0C83D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0247-62-8586</w:t>
            </w:r>
          </w:p>
        </w:tc>
        <w:tc>
          <w:tcPr>
            <w:tcW w:w="1145" w:type="pct"/>
            <w:tcBorders>
              <w:top w:val="nil"/>
              <w:left w:val="nil"/>
              <w:bottom w:val="single" w:sz="4" w:space="0" w:color="808080"/>
              <w:right w:val="single" w:sz="4" w:space="0" w:color="808080"/>
            </w:tcBorders>
            <w:shd w:val="clear" w:color="E2F0D9" w:fill="E2EFDA"/>
            <w:noWrap/>
            <w:vAlign w:val="center"/>
            <w:hideMark/>
          </w:tcPr>
          <w:p w14:paraId="172A3E5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三春町社会福祉協議会</w:t>
            </w:r>
          </w:p>
        </w:tc>
      </w:tr>
      <w:tr w:rsidR="00E23A1B" w:rsidRPr="00E23A1B" w14:paraId="697081D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5235427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043C7C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南東北訪問看護ステーション船引</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235474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田村市船引町船引城ノ内１７</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79FA2D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0247-81-1882</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DA40C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脳神経疾患研究所</w:t>
            </w:r>
          </w:p>
        </w:tc>
      </w:tr>
      <w:tr w:rsidR="00E23A1B" w:rsidRPr="00E23A1B" w14:paraId="10F5C60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C319A0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35EFBE1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しゃくなげ三春訪問看護ステーション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495D2CC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三春町担橋１丁目2－5</w:t>
            </w:r>
          </w:p>
        </w:tc>
        <w:tc>
          <w:tcPr>
            <w:tcW w:w="482" w:type="pct"/>
            <w:tcBorders>
              <w:top w:val="nil"/>
              <w:left w:val="nil"/>
              <w:bottom w:val="single" w:sz="4" w:space="0" w:color="808080"/>
              <w:right w:val="single" w:sz="4" w:space="0" w:color="808080"/>
            </w:tcBorders>
            <w:shd w:val="clear" w:color="E2F0D9" w:fill="E2EFDA"/>
            <w:noWrap/>
            <w:vAlign w:val="center"/>
            <w:hideMark/>
          </w:tcPr>
          <w:p w14:paraId="168B009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0247-62-0061</w:t>
            </w:r>
          </w:p>
        </w:tc>
        <w:tc>
          <w:tcPr>
            <w:tcW w:w="1145" w:type="pct"/>
            <w:tcBorders>
              <w:top w:val="nil"/>
              <w:left w:val="nil"/>
              <w:bottom w:val="single" w:sz="4" w:space="0" w:color="808080"/>
              <w:right w:val="single" w:sz="4" w:space="0" w:color="808080"/>
            </w:tcBorders>
            <w:shd w:val="clear" w:color="E2F0D9" w:fill="E2EFDA"/>
            <w:noWrap/>
            <w:vAlign w:val="center"/>
            <w:hideMark/>
          </w:tcPr>
          <w:p w14:paraId="6DA2933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公益財団法人　福島県看護協会</w:t>
            </w:r>
          </w:p>
        </w:tc>
      </w:tr>
      <w:tr w:rsidR="00E23A1B" w:rsidRPr="00E23A1B" w14:paraId="008D50C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FBB8EF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1968034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星訪問看護ステーションサテライト三春</w:t>
            </w:r>
          </w:p>
        </w:tc>
        <w:tc>
          <w:tcPr>
            <w:tcW w:w="1265" w:type="pct"/>
            <w:tcBorders>
              <w:top w:val="nil"/>
              <w:left w:val="nil"/>
              <w:bottom w:val="single" w:sz="4" w:space="0" w:color="808080"/>
              <w:right w:val="single" w:sz="4" w:space="0" w:color="808080"/>
            </w:tcBorders>
            <w:shd w:val="clear" w:color="E2F0D9" w:fill="E2EFDA"/>
            <w:noWrap/>
            <w:vAlign w:val="center"/>
            <w:hideMark/>
          </w:tcPr>
          <w:p w14:paraId="46519B9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三春町字六升蒔50（三春町立三春病院内）</w:t>
            </w:r>
          </w:p>
        </w:tc>
        <w:tc>
          <w:tcPr>
            <w:tcW w:w="482" w:type="pct"/>
            <w:tcBorders>
              <w:top w:val="nil"/>
              <w:left w:val="nil"/>
              <w:bottom w:val="single" w:sz="4" w:space="0" w:color="808080"/>
              <w:right w:val="single" w:sz="4" w:space="0" w:color="808080"/>
            </w:tcBorders>
            <w:shd w:val="clear" w:color="E2F0D9" w:fill="E2EFDA"/>
            <w:noWrap/>
            <w:vAlign w:val="center"/>
            <w:hideMark/>
          </w:tcPr>
          <w:p w14:paraId="43CA0A6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0247-73-8270</w:t>
            </w:r>
          </w:p>
        </w:tc>
        <w:tc>
          <w:tcPr>
            <w:tcW w:w="1145" w:type="pct"/>
            <w:tcBorders>
              <w:top w:val="nil"/>
              <w:left w:val="nil"/>
              <w:bottom w:val="single" w:sz="4" w:space="0" w:color="808080"/>
              <w:right w:val="single" w:sz="4" w:space="0" w:color="808080"/>
            </w:tcBorders>
            <w:shd w:val="clear" w:color="E2F0D9" w:fill="E2EFDA"/>
            <w:noWrap/>
            <w:vAlign w:val="center"/>
            <w:hideMark/>
          </w:tcPr>
          <w:p w14:paraId="38FDED8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公益財団法人　星総合病院</w:t>
            </w:r>
          </w:p>
        </w:tc>
      </w:tr>
      <w:tr w:rsidR="00E23A1B" w:rsidRPr="00E23A1B" w14:paraId="59D00A8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860666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3545C9F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在宅看護センター陽だまり訪問看護リハビリテーション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5162361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三春町桜ヶ丘3－4－9</w:t>
            </w:r>
          </w:p>
        </w:tc>
        <w:tc>
          <w:tcPr>
            <w:tcW w:w="482" w:type="pct"/>
            <w:tcBorders>
              <w:top w:val="nil"/>
              <w:left w:val="nil"/>
              <w:bottom w:val="single" w:sz="4" w:space="0" w:color="808080"/>
              <w:right w:val="single" w:sz="4" w:space="0" w:color="808080"/>
            </w:tcBorders>
            <w:shd w:val="clear" w:color="E2F0D9" w:fill="E2EFDA"/>
            <w:noWrap/>
            <w:vAlign w:val="center"/>
            <w:hideMark/>
          </w:tcPr>
          <w:p w14:paraId="3FC2DC8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0247-61-6799</w:t>
            </w:r>
          </w:p>
        </w:tc>
        <w:tc>
          <w:tcPr>
            <w:tcW w:w="1145" w:type="pct"/>
            <w:tcBorders>
              <w:top w:val="nil"/>
              <w:left w:val="nil"/>
              <w:bottom w:val="single" w:sz="4" w:space="0" w:color="808080"/>
              <w:right w:val="single" w:sz="4" w:space="0" w:color="808080"/>
            </w:tcBorders>
            <w:shd w:val="clear" w:color="E2F0D9" w:fill="E2EFDA"/>
            <w:noWrap/>
            <w:vAlign w:val="center"/>
            <w:hideMark/>
          </w:tcPr>
          <w:p w14:paraId="31926F9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　陽だまり</w:t>
            </w:r>
          </w:p>
        </w:tc>
      </w:tr>
      <w:tr w:rsidR="00E23A1B" w:rsidRPr="00E23A1B" w14:paraId="638A3C0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D310E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7DFF56D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なごみケア訪問看護ステーション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47B3B4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三春町字大町106－1</w:t>
            </w:r>
          </w:p>
        </w:tc>
        <w:tc>
          <w:tcPr>
            <w:tcW w:w="482" w:type="pct"/>
            <w:tcBorders>
              <w:top w:val="nil"/>
              <w:left w:val="nil"/>
              <w:bottom w:val="single" w:sz="4" w:space="0" w:color="808080"/>
              <w:right w:val="single" w:sz="4" w:space="0" w:color="808080"/>
            </w:tcBorders>
            <w:shd w:val="clear" w:color="E2F0D9" w:fill="E2EFDA"/>
            <w:noWrap/>
            <w:vAlign w:val="center"/>
            <w:hideMark/>
          </w:tcPr>
          <w:p w14:paraId="5428FAA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0247-61-1255</w:t>
            </w:r>
          </w:p>
        </w:tc>
        <w:tc>
          <w:tcPr>
            <w:tcW w:w="1145" w:type="pct"/>
            <w:tcBorders>
              <w:top w:val="nil"/>
              <w:left w:val="nil"/>
              <w:bottom w:val="single" w:sz="4" w:space="0" w:color="808080"/>
              <w:right w:val="single" w:sz="4" w:space="0" w:color="808080"/>
            </w:tcBorders>
            <w:shd w:val="clear" w:color="E2F0D9" w:fill="E2EFDA"/>
            <w:noWrap/>
            <w:vAlign w:val="center"/>
            <w:hideMark/>
          </w:tcPr>
          <w:p w14:paraId="432452D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ふくしま在宅保健医療福祉研究所</w:t>
            </w:r>
          </w:p>
        </w:tc>
      </w:tr>
      <w:tr w:rsidR="00E23A1B" w:rsidRPr="00E23A1B" w14:paraId="54D7594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92E78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訪問看護（医療）</w:t>
            </w:r>
          </w:p>
        </w:tc>
        <w:tc>
          <w:tcPr>
            <w:tcW w:w="1205" w:type="pct"/>
            <w:tcBorders>
              <w:top w:val="nil"/>
              <w:left w:val="nil"/>
              <w:bottom w:val="single" w:sz="4" w:space="0" w:color="808080"/>
              <w:right w:val="single" w:sz="4" w:space="0" w:color="808080"/>
            </w:tcBorders>
            <w:shd w:val="clear" w:color="E2F0D9" w:fill="E2EFDA"/>
            <w:noWrap/>
            <w:vAlign w:val="center"/>
            <w:hideMark/>
          </w:tcPr>
          <w:p w14:paraId="16D4353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ウェル訪問看護ステーション</w:t>
            </w:r>
          </w:p>
        </w:tc>
        <w:tc>
          <w:tcPr>
            <w:tcW w:w="1265" w:type="pct"/>
            <w:tcBorders>
              <w:top w:val="nil"/>
              <w:left w:val="nil"/>
              <w:bottom w:val="single" w:sz="4" w:space="0" w:color="808080"/>
              <w:right w:val="single" w:sz="4" w:space="0" w:color="808080"/>
            </w:tcBorders>
            <w:shd w:val="clear" w:color="E2F0D9" w:fill="E2EFDA"/>
            <w:noWrap/>
            <w:vAlign w:val="center"/>
            <w:hideMark/>
          </w:tcPr>
          <w:p w14:paraId="660A069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三春町大字楽内字孝戸71</w:t>
            </w:r>
          </w:p>
        </w:tc>
        <w:tc>
          <w:tcPr>
            <w:tcW w:w="482" w:type="pct"/>
            <w:tcBorders>
              <w:top w:val="nil"/>
              <w:left w:val="nil"/>
              <w:bottom w:val="single" w:sz="4" w:space="0" w:color="808080"/>
              <w:right w:val="single" w:sz="4" w:space="0" w:color="808080"/>
            </w:tcBorders>
            <w:shd w:val="clear" w:color="E2F0D9" w:fill="E2EFDA"/>
            <w:noWrap/>
            <w:vAlign w:val="center"/>
            <w:hideMark/>
          </w:tcPr>
          <w:p w14:paraId="29ACEFD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024-946-0582</w:t>
            </w:r>
          </w:p>
        </w:tc>
        <w:tc>
          <w:tcPr>
            <w:tcW w:w="1145" w:type="pct"/>
            <w:tcBorders>
              <w:top w:val="nil"/>
              <w:left w:val="nil"/>
              <w:bottom w:val="single" w:sz="4" w:space="0" w:color="808080"/>
              <w:right w:val="single" w:sz="4" w:space="0" w:color="808080"/>
            </w:tcBorders>
            <w:shd w:val="clear" w:color="E2F0D9" w:fill="E2EFDA"/>
            <w:noWrap/>
            <w:vAlign w:val="center"/>
            <w:hideMark/>
          </w:tcPr>
          <w:p w14:paraId="6A7991B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社会医療法人　あさかホスピタル</w:t>
            </w:r>
          </w:p>
        </w:tc>
      </w:tr>
      <w:tr w:rsidR="00E23A1B" w:rsidRPr="00E23A1B" w14:paraId="2D8F2DB1"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64886C5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0B1B30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障がい者多機能型事業所みらくる</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1C2EEB5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4F0643F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3E6B18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78F554B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8D8A73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5A946AA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指定障がい福祉サービス事業所きずなハウス</w:t>
            </w:r>
          </w:p>
        </w:tc>
        <w:tc>
          <w:tcPr>
            <w:tcW w:w="1265" w:type="pct"/>
            <w:tcBorders>
              <w:top w:val="nil"/>
              <w:left w:val="nil"/>
              <w:bottom w:val="single" w:sz="4" w:space="0" w:color="808080"/>
              <w:right w:val="single" w:sz="4" w:space="0" w:color="808080"/>
            </w:tcBorders>
            <w:shd w:val="clear" w:color="DEEBF7" w:fill="DDEBF7"/>
            <w:noWrap/>
            <w:vAlign w:val="center"/>
            <w:hideMark/>
          </w:tcPr>
          <w:p w14:paraId="0ACCA24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田村市船引町船引字戸屋111－1</w:t>
            </w:r>
          </w:p>
        </w:tc>
        <w:tc>
          <w:tcPr>
            <w:tcW w:w="482" w:type="pct"/>
            <w:tcBorders>
              <w:top w:val="nil"/>
              <w:left w:val="nil"/>
              <w:bottom w:val="single" w:sz="4" w:space="0" w:color="808080"/>
              <w:right w:val="single" w:sz="4" w:space="0" w:color="808080"/>
            </w:tcBorders>
            <w:shd w:val="clear" w:color="DEEBF7" w:fill="DDEBF7"/>
            <w:noWrap/>
            <w:vAlign w:val="center"/>
            <w:hideMark/>
          </w:tcPr>
          <w:p w14:paraId="677A18D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0247-82-5582</w:t>
            </w:r>
          </w:p>
        </w:tc>
        <w:tc>
          <w:tcPr>
            <w:tcW w:w="1145" w:type="pct"/>
            <w:tcBorders>
              <w:top w:val="nil"/>
              <w:left w:val="nil"/>
              <w:bottom w:val="single" w:sz="4" w:space="0" w:color="808080"/>
              <w:right w:val="single" w:sz="4" w:space="0" w:color="808080"/>
            </w:tcBorders>
            <w:shd w:val="clear" w:color="DEEBF7" w:fill="DDEBF7"/>
            <w:noWrap/>
            <w:vAlign w:val="center"/>
            <w:hideMark/>
          </w:tcPr>
          <w:p w14:paraId="5217DFE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21B455A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6BEF7D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173708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355CCA3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43C5E94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0247-61-7701</w:t>
            </w:r>
          </w:p>
        </w:tc>
        <w:tc>
          <w:tcPr>
            <w:tcW w:w="1145" w:type="pct"/>
            <w:tcBorders>
              <w:top w:val="nil"/>
              <w:left w:val="nil"/>
              <w:bottom w:val="single" w:sz="4" w:space="0" w:color="808080"/>
              <w:right w:val="single" w:sz="4" w:space="0" w:color="808080"/>
            </w:tcBorders>
            <w:shd w:val="clear" w:color="DEEBF7" w:fill="DDEBF7"/>
            <w:noWrap/>
            <w:vAlign w:val="center"/>
            <w:hideMark/>
          </w:tcPr>
          <w:p w14:paraId="1A93586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38A9017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E4755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31AA6A5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都路まどか荘デイサービスセンター（基準該当）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71BECD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田村市都路町古道字寺下60</w:t>
            </w:r>
          </w:p>
        </w:tc>
        <w:tc>
          <w:tcPr>
            <w:tcW w:w="482" w:type="pct"/>
            <w:tcBorders>
              <w:top w:val="nil"/>
              <w:left w:val="nil"/>
              <w:bottom w:val="single" w:sz="4" w:space="0" w:color="808080"/>
              <w:right w:val="single" w:sz="4" w:space="0" w:color="808080"/>
            </w:tcBorders>
            <w:shd w:val="clear" w:color="DEEBF7" w:fill="DDEBF7"/>
            <w:noWrap/>
            <w:vAlign w:val="center"/>
            <w:hideMark/>
          </w:tcPr>
          <w:p w14:paraId="3FEDA3C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0247-75-3116</w:t>
            </w:r>
          </w:p>
        </w:tc>
        <w:tc>
          <w:tcPr>
            <w:tcW w:w="1145" w:type="pct"/>
            <w:tcBorders>
              <w:top w:val="nil"/>
              <w:left w:val="nil"/>
              <w:bottom w:val="single" w:sz="4" w:space="0" w:color="808080"/>
              <w:right w:val="single" w:sz="4" w:space="0" w:color="808080"/>
            </w:tcBorders>
            <w:shd w:val="clear" w:color="DEEBF7" w:fill="DDEBF7"/>
            <w:noWrap/>
            <w:vAlign w:val="center"/>
            <w:hideMark/>
          </w:tcPr>
          <w:p w14:paraId="1AB1F8F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田村福祉会</w:t>
            </w:r>
          </w:p>
        </w:tc>
      </w:tr>
      <w:tr w:rsidR="00E23A1B" w:rsidRPr="00E23A1B" w14:paraId="5A96FC1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6AABF2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1F73EB2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常葉指定通所介護事業所（基準該当）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3D0FE7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田村市常葉町常葉字備前作16－1</w:t>
            </w:r>
          </w:p>
        </w:tc>
        <w:tc>
          <w:tcPr>
            <w:tcW w:w="482" w:type="pct"/>
            <w:tcBorders>
              <w:top w:val="nil"/>
              <w:left w:val="nil"/>
              <w:bottom w:val="single" w:sz="4" w:space="0" w:color="808080"/>
              <w:right w:val="single" w:sz="4" w:space="0" w:color="808080"/>
            </w:tcBorders>
            <w:shd w:val="clear" w:color="DEEBF7" w:fill="DDEBF7"/>
            <w:noWrap/>
            <w:vAlign w:val="center"/>
            <w:hideMark/>
          </w:tcPr>
          <w:p w14:paraId="26384C9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0247-77-4426</w:t>
            </w:r>
          </w:p>
        </w:tc>
        <w:tc>
          <w:tcPr>
            <w:tcW w:w="1145" w:type="pct"/>
            <w:tcBorders>
              <w:top w:val="nil"/>
              <w:left w:val="nil"/>
              <w:bottom w:val="single" w:sz="4" w:space="0" w:color="808080"/>
              <w:right w:val="single" w:sz="4" w:space="0" w:color="808080"/>
            </w:tcBorders>
            <w:shd w:val="clear" w:color="DEEBF7" w:fill="DDEBF7"/>
            <w:noWrap/>
            <w:vAlign w:val="center"/>
            <w:hideMark/>
          </w:tcPr>
          <w:p w14:paraId="58DE134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47DA14A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D50C72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EF51F1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滝根指定通所介護事業所（基準該当）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2CB6ECB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田村市滝根町広瀬字針湯55</w:t>
            </w:r>
          </w:p>
        </w:tc>
        <w:tc>
          <w:tcPr>
            <w:tcW w:w="482" w:type="pct"/>
            <w:tcBorders>
              <w:top w:val="nil"/>
              <w:left w:val="nil"/>
              <w:bottom w:val="single" w:sz="4" w:space="0" w:color="808080"/>
              <w:right w:val="single" w:sz="4" w:space="0" w:color="808080"/>
            </w:tcBorders>
            <w:shd w:val="clear" w:color="DEEBF7" w:fill="DDEBF7"/>
            <w:noWrap/>
            <w:vAlign w:val="center"/>
            <w:hideMark/>
          </w:tcPr>
          <w:p w14:paraId="00A3A17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0247-78-3822</w:t>
            </w:r>
          </w:p>
        </w:tc>
        <w:tc>
          <w:tcPr>
            <w:tcW w:w="1145" w:type="pct"/>
            <w:tcBorders>
              <w:top w:val="nil"/>
              <w:left w:val="nil"/>
              <w:bottom w:val="single" w:sz="4" w:space="0" w:color="808080"/>
              <w:right w:val="single" w:sz="4" w:space="0" w:color="808080"/>
            </w:tcBorders>
            <w:shd w:val="clear" w:color="DEEBF7" w:fill="DDEBF7"/>
            <w:noWrap/>
            <w:vAlign w:val="center"/>
            <w:hideMark/>
          </w:tcPr>
          <w:p w14:paraId="20751CA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53144B3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4564C87"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DC2A5B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大越指定通所介護事業所（基準該当）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3F5C53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田村市大越町上大越字古川49－2</w:t>
            </w:r>
          </w:p>
        </w:tc>
        <w:tc>
          <w:tcPr>
            <w:tcW w:w="482" w:type="pct"/>
            <w:tcBorders>
              <w:top w:val="nil"/>
              <w:left w:val="nil"/>
              <w:bottom w:val="single" w:sz="4" w:space="0" w:color="808080"/>
              <w:right w:val="single" w:sz="4" w:space="0" w:color="808080"/>
            </w:tcBorders>
            <w:shd w:val="clear" w:color="DEEBF7" w:fill="DDEBF7"/>
            <w:noWrap/>
            <w:vAlign w:val="center"/>
            <w:hideMark/>
          </w:tcPr>
          <w:p w14:paraId="53EAA69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0247-79-1221</w:t>
            </w:r>
          </w:p>
        </w:tc>
        <w:tc>
          <w:tcPr>
            <w:tcW w:w="1145" w:type="pct"/>
            <w:tcBorders>
              <w:top w:val="nil"/>
              <w:left w:val="nil"/>
              <w:bottom w:val="single" w:sz="4" w:space="0" w:color="808080"/>
              <w:right w:val="single" w:sz="4" w:space="0" w:color="808080"/>
            </w:tcBorders>
            <w:shd w:val="clear" w:color="DEEBF7" w:fill="DDEBF7"/>
            <w:noWrap/>
            <w:vAlign w:val="center"/>
            <w:hideMark/>
          </w:tcPr>
          <w:p w14:paraId="6C0691C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637E156E"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C96BD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DEEBF7" w:fill="DDEBF7"/>
            <w:noWrap/>
            <w:vAlign w:val="center"/>
            <w:hideMark/>
          </w:tcPr>
          <w:p w14:paraId="4DE9D7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船引北部指定通所介護事業所（基準該当）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1EEB9C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田村市船引町上移字後田172</w:t>
            </w:r>
          </w:p>
        </w:tc>
        <w:tc>
          <w:tcPr>
            <w:tcW w:w="482" w:type="pct"/>
            <w:tcBorders>
              <w:top w:val="nil"/>
              <w:left w:val="nil"/>
              <w:bottom w:val="single" w:sz="4" w:space="0" w:color="808080"/>
              <w:right w:val="single" w:sz="4" w:space="0" w:color="808080"/>
            </w:tcBorders>
            <w:shd w:val="clear" w:color="DEEBF7" w:fill="DDEBF7"/>
            <w:noWrap/>
            <w:vAlign w:val="center"/>
            <w:hideMark/>
          </w:tcPr>
          <w:p w14:paraId="4FD393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0247-86-2691</w:t>
            </w:r>
          </w:p>
        </w:tc>
        <w:tc>
          <w:tcPr>
            <w:tcW w:w="1145" w:type="pct"/>
            <w:tcBorders>
              <w:top w:val="nil"/>
              <w:left w:val="nil"/>
              <w:bottom w:val="single" w:sz="4" w:space="0" w:color="808080"/>
              <w:right w:val="single" w:sz="4" w:space="0" w:color="808080"/>
            </w:tcBorders>
            <w:shd w:val="clear" w:color="DEEBF7" w:fill="DDEBF7"/>
            <w:noWrap/>
            <w:vAlign w:val="center"/>
            <w:hideMark/>
          </w:tcPr>
          <w:p w14:paraId="02BE8EE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146CF636"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708F60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E2F0D9" w:fill="E2EFDA"/>
            <w:noWrap/>
            <w:vAlign w:val="center"/>
            <w:hideMark/>
          </w:tcPr>
          <w:p w14:paraId="2DD4407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愛（めご）</w:t>
            </w:r>
          </w:p>
        </w:tc>
        <w:tc>
          <w:tcPr>
            <w:tcW w:w="1265" w:type="pct"/>
            <w:tcBorders>
              <w:top w:val="nil"/>
              <w:left w:val="nil"/>
              <w:bottom w:val="single" w:sz="4" w:space="0" w:color="808080"/>
              <w:right w:val="single" w:sz="4" w:space="0" w:color="808080"/>
            </w:tcBorders>
            <w:shd w:val="clear" w:color="E2F0D9" w:fill="E2EFDA"/>
            <w:noWrap/>
            <w:vAlign w:val="center"/>
            <w:hideMark/>
          </w:tcPr>
          <w:p w14:paraId="42B9024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三春町荒町39-1</w:t>
            </w:r>
          </w:p>
        </w:tc>
        <w:tc>
          <w:tcPr>
            <w:tcW w:w="482" w:type="pct"/>
            <w:tcBorders>
              <w:top w:val="nil"/>
              <w:left w:val="nil"/>
              <w:bottom w:val="single" w:sz="4" w:space="0" w:color="808080"/>
              <w:right w:val="single" w:sz="4" w:space="0" w:color="808080"/>
            </w:tcBorders>
            <w:shd w:val="clear" w:color="E2F0D9" w:fill="E2EFDA"/>
            <w:noWrap/>
            <w:vAlign w:val="center"/>
            <w:hideMark/>
          </w:tcPr>
          <w:p w14:paraId="4E99EFE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0294758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0FDF087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32E445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E2F0D9" w:fill="E2EFDA"/>
            <w:noWrap/>
            <w:vAlign w:val="center"/>
            <w:hideMark/>
          </w:tcPr>
          <w:p w14:paraId="1101B75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いちご</w:t>
            </w:r>
          </w:p>
        </w:tc>
        <w:tc>
          <w:tcPr>
            <w:tcW w:w="1265" w:type="pct"/>
            <w:tcBorders>
              <w:top w:val="nil"/>
              <w:left w:val="nil"/>
              <w:bottom w:val="single" w:sz="4" w:space="0" w:color="808080"/>
              <w:right w:val="single" w:sz="4" w:space="0" w:color="808080"/>
            </w:tcBorders>
            <w:shd w:val="clear" w:color="E2F0D9" w:fill="E2EFDA"/>
            <w:noWrap/>
            <w:vAlign w:val="center"/>
            <w:hideMark/>
          </w:tcPr>
          <w:p w14:paraId="09E2913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三春町字清水233-1</w:t>
            </w:r>
          </w:p>
        </w:tc>
        <w:tc>
          <w:tcPr>
            <w:tcW w:w="482" w:type="pct"/>
            <w:tcBorders>
              <w:top w:val="nil"/>
              <w:left w:val="nil"/>
              <w:bottom w:val="single" w:sz="4" w:space="0" w:color="808080"/>
              <w:right w:val="single" w:sz="4" w:space="0" w:color="808080"/>
            </w:tcBorders>
            <w:shd w:val="clear" w:color="E2F0D9" w:fill="E2EFDA"/>
            <w:noWrap/>
            <w:vAlign w:val="center"/>
            <w:hideMark/>
          </w:tcPr>
          <w:p w14:paraId="53E9CF4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0247-62-0056</w:t>
            </w:r>
          </w:p>
        </w:tc>
        <w:tc>
          <w:tcPr>
            <w:tcW w:w="1145" w:type="pct"/>
            <w:tcBorders>
              <w:top w:val="nil"/>
              <w:left w:val="nil"/>
              <w:bottom w:val="single" w:sz="4" w:space="0" w:color="808080"/>
              <w:right w:val="single" w:sz="4" w:space="0" w:color="808080"/>
            </w:tcBorders>
            <w:shd w:val="clear" w:color="E2F0D9" w:fill="E2EFDA"/>
            <w:noWrap/>
            <w:vAlign w:val="center"/>
            <w:hideMark/>
          </w:tcPr>
          <w:p w14:paraId="4BC2EBD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かたつむり</w:t>
            </w:r>
          </w:p>
        </w:tc>
      </w:tr>
      <w:tr w:rsidR="00E23A1B" w:rsidRPr="00E23A1B" w14:paraId="233CB86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7A54001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FBE5D6" w:fill="FFF2CC"/>
            <w:noWrap/>
            <w:vAlign w:val="center"/>
            <w:hideMark/>
          </w:tcPr>
          <w:p w14:paraId="039443C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障がい者支援センタープラスこまち</w:t>
            </w:r>
          </w:p>
        </w:tc>
        <w:tc>
          <w:tcPr>
            <w:tcW w:w="1265" w:type="pct"/>
            <w:tcBorders>
              <w:top w:val="nil"/>
              <w:left w:val="nil"/>
              <w:bottom w:val="single" w:sz="4" w:space="0" w:color="808080"/>
              <w:right w:val="single" w:sz="4" w:space="0" w:color="808080"/>
            </w:tcBorders>
            <w:shd w:val="clear" w:color="FBE5D6" w:fill="FFF2CC"/>
            <w:noWrap/>
            <w:vAlign w:val="center"/>
            <w:hideMark/>
          </w:tcPr>
          <w:p w14:paraId="69F9FA6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小野町大字小野赤沼字入木前53</w:t>
            </w:r>
          </w:p>
        </w:tc>
        <w:tc>
          <w:tcPr>
            <w:tcW w:w="482" w:type="pct"/>
            <w:tcBorders>
              <w:top w:val="nil"/>
              <w:left w:val="nil"/>
              <w:bottom w:val="single" w:sz="4" w:space="0" w:color="808080"/>
              <w:right w:val="single" w:sz="4" w:space="0" w:color="808080"/>
            </w:tcBorders>
            <w:shd w:val="clear" w:color="FBE5D6" w:fill="FFF2CC"/>
            <w:noWrap/>
            <w:vAlign w:val="center"/>
            <w:hideMark/>
          </w:tcPr>
          <w:p w14:paraId="3607D64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0247-61-6667</w:t>
            </w:r>
          </w:p>
        </w:tc>
        <w:tc>
          <w:tcPr>
            <w:tcW w:w="1145" w:type="pct"/>
            <w:tcBorders>
              <w:top w:val="nil"/>
              <w:left w:val="nil"/>
              <w:bottom w:val="single" w:sz="4" w:space="0" w:color="808080"/>
              <w:right w:val="single" w:sz="4" w:space="0" w:color="808080"/>
            </w:tcBorders>
            <w:shd w:val="clear" w:color="FBE5D6" w:fill="FFF2CC"/>
            <w:noWrap/>
            <w:vAlign w:val="center"/>
            <w:hideMark/>
          </w:tcPr>
          <w:p w14:paraId="65B31BC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18777D9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6B7AC92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1205" w:type="pct"/>
            <w:tcBorders>
              <w:top w:val="nil"/>
              <w:left w:val="nil"/>
              <w:bottom w:val="single" w:sz="4" w:space="0" w:color="808080"/>
              <w:right w:val="single" w:sz="4" w:space="0" w:color="808080"/>
            </w:tcBorders>
            <w:shd w:val="clear" w:color="FBE5D6" w:fill="FFF2CC"/>
            <w:noWrap/>
            <w:vAlign w:val="center"/>
            <w:hideMark/>
          </w:tcPr>
          <w:p w14:paraId="60834AB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27D6F46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小野町大字浮金字林内177</w:t>
            </w:r>
          </w:p>
        </w:tc>
        <w:tc>
          <w:tcPr>
            <w:tcW w:w="482" w:type="pct"/>
            <w:tcBorders>
              <w:top w:val="nil"/>
              <w:left w:val="nil"/>
              <w:bottom w:val="single" w:sz="4" w:space="0" w:color="808080"/>
              <w:right w:val="single" w:sz="4" w:space="0" w:color="808080"/>
            </w:tcBorders>
            <w:shd w:val="clear" w:color="FBE5D6" w:fill="FFF2CC"/>
            <w:noWrap/>
            <w:vAlign w:val="center"/>
            <w:hideMark/>
          </w:tcPr>
          <w:p w14:paraId="7C6BC32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0247-61-5057</w:t>
            </w:r>
          </w:p>
        </w:tc>
        <w:tc>
          <w:tcPr>
            <w:tcW w:w="1145" w:type="pct"/>
            <w:tcBorders>
              <w:top w:val="nil"/>
              <w:left w:val="nil"/>
              <w:bottom w:val="single" w:sz="4" w:space="0" w:color="808080"/>
              <w:right w:val="single" w:sz="4" w:space="0" w:color="808080"/>
            </w:tcBorders>
            <w:shd w:val="clear" w:color="FBE5D6" w:fill="FFF2CC"/>
            <w:noWrap/>
            <w:vAlign w:val="center"/>
            <w:hideMark/>
          </w:tcPr>
          <w:p w14:paraId="4D2B7D6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0E8733E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3B1AC0A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0C5DD7F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東日本ケアサービス田村</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07328D3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田村市船引町船引字舘柄前65</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395FA40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0247-73-8780</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2524C43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東日本ケアサービス　株式会社</w:t>
            </w:r>
          </w:p>
        </w:tc>
      </w:tr>
      <w:tr w:rsidR="00E23A1B" w:rsidRPr="00E23A1B" w14:paraId="5D4F1EE7"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73DE6C1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就労継続支援Ｂ型</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36E6C73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銀河工房</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4E76513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田村市船引町字前田74</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2C17887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0247-82-5358</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1DDA5DD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銀河の森福祉会</w:t>
            </w:r>
          </w:p>
        </w:tc>
      </w:tr>
      <w:tr w:rsidR="00E23A1B" w:rsidRPr="00E23A1B" w14:paraId="04A9D5FA"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F61724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86A49B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障がい者多機能型事業所まち子ちゃんの店</w:t>
            </w:r>
          </w:p>
        </w:tc>
        <w:tc>
          <w:tcPr>
            <w:tcW w:w="1265" w:type="pct"/>
            <w:tcBorders>
              <w:top w:val="nil"/>
              <w:left w:val="nil"/>
              <w:bottom w:val="single" w:sz="4" w:space="0" w:color="808080"/>
              <w:right w:val="single" w:sz="4" w:space="0" w:color="808080"/>
            </w:tcBorders>
            <w:shd w:val="clear" w:color="DEEBF7" w:fill="DDEBF7"/>
            <w:noWrap/>
            <w:vAlign w:val="center"/>
            <w:hideMark/>
          </w:tcPr>
          <w:p w14:paraId="409ABA3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田村市船引町東部台2丁目285</w:t>
            </w:r>
          </w:p>
        </w:tc>
        <w:tc>
          <w:tcPr>
            <w:tcW w:w="482" w:type="pct"/>
            <w:tcBorders>
              <w:top w:val="nil"/>
              <w:left w:val="nil"/>
              <w:bottom w:val="single" w:sz="4" w:space="0" w:color="808080"/>
              <w:right w:val="single" w:sz="4" w:space="0" w:color="808080"/>
            </w:tcBorders>
            <w:shd w:val="clear" w:color="DEEBF7" w:fill="DDEBF7"/>
            <w:noWrap/>
            <w:vAlign w:val="center"/>
            <w:hideMark/>
          </w:tcPr>
          <w:p w14:paraId="0AE777F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0247-82-2909</w:t>
            </w:r>
          </w:p>
        </w:tc>
        <w:tc>
          <w:tcPr>
            <w:tcW w:w="1145" w:type="pct"/>
            <w:tcBorders>
              <w:top w:val="nil"/>
              <w:left w:val="nil"/>
              <w:bottom w:val="single" w:sz="4" w:space="0" w:color="808080"/>
              <w:right w:val="single" w:sz="4" w:space="0" w:color="808080"/>
            </w:tcBorders>
            <w:shd w:val="clear" w:color="DEEBF7" w:fill="DDEBF7"/>
            <w:noWrap/>
            <w:vAlign w:val="center"/>
            <w:hideMark/>
          </w:tcPr>
          <w:p w14:paraId="6CF16B2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ケアステーションゆうとぴあ</w:t>
            </w:r>
          </w:p>
        </w:tc>
      </w:tr>
      <w:tr w:rsidR="00E23A1B" w:rsidRPr="00E23A1B" w14:paraId="6D212BC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2827A8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2A2D14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就労支援センター船引</w:t>
            </w:r>
          </w:p>
        </w:tc>
        <w:tc>
          <w:tcPr>
            <w:tcW w:w="1265" w:type="pct"/>
            <w:tcBorders>
              <w:top w:val="nil"/>
              <w:left w:val="nil"/>
              <w:bottom w:val="single" w:sz="4" w:space="0" w:color="808080"/>
              <w:right w:val="single" w:sz="4" w:space="0" w:color="808080"/>
            </w:tcBorders>
            <w:shd w:val="clear" w:color="DEEBF7" w:fill="DDEBF7"/>
            <w:noWrap/>
            <w:vAlign w:val="center"/>
            <w:hideMark/>
          </w:tcPr>
          <w:p w14:paraId="1B4260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田村市船引町東部台3丁目266</w:t>
            </w:r>
          </w:p>
        </w:tc>
        <w:tc>
          <w:tcPr>
            <w:tcW w:w="482" w:type="pct"/>
            <w:tcBorders>
              <w:top w:val="nil"/>
              <w:left w:val="nil"/>
              <w:bottom w:val="single" w:sz="4" w:space="0" w:color="808080"/>
              <w:right w:val="single" w:sz="4" w:space="0" w:color="808080"/>
            </w:tcBorders>
            <w:shd w:val="clear" w:color="DEEBF7" w:fill="DDEBF7"/>
            <w:noWrap/>
            <w:vAlign w:val="center"/>
            <w:hideMark/>
          </w:tcPr>
          <w:p w14:paraId="5C6B3DA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0247-82-5082</w:t>
            </w:r>
          </w:p>
        </w:tc>
        <w:tc>
          <w:tcPr>
            <w:tcW w:w="1145" w:type="pct"/>
            <w:tcBorders>
              <w:top w:val="nil"/>
              <w:left w:val="nil"/>
              <w:bottom w:val="single" w:sz="4" w:space="0" w:color="808080"/>
              <w:right w:val="single" w:sz="4" w:space="0" w:color="808080"/>
            </w:tcBorders>
            <w:shd w:val="clear" w:color="DEEBF7" w:fill="DDEBF7"/>
            <w:noWrap/>
            <w:vAlign w:val="center"/>
            <w:hideMark/>
          </w:tcPr>
          <w:p w14:paraId="1929A16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58E819F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2C986E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ECD0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指定障がい福祉サービス事業所きずなハウス</w:t>
            </w:r>
          </w:p>
        </w:tc>
        <w:tc>
          <w:tcPr>
            <w:tcW w:w="1265" w:type="pct"/>
            <w:tcBorders>
              <w:top w:val="nil"/>
              <w:left w:val="nil"/>
              <w:bottom w:val="single" w:sz="4" w:space="0" w:color="808080"/>
              <w:right w:val="single" w:sz="4" w:space="0" w:color="808080"/>
            </w:tcBorders>
            <w:shd w:val="clear" w:color="DEEBF7" w:fill="DDEBF7"/>
            <w:noWrap/>
            <w:vAlign w:val="center"/>
            <w:hideMark/>
          </w:tcPr>
          <w:p w14:paraId="4A71A8C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田村市船引町船引字戸屋111－1</w:t>
            </w:r>
          </w:p>
        </w:tc>
        <w:tc>
          <w:tcPr>
            <w:tcW w:w="482" w:type="pct"/>
            <w:tcBorders>
              <w:top w:val="nil"/>
              <w:left w:val="nil"/>
              <w:bottom w:val="single" w:sz="4" w:space="0" w:color="808080"/>
              <w:right w:val="single" w:sz="4" w:space="0" w:color="808080"/>
            </w:tcBorders>
            <w:shd w:val="clear" w:color="DEEBF7" w:fill="DDEBF7"/>
            <w:noWrap/>
            <w:vAlign w:val="center"/>
            <w:hideMark/>
          </w:tcPr>
          <w:p w14:paraId="0564FDD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0247-82-5582</w:t>
            </w:r>
          </w:p>
        </w:tc>
        <w:tc>
          <w:tcPr>
            <w:tcW w:w="1145" w:type="pct"/>
            <w:tcBorders>
              <w:top w:val="nil"/>
              <w:left w:val="nil"/>
              <w:bottom w:val="single" w:sz="4" w:space="0" w:color="808080"/>
              <w:right w:val="single" w:sz="4" w:space="0" w:color="808080"/>
            </w:tcBorders>
            <w:shd w:val="clear" w:color="DEEBF7" w:fill="DDEBF7"/>
            <w:noWrap/>
            <w:vAlign w:val="center"/>
            <w:hideMark/>
          </w:tcPr>
          <w:p w14:paraId="0E6BCEC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2D4206D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5B3997C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4B80DF8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就労支援センター希望の里</w:t>
            </w:r>
          </w:p>
        </w:tc>
        <w:tc>
          <w:tcPr>
            <w:tcW w:w="1265" w:type="pct"/>
            <w:tcBorders>
              <w:top w:val="nil"/>
              <w:left w:val="nil"/>
              <w:bottom w:val="single" w:sz="4" w:space="0" w:color="808080"/>
              <w:right w:val="single" w:sz="4" w:space="0" w:color="808080"/>
            </w:tcBorders>
            <w:shd w:val="clear" w:color="DEEBF7" w:fill="DDEBF7"/>
            <w:noWrap/>
            <w:vAlign w:val="center"/>
            <w:hideMark/>
          </w:tcPr>
          <w:p w14:paraId="2A0CDC6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田村市船引町大倉字伊後田193－10</w:t>
            </w:r>
          </w:p>
        </w:tc>
        <w:tc>
          <w:tcPr>
            <w:tcW w:w="482" w:type="pct"/>
            <w:tcBorders>
              <w:top w:val="nil"/>
              <w:left w:val="nil"/>
              <w:bottom w:val="single" w:sz="4" w:space="0" w:color="808080"/>
              <w:right w:val="single" w:sz="4" w:space="0" w:color="808080"/>
            </w:tcBorders>
            <w:shd w:val="clear" w:color="DEEBF7" w:fill="DDEBF7"/>
            <w:noWrap/>
            <w:vAlign w:val="center"/>
            <w:hideMark/>
          </w:tcPr>
          <w:p w14:paraId="4A70D78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0247-84-2588</w:t>
            </w:r>
          </w:p>
        </w:tc>
        <w:tc>
          <w:tcPr>
            <w:tcW w:w="1145" w:type="pct"/>
            <w:tcBorders>
              <w:top w:val="nil"/>
              <w:left w:val="nil"/>
              <w:bottom w:val="single" w:sz="4" w:space="0" w:color="808080"/>
              <w:right w:val="single" w:sz="4" w:space="0" w:color="808080"/>
            </w:tcBorders>
            <w:shd w:val="clear" w:color="DEEBF7" w:fill="DDEBF7"/>
            <w:noWrap/>
            <w:vAlign w:val="center"/>
            <w:hideMark/>
          </w:tcPr>
          <w:p w14:paraId="660A1E8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0F7E410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590E6D14"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97B90D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共同作業所ときわ</w:t>
            </w:r>
          </w:p>
        </w:tc>
        <w:tc>
          <w:tcPr>
            <w:tcW w:w="1265" w:type="pct"/>
            <w:tcBorders>
              <w:top w:val="nil"/>
              <w:left w:val="nil"/>
              <w:bottom w:val="single" w:sz="4" w:space="0" w:color="808080"/>
              <w:right w:val="single" w:sz="4" w:space="0" w:color="808080"/>
            </w:tcBorders>
            <w:shd w:val="clear" w:color="DEEBF7" w:fill="DDEBF7"/>
            <w:noWrap/>
            <w:vAlign w:val="center"/>
            <w:hideMark/>
          </w:tcPr>
          <w:p w14:paraId="346FD27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田村市常葉町常葉字舘34</w:t>
            </w:r>
          </w:p>
        </w:tc>
        <w:tc>
          <w:tcPr>
            <w:tcW w:w="482" w:type="pct"/>
            <w:tcBorders>
              <w:top w:val="nil"/>
              <w:left w:val="nil"/>
              <w:bottom w:val="single" w:sz="4" w:space="0" w:color="808080"/>
              <w:right w:val="single" w:sz="4" w:space="0" w:color="808080"/>
            </w:tcBorders>
            <w:shd w:val="clear" w:color="DEEBF7" w:fill="DDEBF7"/>
            <w:noWrap/>
            <w:vAlign w:val="center"/>
            <w:hideMark/>
          </w:tcPr>
          <w:p w14:paraId="40E9AA3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0247-77-3577</w:t>
            </w:r>
          </w:p>
        </w:tc>
        <w:tc>
          <w:tcPr>
            <w:tcW w:w="1145" w:type="pct"/>
            <w:tcBorders>
              <w:top w:val="nil"/>
              <w:left w:val="nil"/>
              <w:bottom w:val="single" w:sz="4" w:space="0" w:color="808080"/>
              <w:right w:val="single" w:sz="4" w:space="0" w:color="808080"/>
            </w:tcBorders>
            <w:shd w:val="clear" w:color="DEEBF7" w:fill="DDEBF7"/>
            <w:noWrap/>
            <w:vAlign w:val="center"/>
            <w:hideMark/>
          </w:tcPr>
          <w:p w14:paraId="5F35014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562595A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99193A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60D9DC3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都路障がい者支援センターやまびこ</w:t>
            </w:r>
          </w:p>
        </w:tc>
        <w:tc>
          <w:tcPr>
            <w:tcW w:w="1265" w:type="pct"/>
            <w:tcBorders>
              <w:top w:val="nil"/>
              <w:left w:val="nil"/>
              <w:bottom w:val="single" w:sz="4" w:space="0" w:color="808080"/>
              <w:right w:val="single" w:sz="4" w:space="0" w:color="808080"/>
            </w:tcBorders>
            <w:shd w:val="clear" w:color="DEEBF7" w:fill="DDEBF7"/>
            <w:noWrap/>
            <w:vAlign w:val="center"/>
            <w:hideMark/>
          </w:tcPr>
          <w:p w14:paraId="20E1D12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田村市都路町古道字舘腰43－1</w:t>
            </w:r>
          </w:p>
        </w:tc>
        <w:tc>
          <w:tcPr>
            <w:tcW w:w="482" w:type="pct"/>
            <w:tcBorders>
              <w:top w:val="nil"/>
              <w:left w:val="nil"/>
              <w:bottom w:val="single" w:sz="4" w:space="0" w:color="808080"/>
              <w:right w:val="single" w:sz="4" w:space="0" w:color="808080"/>
            </w:tcBorders>
            <w:shd w:val="clear" w:color="DEEBF7" w:fill="DDEBF7"/>
            <w:noWrap/>
            <w:vAlign w:val="center"/>
            <w:hideMark/>
          </w:tcPr>
          <w:p w14:paraId="1222386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0247-75-2253</w:t>
            </w:r>
          </w:p>
        </w:tc>
        <w:tc>
          <w:tcPr>
            <w:tcW w:w="1145" w:type="pct"/>
            <w:tcBorders>
              <w:top w:val="nil"/>
              <w:left w:val="nil"/>
              <w:bottom w:val="single" w:sz="4" w:space="0" w:color="808080"/>
              <w:right w:val="single" w:sz="4" w:space="0" w:color="808080"/>
            </w:tcBorders>
            <w:shd w:val="clear" w:color="DEEBF7" w:fill="DDEBF7"/>
            <w:noWrap/>
            <w:vAlign w:val="center"/>
            <w:hideMark/>
          </w:tcPr>
          <w:p w14:paraId="45D9F8A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0E75913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7AEA35B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061B09A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多機能型事業所おおくま共生園</w:t>
            </w:r>
          </w:p>
        </w:tc>
        <w:tc>
          <w:tcPr>
            <w:tcW w:w="1265" w:type="pct"/>
            <w:tcBorders>
              <w:top w:val="nil"/>
              <w:left w:val="nil"/>
              <w:bottom w:val="single" w:sz="4" w:space="0" w:color="808080"/>
              <w:right w:val="single" w:sz="4" w:space="0" w:color="808080"/>
            </w:tcBorders>
            <w:shd w:val="clear" w:color="DEEBF7" w:fill="DDEBF7"/>
            <w:noWrap/>
            <w:vAlign w:val="center"/>
            <w:hideMark/>
          </w:tcPr>
          <w:p w14:paraId="564E9F7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田村市船引町北鹿又字沼ノ下150－97</w:t>
            </w:r>
          </w:p>
        </w:tc>
        <w:tc>
          <w:tcPr>
            <w:tcW w:w="482" w:type="pct"/>
            <w:tcBorders>
              <w:top w:val="nil"/>
              <w:left w:val="nil"/>
              <w:bottom w:val="single" w:sz="4" w:space="0" w:color="808080"/>
              <w:right w:val="single" w:sz="4" w:space="0" w:color="808080"/>
            </w:tcBorders>
            <w:shd w:val="clear" w:color="DEEBF7" w:fill="DDEBF7"/>
            <w:noWrap/>
            <w:vAlign w:val="center"/>
            <w:hideMark/>
          </w:tcPr>
          <w:p w14:paraId="21496B5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0247-61-5381</w:t>
            </w:r>
          </w:p>
        </w:tc>
        <w:tc>
          <w:tcPr>
            <w:tcW w:w="1145" w:type="pct"/>
            <w:tcBorders>
              <w:top w:val="nil"/>
              <w:left w:val="nil"/>
              <w:bottom w:val="single" w:sz="4" w:space="0" w:color="808080"/>
              <w:right w:val="single" w:sz="4" w:space="0" w:color="808080"/>
            </w:tcBorders>
            <w:shd w:val="clear" w:color="DEEBF7" w:fill="DDEBF7"/>
            <w:noWrap/>
            <w:vAlign w:val="center"/>
            <w:hideMark/>
          </w:tcPr>
          <w:p w14:paraId="18A85F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726A2B31"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4F51D88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11EDA20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障がい者多機能型事業所田村</w:t>
            </w:r>
          </w:p>
        </w:tc>
        <w:tc>
          <w:tcPr>
            <w:tcW w:w="1265" w:type="pct"/>
            <w:tcBorders>
              <w:top w:val="nil"/>
              <w:left w:val="nil"/>
              <w:bottom w:val="single" w:sz="4" w:space="0" w:color="808080"/>
              <w:right w:val="single" w:sz="4" w:space="0" w:color="808080"/>
            </w:tcBorders>
            <w:shd w:val="clear" w:color="DEEBF7" w:fill="DDEBF7"/>
            <w:noWrap/>
            <w:vAlign w:val="center"/>
            <w:hideMark/>
          </w:tcPr>
          <w:p w14:paraId="646E4D6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769C0DE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0247-61-7701</w:t>
            </w:r>
          </w:p>
        </w:tc>
        <w:tc>
          <w:tcPr>
            <w:tcW w:w="1145" w:type="pct"/>
            <w:tcBorders>
              <w:top w:val="nil"/>
              <w:left w:val="nil"/>
              <w:bottom w:val="single" w:sz="4" w:space="0" w:color="808080"/>
              <w:right w:val="single" w:sz="4" w:space="0" w:color="808080"/>
            </w:tcBorders>
            <w:shd w:val="clear" w:color="DEEBF7" w:fill="DDEBF7"/>
            <w:noWrap/>
            <w:vAlign w:val="center"/>
            <w:hideMark/>
          </w:tcPr>
          <w:p w14:paraId="5BCD6A0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B256A5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6E07F90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DEEBF7" w:fill="DDEBF7"/>
            <w:noWrap/>
            <w:vAlign w:val="center"/>
            <w:hideMark/>
          </w:tcPr>
          <w:p w14:paraId="42E94F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田村市授産場（基準該当）</w:t>
            </w:r>
          </w:p>
        </w:tc>
        <w:tc>
          <w:tcPr>
            <w:tcW w:w="1265" w:type="pct"/>
            <w:tcBorders>
              <w:top w:val="nil"/>
              <w:left w:val="nil"/>
              <w:bottom w:val="single" w:sz="4" w:space="0" w:color="808080"/>
              <w:right w:val="single" w:sz="4" w:space="0" w:color="808080"/>
            </w:tcBorders>
            <w:shd w:val="clear" w:color="DEEBF7" w:fill="DDEBF7"/>
            <w:noWrap/>
            <w:vAlign w:val="center"/>
            <w:hideMark/>
          </w:tcPr>
          <w:p w14:paraId="0BA3248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田村市船引町北町通95－3</w:t>
            </w:r>
          </w:p>
        </w:tc>
        <w:tc>
          <w:tcPr>
            <w:tcW w:w="482" w:type="pct"/>
            <w:tcBorders>
              <w:top w:val="nil"/>
              <w:left w:val="nil"/>
              <w:bottom w:val="single" w:sz="4" w:space="0" w:color="808080"/>
              <w:right w:val="single" w:sz="4" w:space="0" w:color="808080"/>
            </w:tcBorders>
            <w:shd w:val="clear" w:color="DEEBF7" w:fill="DDEBF7"/>
            <w:noWrap/>
            <w:vAlign w:val="center"/>
            <w:hideMark/>
          </w:tcPr>
          <w:p w14:paraId="0CBCFFC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0247-82-0114</w:t>
            </w:r>
          </w:p>
        </w:tc>
        <w:tc>
          <w:tcPr>
            <w:tcW w:w="1145" w:type="pct"/>
            <w:tcBorders>
              <w:top w:val="nil"/>
              <w:left w:val="nil"/>
              <w:bottom w:val="single" w:sz="4" w:space="0" w:color="808080"/>
              <w:right w:val="single" w:sz="4" w:space="0" w:color="808080"/>
            </w:tcBorders>
            <w:shd w:val="clear" w:color="DEEBF7" w:fill="DDEBF7"/>
            <w:noWrap/>
            <w:vAlign w:val="center"/>
            <w:hideMark/>
          </w:tcPr>
          <w:p w14:paraId="49AC1EC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677D12DD"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56D98B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2887BFB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桜工房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7AD22A7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三春町小滝170</w:t>
            </w:r>
          </w:p>
        </w:tc>
        <w:tc>
          <w:tcPr>
            <w:tcW w:w="482" w:type="pct"/>
            <w:tcBorders>
              <w:top w:val="nil"/>
              <w:left w:val="nil"/>
              <w:bottom w:val="single" w:sz="4" w:space="0" w:color="808080"/>
              <w:right w:val="single" w:sz="4" w:space="0" w:color="808080"/>
            </w:tcBorders>
            <w:shd w:val="clear" w:color="E2F0D9" w:fill="E2EFDA"/>
            <w:noWrap/>
            <w:vAlign w:val="center"/>
            <w:hideMark/>
          </w:tcPr>
          <w:p w14:paraId="6BB3FB6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72C0BF7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2B7D20D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44986C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53C40F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柚工房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238AFD3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三春町荒町39-1</w:t>
            </w:r>
          </w:p>
        </w:tc>
        <w:tc>
          <w:tcPr>
            <w:tcW w:w="482" w:type="pct"/>
            <w:tcBorders>
              <w:top w:val="nil"/>
              <w:left w:val="nil"/>
              <w:bottom w:val="single" w:sz="4" w:space="0" w:color="808080"/>
              <w:right w:val="single" w:sz="4" w:space="0" w:color="808080"/>
            </w:tcBorders>
            <w:shd w:val="clear" w:color="E2F0D9" w:fill="E2EFDA"/>
            <w:noWrap/>
            <w:vAlign w:val="center"/>
            <w:hideMark/>
          </w:tcPr>
          <w:p w14:paraId="262132C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62A693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7ADAA043"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7A6146F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00EB9B4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でんでんむし</w:t>
            </w:r>
          </w:p>
        </w:tc>
        <w:tc>
          <w:tcPr>
            <w:tcW w:w="1265" w:type="pct"/>
            <w:tcBorders>
              <w:top w:val="nil"/>
              <w:left w:val="nil"/>
              <w:bottom w:val="single" w:sz="4" w:space="0" w:color="808080"/>
              <w:right w:val="single" w:sz="4" w:space="0" w:color="808080"/>
            </w:tcBorders>
            <w:shd w:val="clear" w:color="E2F0D9" w:fill="E2EFDA"/>
            <w:noWrap/>
            <w:vAlign w:val="center"/>
            <w:hideMark/>
          </w:tcPr>
          <w:p w14:paraId="69B0422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三春町字清水242－1</w:t>
            </w:r>
          </w:p>
        </w:tc>
        <w:tc>
          <w:tcPr>
            <w:tcW w:w="482" w:type="pct"/>
            <w:tcBorders>
              <w:top w:val="nil"/>
              <w:left w:val="nil"/>
              <w:bottom w:val="single" w:sz="4" w:space="0" w:color="808080"/>
              <w:right w:val="single" w:sz="4" w:space="0" w:color="808080"/>
            </w:tcBorders>
            <w:shd w:val="clear" w:color="E2F0D9" w:fill="E2EFDA"/>
            <w:noWrap/>
            <w:vAlign w:val="center"/>
            <w:hideMark/>
          </w:tcPr>
          <w:p w14:paraId="29E72385"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0247-62-8424</w:t>
            </w:r>
          </w:p>
        </w:tc>
        <w:tc>
          <w:tcPr>
            <w:tcW w:w="1145" w:type="pct"/>
            <w:tcBorders>
              <w:top w:val="nil"/>
              <w:left w:val="nil"/>
              <w:bottom w:val="single" w:sz="4" w:space="0" w:color="808080"/>
              <w:right w:val="single" w:sz="4" w:space="0" w:color="808080"/>
            </w:tcBorders>
            <w:shd w:val="clear" w:color="E2F0D9" w:fill="E2EFDA"/>
            <w:noWrap/>
            <w:vAlign w:val="center"/>
            <w:hideMark/>
          </w:tcPr>
          <w:p w14:paraId="234A779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かたつむり</w:t>
            </w:r>
          </w:p>
        </w:tc>
      </w:tr>
      <w:tr w:rsidR="00E23A1B" w:rsidRPr="00E23A1B" w14:paraId="1B1ABA75"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304324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1AD552E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みはる工房</w:t>
            </w:r>
          </w:p>
        </w:tc>
        <w:tc>
          <w:tcPr>
            <w:tcW w:w="1265" w:type="pct"/>
            <w:tcBorders>
              <w:top w:val="nil"/>
              <w:left w:val="nil"/>
              <w:bottom w:val="single" w:sz="4" w:space="0" w:color="808080"/>
              <w:right w:val="single" w:sz="4" w:space="0" w:color="808080"/>
            </w:tcBorders>
            <w:shd w:val="clear" w:color="E2F0D9" w:fill="E2EFDA"/>
            <w:noWrap/>
            <w:vAlign w:val="center"/>
            <w:hideMark/>
          </w:tcPr>
          <w:p w14:paraId="04DA3E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三春町大字楽内字孝戸71</w:t>
            </w:r>
          </w:p>
        </w:tc>
        <w:tc>
          <w:tcPr>
            <w:tcW w:w="482" w:type="pct"/>
            <w:tcBorders>
              <w:top w:val="nil"/>
              <w:left w:val="nil"/>
              <w:bottom w:val="single" w:sz="4" w:space="0" w:color="808080"/>
              <w:right w:val="single" w:sz="4" w:space="0" w:color="808080"/>
            </w:tcBorders>
            <w:shd w:val="clear" w:color="E2F0D9" w:fill="E2EFDA"/>
            <w:noWrap/>
            <w:vAlign w:val="center"/>
            <w:hideMark/>
          </w:tcPr>
          <w:p w14:paraId="438CA77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0247-62-2801</w:t>
            </w:r>
          </w:p>
        </w:tc>
        <w:tc>
          <w:tcPr>
            <w:tcW w:w="1145" w:type="pct"/>
            <w:tcBorders>
              <w:top w:val="nil"/>
              <w:left w:val="nil"/>
              <w:bottom w:val="single" w:sz="4" w:space="0" w:color="808080"/>
              <w:right w:val="single" w:sz="4" w:space="0" w:color="808080"/>
            </w:tcBorders>
            <w:shd w:val="clear" w:color="E2F0D9" w:fill="E2EFDA"/>
            <w:noWrap/>
            <w:vAlign w:val="center"/>
            <w:hideMark/>
          </w:tcPr>
          <w:p w14:paraId="0602238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アイ・キャン</w:t>
            </w:r>
          </w:p>
        </w:tc>
      </w:tr>
      <w:tr w:rsidR="00E23A1B" w:rsidRPr="00E23A1B" w14:paraId="20CBCD5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6B6FD2F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3BFE7F3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三春あすなろ会</w:t>
            </w:r>
          </w:p>
        </w:tc>
        <w:tc>
          <w:tcPr>
            <w:tcW w:w="1265" w:type="pct"/>
            <w:tcBorders>
              <w:top w:val="nil"/>
              <w:left w:val="nil"/>
              <w:bottom w:val="single" w:sz="4" w:space="0" w:color="808080"/>
              <w:right w:val="single" w:sz="4" w:space="0" w:color="808080"/>
            </w:tcBorders>
            <w:shd w:val="clear" w:color="E2F0D9" w:fill="E2EFDA"/>
            <w:noWrap/>
            <w:vAlign w:val="center"/>
            <w:hideMark/>
          </w:tcPr>
          <w:p w14:paraId="2D624C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三春町大字富沢字楢梨池頭76</w:t>
            </w:r>
          </w:p>
        </w:tc>
        <w:tc>
          <w:tcPr>
            <w:tcW w:w="482" w:type="pct"/>
            <w:tcBorders>
              <w:top w:val="nil"/>
              <w:left w:val="nil"/>
              <w:bottom w:val="single" w:sz="4" w:space="0" w:color="808080"/>
              <w:right w:val="single" w:sz="4" w:space="0" w:color="808080"/>
            </w:tcBorders>
            <w:shd w:val="clear" w:color="E2F0D9" w:fill="E2EFDA"/>
            <w:noWrap/>
            <w:vAlign w:val="center"/>
            <w:hideMark/>
          </w:tcPr>
          <w:p w14:paraId="2F2536F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0247-61-6116</w:t>
            </w:r>
          </w:p>
        </w:tc>
        <w:tc>
          <w:tcPr>
            <w:tcW w:w="1145" w:type="pct"/>
            <w:tcBorders>
              <w:top w:val="nil"/>
              <w:left w:val="nil"/>
              <w:bottom w:val="single" w:sz="4" w:space="0" w:color="808080"/>
              <w:right w:val="single" w:sz="4" w:space="0" w:color="808080"/>
            </w:tcBorders>
            <w:shd w:val="clear" w:color="E2F0D9" w:fill="E2EFDA"/>
            <w:noWrap/>
            <w:vAlign w:val="center"/>
            <w:hideMark/>
          </w:tcPr>
          <w:p w14:paraId="41BA3D3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福島あすなろ会</w:t>
            </w:r>
          </w:p>
        </w:tc>
      </w:tr>
      <w:tr w:rsidR="00E23A1B" w:rsidRPr="00E23A1B" w14:paraId="026C5E7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590377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48AD0CC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要田ソーシャルワークセンターアグリット</w:t>
            </w:r>
          </w:p>
        </w:tc>
        <w:tc>
          <w:tcPr>
            <w:tcW w:w="1265" w:type="pct"/>
            <w:tcBorders>
              <w:top w:val="nil"/>
              <w:left w:val="nil"/>
              <w:bottom w:val="single" w:sz="4" w:space="0" w:color="808080"/>
              <w:right w:val="single" w:sz="4" w:space="0" w:color="808080"/>
            </w:tcBorders>
            <w:shd w:val="clear" w:color="E2F0D9" w:fill="E2EFDA"/>
            <w:noWrap/>
            <w:vAlign w:val="center"/>
            <w:hideMark/>
          </w:tcPr>
          <w:p w14:paraId="31CEFBE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三春町大字熊耳字八ツ田213</w:t>
            </w:r>
          </w:p>
        </w:tc>
        <w:tc>
          <w:tcPr>
            <w:tcW w:w="482" w:type="pct"/>
            <w:tcBorders>
              <w:top w:val="nil"/>
              <w:left w:val="nil"/>
              <w:bottom w:val="single" w:sz="4" w:space="0" w:color="808080"/>
              <w:right w:val="single" w:sz="4" w:space="0" w:color="808080"/>
            </w:tcBorders>
            <w:shd w:val="clear" w:color="E2F0D9" w:fill="E2EFDA"/>
            <w:noWrap/>
            <w:vAlign w:val="center"/>
            <w:hideMark/>
          </w:tcPr>
          <w:p w14:paraId="6CA2210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0247-61-5266</w:t>
            </w:r>
          </w:p>
        </w:tc>
        <w:tc>
          <w:tcPr>
            <w:tcW w:w="1145" w:type="pct"/>
            <w:tcBorders>
              <w:top w:val="nil"/>
              <w:left w:val="nil"/>
              <w:bottom w:val="single" w:sz="4" w:space="0" w:color="808080"/>
              <w:right w:val="single" w:sz="4" w:space="0" w:color="808080"/>
            </w:tcBorders>
            <w:shd w:val="clear" w:color="E2F0D9" w:fill="E2EFDA"/>
            <w:noWrap/>
            <w:vAlign w:val="center"/>
            <w:hideMark/>
          </w:tcPr>
          <w:p w14:paraId="22D938F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ミットレーベン</w:t>
            </w:r>
          </w:p>
        </w:tc>
      </w:tr>
      <w:tr w:rsidR="00E23A1B" w:rsidRPr="00E23A1B" w14:paraId="0455F5B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26FB3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E2F0D9" w:fill="E2EFDA"/>
            <w:noWrap/>
            <w:vAlign w:val="center"/>
            <w:hideMark/>
          </w:tcPr>
          <w:p w14:paraId="623F395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就労支援B型事業所うめはる</w:t>
            </w:r>
          </w:p>
        </w:tc>
        <w:tc>
          <w:tcPr>
            <w:tcW w:w="1265" w:type="pct"/>
            <w:tcBorders>
              <w:top w:val="nil"/>
              <w:left w:val="nil"/>
              <w:bottom w:val="single" w:sz="4" w:space="0" w:color="808080"/>
              <w:right w:val="single" w:sz="4" w:space="0" w:color="808080"/>
            </w:tcBorders>
            <w:shd w:val="clear" w:color="E2F0D9" w:fill="E2EFDA"/>
            <w:noWrap/>
            <w:vAlign w:val="center"/>
            <w:hideMark/>
          </w:tcPr>
          <w:p w14:paraId="2E86B1D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三春町大字鷹巣瀬山213</w:t>
            </w:r>
          </w:p>
        </w:tc>
        <w:tc>
          <w:tcPr>
            <w:tcW w:w="482" w:type="pct"/>
            <w:tcBorders>
              <w:top w:val="nil"/>
              <w:left w:val="nil"/>
              <w:bottom w:val="single" w:sz="4" w:space="0" w:color="808080"/>
              <w:right w:val="single" w:sz="4" w:space="0" w:color="808080"/>
            </w:tcBorders>
            <w:shd w:val="clear" w:color="E2F0D9" w:fill="E2EFDA"/>
            <w:noWrap/>
            <w:vAlign w:val="center"/>
            <w:hideMark/>
          </w:tcPr>
          <w:p w14:paraId="00606D2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090-6781-7822</w:t>
            </w:r>
          </w:p>
        </w:tc>
        <w:tc>
          <w:tcPr>
            <w:tcW w:w="1145" w:type="pct"/>
            <w:tcBorders>
              <w:top w:val="nil"/>
              <w:left w:val="nil"/>
              <w:bottom w:val="single" w:sz="4" w:space="0" w:color="808080"/>
              <w:right w:val="single" w:sz="4" w:space="0" w:color="808080"/>
            </w:tcBorders>
            <w:shd w:val="clear" w:color="E2F0D9" w:fill="E2EFDA"/>
            <w:noWrap/>
            <w:vAlign w:val="center"/>
            <w:hideMark/>
          </w:tcPr>
          <w:p w14:paraId="0E483CE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一般社団法人うめはる</w:t>
            </w:r>
          </w:p>
        </w:tc>
      </w:tr>
      <w:tr w:rsidR="00E23A1B" w:rsidRPr="00E23A1B" w14:paraId="23ECA66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70C0365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18F28BB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こまち作業所</w:t>
            </w:r>
          </w:p>
        </w:tc>
        <w:tc>
          <w:tcPr>
            <w:tcW w:w="1265" w:type="pct"/>
            <w:tcBorders>
              <w:top w:val="nil"/>
              <w:left w:val="nil"/>
              <w:bottom w:val="single" w:sz="4" w:space="0" w:color="808080"/>
              <w:right w:val="single" w:sz="4" w:space="0" w:color="808080"/>
            </w:tcBorders>
            <w:shd w:val="clear" w:color="FBE5D6" w:fill="FFF2CC"/>
            <w:noWrap/>
            <w:vAlign w:val="center"/>
            <w:hideMark/>
          </w:tcPr>
          <w:p w14:paraId="2BE7008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小野町大字小野赤沼字入木前22</w:t>
            </w:r>
          </w:p>
        </w:tc>
        <w:tc>
          <w:tcPr>
            <w:tcW w:w="482" w:type="pct"/>
            <w:tcBorders>
              <w:top w:val="nil"/>
              <w:left w:val="nil"/>
              <w:bottom w:val="single" w:sz="4" w:space="0" w:color="808080"/>
              <w:right w:val="single" w:sz="4" w:space="0" w:color="808080"/>
            </w:tcBorders>
            <w:shd w:val="clear" w:color="FBE5D6" w:fill="FFF2CC"/>
            <w:noWrap/>
            <w:vAlign w:val="center"/>
            <w:hideMark/>
          </w:tcPr>
          <w:p w14:paraId="580B864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0247-72-3622</w:t>
            </w:r>
          </w:p>
        </w:tc>
        <w:tc>
          <w:tcPr>
            <w:tcW w:w="1145" w:type="pct"/>
            <w:tcBorders>
              <w:top w:val="nil"/>
              <w:left w:val="nil"/>
              <w:bottom w:val="single" w:sz="4" w:space="0" w:color="808080"/>
              <w:right w:val="single" w:sz="4" w:space="0" w:color="808080"/>
            </w:tcBorders>
            <w:shd w:val="clear" w:color="FBE5D6" w:fill="FFF2CC"/>
            <w:noWrap/>
            <w:vAlign w:val="center"/>
            <w:hideMark/>
          </w:tcPr>
          <w:p w14:paraId="4D2BC9E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05445D4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48B8022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5637520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障がい者支援センタープラスこまち</w:t>
            </w:r>
          </w:p>
        </w:tc>
        <w:tc>
          <w:tcPr>
            <w:tcW w:w="1265" w:type="pct"/>
            <w:tcBorders>
              <w:top w:val="nil"/>
              <w:left w:val="nil"/>
              <w:bottom w:val="single" w:sz="4" w:space="0" w:color="808080"/>
              <w:right w:val="single" w:sz="4" w:space="0" w:color="808080"/>
            </w:tcBorders>
            <w:shd w:val="clear" w:color="FBE5D6" w:fill="FFF2CC"/>
            <w:noWrap/>
            <w:vAlign w:val="center"/>
            <w:hideMark/>
          </w:tcPr>
          <w:p w14:paraId="2351E7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小野町大字小野赤沼字入木前53</w:t>
            </w:r>
          </w:p>
        </w:tc>
        <w:tc>
          <w:tcPr>
            <w:tcW w:w="482" w:type="pct"/>
            <w:tcBorders>
              <w:top w:val="nil"/>
              <w:left w:val="nil"/>
              <w:bottom w:val="single" w:sz="4" w:space="0" w:color="808080"/>
              <w:right w:val="single" w:sz="4" w:space="0" w:color="808080"/>
            </w:tcBorders>
            <w:shd w:val="clear" w:color="FBE5D6" w:fill="FFF2CC"/>
            <w:noWrap/>
            <w:vAlign w:val="center"/>
            <w:hideMark/>
          </w:tcPr>
          <w:p w14:paraId="18224C6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0247-61-6667</w:t>
            </w:r>
          </w:p>
        </w:tc>
        <w:tc>
          <w:tcPr>
            <w:tcW w:w="1145" w:type="pct"/>
            <w:tcBorders>
              <w:top w:val="nil"/>
              <w:left w:val="nil"/>
              <w:bottom w:val="single" w:sz="4" w:space="0" w:color="808080"/>
              <w:right w:val="single" w:sz="4" w:space="0" w:color="808080"/>
            </w:tcBorders>
            <w:shd w:val="clear" w:color="FBE5D6" w:fill="FFF2CC"/>
            <w:noWrap/>
            <w:vAlign w:val="center"/>
            <w:hideMark/>
          </w:tcPr>
          <w:p w14:paraId="76D9314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ほっと</w:t>
            </w:r>
          </w:p>
        </w:tc>
      </w:tr>
      <w:tr w:rsidR="00E23A1B" w:rsidRPr="00E23A1B" w14:paraId="2FC1426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2ABBBA53"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1205" w:type="pct"/>
            <w:tcBorders>
              <w:top w:val="nil"/>
              <w:left w:val="nil"/>
              <w:bottom w:val="single" w:sz="4" w:space="0" w:color="808080"/>
              <w:right w:val="single" w:sz="4" w:space="0" w:color="808080"/>
            </w:tcBorders>
            <w:shd w:val="clear" w:color="FBE5D6" w:fill="FFF2CC"/>
            <w:noWrap/>
            <w:vAlign w:val="center"/>
            <w:hideMark/>
          </w:tcPr>
          <w:p w14:paraId="7EE7BED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多機能型事業所ぷえんて</w:t>
            </w:r>
          </w:p>
        </w:tc>
        <w:tc>
          <w:tcPr>
            <w:tcW w:w="1265" w:type="pct"/>
            <w:tcBorders>
              <w:top w:val="nil"/>
              <w:left w:val="nil"/>
              <w:bottom w:val="single" w:sz="4" w:space="0" w:color="808080"/>
              <w:right w:val="single" w:sz="4" w:space="0" w:color="808080"/>
            </w:tcBorders>
            <w:shd w:val="clear" w:color="FBE5D6" w:fill="FFF2CC"/>
            <w:noWrap/>
            <w:vAlign w:val="center"/>
            <w:hideMark/>
          </w:tcPr>
          <w:p w14:paraId="1B91434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小野町大字浮金字林内177</w:t>
            </w:r>
          </w:p>
        </w:tc>
        <w:tc>
          <w:tcPr>
            <w:tcW w:w="482" w:type="pct"/>
            <w:tcBorders>
              <w:top w:val="nil"/>
              <w:left w:val="nil"/>
              <w:bottom w:val="single" w:sz="4" w:space="0" w:color="808080"/>
              <w:right w:val="single" w:sz="4" w:space="0" w:color="808080"/>
            </w:tcBorders>
            <w:shd w:val="clear" w:color="FBE5D6" w:fill="FFF2CC"/>
            <w:noWrap/>
            <w:vAlign w:val="center"/>
            <w:hideMark/>
          </w:tcPr>
          <w:p w14:paraId="2ECDE5E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0247-61-5057</w:t>
            </w:r>
          </w:p>
        </w:tc>
        <w:tc>
          <w:tcPr>
            <w:tcW w:w="1145" w:type="pct"/>
            <w:tcBorders>
              <w:top w:val="nil"/>
              <w:left w:val="nil"/>
              <w:bottom w:val="single" w:sz="4" w:space="0" w:color="808080"/>
              <w:right w:val="single" w:sz="4" w:space="0" w:color="808080"/>
            </w:tcBorders>
            <w:shd w:val="clear" w:color="FBE5D6" w:fill="FFF2CC"/>
            <w:noWrap/>
            <w:vAlign w:val="center"/>
            <w:hideMark/>
          </w:tcPr>
          <w:p w14:paraId="2BF9F88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ほっと福祉記念会</w:t>
            </w:r>
          </w:p>
        </w:tc>
      </w:tr>
      <w:tr w:rsidR="00E23A1B" w:rsidRPr="00E23A1B" w14:paraId="37B5466D"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E2F0D9" w:fill="E2EFDA"/>
            <w:noWrap/>
            <w:vAlign w:val="center"/>
            <w:hideMark/>
          </w:tcPr>
          <w:p w14:paraId="241DCCC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自立訓練（生活訓練）</w:t>
            </w:r>
          </w:p>
        </w:tc>
        <w:tc>
          <w:tcPr>
            <w:tcW w:w="1205" w:type="pct"/>
            <w:tcBorders>
              <w:top w:val="single" w:sz="8" w:space="0" w:color="404040"/>
              <w:left w:val="nil"/>
              <w:bottom w:val="single" w:sz="4" w:space="0" w:color="808080"/>
              <w:right w:val="single" w:sz="4" w:space="0" w:color="808080"/>
            </w:tcBorders>
            <w:shd w:val="clear" w:color="E2F0D9" w:fill="E2EFDA"/>
            <w:noWrap/>
            <w:vAlign w:val="center"/>
            <w:hideMark/>
          </w:tcPr>
          <w:p w14:paraId="2644BF5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要田ソーシャルワークセンターアグリット</w:t>
            </w:r>
          </w:p>
        </w:tc>
        <w:tc>
          <w:tcPr>
            <w:tcW w:w="1265" w:type="pct"/>
            <w:tcBorders>
              <w:top w:val="single" w:sz="8" w:space="0" w:color="404040"/>
              <w:left w:val="nil"/>
              <w:bottom w:val="single" w:sz="4" w:space="0" w:color="808080"/>
              <w:right w:val="single" w:sz="4" w:space="0" w:color="808080"/>
            </w:tcBorders>
            <w:shd w:val="clear" w:color="E2F0D9" w:fill="E2EFDA"/>
            <w:noWrap/>
            <w:vAlign w:val="center"/>
            <w:hideMark/>
          </w:tcPr>
          <w:p w14:paraId="366D1B1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三春町大字熊耳字八ツ田213</w:t>
            </w:r>
          </w:p>
        </w:tc>
        <w:tc>
          <w:tcPr>
            <w:tcW w:w="482" w:type="pct"/>
            <w:tcBorders>
              <w:top w:val="single" w:sz="8" w:space="0" w:color="404040"/>
              <w:left w:val="nil"/>
              <w:bottom w:val="single" w:sz="4" w:space="0" w:color="808080"/>
              <w:right w:val="single" w:sz="4" w:space="0" w:color="808080"/>
            </w:tcBorders>
            <w:shd w:val="clear" w:color="E2F0D9" w:fill="E2EFDA"/>
            <w:noWrap/>
            <w:vAlign w:val="center"/>
            <w:hideMark/>
          </w:tcPr>
          <w:p w14:paraId="12B3FFF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0247-61-5266</w:t>
            </w:r>
          </w:p>
        </w:tc>
        <w:tc>
          <w:tcPr>
            <w:tcW w:w="1145" w:type="pct"/>
            <w:tcBorders>
              <w:top w:val="single" w:sz="8" w:space="0" w:color="404040"/>
              <w:left w:val="nil"/>
              <w:bottom w:val="single" w:sz="4" w:space="0" w:color="808080"/>
              <w:right w:val="single" w:sz="4" w:space="0" w:color="808080"/>
            </w:tcBorders>
            <w:shd w:val="clear" w:color="E2F0D9" w:fill="E2EFDA"/>
            <w:noWrap/>
            <w:vAlign w:val="center"/>
            <w:hideMark/>
          </w:tcPr>
          <w:p w14:paraId="1E6F87B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ミットレーベン</w:t>
            </w:r>
          </w:p>
        </w:tc>
      </w:tr>
      <w:tr w:rsidR="00E23A1B" w:rsidRPr="00E23A1B" w14:paraId="4793F31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405B951F"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施設入所支援・短期入所支援</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147491B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あぶくま更生園</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5706EFF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田村市船引町四斗蒔田69</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4030084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0247-61-6250</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0DBA852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36D15A9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11E1170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施設入所支援・短期入所支援</w:t>
            </w:r>
          </w:p>
        </w:tc>
        <w:tc>
          <w:tcPr>
            <w:tcW w:w="1205" w:type="pct"/>
            <w:tcBorders>
              <w:top w:val="nil"/>
              <w:left w:val="nil"/>
              <w:bottom w:val="single" w:sz="4" w:space="0" w:color="808080"/>
              <w:right w:val="single" w:sz="4" w:space="0" w:color="808080"/>
            </w:tcBorders>
            <w:shd w:val="clear" w:color="DEEBF7" w:fill="DDEBF7"/>
            <w:noWrap/>
            <w:vAlign w:val="center"/>
            <w:hideMark/>
          </w:tcPr>
          <w:p w14:paraId="033DAD2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東洋育成園</w:t>
            </w:r>
          </w:p>
        </w:tc>
        <w:tc>
          <w:tcPr>
            <w:tcW w:w="1265" w:type="pct"/>
            <w:tcBorders>
              <w:top w:val="nil"/>
              <w:left w:val="nil"/>
              <w:bottom w:val="single" w:sz="4" w:space="0" w:color="808080"/>
              <w:right w:val="single" w:sz="4" w:space="0" w:color="808080"/>
            </w:tcBorders>
            <w:shd w:val="clear" w:color="DEEBF7" w:fill="DDEBF7"/>
            <w:noWrap/>
            <w:vAlign w:val="center"/>
            <w:hideMark/>
          </w:tcPr>
          <w:p w14:paraId="7027A44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田村市船引町文珠字江戸内173－1</w:t>
            </w:r>
          </w:p>
        </w:tc>
        <w:tc>
          <w:tcPr>
            <w:tcW w:w="482" w:type="pct"/>
            <w:tcBorders>
              <w:top w:val="nil"/>
              <w:left w:val="nil"/>
              <w:bottom w:val="single" w:sz="4" w:space="0" w:color="808080"/>
              <w:right w:val="single" w:sz="4" w:space="0" w:color="808080"/>
            </w:tcBorders>
            <w:shd w:val="clear" w:color="DEEBF7" w:fill="DDEBF7"/>
            <w:noWrap/>
            <w:vAlign w:val="center"/>
            <w:hideMark/>
          </w:tcPr>
          <w:p w14:paraId="3BD70B98"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0247-61-5572</w:t>
            </w:r>
          </w:p>
        </w:tc>
        <w:tc>
          <w:tcPr>
            <w:tcW w:w="1145" w:type="pct"/>
            <w:tcBorders>
              <w:top w:val="nil"/>
              <w:left w:val="nil"/>
              <w:bottom w:val="single" w:sz="4" w:space="0" w:color="808080"/>
              <w:right w:val="single" w:sz="4" w:space="0" w:color="808080"/>
            </w:tcBorders>
            <w:shd w:val="clear" w:color="DEEBF7" w:fill="DDEBF7"/>
            <w:noWrap/>
            <w:vAlign w:val="center"/>
            <w:hideMark/>
          </w:tcPr>
          <w:p w14:paraId="43E4AD1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6C3D7854"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188E44A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24EB972D"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さくら荘船引</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7D13662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田村市船引町船引字安久津126</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6C42A09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0247-82-5082</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5318749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あぶくまヒューマンネット絆</w:t>
            </w:r>
          </w:p>
        </w:tc>
      </w:tr>
      <w:tr w:rsidR="00E23A1B" w:rsidRPr="00E23A1B" w14:paraId="7D038748"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D3E268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DEEBF7" w:fill="DDEBF7"/>
            <w:noWrap/>
            <w:vAlign w:val="center"/>
            <w:hideMark/>
          </w:tcPr>
          <w:p w14:paraId="2459C8C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優の里</w:t>
            </w:r>
          </w:p>
        </w:tc>
        <w:tc>
          <w:tcPr>
            <w:tcW w:w="1265" w:type="pct"/>
            <w:tcBorders>
              <w:top w:val="nil"/>
              <w:left w:val="nil"/>
              <w:bottom w:val="single" w:sz="4" w:space="0" w:color="808080"/>
              <w:right w:val="single" w:sz="4" w:space="0" w:color="808080"/>
            </w:tcBorders>
            <w:shd w:val="clear" w:color="DEEBF7" w:fill="DDEBF7"/>
            <w:noWrap/>
            <w:vAlign w:val="center"/>
            <w:hideMark/>
          </w:tcPr>
          <w:p w14:paraId="2377BD01"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田村市船引町大倉字伊後田193－8</w:t>
            </w:r>
          </w:p>
        </w:tc>
        <w:tc>
          <w:tcPr>
            <w:tcW w:w="482" w:type="pct"/>
            <w:tcBorders>
              <w:top w:val="nil"/>
              <w:left w:val="nil"/>
              <w:bottom w:val="single" w:sz="4" w:space="0" w:color="808080"/>
              <w:right w:val="single" w:sz="4" w:space="0" w:color="808080"/>
            </w:tcBorders>
            <w:shd w:val="clear" w:color="DEEBF7" w:fill="DDEBF7"/>
            <w:noWrap/>
            <w:vAlign w:val="center"/>
            <w:hideMark/>
          </w:tcPr>
          <w:p w14:paraId="439A92E0"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0247-84-2588</w:t>
            </w:r>
          </w:p>
        </w:tc>
        <w:tc>
          <w:tcPr>
            <w:tcW w:w="1145" w:type="pct"/>
            <w:tcBorders>
              <w:top w:val="nil"/>
              <w:left w:val="nil"/>
              <w:bottom w:val="single" w:sz="4" w:space="0" w:color="808080"/>
              <w:right w:val="single" w:sz="4" w:space="0" w:color="808080"/>
            </w:tcBorders>
            <w:shd w:val="clear" w:color="DEEBF7" w:fill="DDEBF7"/>
            <w:noWrap/>
            <w:vAlign w:val="center"/>
            <w:hideMark/>
          </w:tcPr>
          <w:p w14:paraId="1C01681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田村希望の里福祉会</w:t>
            </w:r>
          </w:p>
        </w:tc>
      </w:tr>
      <w:tr w:rsidR="00E23A1B" w:rsidRPr="00E23A1B" w14:paraId="1DD4F0C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0B69CD3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DEEBF7" w:fill="DDEBF7"/>
            <w:noWrap/>
            <w:vAlign w:val="center"/>
            <w:hideMark/>
          </w:tcPr>
          <w:p w14:paraId="74F1AA5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グループホーム富岡事業所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7620A7C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田村市船引町船引字屋頭清水204</w:t>
            </w:r>
          </w:p>
        </w:tc>
        <w:tc>
          <w:tcPr>
            <w:tcW w:w="482" w:type="pct"/>
            <w:tcBorders>
              <w:top w:val="nil"/>
              <w:left w:val="nil"/>
              <w:bottom w:val="single" w:sz="4" w:space="0" w:color="808080"/>
              <w:right w:val="single" w:sz="4" w:space="0" w:color="808080"/>
            </w:tcBorders>
            <w:shd w:val="clear" w:color="DEEBF7" w:fill="DDEBF7"/>
            <w:noWrap/>
            <w:vAlign w:val="center"/>
            <w:hideMark/>
          </w:tcPr>
          <w:p w14:paraId="5DD0F43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0247-82-6945</w:t>
            </w:r>
          </w:p>
        </w:tc>
        <w:tc>
          <w:tcPr>
            <w:tcW w:w="1145" w:type="pct"/>
            <w:tcBorders>
              <w:top w:val="nil"/>
              <w:left w:val="nil"/>
              <w:bottom w:val="single" w:sz="4" w:space="0" w:color="808080"/>
              <w:right w:val="single" w:sz="4" w:space="0" w:color="808080"/>
            </w:tcBorders>
            <w:shd w:val="clear" w:color="DEEBF7" w:fill="DDEBF7"/>
            <w:noWrap/>
            <w:vAlign w:val="center"/>
            <w:hideMark/>
          </w:tcPr>
          <w:p w14:paraId="34362FC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35E72A4"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0D255D8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E2F0D9" w:fill="E2EFDA"/>
            <w:noWrap/>
            <w:vAlign w:val="center"/>
            <w:hideMark/>
          </w:tcPr>
          <w:p w14:paraId="6D80F095"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フレンドホーム平沢</w:t>
            </w:r>
          </w:p>
        </w:tc>
        <w:tc>
          <w:tcPr>
            <w:tcW w:w="1265" w:type="pct"/>
            <w:tcBorders>
              <w:top w:val="nil"/>
              <w:left w:val="nil"/>
              <w:bottom w:val="single" w:sz="4" w:space="0" w:color="808080"/>
              <w:right w:val="single" w:sz="4" w:space="0" w:color="808080"/>
            </w:tcBorders>
            <w:shd w:val="clear" w:color="E2F0D9" w:fill="E2EFDA"/>
            <w:noWrap/>
            <w:vAlign w:val="center"/>
            <w:hideMark/>
          </w:tcPr>
          <w:p w14:paraId="069A725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三春町大字平沢字広久保430-1</w:t>
            </w:r>
          </w:p>
        </w:tc>
        <w:tc>
          <w:tcPr>
            <w:tcW w:w="482" w:type="pct"/>
            <w:tcBorders>
              <w:top w:val="nil"/>
              <w:left w:val="nil"/>
              <w:bottom w:val="single" w:sz="4" w:space="0" w:color="808080"/>
              <w:right w:val="single" w:sz="4" w:space="0" w:color="808080"/>
            </w:tcBorders>
            <w:shd w:val="clear" w:color="E2F0D9" w:fill="E2EFDA"/>
            <w:noWrap/>
            <w:vAlign w:val="center"/>
            <w:hideMark/>
          </w:tcPr>
          <w:p w14:paraId="6E21A1A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0247-62-0201</w:t>
            </w:r>
          </w:p>
        </w:tc>
        <w:tc>
          <w:tcPr>
            <w:tcW w:w="1145" w:type="pct"/>
            <w:tcBorders>
              <w:top w:val="nil"/>
              <w:left w:val="nil"/>
              <w:bottom w:val="single" w:sz="4" w:space="0" w:color="808080"/>
              <w:right w:val="single" w:sz="4" w:space="0" w:color="808080"/>
            </w:tcBorders>
            <w:shd w:val="clear" w:color="E2F0D9" w:fill="E2EFDA"/>
            <w:noWrap/>
            <w:vAlign w:val="center"/>
            <w:hideMark/>
          </w:tcPr>
          <w:p w14:paraId="1B43CEB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73011E2F"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2960B27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共同生活援助</w:t>
            </w:r>
          </w:p>
        </w:tc>
        <w:tc>
          <w:tcPr>
            <w:tcW w:w="1205" w:type="pct"/>
            <w:tcBorders>
              <w:top w:val="nil"/>
              <w:left w:val="nil"/>
              <w:bottom w:val="single" w:sz="4" w:space="0" w:color="808080"/>
              <w:right w:val="single" w:sz="4" w:space="0" w:color="808080"/>
            </w:tcBorders>
            <w:shd w:val="clear" w:color="E2F0D9" w:fill="E2EFDA"/>
            <w:noWrap/>
            <w:vAlign w:val="center"/>
            <w:hideMark/>
          </w:tcPr>
          <w:p w14:paraId="7DABD54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障がい者グループホーム「earth」</w:t>
            </w:r>
          </w:p>
        </w:tc>
        <w:tc>
          <w:tcPr>
            <w:tcW w:w="1265" w:type="pct"/>
            <w:tcBorders>
              <w:top w:val="nil"/>
              <w:left w:val="nil"/>
              <w:bottom w:val="single" w:sz="4" w:space="0" w:color="808080"/>
              <w:right w:val="single" w:sz="4" w:space="0" w:color="808080"/>
            </w:tcBorders>
            <w:shd w:val="clear" w:color="E2F0D9" w:fill="E2EFDA"/>
            <w:noWrap/>
            <w:vAlign w:val="center"/>
            <w:hideMark/>
          </w:tcPr>
          <w:p w14:paraId="4422C2CA"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三春町大字下舞木字石崎51-1</w:t>
            </w:r>
          </w:p>
        </w:tc>
        <w:tc>
          <w:tcPr>
            <w:tcW w:w="482" w:type="pct"/>
            <w:tcBorders>
              <w:top w:val="nil"/>
              <w:left w:val="nil"/>
              <w:bottom w:val="single" w:sz="4" w:space="0" w:color="808080"/>
              <w:right w:val="single" w:sz="4" w:space="0" w:color="808080"/>
            </w:tcBorders>
            <w:shd w:val="clear" w:color="E2F0D9" w:fill="E2EFDA"/>
            <w:noWrap/>
            <w:vAlign w:val="center"/>
            <w:hideMark/>
          </w:tcPr>
          <w:p w14:paraId="049794BB"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0249-73-8871</w:t>
            </w:r>
          </w:p>
        </w:tc>
        <w:tc>
          <w:tcPr>
            <w:tcW w:w="1145" w:type="pct"/>
            <w:tcBorders>
              <w:top w:val="nil"/>
              <w:left w:val="nil"/>
              <w:bottom w:val="single" w:sz="4" w:space="0" w:color="808080"/>
              <w:right w:val="single" w:sz="4" w:space="0" w:color="808080"/>
            </w:tcBorders>
            <w:shd w:val="clear" w:color="E2F0D9" w:fill="E2EFDA"/>
            <w:noWrap/>
            <w:vAlign w:val="center"/>
            <w:hideMark/>
          </w:tcPr>
          <w:p w14:paraId="4631792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太陽</w:t>
            </w:r>
          </w:p>
        </w:tc>
      </w:tr>
      <w:tr w:rsidR="00E23A1B" w:rsidRPr="00E23A1B" w14:paraId="0D423156" w14:textId="77777777" w:rsidTr="00E23A1B">
        <w:trPr>
          <w:trHeight w:val="435"/>
        </w:trPr>
        <w:tc>
          <w:tcPr>
            <w:tcW w:w="904" w:type="pct"/>
            <w:tcBorders>
              <w:top w:val="single" w:sz="8" w:space="0" w:color="404040"/>
              <w:left w:val="single" w:sz="4" w:space="0" w:color="808080"/>
              <w:bottom w:val="single" w:sz="4" w:space="0" w:color="808080"/>
              <w:right w:val="single" w:sz="4" w:space="0" w:color="808080"/>
            </w:tcBorders>
            <w:shd w:val="clear" w:color="DEEBF7" w:fill="DDEBF7"/>
            <w:noWrap/>
            <w:vAlign w:val="center"/>
            <w:hideMark/>
          </w:tcPr>
          <w:p w14:paraId="0CEFF58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single" w:sz="8" w:space="0" w:color="404040"/>
              <w:left w:val="nil"/>
              <w:bottom w:val="single" w:sz="4" w:space="0" w:color="808080"/>
              <w:right w:val="single" w:sz="4" w:space="0" w:color="808080"/>
            </w:tcBorders>
            <w:shd w:val="clear" w:color="DEEBF7" w:fill="DDEBF7"/>
            <w:noWrap/>
            <w:vAlign w:val="center"/>
            <w:hideMark/>
          </w:tcPr>
          <w:p w14:paraId="6CABDB1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田村市指定相談支援事業所</w:t>
            </w:r>
          </w:p>
        </w:tc>
        <w:tc>
          <w:tcPr>
            <w:tcW w:w="1265" w:type="pct"/>
            <w:tcBorders>
              <w:top w:val="single" w:sz="8" w:space="0" w:color="404040"/>
              <w:left w:val="nil"/>
              <w:bottom w:val="single" w:sz="4" w:space="0" w:color="808080"/>
              <w:right w:val="single" w:sz="4" w:space="0" w:color="808080"/>
            </w:tcBorders>
            <w:shd w:val="clear" w:color="DEEBF7" w:fill="DDEBF7"/>
            <w:noWrap/>
            <w:vAlign w:val="center"/>
            <w:hideMark/>
          </w:tcPr>
          <w:p w14:paraId="1800FC6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田村市大越町上大越字古川97</w:t>
            </w:r>
          </w:p>
        </w:tc>
        <w:tc>
          <w:tcPr>
            <w:tcW w:w="482" w:type="pct"/>
            <w:tcBorders>
              <w:top w:val="single" w:sz="8" w:space="0" w:color="404040"/>
              <w:left w:val="nil"/>
              <w:bottom w:val="single" w:sz="4" w:space="0" w:color="808080"/>
              <w:right w:val="single" w:sz="4" w:space="0" w:color="808080"/>
            </w:tcBorders>
            <w:shd w:val="clear" w:color="DEEBF7" w:fill="DDEBF7"/>
            <w:noWrap/>
            <w:vAlign w:val="center"/>
            <w:hideMark/>
          </w:tcPr>
          <w:p w14:paraId="78DF45B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0247-68-3777</w:t>
            </w:r>
          </w:p>
        </w:tc>
        <w:tc>
          <w:tcPr>
            <w:tcW w:w="1145" w:type="pct"/>
            <w:tcBorders>
              <w:top w:val="single" w:sz="8" w:space="0" w:color="404040"/>
              <w:left w:val="nil"/>
              <w:bottom w:val="single" w:sz="4" w:space="0" w:color="808080"/>
              <w:right w:val="single" w:sz="4" w:space="0" w:color="808080"/>
            </w:tcBorders>
            <w:shd w:val="clear" w:color="DEEBF7" w:fill="DDEBF7"/>
            <w:noWrap/>
            <w:vAlign w:val="center"/>
            <w:hideMark/>
          </w:tcPr>
          <w:p w14:paraId="28818E7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田村市社会福祉協議会</w:t>
            </w:r>
          </w:p>
        </w:tc>
      </w:tr>
      <w:tr w:rsidR="00E23A1B" w:rsidRPr="00E23A1B" w14:paraId="0F93459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DEEBF7" w:fill="DDEBF7"/>
            <w:noWrap/>
            <w:vAlign w:val="center"/>
            <w:hideMark/>
          </w:tcPr>
          <w:p w14:paraId="3F6B7121"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DEEBF7" w:fill="DDEBF7"/>
            <w:noWrap/>
            <w:vAlign w:val="center"/>
            <w:hideMark/>
          </w:tcPr>
          <w:p w14:paraId="17DFE45E"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相談支援田村事業所</w:t>
            </w:r>
          </w:p>
        </w:tc>
        <w:tc>
          <w:tcPr>
            <w:tcW w:w="1265" w:type="pct"/>
            <w:tcBorders>
              <w:top w:val="nil"/>
              <w:left w:val="nil"/>
              <w:bottom w:val="single" w:sz="4" w:space="0" w:color="808080"/>
              <w:right w:val="single" w:sz="4" w:space="0" w:color="808080"/>
            </w:tcBorders>
            <w:shd w:val="clear" w:color="DEEBF7" w:fill="DDEBF7"/>
            <w:noWrap/>
            <w:vAlign w:val="center"/>
            <w:hideMark/>
          </w:tcPr>
          <w:p w14:paraId="0348BAC6"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田村市船引町北鹿又字沼ノ下121-190</w:t>
            </w:r>
          </w:p>
        </w:tc>
        <w:tc>
          <w:tcPr>
            <w:tcW w:w="482" w:type="pct"/>
            <w:tcBorders>
              <w:top w:val="nil"/>
              <w:left w:val="nil"/>
              <w:bottom w:val="single" w:sz="4" w:space="0" w:color="808080"/>
              <w:right w:val="single" w:sz="4" w:space="0" w:color="808080"/>
            </w:tcBorders>
            <w:shd w:val="clear" w:color="DEEBF7" w:fill="DDEBF7"/>
            <w:noWrap/>
            <w:vAlign w:val="center"/>
            <w:hideMark/>
          </w:tcPr>
          <w:p w14:paraId="1832027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0247-61-5071</w:t>
            </w:r>
          </w:p>
        </w:tc>
        <w:tc>
          <w:tcPr>
            <w:tcW w:w="1145" w:type="pct"/>
            <w:tcBorders>
              <w:top w:val="nil"/>
              <w:left w:val="nil"/>
              <w:bottom w:val="single" w:sz="4" w:space="0" w:color="808080"/>
              <w:right w:val="single" w:sz="4" w:space="0" w:color="808080"/>
            </w:tcBorders>
            <w:shd w:val="clear" w:color="DEEBF7" w:fill="DDEBF7"/>
            <w:noWrap/>
            <w:vAlign w:val="center"/>
            <w:hideMark/>
          </w:tcPr>
          <w:p w14:paraId="519656F8"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福島県福祉事業協会</w:t>
            </w:r>
          </w:p>
        </w:tc>
      </w:tr>
      <w:tr w:rsidR="00E23A1B" w:rsidRPr="00E23A1B" w14:paraId="1AEA703B"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1FE21929"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3FEC092B"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三春町障害者相談支援事業所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5D28973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三春町字南町1</w:t>
            </w:r>
          </w:p>
        </w:tc>
        <w:tc>
          <w:tcPr>
            <w:tcW w:w="482" w:type="pct"/>
            <w:tcBorders>
              <w:top w:val="nil"/>
              <w:left w:val="nil"/>
              <w:bottom w:val="single" w:sz="4" w:space="0" w:color="808080"/>
              <w:right w:val="single" w:sz="4" w:space="0" w:color="808080"/>
            </w:tcBorders>
            <w:shd w:val="clear" w:color="E2F0D9" w:fill="E2EFDA"/>
            <w:noWrap/>
            <w:vAlign w:val="center"/>
            <w:hideMark/>
          </w:tcPr>
          <w:p w14:paraId="793D84E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0247-62-8586</w:t>
            </w:r>
          </w:p>
        </w:tc>
        <w:tc>
          <w:tcPr>
            <w:tcW w:w="1145" w:type="pct"/>
            <w:tcBorders>
              <w:top w:val="nil"/>
              <w:left w:val="nil"/>
              <w:bottom w:val="single" w:sz="4" w:space="0" w:color="808080"/>
              <w:right w:val="single" w:sz="4" w:space="0" w:color="808080"/>
            </w:tcBorders>
            <w:shd w:val="clear" w:color="E2F0D9" w:fill="E2EFDA"/>
            <w:noWrap/>
            <w:vAlign w:val="center"/>
            <w:hideMark/>
          </w:tcPr>
          <w:p w14:paraId="482051A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三春町社会福祉協議会</w:t>
            </w:r>
          </w:p>
        </w:tc>
      </w:tr>
      <w:tr w:rsidR="00E23A1B" w:rsidRPr="00E23A1B" w14:paraId="2A9F913C"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2EE0501E"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6E6E49B7"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桜相談支援センター</w:t>
            </w:r>
          </w:p>
        </w:tc>
        <w:tc>
          <w:tcPr>
            <w:tcW w:w="1265" w:type="pct"/>
            <w:tcBorders>
              <w:top w:val="nil"/>
              <w:left w:val="nil"/>
              <w:bottom w:val="single" w:sz="4" w:space="0" w:color="808080"/>
              <w:right w:val="single" w:sz="4" w:space="0" w:color="808080"/>
            </w:tcBorders>
            <w:shd w:val="clear" w:color="E2F0D9" w:fill="E2EFDA"/>
            <w:noWrap/>
            <w:vAlign w:val="center"/>
            <w:hideMark/>
          </w:tcPr>
          <w:p w14:paraId="180EE1E0"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三春町小滝170</w:t>
            </w:r>
          </w:p>
        </w:tc>
        <w:tc>
          <w:tcPr>
            <w:tcW w:w="482" w:type="pct"/>
            <w:tcBorders>
              <w:top w:val="nil"/>
              <w:left w:val="nil"/>
              <w:bottom w:val="single" w:sz="4" w:space="0" w:color="808080"/>
              <w:right w:val="single" w:sz="4" w:space="0" w:color="808080"/>
            </w:tcBorders>
            <w:shd w:val="clear" w:color="E2F0D9" w:fill="E2EFDA"/>
            <w:noWrap/>
            <w:vAlign w:val="center"/>
            <w:hideMark/>
          </w:tcPr>
          <w:p w14:paraId="0DFC138A"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0247-61-5277</w:t>
            </w:r>
          </w:p>
        </w:tc>
        <w:tc>
          <w:tcPr>
            <w:tcW w:w="1145" w:type="pct"/>
            <w:tcBorders>
              <w:top w:val="nil"/>
              <w:left w:val="nil"/>
              <w:bottom w:val="single" w:sz="4" w:space="0" w:color="808080"/>
              <w:right w:val="single" w:sz="4" w:space="0" w:color="808080"/>
            </w:tcBorders>
            <w:shd w:val="clear" w:color="E2F0D9" w:fill="E2EFDA"/>
            <w:noWrap/>
            <w:vAlign w:val="center"/>
            <w:hideMark/>
          </w:tcPr>
          <w:p w14:paraId="1A863B59"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NPO法人　桜こまち</w:t>
            </w:r>
          </w:p>
        </w:tc>
      </w:tr>
      <w:tr w:rsidR="00E23A1B" w:rsidRPr="00E23A1B" w14:paraId="5B85B6D0"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E2F0D9" w:fill="E2EFDA"/>
            <w:noWrap/>
            <w:vAlign w:val="center"/>
            <w:hideMark/>
          </w:tcPr>
          <w:p w14:paraId="469384B6"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E2F0D9" w:fill="E2EFDA"/>
            <w:noWrap/>
            <w:vAlign w:val="center"/>
            <w:hideMark/>
          </w:tcPr>
          <w:p w14:paraId="245712C2"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なごみケア訪問看護ステーション相談支援事業所</w:t>
            </w:r>
          </w:p>
        </w:tc>
        <w:tc>
          <w:tcPr>
            <w:tcW w:w="1265" w:type="pct"/>
            <w:tcBorders>
              <w:top w:val="nil"/>
              <w:left w:val="nil"/>
              <w:bottom w:val="single" w:sz="4" w:space="0" w:color="808080"/>
              <w:right w:val="single" w:sz="4" w:space="0" w:color="808080"/>
            </w:tcBorders>
            <w:shd w:val="clear" w:color="E2F0D9" w:fill="E2EFDA"/>
            <w:noWrap/>
            <w:vAlign w:val="center"/>
            <w:hideMark/>
          </w:tcPr>
          <w:p w14:paraId="3B7771BF"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三春町字大町106－1</w:t>
            </w:r>
          </w:p>
        </w:tc>
        <w:tc>
          <w:tcPr>
            <w:tcW w:w="482" w:type="pct"/>
            <w:tcBorders>
              <w:top w:val="nil"/>
              <w:left w:val="nil"/>
              <w:bottom w:val="single" w:sz="4" w:space="0" w:color="808080"/>
              <w:right w:val="single" w:sz="4" w:space="0" w:color="808080"/>
            </w:tcBorders>
            <w:shd w:val="clear" w:color="E2F0D9" w:fill="E2EFDA"/>
            <w:noWrap/>
            <w:vAlign w:val="center"/>
            <w:hideMark/>
          </w:tcPr>
          <w:p w14:paraId="70537AFC"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0247-61-1255</w:t>
            </w:r>
          </w:p>
        </w:tc>
        <w:tc>
          <w:tcPr>
            <w:tcW w:w="1145" w:type="pct"/>
            <w:tcBorders>
              <w:top w:val="nil"/>
              <w:left w:val="nil"/>
              <w:bottom w:val="single" w:sz="4" w:space="0" w:color="808080"/>
              <w:right w:val="single" w:sz="4" w:space="0" w:color="808080"/>
            </w:tcBorders>
            <w:shd w:val="clear" w:color="E2F0D9" w:fill="E2EFDA"/>
            <w:noWrap/>
            <w:vAlign w:val="center"/>
            <w:hideMark/>
          </w:tcPr>
          <w:p w14:paraId="4DA20424"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株式会社　ふくしま在宅保健医療福祉研究所</w:t>
            </w:r>
          </w:p>
        </w:tc>
      </w:tr>
      <w:tr w:rsidR="00E23A1B" w:rsidRPr="00E23A1B" w14:paraId="758E7939" w14:textId="77777777" w:rsidTr="00E23A1B">
        <w:trPr>
          <w:trHeight w:val="435"/>
        </w:trPr>
        <w:tc>
          <w:tcPr>
            <w:tcW w:w="904" w:type="pct"/>
            <w:tcBorders>
              <w:top w:val="nil"/>
              <w:left w:val="single" w:sz="4" w:space="0" w:color="808080"/>
              <w:bottom w:val="single" w:sz="4" w:space="0" w:color="808080"/>
              <w:right w:val="single" w:sz="4" w:space="0" w:color="808080"/>
            </w:tcBorders>
            <w:shd w:val="clear" w:color="FBE5D6" w:fill="FFF2CC"/>
            <w:noWrap/>
            <w:vAlign w:val="center"/>
            <w:hideMark/>
          </w:tcPr>
          <w:p w14:paraId="33C32C52"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相談支援事業所</w:t>
            </w:r>
          </w:p>
        </w:tc>
        <w:tc>
          <w:tcPr>
            <w:tcW w:w="1205" w:type="pct"/>
            <w:tcBorders>
              <w:top w:val="nil"/>
              <w:left w:val="nil"/>
              <w:bottom w:val="single" w:sz="4" w:space="0" w:color="808080"/>
              <w:right w:val="single" w:sz="4" w:space="0" w:color="808080"/>
            </w:tcBorders>
            <w:shd w:val="clear" w:color="FBE5D6" w:fill="FFF2CC"/>
            <w:noWrap/>
            <w:vAlign w:val="center"/>
            <w:hideMark/>
          </w:tcPr>
          <w:p w14:paraId="618808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小野町指定相談支援事業所</w:t>
            </w:r>
          </w:p>
        </w:tc>
        <w:tc>
          <w:tcPr>
            <w:tcW w:w="1265" w:type="pct"/>
            <w:tcBorders>
              <w:top w:val="nil"/>
              <w:left w:val="nil"/>
              <w:bottom w:val="single" w:sz="4" w:space="0" w:color="808080"/>
              <w:right w:val="single" w:sz="4" w:space="0" w:color="808080"/>
            </w:tcBorders>
            <w:shd w:val="clear" w:color="FBE5D6" w:fill="FFF2CC"/>
            <w:noWrap/>
            <w:vAlign w:val="center"/>
            <w:hideMark/>
          </w:tcPr>
          <w:p w14:paraId="3AC29CBC"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小野町小野新町美売57－1</w:t>
            </w:r>
          </w:p>
        </w:tc>
        <w:tc>
          <w:tcPr>
            <w:tcW w:w="482" w:type="pct"/>
            <w:tcBorders>
              <w:top w:val="nil"/>
              <w:left w:val="nil"/>
              <w:bottom w:val="single" w:sz="4" w:space="0" w:color="808080"/>
              <w:right w:val="single" w:sz="4" w:space="0" w:color="808080"/>
            </w:tcBorders>
            <w:shd w:val="clear" w:color="FBE5D6" w:fill="FFF2CC"/>
            <w:noWrap/>
            <w:vAlign w:val="center"/>
            <w:hideMark/>
          </w:tcPr>
          <w:p w14:paraId="5703ACBD" w14:textId="77777777" w:rsidR="00E23A1B" w:rsidRPr="00E23A1B" w:rsidRDefault="00E23A1B" w:rsidP="00E23A1B">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0247-61-6101</w:t>
            </w:r>
          </w:p>
        </w:tc>
        <w:tc>
          <w:tcPr>
            <w:tcW w:w="1145" w:type="pct"/>
            <w:tcBorders>
              <w:top w:val="nil"/>
              <w:left w:val="nil"/>
              <w:bottom w:val="single" w:sz="4" w:space="0" w:color="808080"/>
              <w:right w:val="single" w:sz="4" w:space="0" w:color="808080"/>
            </w:tcBorders>
            <w:shd w:val="clear" w:color="FBE5D6" w:fill="FFF2CC"/>
            <w:noWrap/>
            <w:vAlign w:val="center"/>
            <w:hideMark/>
          </w:tcPr>
          <w:p w14:paraId="4306C3B3" w14:textId="77777777" w:rsidR="00E23A1B" w:rsidRPr="00E23A1B" w:rsidRDefault="00E23A1B" w:rsidP="00E23A1B">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社会福祉法人　小野町社会福祉協議会</w:t>
            </w:r>
          </w:p>
        </w:tc>
      </w:tr>
    </w:tbl>
    <w:p w14:paraId="75CD7FAE" w14:textId="77777777" w:rsidR="006973FA" w:rsidRPr="00E23A1B" w:rsidRDefault="006973FA">
      <w:pPr>
        <w:rPr>
          <w:rFonts w:ascii="BIZ UDPゴシック" w:eastAsia="BIZ UDPゴシック" w:hAnsi="BIZ UDPゴシック"/>
        </w:rPr>
      </w:pPr>
    </w:p>
    <w:p w14:paraId="67A83FB4" w14:textId="77777777" w:rsidR="006973FA" w:rsidRDefault="006973FA">
      <w:pPr>
        <w:rPr>
          <w:rFonts w:ascii="BIZ UDPゴシック" w:eastAsia="BIZ UDPゴシック" w:hAnsi="BIZ UDPゴシック"/>
        </w:rPr>
      </w:pPr>
    </w:p>
    <w:p w14:paraId="3CA0C238" w14:textId="77777777" w:rsidR="006973FA" w:rsidRDefault="006973FA">
      <w:pPr>
        <w:rPr>
          <w:rFonts w:ascii="BIZ UDPゴシック" w:eastAsia="BIZ UDPゴシック" w:hAnsi="BIZ UDPゴシック"/>
        </w:rPr>
      </w:pPr>
    </w:p>
    <w:p w14:paraId="7E47B269" w14:textId="77777777" w:rsidR="006973FA" w:rsidRDefault="006973FA">
      <w:pPr>
        <w:rPr>
          <w:rFonts w:ascii="BIZ UDPゴシック" w:eastAsia="BIZ UDPゴシック" w:hAnsi="BIZ UDPゴシック"/>
        </w:rPr>
      </w:pPr>
    </w:p>
    <w:p w14:paraId="1F945EB5" w14:textId="77777777" w:rsidR="006973FA" w:rsidRPr="00774F36" w:rsidRDefault="00774F36" w:rsidP="00774F36">
      <w:pPr>
        <w:pStyle w:val="2"/>
        <w:shd w:val="clear" w:color="auto" w:fill="DCE8DC"/>
        <w:spacing w:before="400" w:after="240"/>
        <w:ind w:left="40"/>
        <w:rPr>
          <w:rFonts w:ascii="BIZ UDPゴシック" w:eastAsia="BIZ UDPゴシック" w:hAnsi="BIZ UDPゴシック"/>
        </w:rPr>
      </w:pPr>
      <w:bookmarkStart w:id="34" w:name="_TocOno035"/>
      <w:r>
        <w:rPr>
          <w:rFonts w:ascii="BIZ UDPゴシック" w:eastAsia="BIZ UDPゴシック" w:hAnsi="BIZ UDPゴシック" w:hint="eastAsia"/>
          <w:b/>
          <w:bCs/>
          <w:color w:val="1B3B2A"/>
          <w:sz w:val="25"/>
          <w:szCs w:val="25"/>
        </w:rPr>
        <w:lastRenderedPageBreak/>
        <w:t>６　用語集</w:t>
      </w:r>
      <w:bookmarkEnd w:id="34"/>
    </w:p>
    <w:tbl>
      <w:tblPr>
        <w:tblW w:w="5000" w:type="pct"/>
        <w:tblCellMar>
          <w:left w:w="99" w:type="dxa"/>
          <w:right w:w="99" w:type="dxa"/>
        </w:tblCellMar>
        <w:tblLook w:val="04A0" w:firstRow="1" w:lastRow="0" w:firstColumn="1" w:lastColumn="0" w:noHBand="0" w:noVBand="1"/>
      </w:tblPr>
      <w:tblGrid>
        <w:gridCol w:w="719"/>
        <w:gridCol w:w="2394"/>
        <w:gridCol w:w="5983"/>
      </w:tblGrid>
      <w:tr w:rsidR="00774F36" w:rsidRPr="00774F36" w14:paraId="4C802CEC" w14:textId="77777777" w:rsidTr="00774F36">
        <w:trPr>
          <w:trHeight w:val="499"/>
        </w:trPr>
        <w:tc>
          <w:tcPr>
            <w:tcW w:w="395" w:type="pct"/>
            <w:tcBorders>
              <w:top w:val="single" w:sz="4" w:space="0" w:color="auto"/>
              <w:left w:val="single" w:sz="4" w:space="0" w:color="auto"/>
              <w:bottom w:val="single" w:sz="4" w:space="0" w:color="auto"/>
              <w:right w:val="single" w:sz="4" w:space="0" w:color="auto"/>
            </w:tcBorders>
            <w:shd w:val="clear" w:color="1F4E79" w:fill="375623"/>
            <w:vAlign w:val="center"/>
            <w:hideMark/>
          </w:tcPr>
          <w:p w14:paraId="1A020346"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行</w:t>
            </w:r>
          </w:p>
        </w:tc>
        <w:tc>
          <w:tcPr>
            <w:tcW w:w="1316" w:type="pct"/>
            <w:tcBorders>
              <w:top w:val="single" w:sz="4" w:space="0" w:color="auto"/>
              <w:left w:val="nil"/>
              <w:bottom w:val="single" w:sz="4" w:space="0" w:color="auto"/>
              <w:right w:val="single" w:sz="4" w:space="0" w:color="auto"/>
            </w:tcBorders>
            <w:shd w:val="clear" w:color="1F4E79" w:fill="375623"/>
            <w:vAlign w:val="center"/>
            <w:hideMark/>
          </w:tcPr>
          <w:p w14:paraId="5A444CC6"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用語</w:t>
            </w:r>
          </w:p>
        </w:tc>
        <w:tc>
          <w:tcPr>
            <w:tcW w:w="3289" w:type="pct"/>
            <w:tcBorders>
              <w:top w:val="single" w:sz="4" w:space="0" w:color="auto"/>
              <w:left w:val="nil"/>
              <w:bottom w:val="single" w:sz="4" w:space="0" w:color="auto"/>
              <w:right w:val="single" w:sz="4" w:space="0" w:color="auto"/>
            </w:tcBorders>
            <w:shd w:val="clear" w:color="1F4E79" w:fill="375623"/>
            <w:vAlign w:val="center"/>
            <w:hideMark/>
          </w:tcPr>
          <w:p w14:paraId="0942388D" w14:textId="77777777" w:rsidR="00774F36" w:rsidRPr="00774F36" w:rsidRDefault="00774F36" w:rsidP="00774F36">
            <w:pPr>
              <w:widowControl/>
              <w:spacing w:line="240" w:lineRule="auto"/>
              <w:jc w:val="center"/>
              <w:rPr>
                <w:rFonts w:ascii="BIZ UDPゴシック" w:eastAsia="BIZ UDPゴシック" w:hAnsi="BIZ UDPゴシック"/>
                <w:b/>
                <w:bCs/>
                <w:color w:val="FFFFFF"/>
                <w:sz w:val="22"/>
                <w:szCs w:val="22"/>
              </w:rPr>
            </w:pPr>
            <w:r>
              <w:rPr>
                <w:rFonts w:ascii="BIZ UDPゴシック" w:eastAsia="BIZ UDPゴシック" w:hAnsi="BIZ UDPゴシック"/>
                <w:b/>
                <w:bCs/>
                <w:color w:val="FFFFFF"/>
                <w:sz w:val="22"/>
                <w:szCs w:val="22"/>
              </w:rPr>
              <w:t>説明</w:t>
            </w:r>
          </w:p>
        </w:tc>
      </w:tr>
      <w:tr w:rsidR="00774F36" w:rsidRPr="00774F36" w14:paraId="72B757F0"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6C48404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あ行</w:t>
            </w:r>
          </w:p>
        </w:tc>
        <w:tc>
          <w:tcPr>
            <w:tcW w:w="1316" w:type="pct"/>
            <w:tcBorders>
              <w:top w:val="nil"/>
              <w:left w:val="nil"/>
              <w:bottom w:val="single" w:sz="4" w:space="0" w:color="auto"/>
              <w:right w:val="single" w:sz="4" w:space="0" w:color="auto"/>
            </w:tcBorders>
            <w:vAlign w:val="center"/>
            <w:hideMark/>
          </w:tcPr>
          <w:p w14:paraId="2AD80A1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アセスメント</w:t>
            </w:r>
          </w:p>
        </w:tc>
        <w:tc>
          <w:tcPr>
            <w:tcW w:w="3289" w:type="pct"/>
            <w:tcBorders>
              <w:top w:val="nil"/>
              <w:left w:val="nil"/>
              <w:bottom w:val="single" w:sz="4" w:space="0" w:color="auto"/>
              <w:right w:val="single" w:sz="4" w:space="0" w:color="auto"/>
            </w:tcBorders>
            <w:vAlign w:val="center"/>
            <w:hideMark/>
          </w:tcPr>
          <w:p w14:paraId="3D07E3B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福祉分野において使われるアセスメントとは、サービス利用者の生活環境や困りごとを把握・情報収集し分析すること。</w:t>
            </w:r>
          </w:p>
        </w:tc>
      </w:tr>
      <w:tr w:rsidR="00774F36" w:rsidRPr="00774F36" w14:paraId="1EF8E42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EB5936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6E6164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育成医療</w:t>
            </w:r>
          </w:p>
        </w:tc>
        <w:tc>
          <w:tcPr>
            <w:tcW w:w="3289" w:type="pct"/>
            <w:tcBorders>
              <w:top w:val="nil"/>
              <w:left w:val="nil"/>
              <w:bottom w:val="single" w:sz="4" w:space="0" w:color="auto"/>
              <w:right w:val="single" w:sz="4" w:space="0" w:color="auto"/>
            </w:tcBorders>
            <w:shd w:val="clear" w:color="F2F4F8" w:fill="F2F4F8"/>
            <w:vAlign w:val="center"/>
            <w:hideMark/>
          </w:tcPr>
          <w:p w14:paraId="13F0FB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自立支援医療の一つ。身体障がいを除去、軽減する手術等の治療によって確実に効果が期待できる障がい児に対して提供される、生活の能力を得るために必要な医療費の助成を受けられる制度。</w:t>
            </w:r>
          </w:p>
        </w:tc>
      </w:tr>
      <w:tr w:rsidR="00774F36" w:rsidRPr="00774F36" w14:paraId="5B588398"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4D558F9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672BBD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意見申出制度</w:t>
            </w:r>
          </w:p>
        </w:tc>
        <w:tc>
          <w:tcPr>
            <w:tcW w:w="3289" w:type="pct"/>
            <w:tcBorders>
              <w:top w:val="nil"/>
              <w:left w:val="nil"/>
              <w:bottom w:val="single" w:sz="4" w:space="0" w:color="auto"/>
              <w:right w:val="single" w:sz="4" w:space="0" w:color="auto"/>
            </w:tcBorders>
            <w:vAlign w:val="center"/>
            <w:hideMark/>
          </w:tcPr>
          <w:p w14:paraId="5A9D307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障がい福祉サービス事業者の指定は都道府県が行うが、市町村の障がい福祉計画に定める見込量の確保等のため、市町村が都道府県に対して指定に関する意見を申し出ることができる仕組み。</w:t>
            </w:r>
          </w:p>
        </w:tc>
      </w:tr>
      <w:tr w:rsidR="00774F36" w:rsidRPr="00774F36" w14:paraId="712AFF77"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DBD338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E6FF0E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意思決定支援</w:t>
            </w:r>
          </w:p>
        </w:tc>
        <w:tc>
          <w:tcPr>
            <w:tcW w:w="3289" w:type="pct"/>
            <w:tcBorders>
              <w:top w:val="nil"/>
              <w:left w:val="nil"/>
              <w:bottom w:val="single" w:sz="4" w:space="0" w:color="auto"/>
              <w:right w:val="single" w:sz="4" w:space="0" w:color="auto"/>
            </w:tcBorders>
            <w:shd w:val="clear" w:color="F2F4F8" w:fill="F2F4F8"/>
            <w:vAlign w:val="center"/>
            <w:hideMark/>
          </w:tcPr>
          <w:p w14:paraId="7778D25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障がいのある人が自らの意思が反映された生活を送ることができるよう、本人の意思の確認や意思及び選好の推定等のために、支援者が行う支援。</w:t>
            </w:r>
          </w:p>
        </w:tc>
      </w:tr>
      <w:tr w:rsidR="00774F36" w:rsidRPr="00774F36" w14:paraId="1B41705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99775B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28C90B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一般就労</w:t>
            </w:r>
          </w:p>
        </w:tc>
        <w:tc>
          <w:tcPr>
            <w:tcW w:w="3289" w:type="pct"/>
            <w:tcBorders>
              <w:top w:val="nil"/>
              <w:left w:val="nil"/>
              <w:bottom w:val="single" w:sz="4" w:space="0" w:color="auto"/>
              <w:right w:val="single" w:sz="4" w:space="0" w:color="auto"/>
            </w:tcBorders>
            <w:vAlign w:val="center"/>
            <w:hideMark/>
          </w:tcPr>
          <w:p w14:paraId="45990A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企業や公的機関など労働契約に基づいて働く一般的な就労形態。⇔福祉的就労</w:t>
            </w:r>
          </w:p>
        </w:tc>
      </w:tr>
      <w:tr w:rsidR="00774F36" w:rsidRPr="00774F36" w14:paraId="1CE7BE70"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880513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DB966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移動支援事業</w:t>
            </w:r>
          </w:p>
        </w:tc>
        <w:tc>
          <w:tcPr>
            <w:tcW w:w="3289" w:type="pct"/>
            <w:tcBorders>
              <w:top w:val="nil"/>
              <w:left w:val="nil"/>
              <w:bottom w:val="single" w:sz="4" w:space="0" w:color="auto"/>
              <w:right w:val="single" w:sz="4" w:space="0" w:color="auto"/>
            </w:tcBorders>
            <w:shd w:val="clear" w:color="F2F4F8" w:fill="F2F4F8"/>
            <w:vAlign w:val="center"/>
            <w:hideMark/>
          </w:tcPr>
          <w:p w14:paraId="3C9E386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単独では外出困難な障がいのある人が、社会生活上必要不可欠な外出及び余暇活動や社会参加のため、必要な移動の介助及び外出に伴って必要となる介護を提供する事業。</w:t>
            </w:r>
          </w:p>
        </w:tc>
      </w:tr>
      <w:tr w:rsidR="00774F36" w:rsidRPr="00774F36" w14:paraId="08017D7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181867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10F2F8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w:t>
            </w:r>
          </w:p>
        </w:tc>
        <w:tc>
          <w:tcPr>
            <w:tcW w:w="3289" w:type="pct"/>
            <w:tcBorders>
              <w:top w:val="nil"/>
              <w:left w:val="nil"/>
              <w:bottom w:val="single" w:sz="4" w:space="0" w:color="auto"/>
              <w:right w:val="single" w:sz="4" w:space="0" w:color="auto"/>
            </w:tcBorders>
            <w:vAlign w:val="center"/>
            <w:hideMark/>
          </w:tcPr>
          <w:p w14:paraId="1EA0559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口腔内や鼻腔内のたんの吸引や、鼻などから管を通して栄養剤を流し込む経管栄養など、在宅で家族が日常的に行っている医療的介助行為を、医師法上の「医療行為」と区別して「医療的ケア」と呼ぶ。</w:t>
            </w:r>
          </w:p>
        </w:tc>
      </w:tr>
      <w:tr w:rsidR="00774F36" w:rsidRPr="00774F36" w14:paraId="6C5908E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C36393C"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73E7CD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w:t>
            </w:r>
          </w:p>
        </w:tc>
        <w:tc>
          <w:tcPr>
            <w:tcW w:w="3289" w:type="pct"/>
            <w:tcBorders>
              <w:top w:val="nil"/>
              <w:left w:val="nil"/>
              <w:bottom w:val="single" w:sz="4" w:space="0" w:color="auto"/>
              <w:right w:val="single" w:sz="4" w:space="0" w:color="auto"/>
            </w:tcBorders>
            <w:shd w:val="clear" w:color="F2F4F8" w:fill="F2F4F8"/>
            <w:vAlign w:val="center"/>
            <w:hideMark/>
          </w:tcPr>
          <w:p w14:paraId="0347962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及び社会生活を営むために恒常的に医療的ケア（気管切開の管理、経管栄養など）を受けることが不可欠である子ども。令和９年４月施行の改正法（医療的ケア児等及び重症心身障害者並びにそれらの家族に対する支援に関する法律）により、医療的ケア児であった成人や重症心身障害者も支援の対象に加えられる。</w:t>
            </w:r>
          </w:p>
        </w:tc>
      </w:tr>
      <w:tr w:rsidR="00774F36" w:rsidRPr="00774F36" w14:paraId="7438D027"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2EB8380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C4948E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医療的ケア児等コーディネーター</w:t>
            </w:r>
          </w:p>
        </w:tc>
        <w:tc>
          <w:tcPr>
            <w:tcW w:w="3289" w:type="pct"/>
            <w:tcBorders>
              <w:top w:val="nil"/>
              <w:left w:val="nil"/>
              <w:bottom w:val="single" w:sz="4" w:space="0" w:color="auto"/>
              <w:right w:val="single" w:sz="4" w:space="0" w:color="auto"/>
            </w:tcBorders>
            <w:vAlign w:val="center"/>
            <w:hideMark/>
          </w:tcPr>
          <w:p w14:paraId="527F2E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医療的ケア児等が必要とする保健・医療・福祉・教育等の支援を総合的に調整し、関係機関との連携を図る役割を担う人。</w:t>
            </w:r>
          </w:p>
        </w:tc>
      </w:tr>
      <w:tr w:rsidR="00774F36" w:rsidRPr="00774F36" w14:paraId="6EF0485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2966AF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F9371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インクルージョン</w:t>
            </w:r>
          </w:p>
        </w:tc>
        <w:tc>
          <w:tcPr>
            <w:tcW w:w="3289" w:type="pct"/>
            <w:tcBorders>
              <w:top w:val="nil"/>
              <w:left w:val="nil"/>
              <w:bottom w:val="single" w:sz="4" w:space="0" w:color="auto"/>
              <w:right w:val="single" w:sz="4" w:space="0" w:color="auto"/>
            </w:tcBorders>
            <w:shd w:val="clear" w:color="F2F4F8" w:fill="F2F4F8"/>
            <w:vAlign w:val="center"/>
            <w:hideMark/>
          </w:tcPr>
          <w:p w14:paraId="7681DC6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介護や障がいなどの有無を問わず、誰も排除されることなく、すべての人が差別なく受け入れられる共生社会を目指す理念、考え方。直訳で「包括」「包含」「包摂」などを意味する言葉。</w:t>
            </w:r>
          </w:p>
        </w:tc>
      </w:tr>
      <w:tr w:rsidR="00774F36" w:rsidRPr="00774F36" w14:paraId="4BDCECE9"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313CFA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A120D5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ADHD（注意欠如・多動症）</w:t>
            </w:r>
          </w:p>
        </w:tc>
        <w:tc>
          <w:tcPr>
            <w:tcW w:w="3289" w:type="pct"/>
            <w:tcBorders>
              <w:top w:val="nil"/>
              <w:left w:val="nil"/>
              <w:bottom w:val="single" w:sz="4" w:space="0" w:color="auto"/>
              <w:right w:val="single" w:sz="4" w:space="0" w:color="auto"/>
            </w:tcBorders>
            <w:vAlign w:val="center"/>
            <w:hideMark/>
          </w:tcPr>
          <w:p w14:paraId="21977E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発達障がいの一つ。不注意、多動性と衝動性の症状を主な特徴とし、仕事や学業、友人関係の構築に困難を覚えることがある。</w:t>
            </w:r>
          </w:p>
        </w:tc>
      </w:tr>
      <w:tr w:rsidR="00774F36" w:rsidRPr="00774F36" w14:paraId="1557E326"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5797C8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0AA8D9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LD（学習障がい）</w:t>
            </w:r>
          </w:p>
        </w:tc>
        <w:tc>
          <w:tcPr>
            <w:tcW w:w="3289" w:type="pct"/>
            <w:tcBorders>
              <w:top w:val="nil"/>
              <w:left w:val="nil"/>
              <w:bottom w:val="single" w:sz="4" w:space="0" w:color="auto"/>
              <w:right w:val="single" w:sz="4" w:space="0" w:color="auto"/>
            </w:tcBorders>
            <w:shd w:val="clear" w:color="F2F4F8" w:fill="F2F4F8"/>
            <w:vAlign w:val="center"/>
            <w:hideMark/>
          </w:tcPr>
          <w:p w14:paraId="3A060E1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発達障がいの一つ。知的発達の遅れはないものの、主に読字障がい（読みの困難）、書字表出障がい（書きの困難）、算数障がい（算数、推論の困難）の三つに分類される。</w:t>
            </w:r>
          </w:p>
        </w:tc>
      </w:tr>
      <w:tr w:rsidR="00774F36" w:rsidRPr="00774F36" w14:paraId="53B5718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7B1EB4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F9B6DF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オストメイト</w:t>
            </w:r>
          </w:p>
        </w:tc>
        <w:tc>
          <w:tcPr>
            <w:tcW w:w="3289" w:type="pct"/>
            <w:tcBorders>
              <w:top w:val="nil"/>
              <w:left w:val="nil"/>
              <w:bottom w:val="single" w:sz="4" w:space="0" w:color="auto"/>
              <w:right w:val="single" w:sz="4" w:space="0" w:color="auto"/>
            </w:tcBorders>
            <w:vAlign w:val="center"/>
            <w:hideMark/>
          </w:tcPr>
          <w:p w14:paraId="78D6638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様々な病気や事故などにより、お腹に排泄のためのストーマ（人工肛門・人工膀胱）を造設した人。</w:t>
            </w:r>
          </w:p>
        </w:tc>
      </w:tr>
      <w:tr w:rsidR="00774F36" w:rsidRPr="00774F36" w14:paraId="0EC64FAD"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72D25F47"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か行</w:t>
            </w:r>
          </w:p>
        </w:tc>
        <w:tc>
          <w:tcPr>
            <w:tcW w:w="1316" w:type="pct"/>
            <w:tcBorders>
              <w:top w:val="nil"/>
              <w:left w:val="nil"/>
              <w:bottom w:val="single" w:sz="4" w:space="0" w:color="auto"/>
              <w:right w:val="single" w:sz="4" w:space="0" w:color="auto"/>
            </w:tcBorders>
            <w:shd w:val="clear" w:color="F2F4F8" w:fill="F2F4F8"/>
            <w:vAlign w:val="center"/>
            <w:hideMark/>
          </w:tcPr>
          <w:p w14:paraId="0B9E08F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介護支援専門員（ケアマネジャー）</w:t>
            </w:r>
          </w:p>
        </w:tc>
        <w:tc>
          <w:tcPr>
            <w:tcW w:w="3289" w:type="pct"/>
            <w:tcBorders>
              <w:top w:val="nil"/>
              <w:left w:val="nil"/>
              <w:bottom w:val="single" w:sz="4" w:space="0" w:color="auto"/>
              <w:right w:val="single" w:sz="4" w:space="0" w:color="auto"/>
            </w:tcBorders>
            <w:shd w:val="clear" w:color="F2F4F8" w:fill="F2F4F8"/>
            <w:vAlign w:val="center"/>
            <w:hideMark/>
          </w:tcPr>
          <w:p w14:paraId="48CA2A5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介護認定を受け、介護保険サービス等を利用する人などからの相談に応じ、ケアプラン（介護サービス計画）の立案や、関係機関との連絡調整などを行う専門職。</w:t>
            </w:r>
          </w:p>
        </w:tc>
      </w:tr>
      <w:tr w:rsidR="00774F36" w:rsidRPr="00774F36" w14:paraId="09BA8F07"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8EB690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A2A03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介助者</w:t>
            </w:r>
          </w:p>
        </w:tc>
        <w:tc>
          <w:tcPr>
            <w:tcW w:w="3289" w:type="pct"/>
            <w:tcBorders>
              <w:top w:val="nil"/>
              <w:left w:val="nil"/>
              <w:bottom w:val="single" w:sz="4" w:space="0" w:color="auto"/>
              <w:right w:val="single" w:sz="4" w:space="0" w:color="auto"/>
            </w:tcBorders>
            <w:vAlign w:val="center"/>
            <w:hideMark/>
          </w:tcPr>
          <w:p w14:paraId="28CE345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体に不自由がある人のお風呂や買い物などに付き添うなど、日常生活動作を手助けする人。</w:t>
            </w:r>
          </w:p>
        </w:tc>
      </w:tr>
      <w:tr w:rsidR="00774F36" w:rsidRPr="00774F36" w14:paraId="103683E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50DB37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9AAD7B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基幹相談支援センター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7A22482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における相談支援の中核的な役割を担う機関。総合的・専門的な相談支援、地域の相談支援体制の強化、関係機関との連携の緊密化等を行う。本町は、田村地方の近隣市町と共同で「田村地方基幹相談支援センター」を設置している。</w:t>
            </w:r>
          </w:p>
        </w:tc>
      </w:tr>
      <w:tr w:rsidR="00774F36" w:rsidRPr="00774F36" w14:paraId="26C515C3"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66F852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F53ADD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基盤整備量</w:t>
            </w:r>
          </w:p>
        </w:tc>
        <w:tc>
          <w:tcPr>
            <w:tcW w:w="3289" w:type="pct"/>
            <w:tcBorders>
              <w:top w:val="nil"/>
              <w:left w:val="nil"/>
              <w:bottom w:val="single" w:sz="4" w:space="0" w:color="auto"/>
              <w:right w:val="single" w:sz="4" w:space="0" w:color="auto"/>
            </w:tcBorders>
            <w:vAlign w:val="center"/>
            <w:hideMark/>
          </w:tcPr>
          <w:p w14:paraId="583FE87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精神病床に１年以上入院している人が地域生活へ移行した場合に、地域で受け止めるために必要となる障がい福祉サービス等の量。県が算定する値を勘案して見込む。</w:t>
            </w:r>
          </w:p>
        </w:tc>
      </w:tr>
      <w:tr w:rsidR="00774F36" w:rsidRPr="00774F36" w14:paraId="2E5F439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1E0A41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20406C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協議会</w:t>
            </w:r>
          </w:p>
        </w:tc>
        <w:tc>
          <w:tcPr>
            <w:tcW w:w="3289" w:type="pct"/>
            <w:tcBorders>
              <w:top w:val="nil"/>
              <w:left w:val="nil"/>
              <w:bottom w:val="single" w:sz="4" w:space="0" w:color="auto"/>
              <w:right w:val="single" w:sz="4" w:space="0" w:color="auto"/>
            </w:tcBorders>
            <w:shd w:val="clear" w:color="F2F4F8" w:fill="F2F4F8"/>
            <w:vAlign w:val="center"/>
            <w:hideMark/>
          </w:tcPr>
          <w:p w14:paraId="7F850D6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障がいのある人が、地域での自立した日常生活や社会生活を営むことができるよう、障がいのある人等の福祉施策や地域生活支援を推進するために設置された組織。（障害者自立支援協議会）</w:t>
            </w:r>
          </w:p>
        </w:tc>
      </w:tr>
      <w:tr w:rsidR="00774F36" w:rsidRPr="00774F36" w14:paraId="587A42E4"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7AFD8E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02218B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共生型サービス</w:t>
            </w:r>
          </w:p>
        </w:tc>
        <w:tc>
          <w:tcPr>
            <w:tcW w:w="3289" w:type="pct"/>
            <w:tcBorders>
              <w:top w:val="nil"/>
              <w:left w:val="nil"/>
              <w:bottom w:val="single" w:sz="4" w:space="0" w:color="auto"/>
              <w:right w:val="single" w:sz="4" w:space="0" w:color="auto"/>
            </w:tcBorders>
            <w:vAlign w:val="center"/>
            <w:hideMark/>
          </w:tcPr>
          <w:p w14:paraId="471A56A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介護保険又は障害福祉のいずれかの指定を受けている事業所が、もう一方の制度の指定も受けやすくする特例。65歳以上になっても使い慣れた事業所でサービスを利用しやすくすることなどを目的とする。</w:t>
            </w:r>
          </w:p>
        </w:tc>
      </w:tr>
      <w:tr w:rsidR="00774F36" w:rsidRPr="00774F36" w14:paraId="43DCB661"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5650DF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0D51D6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共生社会</w:t>
            </w:r>
          </w:p>
        </w:tc>
        <w:tc>
          <w:tcPr>
            <w:tcW w:w="3289" w:type="pct"/>
            <w:tcBorders>
              <w:top w:val="nil"/>
              <w:left w:val="nil"/>
              <w:bottom w:val="single" w:sz="4" w:space="0" w:color="auto"/>
              <w:right w:val="single" w:sz="4" w:space="0" w:color="auto"/>
            </w:tcBorders>
            <w:shd w:val="clear" w:color="F2F4F8" w:fill="F2F4F8"/>
            <w:vAlign w:val="center"/>
            <w:hideMark/>
          </w:tcPr>
          <w:p w14:paraId="3AD621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障がいの有無に関わらず、誰もがお互いに人格と個性を尊重し支えあう社会。</w:t>
            </w:r>
          </w:p>
        </w:tc>
      </w:tr>
      <w:tr w:rsidR="00774F36" w:rsidRPr="00774F36" w14:paraId="656E7A1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54D847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9DF081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共同生活援助（グループホーム）</w:t>
            </w:r>
          </w:p>
        </w:tc>
        <w:tc>
          <w:tcPr>
            <w:tcW w:w="3289" w:type="pct"/>
            <w:tcBorders>
              <w:top w:val="nil"/>
              <w:left w:val="nil"/>
              <w:bottom w:val="single" w:sz="4" w:space="0" w:color="auto"/>
              <w:right w:val="single" w:sz="4" w:space="0" w:color="auto"/>
            </w:tcBorders>
            <w:vAlign w:val="center"/>
            <w:hideMark/>
          </w:tcPr>
          <w:p w14:paraId="4C4746A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生活に必要な介護や支援を受けながら少人数で共同生活を送る障がいのある人に対し、主に夜間において、入浴や排せつ、食事の介護など生活上の援助や、相談や助言などを行うサービス。</w:t>
            </w:r>
          </w:p>
        </w:tc>
      </w:tr>
      <w:tr w:rsidR="00774F36" w:rsidRPr="00774F36" w14:paraId="23E2559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A4F97A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A78E75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強度行動障がい</w:t>
            </w:r>
          </w:p>
        </w:tc>
        <w:tc>
          <w:tcPr>
            <w:tcW w:w="3289" w:type="pct"/>
            <w:tcBorders>
              <w:top w:val="nil"/>
              <w:left w:val="nil"/>
              <w:bottom w:val="single" w:sz="4" w:space="0" w:color="auto"/>
              <w:right w:val="single" w:sz="4" w:space="0" w:color="auto"/>
            </w:tcBorders>
            <w:shd w:val="clear" w:color="F2F4F8" w:fill="F2F4F8"/>
            <w:vAlign w:val="center"/>
            <w:hideMark/>
          </w:tcPr>
          <w:p w14:paraId="4B4EAA2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自傷、他害、こだわり、物壊し、睡眠の乱れ、異食など、本人や周囲の人の暮らしに影響を及ぼす行動が著しく高い頻度で起こるため、特別に配慮された支援が必要な状態。</w:t>
            </w:r>
          </w:p>
        </w:tc>
      </w:tr>
      <w:tr w:rsidR="00774F36" w:rsidRPr="00774F36" w14:paraId="370C428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CFA36E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6192C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居宅介護（ホームヘルプ）</w:t>
            </w:r>
          </w:p>
        </w:tc>
        <w:tc>
          <w:tcPr>
            <w:tcW w:w="3289" w:type="pct"/>
            <w:tcBorders>
              <w:top w:val="nil"/>
              <w:left w:val="nil"/>
              <w:bottom w:val="single" w:sz="4" w:space="0" w:color="auto"/>
              <w:right w:val="single" w:sz="4" w:space="0" w:color="auto"/>
            </w:tcBorders>
            <w:vAlign w:val="center"/>
            <w:hideMark/>
          </w:tcPr>
          <w:p w14:paraId="6ED9DD5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ホームヘルパーが障がいのある人の自宅を訪問し、入浴や排せつ、食事の介護、調理や洗濯、掃除、生活等に関する相談や助言、その他生活全般にわたる援助を行うサービス。</w:t>
            </w:r>
          </w:p>
        </w:tc>
      </w:tr>
      <w:tr w:rsidR="00774F36" w:rsidRPr="00774F36" w14:paraId="040147F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C60B6E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5561D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ケアラー</w:t>
            </w:r>
          </w:p>
        </w:tc>
        <w:tc>
          <w:tcPr>
            <w:tcW w:w="3289" w:type="pct"/>
            <w:tcBorders>
              <w:top w:val="nil"/>
              <w:left w:val="nil"/>
              <w:bottom w:val="single" w:sz="4" w:space="0" w:color="auto"/>
              <w:right w:val="single" w:sz="4" w:space="0" w:color="auto"/>
            </w:tcBorders>
            <w:shd w:val="clear" w:color="F2F4F8" w:fill="F2F4F8"/>
            <w:vAlign w:val="center"/>
            <w:hideMark/>
          </w:tcPr>
          <w:p w14:paraId="63BA7AA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高齢、障がい、疾病その他の理由により援助を必要とする家族や友人、その他の身近な人に対し、無償で介護や看護、日常生活上の世話、その他の援助を提供する人。</w:t>
            </w:r>
          </w:p>
        </w:tc>
      </w:tr>
      <w:tr w:rsidR="00774F36" w:rsidRPr="00774F36" w14:paraId="1A9B204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032B80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4C9E01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計画相談支援</w:t>
            </w:r>
          </w:p>
        </w:tc>
        <w:tc>
          <w:tcPr>
            <w:tcW w:w="3289" w:type="pct"/>
            <w:tcBorders>
              <w:top w:val="nil"/>
              <w:left w:val="nil"/>
              <w:bottom w:val="single" w:sz="4" w:space="0" w:color="auto"/>
              <w:right w:val="single" w:sz="4" w:space="0" w:color="auto"/>
            </w:tcBorders>
            <w:vAlign w:val="center"/>
            <w:hideMark/>
          </w:tcPr>
          <w:p w14:paraId="7FA5E6F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⇒サービス利用支援 … 障害福祉サービスの申請をする障がいのある人や保護者等の心身の状況や環境等を勘案し、利用する障害福祉サービス等の種類や内容を記載したサービス等利用計画案を作成するサービス。⇒継続サービス利用支援 … 継続して障害福祉サービス等を適切に利用することができるよう、作成されたサービス等利用計画が、適切かどうか一定期間ごとにモニタリング（効果の分析や評価）し、必要に応じて見直しを行うサービス。</w:t>
            </w:r>
          </w:p>
        </w:tc>
      </w:tr>
      <w:tr w:rsidR="00774F36" w:rsidRPr="00774F36" w14:paraId="5BA75D1D"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C32D9D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5DC5CA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ゲートキーパー</w:t>
            </w:r>
          </w:p>
        </w:tc>
        <w:tc>
          <w:tcPr>
            <w:tcW w:w="3289" w:type="pct"/>
            <w:tcBorders>
              <w:top w:val="nil"/>
              <w:left w:val="nil"/>
              <w:bottom w:val="single" w:sz="4" w:space="0" w:color="auto"/>
              <w:right w:val="single" w:sz="4" w:space="0" w:color="auto"/>
            </w:tcBorders>
            <w:shd w:val="clear" w:color="F2F4F8" w:fill="F2F4F8"/>
            <w:vAlign w:val="center"/>
            <w:hideMark/>
          </w:tcPr>
          <w:p w14:paraId="01DB786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ゲートキーパー」とは、自殺の危険を示すサインに気づき、適切な対応（悩んでいる人に気づき、声をかけ、話を聞いて、必要な支援につなげ、見守る）を図ることができる人のことで、言わば「命の門番」とも位置付けられる人のこと。</w:t>
            </w:r>
          </w:p>
        </w:tc>
      </w:tr>
      <w:tr w:rsidR="00774F36" w:rsidRPr="00774F36" w14:paraId="1C7364F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EABFCE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710F7F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権利擁護センター</w:t>
            </w:r>
          </w:p>
        </w:tc>
        <w:tc>
          <w:tcPr>
            <w:tcW w:w="3289" w:type="pct"/>
            <w:tcBorders>
              <w:top w:val="nil"/>
              <w:left w:val="nil"/>
              <w:bottom w:val="single" w:sz="4" w:space="0" w:color="auto"/>
              <w:right w:val="single" w:sz="4" w:space="0" w:color="auto"/>
            </w:tcBorders>
            <w:vAlign w:val="center"/>
            <w:hideMark/>
          </w:tcPr>
          <w:p w14:paraId="1105895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の利用相談、申立て支援、広報・啓発、後見人等への支援などを行う、権利擁護支援の中核的な窓口（成年後見支援センター）。本町では社会福祉協議会に委託している。令和８年の社会福祉法等の改正により、成年後見制度等の利用支援の中核を担う「地域権利擁護相談支援センター」として法律に位置付けられた（令和９年４月施行）。</w:t>
            </w:r>
          </w:p>
        </w:tc>
      </w:tr>
      <w:tr w:rsidR="00774F36" w:rsidRPr="00774F36" w14:paraId="17BA5E2A"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1F529B5"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54DAD4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高次脳機能障がい</w:t>
            </w:r>
          </w:p>
        </w:tc>
        <w:tc>
          <w:tcPr>
            <w:tcW w:w="3289" w:type="pct"/>
            <w:tcBorders>
              <w:top w:val="nil"/>
              <w:left w:val="nil"/>
              <w:bottom w:val="single" w:sz="4" w:space="0" w:color="auto"/>
              <w:right w:val="single" w:sz="4" w:space="0" w:color="auto"/>
            </w:tcBorders>
            <w:shd w:val="clear" w:color="F2F4F8" w:fill="F2F4F8"/>
            <w:vAlign w:val="center"/>
            <w:hideMark/>
          </w:tcPr>
          <w:p w14:paraId="0FFDD3F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脳卒中や事故などをきっかけとして脳の機能が著しく障がいを受けることにより、記憶障がい、注意障がい、遂行機能障がい、社会的行動障がいなどさまざまな状態を引き起こすこと。外見からは分かりにくく、日常生活を送ることが難しくなる場合もある。令和８年４月に「高次脳機能障害者支援法」が施行された。</w:t>
            </w:r>
          </w:p>
        </w:tc>
      </w:tr>
      <w:tr w:rsidR="00774F36" w:rsidRPr="00774F36" w14:paraId="5EEB5F7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3BB2F2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F0C9FF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更生医療</w:t>
            </w:r>
          </w:p>
        </w:tc>
        <w:tc>
          <w:tcPr>
            <w:tcW w:w="3289" w:type="pct"/>
            <w:tcBorders>
              <w:top w:val="nil"/>
              <w:left w:val="nil"/>
              <w:bottom w:val="single" w:sz="4" w:space="0" w:color="auto"/>
              <w:right w:val="single" w:sz="4" w:space="0" w:color="auto"/>
            </w:tcBorders>
            <w:vAlign w:val="center"/>
            <w:hideMark/>
          </w:tcPr>
          <w:p w14:paraId="4262AF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自立支援医療の一つ。身体障がいのある人が、その障がいを除去・軽減する手術等の治療によって確実に効果が期待できるものに対して提供される、更生のために必要な医療費の助成を受けられる制度。</w:t>
            </w:r>
          </w:p>
        </w:tc>
      </w:tr>
      <w:tr w:rsidR="00774F36" w:rsidRPr="00774F36" w14:paraId="0423192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06B9E07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3E55B0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行動援護</w:t>
            </w:r>
          </w:p>
        </w:tc>
        <w:tc>
          <w:tcPr>
            <w:tcW w:w="3289" w:type="pct"/>
            <w:tcBorders>
              <w:top w:val="nil"/>
              <w:left w:val="nil"/>
              <w:bottom w:val="single" w:sz="4" w:space="0" w:color="auto"/>
              <w:right w:val="single" w:sz="4" w:space="0" w:color="auto"/>
            </w:tcBorders>
            <w:shd w:val="clear" w:color="F2F4F8" w:fill="F2F4F8"/>
            <w:vAlign w:val="center"/>
            <w:hideMark/>
          </w:tcPr>
          <w:p w14:paraId="30E2B41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知的障がいまたは精神障がいにより一人で行動することが著しく困難な人に、危険を回避するための必要な援護や外出時の移動中の介護、排せつや食事、その他行動する際に必要な援助を行うサービス。</w:t>
            </w:r>
          </w:p>
        </w:tc>
      </w:tr>
      <w:tr w:rsidR="00774F36" w:rsidRPr="00774F36" w14:paraId="79FB3D9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188448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3BAEA8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合理的配慮</w:t>
            </w:r>
          </w:p>
        </w:tc>
        <w:tc>
          <w:tcPr>
            <w:tcW w:w="3289" w:type="pct"/>
            <w:tcBorders>
              <w:top w:val="nil"/>
              <w:left w:val="nil"/>
              <w:bottom w:val="single" w:sz="4" w:space="0" w:color="auto"/>
              <w:right w:val="single" w:sz="4" w:space="0" w:color="auto"/>
            </w:tcBorders>
            <w:vAlign w:val="center"/>
            <w:hideMark/>
          </w:tcPr>
          <w:p w14:paraId="64C523C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差別解消法により、行政や事業者が、障がいのある人に対し、正当な理由なく差別することを禁止するほか、障がいのある人から社会的障壁を取り除くために何らかの対応を必要としている意思が伝えられたときに、過重な負担にならない範囲で対応すること（令和６年４月からは事業者にも義務化）。</w:t>
            </w:r>
          </w:p>
        </w:tc>
      </w:tr>
      <w:tr w:rsidR="00774F36" w:rsidRPr="00774F36" w14:paraId="7583EF3A"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677E7E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108A5E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心のサポーター</w:t>
            </w:r>
          </w:p>
        </w:tc>
        <w:tc>
          <w:tcPr>
            <w:tcW w:w="3289" w:type="pct"/>
            <w:tcBorders>
              <w:top w:val="nil"/>
              <w:left w:val="nil"/>
              <w:bottom w:val="single" w:sz="4" w:space="0" w:color="auto"/>
              <w:right w:val="single" w:sz="4" w:space="0" w:color="auto"/>
            </w:tcBorders>
            <w:shd w:val="clear" w:color="F2F4F8" w:fill="F2F4F8"/>
            <w:vAlign w:val="center"/>
            <w:hideMark/>
          </w:tcPr>
          <w:p w14:paraId="33D10A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メンタルヘルスや精神疾患に関する正しい知識と理解を持ち、地域や職場で、悩みを抱える人や家族等に対して、できる範囲で手助けをする人。国は令和15年度末までに全国で100万人の養成を目指している。</w:t>
            </w:r>
          </w:p>
        </w:tc>
      </w:tr>
      <w:tr w:rsidR="00774F36" w:rsidRPr="00774F36" w14:paraId="754CD795"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17D6F1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41AC7B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こども家庭センター</w:t>
            </w:r>
          </w:p>
        </w:tc>
        <w:tc>
          <w:tcPr>
            <w:tcW w:w="3289" w:type="pct"/>
            <w:tcBorders>
              <w:top w:val="nil"/>
              <w:left w:val="nil"/>
              <w:bottom w:val="single" w:sz="4" w:space="0" w:color="auto"/>
              <w:right w:val="single" w:sz="4" w:space="0" w:color="auto"/>
            </w:tcBorders>
            <w:vAlign w:val="center"/>
            <w:hideMark/>
          </w:tcPr>
          <w:p w14:paraId="326C06C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全ての妊産婦、子育て世帯、こどもを対象に、母子保健と児童福祉の両面から一体的に相談支援を行う市町村の機関（児童福祉法・母子保健法）。</w:t>
            </w:r>
          </w:p>
        </w:tc>
      </w:tr>
      <w:tr w:rsidR="00774F36" w:rsidRPr="00774F36" w14:paraId="73B9780F"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1FF7606C"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さ行</w:t>
            </w:r>
          </w:p>
        </w:tc>
        <w:tc>
          <w:tcPr>
            <w:tcW w:w="1316" w:type="pct"/>
            <w:tcBorders>
              <w:top w:val="nil"/>
              <w:left w:val="nil"/>
              <w:bottom w:val="single" w:sz="4" w:space="0" w:color="auto"/>
              <w:right w:val="single" w:sz="4" w:space="0" w:color="auto"/>
            </w:tcBorders>
            <w:shd w:val="clear" w:color="F2F4F8" w:fill="F2F4F8"/>
            <w:vAlign w:val="center"/>
            <w:hideMark/>
          </w:tcPr>
          <w:p w14:paraId="703ADB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サービス等利用計画</w:t>
            </w:r>
          </w:p>
        </w:tc>
        <w:tc>
          <w:tcPr>
            <w:tcW w:w="3289" w:type="pct"/>
            <w:tcBorders>
              <w:top w:val="nil"/>
              <w:left w:val="nil"/>
              <w:bottom w:val="single" w:sz="4" w:space="0" w:color="auto"/>
              <w:right w:val="single" w:sz="4" w:space="0" w:color="auto"/>
            </w:tcBorders>
            <w:shd w:val="clear" w:color="F2F4F8" w:fill="F2F4F8"/>
            <w:vAlign w:val="center"/>
            <w:hideMark/>
          </w:tcPr>
          <w:p w14:paraId="1CFB675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を利用する人を支援するため、サービスの種類や頻度、利用内容から目標達成までの過程のこと。サービス等利用計画は、相談支援事業所に作成を依頼する方法（計画相談支援給付）と、利用者本人または家族や支援者が作成する方法（セルフプラン）がある。相談支援事業所に依頼した場合は、作成した計画に対し、目標にどこまで近づいているのかなどの確認し、必要に応じて計画を見直すためのモニタリング（効果の分析や評価）を受ける。</w:t>
            </w:r>
          </w:p>
        </w:tc>
      </w:tr>
      <w:tr w:rsidR="00774F36" w:rsidRPr="00774F36" w14:paraId="2CB6A13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D3FBB6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105444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災害派遣福祉チーム（ＤＷＡＴ）</w:t>
            </w:r>
          </w:p>
        </w:tc>
        <w:tc>
          <w:tcPr>
            <w:tcW w:w="3289" w:type="pct"/>
            <w:tcBorders>
              <w:top w:val="nil"/>
              <w:left w:val="nil"/>
              <w:bottom w:val="single" w:sz="4" w:space="0" w:color="auto"/>
              <w:right w:val="single" w:sz="4" w:space="0" w:color="auto"/>
            </w:tcBorders>
            <w:vAlign w:val="center"/>
            <w:hideMark/>
          </w:tcPr>
          <w:p w14:paraId="4217F8F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時に避難所等で、高齢者や障がいのある人など支援が必要な人に福祉的支援を行う福祉専門職のチーム。令和８年の社会福祉法等の改正により法律に位置付けられ、活動する人材の登録の仕組みが整備される（令和９年４月施行）。</w:t>
            </w:r>
          </w:p>
        </w:tc>
      </w:tr>
      <w:tr w:rsidR="00774F36" w:rsidRPr="00774F36" w14:paraId="3AE92E6E"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55310C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EB831D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指定特定相談支援事業所</w:t>
            </w:r>
          </w:p>
        </w:tc>
        <w:tc>
          <w:tcPr>
            <w:tcW w:w="3289" w:type="pct"/>
            <w:tcBorders>
              <w:top w:val="nil"/>
              <w:left w:val="nil"/>
              <w:bottom w:val="single" w:sz="4" w:space="0" w:color="auto"/>
              <w:right w:val="single" w:sz="4" w:space="0" w:color="auto"/>
            </w:tcBorders>
            <w:shd w:val="clear" w:color="F2F4F8" w:fill="F2F4F8"/>
            <w:vAlign w:val="center"/>
            <w:hideMark/>
          </w:tcPr>
          <w:p w14:paraId="4B5C9C6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障害者総合支援法に基づき、市町村長の指定を受けた計画相談支援を実施する事業所。</w:t>
            </w:r>
          </w:p>
        </w:tc>
      </w:tr>
      <w:tr w:rsidR="00774F36" w:rsidRPr="00774F36" w14:paraId="2DD3FE20"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EA6F3F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5EA72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w:t>
            </w:r>
          </w:p>
        </w:tc>
        <w:tc>
          <w:tcPr>
            <w:tcW w:w="3289" w:type="pct"/>
            <w:tcBorders>
              <w:top w:val="nil"/>
              <w:left w:val="nil"/>
              <w:bottom w:val="single" w:sz="4" w:space="0" w:color="auto"/>
              <w:right w:val="single" w:sz="4" w:space="0" w:color="auto"/>
            </w:tcBorders>
            <w:vAlign w:val="center"/>
            <w:hideMark/>
          </w:tcPr>
          <w:p w14:paraId="0E2EA0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就学していない障がい児に、日常生活における基本的な動作の指導や集団生活への適応訓練等の支援を行うサービス。</w:t>
            </w:r>
          </w:p>
        </w:tc>
      </w:tr>
      <w:tr w:rsidR="00774F36" w:rsidRPr="00774F36" w14:paraId="684F9AA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38C8E4B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0DFB51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児童発達支援センター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7D740E2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地域の障がいのある児童を通所させて、日常生活における基本的動作の指導、自活に必要な知識や技能の付与または集団生活への適応のための訓練を行う施設。地域の中核的な療育支援施設。</w:t>
            </w:r>
          </w:p>
        </w:tc>
      </w:tr>
      <w:tr w:rsidR="00774F36" w:rsidRPr="00774F36" w14:paraId="70AB0C7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0EDB4CA"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A3D905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社会的障壁</w:t>
            </w:r>
          </w:p>
        </w:tc>
        <w:tc>
          <w:tcPr>
            <w:tcW w:w="3289" w:type="pct"/>
            <w:tcBorders>
              <w:top w:val="nil"/>
              <w:left w:val="nil"/>
              <w:bottom w:val="single" w:sz="4" w:space="0" w:color="auto"/>
              <w:right w:val="single" w:sz="4" w:space="0" w:color="auto"/>
            </w:tcBorders>
            <w:vAlign w:val="center"/>
            <w:hideMark/>
          </w:tcPr>
          <w:p w14:paraId="36D6FCB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障がいのある人にとって、日常生活または社会生活を営む上で障壁（バリア）となるような、社会における施設や建物、制度やルール、慣習や情報提供、理解や偏見など、その他一切のものをいう。</w:t>
            </w:r>
          </w:p>
        </w:tc>
      </w:tr>
      <w:tr w:rsidR="00774F36" w:rsidRPr="00774F36" w14:paraId="1088CD9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D0B273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FEB98E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重症心身障がい児（者）</w:t>
            </w:r>
          </w:p>
        </w:tc>
        <w:tc>
          <w:tcPr>
            <w:tcW w:w="3289" w:type="pct"/>
            <w:tcBorders>
              <w:top w:val="nil"/>
              <w:left w:val="nil"/>
              <w:bottom w:val="single" w:sz="4" w:space="0" w:color="auto"/>
              <w:right w:val="single" w:sz="4" w:space="0" w:color="auto"/>
            </w:tcBorders>
            <w:shd w:val="clear" w:color="F2F4F8" w:fill="F2F4F8"/>
            <w:vAlign w:val="center"/>
            <w:hideMark/>
          </w:tcPr>
          <w:p w14:paraId="6C54E95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重度の肢体不自由と重度の知的障がいとが重複した状態を重症心身障がいといい、その状態の子どもを重症心身障がい児という。さらに成人した重症心身障がい児を含めて重症心身障がい児（者）という。</w:t>
            </w:r>
          </w:p>
        </w:tc>
      </w:tr>
      <w:tr w:rsidR="00774F36" w:rsidRPr="00774F36" w14:paraId="7278737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B4477D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3CB7613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重度心身障害者医療事業</w:t>
            </w:r>
          </w:p>
        </w:tc>
        <w:tc>
          <w:tcPr>
            <w:tcW w:w="3289" w:type="pct"/>
            <w:tcBorders>
              <w:top w:val="nil"/>
              <w:left w:val="nil"/>
              <w:bottom w:val="single" w:sz="4" w:space="0" w:color="auto"/>
              <w:right w:val="single" w:sz="4" w:space="0" w:color="auto"/>
            </w:tcBorders>
            <w:vAlign w:val="center"/>
            <w:hideMark/>
          </w:tcPr>
          <w:p w14:paraId="6218F4E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重度の障害者手帳の交付を受けた人に、医療費を助成する事業。本町では、福島県の制度に基づき、身体障害者手帳１級・２級、療育手帳Ａ等に該当する人を対象としている。</w:t>
            </w:r>
          </w:p>
        </w:tc>
      </w:tr>
      <w:tr w:rsidR="00774F36" w:rsidRPr="00774F36" w14:paraId="30CD951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1F3BBB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E74F03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就労移行支援</w:t>
            </w:r>
          </w:p>
        </w:tc>
        <w:tc>
          <w:tcPr>
            <w:tcW w:w="3289" w:type="pct"/>
            <w:tcBorders>
              <w:top w:val="nil"/>
              <w:left w:val="nil"/>
              <w:bottom w:val="single" w:sz="4" w:space="0" w:color="auto"/>
              <w:right w:val="single" w:sz="4" w:space="0" w:color="auto"/>
            </w:tcBorders>
            <w:shd w:val="clear" w:color="F2F4F8" w:fill="F2F4F8"/>
            <w:vAlign w:val="center"/>
            <w:hideMark/>
          </w:tcPr>
          <w:p w14:paraId="773113B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就労を希望する 65 歳未満の障がいのある人で、一般企業等への就労が可能と見込まれる人に、就労に必要な知識及び能力の向上のために必要な訓練や求職活動、その適性に応じた職場の開拓、就職後における職場への定着のために必要な相談等の支援を行うサービス。</w:t>
            </w:r>
          </w:p>
        </w:tc>
      </w:tr>
      <w:tr w:rsidR="00774F36" w:rsidRPr="00774F36" w14:paraId="56C21F1F"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9DC7B5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A740A4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就労継続支援Ａ型</w:t>
            </w:r>
          </w:p>
        </w:tc>
        <w:tc>
          <w:tcPr>
            <w:tcW w:w="3289" w:type="pct"/>
            <w:tcBorders>
              <w:top w:val="nil"/>
              <w:left w:val="nil"/>
              <w:bottom w:val="single" w:sz="4" w:space="0" w:color="auto"/>
              <w:right w:val="single" w:sz="4" w:space="0" w:color="auto"/>
            </w:tcBorders>
            <w:vAlign w:val="center"/>
            <w:hideMark/>
          </w:tcPr>
          <w:p w14:paraId="50BBFC1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一般企業等に就労することが困難な 65 歳未満の障がいのある人に、雇用契約に基づく生産活動及びその他の活動の機会を提供するとともに、一般就労に向けて支援を行うサービス。</w:t>
            </w:r>
          </w:p>
        </w:tc>
      </w:tr>
      <w:tr w:rsidR="00774F36" w:rsidRPr="00774F36" w14:paraId="35C7D3F8"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030C745"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A5988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就労継続支援Ｂ型</w:t>
            </w:r>
          </w:p>
        </w:tc>
        <w:tc>
          <w:tcPr>
            <w:tcW w:w="3289" w:type="pct"/>
            <w:tcBorders>
              <w:top w:val="nil"/>
              <w:left w:val="nil"/>
              <w:bottom w:val="single" w:sz="4" w:space="0" w:color="auto"/>
              <w:right w:val="single" w:sz="4" w:space="0" w:color="auto"/>
            </w:tcBorders>
            <w:shd w:val="clear" w:color="F2F4F8" w:fill="F2F4F8"/>
            <w:vAlign w:val="center"/>
            <w:hideMark/>
          </w:tcPr>
          <w:p w14:paraId="77CAAFD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移行支援事業等を利用したが一般企業等の雇用に結びつかない人や、一定年齢に達している人であって、就労の機会等を通じ、生産活動にかかる知識及び能力の向上や維持が期待される人に、生産活動の機会の提供、知識及び能力の向上のために必要な訓練等を行うサービス。</w:t>
            </w:r>
          </w:p>
        </w:tc>
      </w:tr>
      <w:tr w:rsidR="00774F36" w:rsidRPr="00774F36" w14:paraId="5B0E9E8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E1BB26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798D79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就労選択支援</w:t>
            </w:r>
          </w:p>
        </w:tc>
        <w:tc>
          <w:tcPr>
            <w:tcW w:w="3289" w:type="pct"/>
            <w:tcBorders>
              <w:top w:val="nil"/>
              <w:left w:val="nil"/>
              <w:bottom w:val="single" w:sz="4" w:space="0" w:color="auto"/>
              <w:right w:val="single" w:sz="4" w:space="0" w:color="auto"/>
            </w:tcBorders>
            <w:vAlign w:val="center"/>
            <w:hideMark/>
          </w:tcPr>
          <w:p w14:paraId="5D92929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障がいのある人が就労先・働き方についてより良い選択ができるよう、就労アセスメントの手法を活用して、本人の希望、就労能力や適性等に合った選択を支援するサービス（令和７年10月創設）。</w:t>
            </w:r>
          </w:p>
        </w:tc>
      </w:tr>
      <w:tr w:rsidR="00774F36" w:rsidRPr="00774F36" w14:paraId="5C94805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AE525B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23E4DAE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障害者基本法</w:t>
            </w:r>
          </w:p>
        </w:tc>
        <w:tc>
          <w:tcPr>
            <w:tcW w:w="3289" w:type="pct"/>
            <w:tcBorders>
              <w:top w:val="nil"/>
              <w:left w:val="nil"/>
              <w:bottom w:val="single" w:sz="4" w:space="0" w:color="auto"/>
              <w:right w:val="single" w:sz="4" w:space="0" w:color="auto"/>
            </w:tcBorders>
            <w:shd w:val="clear" w:color="F2F4F8" w:fill="F2F4F8"/>
            <w:vAlign w:val="center"/>
            <w:hideMark/>
          </w:tcPr>
          <w:p w14:paraId="1DAEF90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によって分け隔てられることなく、相互に人格と個性を尊重し合いながら共生する社会を実現するため、障がいのある人の自立や社会参加等のための施策を総合的かつ計画的に推進することを目的とした法律。</w:t>
            </w:r>
          </w:p>
        </w:tc>
      </w:tr>
      <w:tr w:rsidR="00774F36" w:rsidRPr="00774F36" w14:paraId="7736189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80BB08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37F92E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障害者虐待防止法</w:t>
            </w:r>
          </w:p>
        </w:tc>
        <w:tc>
          <w:tcPr>
            <w:tcW w:w="3289" w:type="pct"/>
            <w:tcBorders>
              <w:top w:val="nil"/>
              <w:left w:val="nil"/>
              <w:bottom w:val="single" w:sz="4" w:space="0" w:color="auto"/>
              <w:right w:val="single" w:sz="4" w:space="0" w:color="auto"/>
            </w:tcBorders>
            <w:vAlign w:val="center"/>
            <w:hideMark/>
          </w:tcPr>
          <w:p w14:paraId="5034087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「障害者虐待の防止、障害者の養護者に対する支援等に関する法律」。虐待によって障がいのある人の権利や尊厳が脅かされることを防ぎ、安定した生活や社会参加を進めるための法律。</w:t>
            </w:r>
          </w:p>
        </w:tc>
      </w:tr>
      <w:tr w:rsidR="00774F36" w:rsidRPr="00774F36" w14:paraId="50B4C126"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15B5F9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96FA10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障がい者雇用</w:t>
            </w:r>
          </w:p>
        </w:tc>
        <w:tc>
          <w:tcPr>
            <w:tcW w:w="3289" w:type="pct"/>
            <w:tcBorders>
              <w:top w:val="nil"/>
              <w:left w:val="nil"/>
              <w:bottom w:val="single" w:sz="4" w:space="0" w:color="auto"/>
              <w:right w:val="single" w:sz="4" w:space="0" w:color="auto"/>
            </w:tcBorders>
            <w:shd w:val="clear" w:color="F2F4F8" w:fill="F2F4F8"/>
            <w:vAlign w:val="center"/>
            <w:hideMark/>
          </w:tcPr>
          <w:p w14:paraId="2A81CD7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障がいのある人が、一人ひとりの特性に合わせた働き方ができるように、企業や自治体などが障がいのある人を雇用する制度。</w:t>
            </w:r>
          </w:p>
        </w:tc>
      </w:tr>
      <w:tr w:rsidR="00774F36" w:rsidRPr="00774F36" w14:paraId="205F0241"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162A40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03A5BA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障害者雇用促進法</w:t>
            </w:r>
          </w:p>
        </w:tc>
        <w:tc>
          <w:tcPr>
            <w:tcW w:w="3289" w:type="pct"/>
            <w:tcBorders>
              <w:top w:val="nil"/>
              <w:left w:val="nil"/>
              <w:bottom w:val="single" w:sz="4" w:space="0" w:color="auto"/>
              <w:right w:val="single" w:sz="4" w:space="0" w:color="auto"/>
            </w:tcBorders>
            <w:vAlign w:val="center"/>
            <w:hideMark/>
          </w:tcPr>
          <w:p w14:paraId="59DA223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雇用の促進等に関する法律」。雇用の分野における障がいのある人に対する差別の禁止や職場で働くに当たっての支障を改善するための措置（合理的配慮の提供義務）を定めるなど、障がいのある人の職業の安定を図ることを目的とした法律。</w:t>
            </w:r>
          </w:p>
        </w:tc>
      </w:tr>
      <w:tr w:rsidR="00774F36" w:rsidRPr="00774F36" w14:paraId="340333A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7E645E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814F4B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障害者差別解消法</w:t>
            </w:r>
          </w:p>
        </w:tc>
        <w:tc>
          <w:tcPr>
            <w:tcW w:w="3289" w:type="pct"/>
            <w:tcBorders>
              <w:top w:val="nil"/>
              <w:left w:val="nil"/>
              <w:bottom w:val="single" w:sz="4" w:space="0" w:color="auto"/>
              <w:right w:val="single" w:sz="4" w:space="0" w:color="auto"/>
            </w:tcBorders>
            <w:shd w:val="clear" w:color="F2F4F8" w:fill="F2F4F8"/>
            <w:vAlign w:val="center"/>
            <w:hideMark/>
          </w:tcPr>
          <w:p w14:paraId="36FD71C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を理由とする差別の解消の推進に関する法律」。すべての人が、障がいの有無によって分け隔てられることなく、障がいのある人もない人も、互いにその人らしさを認め合いながら、共に生きる社会をつくることを目的とした法律。</w:t>
            </w:r>
          </w:p>
        </w:tc>
      </w:tr>
      <w:tr w:rsidR="00774F36" w:rsidRPr="00774F36" w14:paraId="6989A1C3"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9E0EB9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4BA4DC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w:t>
            </w:r>
          </w:p>
        </w:tc>
        <w:tc>
          <w:tcPr>
            <w:tcW w:w="3289" w:type="pct"/>
            <w:tcBorders>
              <w:top w:val="nil"/>
              <w:left w:val="nil"/>
              <w:bottom w:val="single" w:sz="4" w:space="0" w:color="auto"/>
              <w:right w:val="single" w:sz="4" w:space="0" w:color="auto"/>
            </w:tcBorders>
            <w:vAlign w:val="center"/>
            <w:hideMark/>
          </w:tcPr>
          <w:p w14:paraId="3A47A4C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日常生活及び社会生活を総合的に支援するための法律」。障がいのある人の福祉の増進を図るとともに、障がいの有無にかかわらず、人格と個性を尊重し安心して暮らすことのできる地域社会の実現に寄与することを目的とした法律。</w:t>
            </w:r>
          </w:p>
        </w:tc>
      </w:tr>
      <w:tr w:rsidR="00774F36" w:rsidRPr="00774F36" w14:paraId="04178A4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00FA18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2B3F91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障害者の権利に関する条約</w:t>
            </w:r>
          </w:p>
        </w:tc>
        <w:tc>
          <w:tcPr>
            <w:tcW w:w="3289" w:type="pct"/>
            <w:tcBorders>
              <w:top w:val="nil"/>
              <w:left w:val="nil"/>
              <w:bottom w:val="single" w:sz="4" w:space="0" w:color="auto"/>
              <w:right w:val="single" w:sz="4" w:space="0" w:color="auto"/>
            </w:tcBorders>
            <w:shd w:val="clear" w:color="F2F4F8" w:fill="F2F4F8"/>
            <w:vAlign w:val="center"/>
            <w:hideMark/>
          </w:tcPr>
          <w:p w14:paraId="5D68447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障がいのある人の人権や尊厳の尊重など、障がいのある人の権利を実現するための措置等を規定している条約。</w:t>
            </w:r>
          </w:p>
        </w:tc>
      </w:tr>
      <w:tr w:rsidR="00774F36" w:rsidRPr="00774F36" w14:paraId="06206C6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61FD79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E9DF4D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障害者優先調達推進法</w:t>
            </w:r>
          </w:p>
        </w:tc>
        <w:tc>
          <w:tcPr>
            <w:tcW w:w="3289" w:type="pct"/>
            <w:tcBorders>
              <w:top w:val="nil"/>
              <w:left w:val="nil"/>
              <w:bottom w:val="single" w:sz="4" w:space="0" w:color="auto"/>
              <w:right w:val="single" w:sz="4" w:space="0" w:color="auto"/>
            </w:tcBorders>
            <w:vAlign w:val="center"/>
            <w:hideMark/>
          </w:tcPr>
          <w:p w14:paraId="6CC614F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「国等による障害者就労施設等からの物品等の調達の推進等に関する法律」。地方公共団体等が率先して障害者就労施設等からの物品等の調達を推進するよう、必要な措置を講じることを定めた法律。</w:t>
            </w:r>
          </w:p>
        </w:tc>
      </w:tr>
      <w:tr w:rsidR="00774F36" w:rsidRPr="00774F36" w14:paraId="27FB5B6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4EA94E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65EA58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w:t>
            </w:r>
          </w:p>
        </w:tc>
        <w:tc>
          <w:tcPr>
            <w:tcW w:w="3289" w:type="pct"/>
            <w:tcBorders>
              <w:top w:val="nil"/>
              <w:left w:val="nil"/>
              <w:bottom w:val="single" w:sz="4" w:space="0" w:color="auto"/>
              <w:right w:val="single" w:sz="4" w:space="0" w:color="auto"/>
            </w:tcBorders>
            <w:shd w:val="clear" w:color="F2F4F8" w:fill="F2F4F8"/>
            <w:vAlign w:val="center"/>
            <w:hideMark/>
          </w:tcPr>
          <w:p w14:paraId="0800F67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障害者総合支援法に基づき提供される支援等のこと。介護の支援を受ける場合の「介護給付」と、訓練等の支援を受ける場合の「訓練等給付」がある。</w:t>
            </w:r>
          </w:p>
        </w:tc>
      </w:tr>
      <w:tr w:rsidR="00774F36" w:rsidRPr="00774F36" w14:paraId="25F8483F"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70EECFD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A85F3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障害福祉サービス等情報公表制度</w:t>
            </w:r>
          </w:p>
        </w:tc>
        <w:tc>
          <w:tcPr>
            <w:tcW w:w="3289" w:type="pct"/>
            <w:tcBorders>
              <w:top w:val="nil"/>
              <w:left w:val="nil"/>
              <w:bottom w:val="single" w:sz="4" w:space="0" w:color="auto"/>
              <w:right w:val="single" w:sz="4" w:space="0" w:color="auto"/>
            </w:tcBorders>
            <w:vAlign w:val="center"/>
            <w:hideMark/>
          </w:tcPr>
          <w:p w14:paraId="1A5ABC5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障害福祉サービス等の事業所の運営状況や職員体制等の情報を公表し、利用者が事業所を選ぶことを支援する制度。第８期の基本指針では公表率・更新率100％が成果目標とされた。</w:t>
            </w:r>
          </w:p>
        </w:tc>
      </w:tr>
      <w:tr w:rsidR="00774F36" w:rsidRPr="00774F36" w14:paraId="64405FE7"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40F86F4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5D1E1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情報アクセシビリティ</w:t>
            </w:r>
          </w:p>
        </w:tc>
        <w:tc>
          <w:tcPr>
            <w:tcW w:w="3289" w:type="pct"/>
            <w:tcBorders>
              <w:top w:val="nil"/>
              <w:left w:val="nil"/>
              <w:bottom w:val="single" w:sz="4" w:space="0" w:color="auto"/>
              <w:right w:val="single" w:sz="4" w:space="0" w:color="auto"/>
            </w:tcBorders>
            <w:shd w:val="clear" w:color="F2F4F8" w:fill="F2F4F8"/>
            <w:vAlign w:val="center"/>
            <w:hideMark/>
          </w:tcPr>
          <w:p w14:paraId="2FB8EB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有無や年齢等にかかわらず、誰もが必要とする情報に簡単にたどり着き、利用できること。令和４年に施行された「障害者情報アクセシビリティ・コミュニケーション施策推進法」に基づき、その向上が求められている。</w:t>
            </w:r>
          </w:p>
        </w:tc>
      </w:tr>
      <w:tr w:rsidR="00774F36" w:rsidRPr="00774F36" w14:paraId="03E7EA34"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4AC1B9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9AABD8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w:t>
            </w:r>
          </w:p>
        </w:tc>
        <w:tc>
          <w:tcPr>
            <w:tcW w:w="3289" w:type="pct"/>
            <w:tcBorders>
              <w:top w:val="nil"/>
              <w:left w:val="nil"/>
              <w:bottom w:val="single" w:sz="4" w:space="0" w:color="auto"/>
              <w:right w:val="single" w:sz="4" w:space="0" w:color="auto"/>
            </w:tcBorders>
            <w:vAlign w:val="center"/>
            <w:hideMark/>
          </w:tcPr>
          <w:p w14:paraId="1634D54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心身の障がいを除去・軽減するための医療について、医療費の自己負担額を軽減する制度。精神通院医療、更生医療、育成医療の三つの医療制度がある。</w:t>
            </w:r>
          </w:p>
        </w:tc>
      </w:tr>
      <w:tr w:rsidR="00774F36" w:rsidRPr="00774F36" w14:paraId="7E3F79A3"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731090B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D8C0BA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生活介護</w:t>
            </w:r>
          </w:p>
        </w:tc>
        <w:tc>
          <w:tcPr>
            <w:tcW w:w="3289" w:type="pct"/>
            <w:tcBorders>
              <w:top w:val="nil"/>
              <w:left w:val="nil"/>
              <w:bottom w:val="single" w:sz="4" w:space="0" w:color="auto"/>
              <w:right w:val="single" w:sz="4" w:space="0" w:color="auto"/>
            </w:tcBorders>
            <w:shd w:val="clear" w:color="F2F4F8" w:fill="F2F4F8"/>
            <w:vAlign w:val="center"/>
            <w:hideMark/>
          </w:tcPr>
          <w:p w14:paraId="60A6E8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により常時介護を必要とする人に、施設内において入浴や排せつ、食事の介護、家事、生活等に関する相談や助言、その他の必要な日常生活上の支援、創作的活動または生産活動の機会を提供するサービス。</w:t>
            </w:r>
          </w:p>
        </w:tc>
      </w:tr>
      <w:tr w:rsidR="00774F36" w:rsidRPr="00774F36" w14:paraId="7887623E"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642A53E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6E0CDB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精神障害にも対応した地域包括ケアシステム</w:t>
            </w:r>
          </w:p>
        </w:tc>
        <w:tc>
          <w:tcPr>
            <w:tcW w:w="3289" w:type="pct"/>
            <w:tcBorders>
              <w:top w:val="nil"/>
              <w:left w:val="nil"/>
              <w:bottom w:val="single" w:sz="4" w:space="0" w:color="auto"/>
              <w:right w:val="single" w:sz="4" w:space="0" w:color="auto"/>
            </w:tcBorders>
            <w:vAlign w:val="center"/>
            <w:hideMark/>
          </w:tcPr>
          <w:p w14:paraId="394072F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障がいの有無や程度にかかわらず、誰もが安心して自分らしく暮らせるよう、医療、障害福祉・介護、住まい、社会参加（就労など）、地域の助け合い、普及啓発（教育など）が包括的に確保された仕組み。</w:t>
            </w:r>
          </w:p>
        </w:tc>
      </w:tr>
      <w:tr w:rsidR="00774F36" w:rsidRPr="00774F36" w14:paraId="740CADF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CD0CFAB"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1BBC9B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精神通院医療</w:t>
            </w:r>
          </w:p>
        </w:tc>
        <w:tc>
          <w:tcPr>
            <w:tcW w:w="3289" w:type="pct"/>
            <w:tcBorders>
              <w:top w:val="nil"/>
              <w:left w:val="nil"/>
              <w:bottom w:val="single" w:sz="4" w:space="0" w:color="auto"/>
              <w:right w:val="single" w:sz="4" w:space="0" w:color="auto"/>
            </w:tcBorders>
            <w:shd w:val="clear" w:color="F2F4F8" w:fill="F2F4F8"/>
            <w:vAlign w:val="center"/>
            <w:hideMark/>
          </w:tcPr>
          <w:p w14:paraId="4C36F97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自立支援医療の一つ。通院による精神医療を継続的に要する病状がある場合に、通院医療費の助成が受けられる制度。</w:t>
            </w:r>
          </w:p>
        </w:tc>
      </w:tr>
      <w:tr w:rsidR="00774F36" w:rsidRPr="00774F36" w14:paraId="7230F5A2"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57B640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9B9457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w:t>
            </w:r>
          </w:p>
        </w:tc>
        <w:tc>
          <w:tcPr>
            <w:tcW w:w="3289" w:type="pct"/>
            <w:tcBorders>
              <w:top w:val="nil"/>
              <w:left w:val="nil"/>
              <w:bottom w:val="single" w:sz="4" w:space="0" w:color="auto"/>
              <w:right w:val="single" w:sz="4" w:space="0" w:color="auto"/>
            </w:tcBorders>
            <w:vAlign w:val="center"/>
            <w:hideMark/>
          </w:tcPr>
          <w:p w14:paraId="23AB002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認知症や障がいなどにより判断能力が十分でない人に代わって、法的な手続きや財産管理などの契約締結等を行う後見人等を家庭裁判所が選任し、法律的に保護、支援をする制度。令和８年６月に公布された民法等の改正により、後見・保佐・補助の３類型は「補助」に一本化され、本人に必要な範囲で利用できる制度に見直される（公布の日から２年６月以内に施行）。</w:t>
            </w:r>
          </w:p>
        </w:tc>
      </w:tr>
      <w:tr w:rsidR="00774F36" w:rsidRPr="00774F36" w14:paraId="334272A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5B4C4D8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946E9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成年後見制度利用支援事業</w:t>
            </w:r>
          </w:p>
        </w:tc>
        <w:tc>
          <w:tcPr>
            <w:tcW w:w="3289" w:type="pct"/>
            <w:tcBorders>
              <w:top w:val="nil"/>
              <w:left w:val="nil"/>
              <w:bottom w:val="single" w:sz="4" w:space="0" w:color="auto"/>
              <w:right w:val="single" w:sz="4" w:space="0" w:color="auto"/>
            </w:tcBorders>
            <w:shd w:val="clear" w:color="F2F4F8" w:fill="F2F4F8"/>
            <w:vAlign w:val="center"/>
            <w:hideMark/>
          </w:tcPr>
          <w:p w14:paraId="5071A7E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申し立てにかかる費用の助成及び後見人の報酬の一部を助成する事業。</w:t>
            </w:r>
          </w:p>
        </w:tc>
      </w:tr>
      <w:tr w:rsidR="00774F36" w:rsidRPr="00774F36" w14:paraId="0DE6B7F2"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7362E1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92062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相談支援専門員</w:t>
            </w:r>
          </w:p>
        </w:tc>
        <w:tc>
          <w:tcPr>
            <w:tcW w:w="3289" w:type="pct"/>
            <w:tcBorders>
              <w:top w:val="nil"/>
              <w:left w:val="nil"/>
              <w:bottom w:val="single" w:sz="4" w:space="0" w:color="auto"/>
              <w:right w:val="single" w:sz="4" w:space="0" w:color="auto"/>
            </w:tcBorders>
            <w:vAlign w:val="center"/>
            <w:hideMark/>
          </w:tcPr>
          <w:p w14:paraId="41023CE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障がいのある人などの相談に応じ、助言や連絡調整等の必要な支援を行うほか、サービス等利用計画を作成する人をいう。</w:t>
            </w:r>
          </w:p>
        </w:tc>
      </w:tr>
      <w:tr w:rsidR="00774F36" w:rsidRPr="00774F36" w14:paraId="3F43D789" w14:textId="77777777" w:rsidTr="00774F36">
        <w:trPr>
          <w:trHeight w:val="799"/>
        </w:trPr>
        <w:tc>
          <w:tcPr>
            <w:tcW w:w="395" w:type="pct"/>
            <w:vMerge w:val="restart"/>
            <w:tcBorders>
              <w:top w:val="nil"/>
              <w:left w:val="single" w:sz="4" w:space="0" w:color="auto"/>
              <w:bottom w:val="single" w:sz="4" w:space="0" w:color="000000"/>
              <w:right w:val="single" w:sz="4" w:space="0" w:color="auto"/>
            </w:tcBorders>
            <w:vAlign w:val="center"/>
            <w:hideMark/>
          </w:tcPr>
          <w:p w14:paraId="672B6C78"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た行</w:t>
            </w:r>
          </w:p>
        </w:tc>
        <w:tc>
          <w:tcPr>
            <w:tcW w:w="1316" w:type="pct"/>
            <w:tcBorders>
              <w:top w:val="nil"/>
              <w:left w:val="nil"/>
              <w:bottom w:val="single" w:sz="4" w:space="0" w:color="auto"/>
              <w:right w:val="single" w:sz="4" w:space="0" w:color="auto"/>
            </w:tcBorders>
            <w:shd w:val="clear" w:color="F2F4F8" w:fill="F2F4F8"/>
            <w:vAlign w:val="center"/>
            <w:hideMark/>
          </w:tcPr>
          <w:p w14:paraId="07ED223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短期入所（ショートステイ）</w:t>
            </w:r>
          </w:p>
        </w:tc>
        <w:tc>
          <w:tcPr>
            <w:tcW w:w="3289" w:type="pct"/>
            <w:tcBorders>
              <w:top w:val="nil"/>
              <w:left w:val="nil"/>
              <w:bottom w:val="single" w:sz="4" w:space="0" w:color="auto"/>
              <w:right w:val="single" w:sz="4" w:space="0" w:color="auto"/>
            </w:tcBorders>
            <w:shd w:val="clear" w:color="F2F4F8" w:fill="F2F4F8"/>
            <w:vAlign w:val="center"/>
            <w:hideMark/>
          </w:tcPr>
          <w:p w14:paraId="2F46840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障がいのある人が障がい者支援施設や児童福祉施設等に短期間入所し、入浴や排せつ、食事の介護、その他の必要な介護を受けるサービス。</w:t>
            </w:r>
          </w:p>
        </w:tc>
      </w:tr>
      <w:tr w:rsidR="00774F36" w:rsidRPr="00774F36" w14:paraId="44F70EA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8B07831"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4FFA5F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地域移行支援</w:t>
            </w:r>
          </w:p>
        </w:tc>
        <w:tc>
          <w:tcPr>
            <w:tcW w:w="3289" w:type="pct"/>
            <w:tcBorders>
              <w:top w:val="nil"/>
              <w:left w:val="nil"/>
              <w:bottom w:val="single" w:sz="4" w:space="0" w:color="auto"/>
              <w:right w:val="single" w:sz="4" w:space="0" w:color="auto"/>
            </w:tcBorders>
            <w:vAlign w:val="center"/>
            <w:hideMark/>
          </w:tcPr>
          <w:p w14:paraId="2E8F27C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地域生活に移行するために必要な住居の確保や新生活への準備等に対する支援を行うサービス。</w:t>
            </w:r>
          </w:p>
        </w:tc>
      </w:tr>
      <w:tr w:rsidR="00774F36" w:rsidRPr="00774F36" w14:paraId="2441AFBE"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54FB2B4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2B875F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地域活動支援センター</w:t>
            </w:r>
          </w:p>
        </w:tc>
        <w:tc>
          <w:tcPr>
            <w:tcW w:w="3289" w:type="pct"/>
            <w:tcBorders>
              <w:top w:val="nil"/>
              <w:left w:val="nil"/>
              <w:bottom w:val="single" w:sz="4" w:space="0" w:color="auto"/>
              <w:right w:val="single" w:sz="4" w:space="0" w:color="auto"/>
            </w:tcBorders>
            <w:shd w:val="clear" w:color="F2F4F8" w:fill="F2F4F8"/>
            <w:vAlign w:val="center"/>
            <w:hideMark/>
          </w:tcPr>
          <w:p w14:paraId="3991AA5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地域の実情に応じ、障がいのある人に創作的活動・生産活動の機会を提供することにより、社会との交流を促進し、自立した生活を支援する施設。</w:t>
            </w:r>
          </w:p>
        </w:tc>
      </w:tr>
      <w:tr w:rsidR="00774F36" w:rsidRPr="00774F36" w14:paraId="57DA2C2D"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06FFCC7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E53ACC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地域権利擁護相談支援センター</w:t>
            </w:r>
          </w:p>
        </w:tc>
        <w:tc>
          <w:tcPr>
            <w:tcW w:w="3289" w:type="pct"/>
            <w:tcBorders>
              <w:top w:val="nil"/>
              <w:left w:val="nil"/>
              <w:bottom w:val="single" w:sz="4" w:space="0" w:color="auto"/>
              <w:right w:val="single" w:sz="4" w:space="0" w:color="auto"/>
            </w:tcBorders>
            <w:vAlign w:val="center"/>
            <w:hideMark/>
          </w:tcPr>
          <w:p w14:paraId="0B18F77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令和８年の社会福祉法等の改正により法定化された、成年後見制度等の利用の相談や支援を行う機関（令和９年４月から順次施行）。</w:t>
            </w:r>
          </w:p>
        </w:tc>
      </w:tr>
      <w:tr w:rsidR="00774F36" w:rsidRPr="00774F36" w14:paraId="529B3E9A"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7DDB10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EDD755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地域生活支援拠点</w:t>
            </w:r>
          </w:p>
        </w:tc>
        <w:tc>
          <w:tcPr>
            <w:tcW w:w="3289" w:type="pct"/>
            <w:tcBorders>
              <w:top w:val="nil"/>
              <w:left w:val="nil"/>
              <w:bottom w:val="single" w:sz="4" w:space="0" w:color="auto"/>
              <w:right w:val="single" w:sz="4" w:space="0" w:color="auto"/>
            </w:tcBorders>
            <w:shd w:val="clear" w:color="F2F4F8" w:fill="F2F4F8"/>
            <w:vAlign w:val="center"/>
            <w:hideMark/>
          </w:tcPr>
          <w:p w14:paraId="50EA96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緊急時の対応や相談など、様々な支援を切れ目なく提供する体制。本町では、田村地方の近隣市町と連携して体制を整備している。</w:t>
            </w:r>
          </w:p>
        </w:tc>
      </w:tr>
      <w:tr w:rsidR="00774F36" w:rsidRPr="00774F36" w14:paraId="6A6B34B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28BD7EF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08BC046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地域生活支援事業</w:t>
            </w:r>
          </w:p>
        </w:tc>
        <w:tc>
          <w:tcPr>
            <w:tcW w:w="3289" w:type="pct"/>
            <w:tcBorders>
              <w:top w:val="nil"/>
              <w:left w:val="nil"/>
              <w:bottom w:val="single" w:sz="4" w:space="0" w:color="auto"/>
              <w:right w:val="single" w:sz="4" w:space="0" w:color="auto"/>
            </w:tcBorders>
            <w:vAlign w:val="center"/>
            <w:hideMark/>
          </w:tcPr>
          <w:p w14:paraId="30027C6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地域の特性や利用者の状況に応じて都道府県や市町村がそれぞれ実施する事業。本町では、日常生活用具給付等事業、移動支援事業、日中一時支援事業等を実施している。</w:t>
            </w:r>
          </w:p>
        </w:tc>
      </w:tr>
      <w:tr w:rsidR="00774F36" w:rsidRPr="00774F36" w14:paraId="6DD5596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DD30EC7"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4EAB32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地域定着支援</w:t>
            </w:r>
          </w:p>
        </w:tc>
        <w:tc>
          <w:tcPr>
            <w:tcW w:w="3289" w:type="pct"/>
            <w:tcBorders>
              <w:top w:val="nil"/>
              <w:left w:val="nil"/>
              <w:bottom w:val="single" w:sz="4" w:space="0" w:color="auto"/>
              <w:right w:val="single" w:sz="4" w:space="0" w:color="auto"/>
            </w:tcBorders>
            <w:shd w:val="clear" w:color="F2F4F8" w:fill="F2F4F8"/>
            <w:vAlign w:val="center"/>
            <w:hideMark/>
          </w:tcPr>
          <w:p w14:paraId="0AE77DE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常に連絡がとれる体制を確保し、緊急に支援が必要な事態が生じた際に、緊急訪問や相談等の必要な支援を行うサービス。</w:t>
            </w:r>
          </w:p>
        </w:tc>
      </w:tr>
      <w:tr w:rsidR="00774F36" w:rsidRPr="00774F36" w14:paraId="3FEF7ED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CD4EDB6"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FB038A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同行援護</w:t>
            </w:r>
          </w:p>
        </w:tc>
        <w:tc>
          <w:tcPr>
            <w:tcW w:w="3289" w:type="pct"/>
            <w:tcBorders>
              <w:top w:val="nil"/>
              <w:left w:val="nil"/>
              <w:bottom w:val="single" w:sz="4" w:space="0" w:color="auto"/>
              <w:right w:val="single" w:sz="4" w:space="0" w:color="auto"/>
            </w:tcBorders>
            <w:vAlign w:val="center"/>
            <w:hideMark/>
          </w:tcPr>
          <w:p w14:paraId="267A6132"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移動に著しい困難を有する視覚障がいのある人が外出する際に同行し、移動に必要な情報提供や介護を行うサービス。</w:t>
            </w:r>
          </w:p>
        </w:tc>
      </w:tr>
      <w:tr w:rsidR="00774F36" w:rsidRPr="00774F36" w14:paraId="4687564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1E13F5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946D80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特別支援学級</w:t>
            </w:r>
          </w:p>
        </w:tc>
        <w:tc>
          <w:tcPr>
            <w:tcW w:w="3289" w:type="pct"/>
            <w:tcBorders>
              <w:top w:val="nil"/>
              <w:left w:val="nil"/>
              <w:bottom w:val="single" w:sz="4" w:space="0" w:color="auto"/>
              <w:right w:val="single" w:sz="4" w:space="0" w:color="auto"/>
            </w:tcBorders>
            <w:shd w:val="clear" w:color="F2F4F8" w:fill="F2F4F8"/>
            <w:vAlign w:val="center"/>
            <w:hideMark/>
          </w:tcPr>
          <w:p w14:paraId="4DDA309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障がいのある児童生徒が学習上または生活上の困難を克服するため、小・中学校等に設置された学級。</w:t>
            </w:r>
          </w:p>
        </w:tc>
      </w:tr>
      <w:tr w:rsidR="00774F36" w:rsidRPr="00774F36" w14:paraId="0A5F9DE6"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510646A0"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な行</w:t>
            </w:r>
          </w:p>
        </w:tc>
        <w:tc>
          <w:tcPr>
            <w:tcW w:w="1316" w:type="pct"/>
            <w:tcBorders>
              <w:top w:val="nil"/>
              <w:left w:val="nil"/>
              <w:bottom w:val="single" w:sz="4" w:space="0" w:color="auto"/>
              <w:right w:val="single" w:sz="4" w:space="0" w:color="auto"/>
            </w:tcBorders>
            <w:vAlign w:val="center"/>
            <w:hideMark/>
          </w:tcPr>
          <w:p w14:paraId="78D0379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難病</w:t>
            </w:r>
          </w:p>
        </w:tc>
        <w:tc>
          <w:tcPr>
            <w:tcW w:w="3289" w:type="pct"/>
            <w:tcBorders>
              <w:top w:val="nil"/>
              <w:left w:val="nil"/>
              <w:bottom w:val="single" w:sz="4" w:space="0" w:color="auto"/>
              <w:right w:val="single" w:sz="4" w:space="0" w:color="auto"/>
            </w:tcBorders>
            <w:vAlign w:val="center"/>
            <w:hideMark/>
          </w:tcPr>
          <w:p w14:paraId="66F2C43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発病の原因が明確でないため、治療方法が確立しておらず、長期の治療を必要とする疾患。</w:t>
            </w:r>
          </w:p>
        </w:tc>
      </w:tr>
      <w:tr w:rsidR="00774F36" w:rsidRPr="00774F36" w14:paraId="6DE5940D"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11394172"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5C90716D"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難病等（障害者総合支援法の対象疾病）</w:t>
            </w:r>
          </w:p>
        </w:tc>
        <w:tc>
          <w:tcPr>
            <w:tcW w:w="3289" w:type="pct"/>
            <w:tcBorders>
              <w:top w:val="nil"/>
              <w:left w:val="nil"/>
              <w:bottom w:val="single" w:sz="4" w:space="0" w:color="auto"/>
              <w:right w:val="single" w:sz="4" w:space="0" w:color="auto"/>
            </w:tcBorders>
            <w:shd w:val="clear" w:color="F2F4F8" w:fill="F2F4F8"/>
            <w:vAlign w:val="center"/>
            <w:hideMark/>
          </w:tcPr>
          <w:p w14:paraId="2C5C599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治療方法が確立していない疾病その他の特殊の疾病であって政令で定めるもの。身体障害者手帳を所持していなくても障がい福祉サービス等の対象となる（令和７年４月から376疾病）。</w:t>
            </w:r>
          </w:p>
        </w:tc>
      </w:tr>
      <w:tr w:rsidR="00774F36" w:rsidRPr="00774F36" w14:paraId="0F32A715"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1B6D984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677C8D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日常生活自立支援事業</w:t>
            </w:r>
          </w:p>
        </w:tc>
        <w:tc>
          <w:tcPr>
            <w:tcW w:w="3289" w:type="pct"/>
            <w:tcBorders>
              <w:top w:val="nil"/>
              <w:left w:val="nil"/>
              <w:bottom w:val="single" w:sz="4" w:space="0" w:color="auto"/>
              <w:right w:val="single" w:sz="4" w:space="0" w:color="auto"/>
            </w:tcBorders>
            <w:vAlign w:val="center"/>
            <w:hideMark/>
          </w:tcPr>
          <w:p w14:paraId="4C5FB86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認知症や知的障がい、精神障がいなどにより判断能力が十分でない人が地域で自立した生活を送れるよう、利用者との契約に基づき、福祉サービスの利用援助や日常的な金銭管理などを行う事業（旧称：地域福祉権利擁護事業）。社会福祉協議会が実施している。</w:t>
            </w:r>
          </w:p>
        </w:tc>
      </w:tr>
      <w:tr w:rsidR="00774F36" w:rsidRPr="00774F36" w14:paraId="6B018C9B"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25408BA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83B246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日常生活用具給付等事業</w:t>
            </w:r>
          </w:p>
        </w:tc>
        <w:tc>
          <w:tcPr>
            <w:tcW w:w="3289" w:type="pct"/>
            <w:tcBorders>
              <w:top w:val="nil"/>
              <w:left w:val="nil"/>
              <w:bottom w:val="single" w:sz="4" w:space="0" w:color="auto"/>
              <w:right w:val="single" w:sz="4" w:space="0" w:color="auto"/>
            </w:tcBorders>
            <w:shd w:val="clear" w:color="F2F4F8" w:fill="F2F4F8"/>
            <w:vAlign w:val="center"/>
            <w:hideMark/>
          </w:tcPr>
          <w:p w14:paraId="4FF0FC0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自立生活を支援するための日常生活に必要な用具や住宅改修の費用の一部を助成するサービス。</w:t>
            </w:r>
          </w:p>
        </w:tc>
      </w:tr>
      <w:tr w:rsidR="00774F36" w:rsidRPr="00774F36" w14:paraId="4EAE9201"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357BFE0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0CC7B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日中一時支援事業</w:t>
            </w:r>
          </w:p>
        </w:tc>
        <w:tc>
          <w:tcPr>
            <w:tcW w:w="3289" w:type="pct"/>
            <w:tcBorders>
              <w:top w:val="nil"/>
              <w:left w:val="nil"/>
              <w:bottom w:val="single" w:sz="4" w:space="0" w:color="auto"/>
              <w:right w:val="single" w:sz="4" w:space="0" w:color="auto"/>
            </w:tcBorders>
            <w:vAlign w:val="center"/>
            <w:hideMark/>
          </w:tcPr>
          <w:p w14:paraId="6FACAE7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家庭での介護が一時的にできない場合、事業所において見守りや活動の場の提供を行い、日常生活の支援を行う事業。</w:t>
            </w:r>
          </w:p>
        </w:tc>
      </w:tr>
      <w:tr w:rsidR="00774F36" w:rsidRPr="00774F36" w14:paraId="7418904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A240ACE"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3BF3D8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ノーマライゼーション</w:t>
            </w:r>
          </w:p>
        </w:tc>
        <w:tc>
          <w:tcPr>
            <w:tcW w:w="3289" w:type="pct"/>
            <w:tcBorders>
              <w:top w:val="nil"/>
              <w:left w:val="nil"/>
              <w:bottom w:val="single" w:sz="4" w:space="0" w:color="auto"/>
              <w:right w:val="single" w:sz="4" w:space="0" w:color="auto"/>
            </w:tcBorders>
            <w:shd w:val="clear" w:color="F2F4F8" w:fill="F2F4F8"/>
            <w:vAlign w:val="center"/>
            <w:hideMark/>
          </w:tcPr>
          <w:p w14:paraId="0AA842D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障がいのある人や高齢者などがほかの人と平等に生きるために、社会基盤や福祉の充実などを整備していく考え方を指す。</w:t>
            </w:r>
          </w:p>
        </w:tc>
      </w:tr>
      <w:tr w:rsidR="00774F36" w:rsidRPr="00774F36" w14:paraId="6B2C2E4B"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D6529F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5D0818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望まないセルフプラン</w:t>
            </w:r>
          </w:p>
        </w:tc>
        <w:tc>
          <w:tcPr>
            <w:tcW w:w="3289" w:type="pct"/>
            <w:tcBorders>
              <w:top w:val="nil"/>
              <w:left w:val="nil"/>
              <w:bottom w:val="single" w:sz="4" w:space="0" w:color="auto"/>
              <w:right w:val="single" w:sz="4" w:space="0" w:color="auto"/>
            </w:tcBorders>
            <w:vAlign w:val="center"/>
            <w:hideMark/>
          </w:tcPr>
          <w:p w14:paraId="1A9898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身近な地域に指定特定相談支援事業所や指定障害児相談支援事業所がないことなどにより、本人や家族等がやむを得ず作成するサービス等利用計画（セルフプラン）のこと。国の基本指針（第８期）では、令和11年度末までにその件数をゼロとすることが成果目標とされている。</w:t>
            </w:r>
          </w:p>
        </w:tc>
      </w:tr>
      <w:tr w:rsidR="00774F36" w:rsidRPr="00774F36" w14:paraId="38ED0600"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18F8EA4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は行</w:t>
            </w:r>
          </w:p>
        </w:tc>
        <w:tc>
          <w:tcPr>
            <w:tcW w:w="1316" w:type="pct"/>
            <w:tcBorders>
              <w:top w:val="nil"/>
              <w:left w:val="nil"/>
              <w:bottom w:val="single" w:sz="4" w:space="0" w:color="auto"/>
              <w:right w:val="single" w:sz="4" w:space="0" w:color="auto"/>
            </w:tcBorders>
            <w:shd w:val="clear" w:color="F2F4F8" w:fill="F2F4F8"/>
            <w:vAlign w:val="center"/>
            <w:hideMark/>
          </w:tcPr>
          <w:p w14:paraId="2041A44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w:t>
            </w:r>
          </w:p>
        </w:tc>
        <w:tc>
          <w:tcPr>
            <w:tcW w:w="3289" w:type="pct"/>
            <w:tcBorders>
              <w:top w:val="nil"/>
              <w:left w:val="nil"/>
              <w:bottom w:val="single" w:sz="4" w:space="0" w:color="auto"/>
              <w:right w:val="single" w:sz="4" w:space="0" w:color="auto"/>
            </w:tcBorders>
            <w:shd w:val="clear" w:color="F2F4F8" w:fill="F2F4F8"/>
            <w:vAlign w:val="center"/>
            <w:hideMark/>
          </w:tcPr>
          <w:p w14:paraId="1149026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生まれつきみられる脳の働き方の違いにより、幼児のうちから行動面や情緒面に特徴がある状態。</w:t>
            </w:r>
          </w:p>
        </w:tc>
      </w:tr>
      <w:tr w:rsidR="00774F36" w:rsidRPr="00774F36" w14:paraId="139BDA5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80C01C4"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FACBF4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バリアフリー</w:t>
            </w:r>
          </w:p>
        </w:tc>
        <w:tc>
          <w:tcPr>
            <w:tcW w:w="3289" w:type="pct"/>
            <w:tcBorders>
              <w:top w:val="nil"/>
              <w:left w:val="nil"/>
              <w:bottom w:val="single" w:sz="4" w:space="0" w:color="auto"/>
              <w:right w:val="single" w:sz="4" w:space="0" w:color="auto"/>
            </w:tcBorders>
            <w:vAlign w:val="center"/>
            <w:hideMark/>
          </w:tcPr>
          <w:p w14:paraId="2131EE9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障がいのある人が社会生活をしていく上で障壁（バリア）となるものを除去するという考え方。</w:t>
            </w:r>
          </w:p>
        </w:tc>
      </w:tr>
      <w:tr w:rsidR="00774F36" w:rsidRPr="00774F36" w14:paraId="52E98E8C"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5D135B1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A9AA9B8"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ピアサポート</w:t>
            </w:r>
          </w:p>
        </w:tc>
        <w:tc>
          <w:tcPr>
            <w:tcW w:w="3289" w:type="pct"/>
            <w:tcBorders>
              <w:top w:val="nil"/>
              <w:left w:val="nil"/>
              <w:bottom w:val="single" w:sz="4" w:space="0" w:color="auto"/>
              <w:right w:val="single" w:sz="4" w:space="0" w:color="auto"/>
            </w:tcBorders>
            <w:shd w:val="clear" w:color="F2F4F8" w:fill="F2F4F8"/>
            <w:vAlign w:val="center"/>
            <w:hideMark/>
          </w:tcPr>
          <w:p w14:paraId="2A6DD74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同じような立場や経験を持つ人同士が、互いに支え合う活動。</w:t>
            </w:r>
          </w:p>
        </w:tc>
      </w:tr>
      <w:tr w:rsidR="00774F36" w:rsidRPr="00774F36" w14:paraId="74EB3225"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650E681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4BB8B3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避難行動要支援者</w:t>
            </w:r>
          </w:p>
        </w:tc>
        <w:tc>
          <w:tcPr>
            <w:tcW w:w="3289" w:type="pct"/>
            <w:tcBorders>
              <w:top w:val="nil"/>
              <w:left w:val="nil"/>
              <w:bottom w:val="single" w:sz="4" w:space="0" w:color="auto"/>
              <w:right w:val="single" w:sz="4" w:space="0" w:color="auto"/>
            </w:tcBorders>
            <w:vAlign w:val="center"/>
            <w:hideMark/>
          </w:tcPr>
          <w:p w14:paraId="59D9003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災害が発生したときや発生するおそれがあるときに、自ら避難することが困難で特に避難支援を必要とする人のこと。</w:t>
            </w:r>
          </w:p>
        </w:tc>
      </w:tr>
      <w:tr w:rsidR="00774F36" w:rsidRPr="00774F36" w14:paraId="4238E93F"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7DEFBDA8"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714BDEE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福祉的就労</w:t>
            </w:r>
          </w:p>
        </w:tc>
        <w:tc>
          <w:tcPr>
            <w:tcW w:w="3289" w:type="pct"/>
            <w:tcBorders>
              <w:top w:val="nil"/>
              <w:left w:val="nil"/>
              <w:bottom w:val="single" w:sz="4" w:space="0" w:color="auto"/>
              <w:right w:val="single" w:sz="4" w:space="0" w:color="auto"/>
            </w:tcBorders>
            <w:shd w:val="clear" w:color="F2F4F8" w:fill="F2F4F8"/>
            <w:vAlign w:val="center"/>
            <w:hideMark/>
          </w:tcPr>
          <w:p w14:paraId="06B3FE8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労働契約に基づき働くことが難しい人が、障がいや体調に合わせて支援を受けながら働く就労形態。⇔一般就労</w:t>
            </w:r>
          </w:p>
        </w:tc>
      </w:tr>
      <w:tr w:rsidR="00774F36" w:rsidRPr="00774F36" w14:paraId="0BE5E04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1C58EC0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1A64AA9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福祉避難所</w:t>
            </w:r>
          </w:p>
        </w:tc>
        <w:tc>
          <w:tcPr>
            <w:tcW w:w="3289" w:type="pct"/>
            <w:tcBorders>
              <w:top w:val="nil"/>
              <w:left w:val="nil"/>
              <w:bottom w:val="single" w:sz="4" w:space="0" w:color="auto"/>
              <w:right w:val="single" w:sz="4" w:space="0" w:color="auto"/>
            </w:tcBorders>
            <w:vAlign w:val="center"/>
            <w:hideMark/>
          </w:tcPr>
          <w:p w14:paraId="22F0D34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一般の避難所での生活が困難な高齢者や障がいのある人に対し、特別の配慮がなされた避難所のこと。</w:t>
            </w:r>
          </w:p>
        </w:tc>
      </w:tr>
      <w:tr w:rsidR="00774F36" w:rsidRPr="00774F36" w14:paraId="6836246E" w14:textId="77777777" w:rsidTr="00774F36">
        <w:tc>
          <w:tcPr>
            <w:tcW w:w="395" w:type="pct"/>
            <w:vMerge/>
            <w:tcBorders>
              <w:top w:val="nil"/>
              <w:left w:val="single" w:sz="4" w:space="0" w:color="auto"/>
              <w:bottom w:val="single" w:sz="4" w:space="0" w:color="000000"/>
              <w:right w:val="single" w:sz="4" w:space="0" w:color="auto"/>
            </w:tcBorders>
            <w:vAlign w:val="center"/>
            <w:hideMark/>
          </w:tcPr>
          <w:p w14:paraId="0CDAA27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3A97ADC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ペアレントトレーニング・ペアレントプログラム</w:t>
            </w:r>
          </w:p>
        </w:tc>
        <w:tc>
          <w:tcPr>
            <w:tcW w:w="3289" w:type="pct"/>
            <w:tcBorders>
              <w:top w:val="nil"/>
              <w:left w:val="nil"/>
              <w:bottom w:val="single" w:sz="4" w:space="0" w:color="auto"/>
              <w:right w:val="single" w:sz="4" w:space="0" w:color="auto"/>
            </w:tcBorders>
            <w:shd w:val="clear" w:color="F2F4F8" w:fill="F2F4F8"/>
            <w:vAlign w:val="center"/>
            <w:hideMark/>
          </w:tcPr>
          <w:p w14:paraId="67F2C9D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保護者が子どもの行動への理解を深め、適切な関わり方を学ぶためのプログラム。発達障がい者等に対する支援の活動指標とされている。</w:t>
            </w:r>
          </w:p>
        </w:tc>
      </w:tr>
      <w:tr w:rsidR="00774F36" w:rsidRPr="00774F36" w14:paraId="280FE51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00207C5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794DAF33"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ペアレントメンター</w:t>
            </w:r>
          </w:p>
        </w:tc>
        <w:tc>
          <w:tcPr>
            <w:tcW w:w="3289" w:type="pct"/>
            <w:tcBorders>
              <w:top w:val="nil"/>
              <w:left w:val="nil"/>
              <w:bottom w:val="single" w:sz="4" w:space="0" w:color="auto"/>
              <w:right w:val="single" w:sz="4" w:space="0" w:color="auto"/>
            </w:tcBorders>
            <w:vAlign w:val="center"/>
            <w:hideMark/>
          </w:tcPr>
          <w:p w14:paraId="344722D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発達障がいのある子どもの子育てを経験し、かつ相談支援に関する一定の訓練を受けた親のこと。</w:t>
            </w:r>
          </w:p>
        </w:tc>
      </w:tr>
      <w:tr w:rsidR="00774F36" w:rsidRPr="00774F36" w14:paraId="7D807D1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04D3DD6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EE06CB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保育所等訪問支援</w:t>
            </w:r>
          </w:p>
        </w:tc>
        <w:tc>
          <w:tcPr>
            <w:tcW w:w="3289" w:type="pct"/>
            <w:tcBorders>
              <w:top w:val="nil"/>
              <w:left w:val="nil"/>
              <w:bottom w:val="single" w:sz="4" w:space="0" w:color="auto"/>
              <w:right w:val="single" w:sz="4" w:space="0" w:color="auto"/>
            </w:tcBorders>
            <w:shd w:val="clear" w:color="F2F4F8" w:fill="F2F4F8"/>
            <w:vAlign w:val="center"/>
            <w:hideMark/>
          </w:tcPr>
          <w:p w14:paraId="12B67A5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施設を訪問し、集団生活に適応するための専門的な支援等を行うサービス。</w:t>
            </w:r>
          </w:p>
        </w:tc>
      </w:tr>
      <w:tr w:rsidR="00774F36" w:rsidRPr="00774F36" w14:paraId="5FF1E775"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454B2C73"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6FF51D0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放課後等デイサービス</w:t>
            </w:r>
          </w:p>
        </w:tc>
        <w:tc>
          <w:tcPr>
            <w:tcW w:w="3289" w:type="pct"/>
            <w:tcBorders>
              <w:top w:val="nil"/>
              <w:left w:val="nil"/>
              <w:bottom w:val="single" w:sz="4" w:space="0" w:color="auto"/>
              <w:right w:val="single" w:sz="4" w:space="0" w:color="auto"/>
            </w:tcBorders>
            <w:vAlign w:val="center"/>
            <w:hideMark/>
          </w:tcPr>
          <w:p w14:paraId="2966986A"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就学中の障がい児に対して、放課後や長期休暇において、訓練等の支援を提供するとともに、居場所を提供するサービス。</w:t>
            </w:r>
          </w:p>
        </w:tc>
      </w:tr>
      <w:tr w:rsidR="00774F36" w:rsidRPr="00774F36" w14:paraId="69BBE6E3"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5E49623F"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404AF68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法定雇用率</w:t>
            </w:r>
          </w:p>
        </w:tc>
        <w:tc>
          <w:tcPr>
            <w:tcW w:w="3289" w:type="pct"/>
            <w:tcBorders>
              <w:top w:val="nil"/>
              <w:left w:val="nil"/>
              <w:bottom w:val="single" w:sz="4" w:space="0" w:color="auto"/>
              <w:right w:val="single" w:sz="4" w:space="0" w:color="auto"/>
            </w:tcBorders>
            <w:shd w:val="clear" w:color="F2F4F8" w:fill="F2F4F8"/>
            <w:vAlign w:val="center"/>
            <w:hideMark/>
          </w:tcPr>
          <w:p w14:paraId="16E1A6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企業や国・地方公共団体が達成を義務付けられている障がいのある人の雇用の比率。</w:t>
            </w:r>
          </w:p>
        </w:tc>
      </w:tr>
      <w:tr w:rsidR="00774F36" w:rsidRPr="00774F36" w14:paraId="46E7232C" w14:textId="77777777" w:rsidTr="00774F36">
        <w:trPr>
          <w:trHeight w:val="799"/>
        </w:trPr>
        <w:tc>
          <w:tcPr>
            <w:tcW w:w="395" w:type="pct"/>
            <w:vMerge/>
            <w:tcBorders>
              <w:top w:val="nil"/>
              <w:left w:val="single" w:sz="4" w:space="0" w:color="auto"/>
              <w:bottom w:val="single" w:sz="4" w:space="0" w:color="000000"/>
              <w:right w:val="single" w:sz="4" w:space="0" w:color="auto"/>
            </w:tcBorders>
            <w:vAlign w:val="center"/>
            <w:hideMark/>
          </w:tcPr>
          <w:p w14:paraId="6895937D"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4D481A5F"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補装具費支給制度</w:t>
            </w:r>
          </w:p>
        </w:tc>
        <w:tc>
          <w:tcPr>
            <w:tcW w:w="3289" w:type="pct"/>
            <w:tcBorders>
              <w:top w:val="nil"/>
              <w:left w:val="nil"/>
              <w:bottom w:val="single" w:sz="4" w:space="0" w:color="auto"/>
              <w:right w:val="single" w:sz="4" w:space="0" w:color="auto"/>
            </w:tcBorders>
            <w:vAlign w:val="center"/>
            <w:hideMark/>
          </w:tcPr>
          <w:p w14:paraId="622880EE"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身体の欠損または損なわれた身体機能を補完・代替する用具（義肢、車いす、補聴器等）を購入または貸与する際、費用を一部助成する制度。</w:t>
            </w:r>
          </w:p>
        </w:tc>
      </w:tr>
      <w:tr w:rsidR="00774F36" w:rsidRPr="00774F36" w14:paraId="08A46897"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2C3D1A5D"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ま行</w:t>
            </w:r>
          </w:p>
        </w:tc>
        <w:tc>
          <w:tcPr>
            <w:tcW w:w="1316" w:type="pct"/>
            <w:tcBorders>
              <w:top w:val="nil"/>
              <w:left w:val="nil"/>
              <w:bottom w:val="single" w:sz="4" w:space="0" w:color="auto"/>
              <w:right w:val="single" w:sz="4" w:space="0" w:color="auto"/>
            </w:tcBorders>
            <w:shd w:val="clear" w:color="F2F4F8" w:fill="F2F4F8"/>
            <w:vAlign w:val="center"/>
            <w:hideMark/>
          </w:tcPr>
          <w:p w14:paraId="3F29314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民生児童委員</w:t>
            </w:r>
          </w:p>
        </w:tc>
        <w:tc>
          <w:tcPr>
            <w:tcW w:w="3289" w:type="pct"/>
            <w:tcBorders>
              <w:top w:val="nil"/>
              <w:left w:val="nil"/>
              <w:bottom w:val="single" w:sz="4" w:space="0" w:color="auto"/>
              <w:right w:val="single" w:sz="4" w:space="0" w:color="auto"/>
            </w:tcBorders>
            <w:shd w:val="clear" w:color="F2F4F8" w:fill="F2F4F8"/>
            <w:vAlign w:val="center"/>
            <w:hideMark/>
          </w:tcPr>
          <w:p w14:paraId="2A548CA5"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地域の住民の立場に立って相談に応じ、必要な援助を行い、社会福祉の増進に努める人々。</w:t>
            </w:r>
          </w:p>
        </w:tc>
      </w:tr>
      <w:tr w:rsidR="00774F36" w:rsidRPr="00774F36" w14:paraId="783C458D"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264D29BF"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や行</w:t>
            </w:r>
          </w:p>
        </w:tc>
        <w:tc>
          <w:tcPr>
            <w:tcW w:w="1316" w:type="pct"/>
            <w:tcBorders>
              <w:top w:val="nil"/>
              <w:left w:val="nil"/>
              <w:bottom w:val="single" w:sz="4" w:space="0" w:color="auto"/>
              <w:right w:val="single" w:sz="4" w:space="0" w:color="auto"/>
            </w:tcBorders>
            <w:vAlign w:val="center"/>
            <w:hideMark/>
          </w:tcPr>
          <w:p w14:paraId="79474366"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ユニバーサルデザイン</w:t>
            </w:r>
          </w:p>
        </w:tc>
        <w:tc>
          <w:tcPr>
            <w:tcW w:w="3289" w:type="pct"/>
            <w:tcBorders>
              <w:top w:val="nil"/>
              <w:left w:val="nil"/>
              <w:bottom w:val="single" w:sz="4" w:space="0" w:color="auto"/>
              <w:right w:val="single" w:sz="4" w:space="0" w:color="auto"/>
            </w:tcBorders>
            <w:vAlign w:val="center"/>
            <w:hideMark/>
          </w:tcPr>
          <w:p w14:paraId="3DF1970B"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多様な人々が利用しやすいように生活環境をデザインする考え方。</w:t>
            </w:r>
          </w:p>
        </w:tc>
      </w:tr>
      <w:tr w:rsidR="00774F36" w:rsidRPr="00774F36" w14:paraId="6A047865" w14:textId="77777777" w:rsidTr="00774F36">
        <w:trPr>
          <w:trHeight w:val="499"/>
        </w:trPr>
        <w:tc>
          <w:tcPr>
            <w:tcW w:w="395" w:type="pct"/>
            <w:vMerge w:val="restart"/>
            <w:tcBorders>
              <w:top w:val="nil"/>
              <w:left w:val="single" w:sz="4" w:space="0" w:color="auto"/>
              <w:bottom w:val="single" w:sz="4" w:space="0" w:color="000000"/>
              <w:right w:val="single" w:sz="4" w:space="0" w:color="auto"/>
            </w:tcBorders>
            <w:vAlign w:val="center"/>
            <w:hideMark/>
          </w:tcPr>
          <w:p w14:paraId="3B453A25" w14:textId="77777777" w:rsidR="00774F36" w:rsidRPr="00774F36" w:rsidRDefault="00774F36" w:rsidP="00774F36">
            <w:pPr>
              <w:widowControl/>
              <w:spacing w:line="240" w:lineRule="auto"/>
              <w:jc w:val="center"/>
              <w:rPr>
                <w:rFonts w:ascii="BIZ UDPゴシック" w:eastAsia="BIZ UDPゴシック" w:hAnsi="BIZ UDPゴシック"/>
                <w:sz w:val="20"/>
                <w:szCs w:val="20"/>
              </w:rPr>
            </w:pPr>
            <w:r>
              <w:rPr>
                <w:rFonts w:ascii="BIZ UDPゴシック" w:eastAsia="BIZ UDPゴシック" w:hAnsi="BIZ UDPゴシック"/>
                <w:sz w:val="20"/>
                <w:szCs w:val="20"/>
              </w:rPr>
              <w:t>ら行</w:t>
            </w:r>
          </w:p>
        </w:tc>
        <w:tc>
          <w:tcPr>
            <w:tcW w:w="1316" w:type="pct"/>
            <w:tcBorders>
              <w:top w:val="nil"/>
              <w:left w:val="nil"/>
              <w:bottom w:val="single" w:sz="4" w:space="0" w:color="auto"/>
              <w:right w:val="single" w:sz="4" w:space="0" w:color="auto"/>
            </w:tcBorders>
            <w:shd w:val="clear" w:color="F2F4F8" w:fill="F2F4F8"/>
            <w:vAlign w:val="center"/>
            <w:hideMark/>
          </w:tcPr>
          <w:p w14:paraId="69D46419"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リハビリテーション</w:t>
            </w:r>
          </w:p>
        </w:tc>
        <w:tc>
          <w:tcPr>
            <w:tcW w:w="3289" w:type="pct"/>
            <w:tcBorders>
              <w:top w:val="nil"/>
              <w:left w:val="nil"/>
              <w:bottom w:val="single" w:sz="4" w:space="0" w:color="auto"/>
              <w:right w:val="single" w:sz="4" w:space="0" w:color="auto"/>
            </w:tcBorders>
            <w:shd w:val="clear" w:color="F2F4F8" w:fill="F2F4F8"/>
            <w:vAlign w:val="center"/>
            <w:hideMark/>
          </w:tcPr>
          <w:p w14:paraId="1410F7F0"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ライフステージにおいて、全人間的復権をめざそうという理念。</w:t>
            </w:r>
          </w:p>
        </w:tc>
      </w:tr>
      <w:tr w:rsidR="00774F36" w:rsidRPr="00774F36" w14:paraId="662506BC"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488B9C19"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vAlign w:val="center"/>
            <w:hideMark/>
          </w:tcPr>
          <w:p w14:paraId="2EF04A04"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療育</w:t>
            </w:r>
          </w:p>
        </w:tc>
        <w:tc>
          <w:tcPr>
            <w:tcW w:w="3289" w:type="pct"/>
            <w:tcBorders>
              <w:top w:val="nil"/>
              <w:left w:val="nil"/>
              <w:bottom w:val="single" w:sz="4" w:space="0" w:color="auto"/>
              <w:right w:val="single" w:sz="4" w:space="0" w:color="auto"/>
            </w:tcBorders>
            <w:vAlign w:val="center"/>
            <w:hideMark/>
          </w:tcPr>
          <w:p w14:paraId="53545A9C"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個々の発達状態や障害特性に応じ、将来の自立、社会参加などを目指して支援を行うこと。</w:t>
            </w:r>
          </w:p>
        </w:tc>
      </w:tr>
      <w:tr w:rsidR="00774F36" w:rsidRPr="00774F36" w14:paraId="09688DCD" w14:textId="77777777" w:rsidTr="00774F36">
        <w:trPr>
          <w:trHeight w:val="499"/>
        </w:trPr>
        <w:tc>
          <w:tcPr>
            <w:tcW w:w="395" w:type="pct"/>
            <w:vMerge/>
            <w:tcBorders>
              <w:top w:val="nil"/>
              <w:left w:val="single" w:sz="4" w:space="0" w:color="auto"/>
              <w:bottom w:val="single" w:sz="4" w:space="0" w:color="000000"/>
              <w:right w:val="single" w:sz="4" w:space="0" w:color="auto"/>
            </w:tcBorders>
            <w:vAlign w:val="center"/>
            <w:hideMark/>
          </w:tcPr>
          <w:p w14:paraId="35804200" w14:textId="77777777" w:rsidR="00774F36" w:rsidRPr="00774F36" w:rsidRDefault="00774F36" w:rsidP="00774F36">
            <w:pPr>
              <w:widowControl/>
              <w:spacing w:line="240" w:lineRule="auto"/>
              <w:rPr>
                <w:rFonts w:ascii="BIZ UDPゴシック" w:eastAsia="BIZ UDPゴシック" w:hAnsi="BIZ UDPゴシック"/>
                <w:sz w:val="20"/>
                <w:szCs w:val="20"/>
              </w:rPr>
            </w:pPr>
          </w:p>
        </w:tc>
        <w:tc>
          <w:tcPr>
            <w:tcW w:w="1316" w:type="pct"/>
            <w:tcBorders>
              <w:top w:val="nil"/>
              <w:left w:val="nil"/>
              <w:bottom w:val="single" w:sz="4" w:space="0" w:color="auto"/>
              <w:right w:val="single" w:sz="4" w:space="0" w:color="auto"/>
            </w:tcBorders>
            <w:shd w:val="clear" w:color="F2F4F8" w:fill="F2F4F8"/>
            <w:vAlign w:val="center"/>
            <w:hideMark/>
          </w:tcPr>
          <w:p w14:paraId="1470BC77"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レスパイト</w:t>
            </w:r>
          </w:p>
        </w:tc>
        <w:tc>
          <w:tcPr>
            <w:tcW w:w="3289" w:type="pct"/>
            <w:tcBorders>
              <w:top w:val="nil"/>
              <w:left w:val="nil"/>
              <w:bottom w:val="single" w:sz="4" w:space="0" w:color="auto"/>
              <w:right w:val="single" w:sz="4" w:space="0" w:color="auto"/>
            </w:tcBorders>
            <w:shd w:val="clear" w:color="F2F4F8" w:fill="F2F4F8"/>
            <w:vAlign w:val="center"/>
            <w:hideMark/>
          </w:tcPr>
          <w:p w14:paraId="43FAD921" w14:textId="77777777" w:rsidR="00774F36" w:rsidRPr="00774F36" w:rsidRDefault="00774F36" w:rsidP="00774F36">
            <w:pPr>
              <w:widowControl/>
              <w:spacing w:line="240" w:lineRule="auto"/>
              <w:rPr>
                <w:rFonts w:ascii="BIZ UDPゴシック" w:eastAsia="BIZ UDPゴシック" w:hAnsi="BIZ UDPゴシック"/>
                <w:sz w:val="20"/>
                <w:szCs w:val="20"/>
              </w:rPr>
            </w:pPr>
            <w:r>
              <w:rPr>
                <w:rFonts w:ascii="BIZ UDPゴシック" w:eastAsia="BIZ UDPゴシック" w:hAnsi="BIZ UDPゴシック"/>
                <w:sz w:val="20"/>
                <w:szCs w:val="20"/>
              </w:rPr>
              <w:t>介護をしている家族などが一時的に介護から解放され、休息をとれるような支援を行うことを指す。</w:t>
            </w:r>
          </w:p>
        </w:tc>
      </w:tr>
    </w:tbl>
    <w:p w14:paraId="0B14978A" w14:textId="77777777" w:rsidR="006973FA" w:rsidRPr="00774F36" w:rsidRDefault="006973FA">
      <w:pPr>
        <w:rPr>
          <w:rFonts w:ascii="BIZ UDPゴシック" w:eastAsia="BIZ UDPゴシック" w:hAnsi="BIZ UDPゴシック"/>
        </w:rPr>
      </w:pPr>
    </w:p>
    <w:p w14:paraId="3006471A" w14:textId="77777777" w:rsidR="006973FA" w:rsidRDefault="006973FA">
      <w:pPr>
        <w:rPr>
          <w:rFonts w:ascii="BIZ UDPゴシック" w:eastAsia="BIZ UDPゴシック" w:hAnsi="BIZ UDPゴシック"/>
        </w:rPr>
      </w:pPr>
    </w:p>
    <w:p w14:paraId="7BE26C3C" w14:textId="77777777" w:rsidR="006973FA" w:rsidRDefault="006973FA">
      <w:pPr>
        <w:rPr>
          <w:rFonts w:ascii="BIZ UDPゴシック" w:eastAsia="BIZ UDPゴシック" w:hAnsi="BIZ UDPゴシック"/>
        </w:rPr>
      </w:pPr>
    </w:p>
    <w:p w14:paraId="385F380D" w14:textId="77777777" w:rsidR="006973FA" w:rsidRDefault="006973FA">
      <w:pPr>
        <w:rPr>
          <w:rFonts w:ascii="BIZ UDPゴシック" w:eastAsia="BIZ UDPゴシック" w:hAnsi="BIZ UDPゴシック"/>
        </w:rPr>
      </w:pPr>
    </w:p>
    <w:p w14:paraId="37F6271C" w14:textId="77777777" w:rsidR="006973FA" w:rsidRDefault="006973FA">
      <w:pPr>
        <w:rPr>
          <w:rFonts w:ascii="BIZ UDPゴシック" w:eastAsia="BIZ UDPゴシック" w:hAnsi="BIZ UDPゴシック"/>
        </w:rPr>
      </w:pPr>
    </w:p>
    <w:p w14:paraId="79473596" w14:textId="77777777" w:rsidR="00332CA8" w:rsidRDefault="00332CA8">
      <w:pPr>
        <w:rPr>
          <w:rFonts w:ascii="BIZ UDPゴシック" w:eastAsia="BIZ UDPゴシック" w:hAnsi="BIZ UDPゴシック"/>
        </w:rPr>
      </w:pPr>
    </w:p>
    <w:p w14:paraId="3BDFA238" w14:textId="77777777" w:rsidR="00332CA8" w:rsidRDefault="00332CA8">
      <w:pPr>
        <w:rPr>
          <w:rFonts w:ascii="BIZ UDPゴシック" w:eastAsia="BIZ UDPゴシック" w:hAnsi="BIZ UDPゴシック"/>
        </w:rPr>
      </w:pPr>
    </w:p>
    <w:p w14:paraId="0D5F1963" w14:textId="77777777" w:rsidR="00332CA8" w:rsidRDefault="00332CA8">
      <w:pPr>
        <w:rPr>
          <w:rFonts w:ascii="BIZ UDPゴシック" w:eastAsia="BIZ UDPゴシック" w:hAnsi="BIZ UDPゴシック"/>
        </w:rPr>
      </w:pPr>
    </w:p>
    <w:p w14:paraId="145D92AE" w14:textId="77777777" w:rsidR="00332CA8" w:rsidRDefault="00332CA8">
      <w:pPr>
        <w:rPr>
          <w:rFonts w:ascii="BIZ UDPゴシック" w:eastAsia="BIZ UDPゴシック" w:hAnsi="BIZ UDPゴシック"/>
        </w:rPr>
      </w:pPr>
    </w:p>
    <w:p w14:paraId="64D0DB06" w14:textId="77777777" w:rsidR="00332CA8" w:rsidRDefault="00332CA8">
      <w:pPr>
        <w:rPr>
          <w:rFonts w:ascii="BIZ UDPゴシック" w:eastAsia="BIZ UDPゴシック" w:hAnsi="BIZ UDPゴシック"/>
        </w:rPr>
      </w:pPr>
    </w:p>
    <w:p w14:paraId="3B6F6FC3" w14:textId="77777777" w:rsidR="00332CA8" w:rsidRDefault="00332CA8">
      <w:pPr>
        <w:rPr>
          <w:rFonts w:ascii="BIZ UDPゴシック" w:eastAsia="BIZ UDPゴシック" w:hAnsi="BIZ UDPゴシック"/>
        </w:rPr>
      </w:pPr>
    </w:p>
    <w:p w14:paraId="3D1F6BF9" w14:textId="77777777" w:rsidR="00332CA8" w:rsidRDefault="00332CA8">
      <w:pPr>
        <w:rPr>
          <w:rFonts w:ascii="BIZ UDPゴシック" w:eastAsia="BIZ UDPゴシック" w:hAnsi="BIZ UDPゴシック"/>
        </w:rPr>
      </w:pPr>
    </w:p>
    <w:p w14:paraId="797E0B04" w14:textId="77777777" w:rsidR="00332CA8" w:rsidRDefault="00332CA8">
      <w:pPr>
        <w:rPr>
          <w:rFonts w:ascii="BIZ UDPゴシック" w:eastAsia="BIZ UDPゴシック" w:hAnsi="BIZ UDPゴシック"/>
        </w:rPr>
      </w:pPr>
    </w:p>
    <w:p w14:paraId="7379974E" w14:textId="77777777" w:rsidR="00332CA8" w:rsidRDefault="00332CA8">
      <w:pPr>
        <w:rPr>
          <w:rFonts w:ascii="BIZ UDPゴシック" w:eastAsia="BIZ UDPゴシック" w:hAnsi="BIZ UDPゴシック"/>
        </w:rPr>
      </w:pPr>
    </w:p>
    <w:p w14:paraId="1AAE791C" w14:textId="77777777" w:rsidR="00332CA8" w:rsidRDefault="00332CA8">
      <w:pPr>
        <w:rPr>
          <w:rFonts w:ascii="BIZ UDPゴシック" w:eastAsia="BIZ UDPゴシック" w:hAnsi="BIZ UDPゴシック"/>
        </w:rPr>
      </w:pPr>
    </w:p>
    <w:p w14:paraId="3268DEB2" w14:textId="77777777" w:rsidR="00332CA8" w:rsidRDefault="00332CA8">
      <w:pPr>
        <w:rPr>
          <w:rFonts w:ascii="BIZ UDPゴシック" w:eastAsia="BIZ UDPゴシック" w:hAnsi="BIZ UDPゴシック"/>
        </w:rPr>
      </w:pPr>
    </w:p>
    <w:p w14:paraId="7C341CFD" w14:textId="77777777" w:rsidR="00332CA8" w:rsidRDefault="00332CA8">
      <w:pPr>
        <w:rPr>
          <w:rFonts w:ascii="BIZ UDPゴシック" w:eastAsia="BIZ UDPゴシック" w:hAnsi="BIZ UDPゴシック"/>
        </w:rPr>
      </w:pPr>
    </w:p>
    <w:p w14:paraId="76491D4D" w14:textId="77777777" w:rsidR="00332CA8" w:rsidRDefault="00332CA8">
      <w:pPr>
        <w:rPr>
          <w:rFonts w:ascii="BIZ UDPゴシック" w:eastAsia="BIZ UDPゴシック" w:hAnsi="BIZ UDPゴシック"/>
        </w:rPr>
      </w:pPr>
    </w:p>
    <w:p w14:paraId="6DF61BDD" w14:textId="77777777" w:rsidR="00332CA8" w:rsidRDefault="00332CA8">
      <w:pPr>
        <w:rPr>
          <w:rFonts w:ascii="BIZ UDPゴシック" w:eastAsia="BIZ UDPゴシック" w:hAnsi="BIZ UDPゴシック"/>
        </w:rPr>
      </w:pPr>
    </w:p>
    <w:p w14:paraId="1597E818" w14:textId="77777777" w:rsidR="00332CA8" w:rsidRDefault="00332CA8">
      <w:pPr>
        <w:rPr>
          <w:rFonts w:ascii="BIZ UDPゴシック" w:eastAsia="BIZ UDPゴシック" w:hAnsi="BIZ UDPゴシック"/>
        </w:rPr>
      </w:pPr>
    </w:p>
    <w:p w14:paraId="7FAFAF77" w14:textId="77777777" w:rsidR="00332CA8" w:rsidRDefault="00332CA8">
      <w:pPr>
        <w:rPr>
          <w:rFonts w:ascii="BIZ UDPゴシック" w:eastAsia="BIZ UDPゴシック" w:hAnsi="BIZ UDPゴシック"/>
        </w:rPr>
      </w:pPr>
    </w:p>
    <w:p w14:paraId="11EB64C4" w14:textId="77777777" w:rsidR="00332CA8" w:rsidRDefault="00332CA8">
      <w:pPr>
        <w:rPr>
          <w:rFonts w:ascii="BIZ UDPゴシック" w:eastAsia="BIZ UDPゴシック" w:hAnsi="BIZ UDPゴシック"/>
        </w:rPr>
      </w:pPr>
    </w:p>
    <w:p w14:paraId="0E85627C" w14:textId="77777777" w:rsidR="006973FA" w:rsidRDefault="006973FA">
      <w:pPr>
        <w:rPr>
          <w:rFonts w:ascii="BIZ UDPゴシック" w:eastAsia="BIZ UDPゴシック" w:hAnsi="BIZ UDPゴシック"/>
        </w:rPr>
      </w:pPr>
    </w:p>
    <w:p w14:paraId="2E1FFA20" w14:textId="77777777" w:rsidR="006973FA" w:rsidRDefault="006973FA">
      <w:pPr>
        <w:rPr>
          <w:rFonts w:ascii="BIZ UDPゴシック" w:eastAsia="BIZ UDPゴシック" w:hAnsi="BIZ UDPゴシック"/>
        </w:rPr>
      </w:pPr>
    </w:p>
    <w:p w14:paraId="1BCB779E" w14:textId="77777777" w:rsidR="006973FA" w:rsidRDefault="006973FA">
      <w:pPr>
        <w:rPr>
          <w:rFonts w:ascii="BIZ UDPゴシック" w:eastAsia="BIZ UDPゴシック" w:hAnsi="BIZ UDPゴシック"/>
        </w:rPr>
      </w:pPr>
    </w:p>
    <w:p w14:paraId="67B8A1A4" w14:textId="77777777" w:rsidR="006973FA" w:rsidRPr="00370011" w:rsidRDefault="006973FA">
      <w:pPr>
        <w:rPr>
          <w:rFonts w:ascii="BIZ UDPゴシック" w:eastAsia="BIZ UDPゴシック" w:hAnsi="BIZ UDPゴシック"/>
        </w:rPr>
      </w:pPr>
    </w:p>
    <w:p w14:paraId="311E0817"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p>
    <w:p w14:paraId="68292954"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r>
        <w:rPr>
          <w:rFonts w:ascii="BIZ UDPゴシック" w:eastAsia="BIZ UDPゴシック" w:hAnsi="BIZ UDPゴシック"/>
          <w:b/>
          <w:bCs/>
          <w:noProof/>
          <w:sz w:val="26"/>
          <w:szCs w:val="26"/>
        </w:rPr>
        <w:drawing>
          <wp:inline distT="0" distB="0" distL="0" distR="0" wp14:anchorId="0188D7F9" wp14:editId="6337D47C">
            <wp:extent cx="3324225" cy="1748542"/>
            <wp:effectExtent l="0" t="0" r="0" b="4445"/>
            <wp:docPr id="120614278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3524" cy="1753433"/>
                    </a:xfrm>
                    <a:prstGeom prst="rect">
                      <a:avLst/>
                    </a:prstGeom>
                    <a:noFill/>
                    <a:ln>
                      <a:noFill/>
                    </a:ln>
                  </pic:spPr>
                </pic:pic>
              </a:graphicData>
            </a:graphic>
          </wp:inline>
        </w:drawing>
      </w:r>
    </w:p>
    <w:p w14:paraId="0E236697" w14:textId="77777777" w:rsidR="006973FA" w:rsidRDefault="006973FA" w:rsidP="006973FA">
      <w:pPr>
        <w:pBdr>
          <w:top w:val="thinThickSmallGap" w:sz="24" w:space="0" w:color="000000" w:themeColor="text1"/>
        </w:pBdr>
        <w:spacing w:after="100"/>
        <w:jc w:val="center"/>
        <w:rPr>
          <w:rFonts w:ascii="BIZ UDPゴシック" w:eastAsia="BIZ UDPゴシック" w:hAnsi="BIZ UDPゴシック"/>
          <w:b/>
          <w:bCs/>
          <w:sz w:val="26"/>
          <w:szCs w:val="26"/>
        </w:rPr>
      </w:pPr>
    </w:p>
    <w:p w14:paraId="7F2377FB" w14:textId="77777777" w:rsidR="009D6CAB" w:rsidRPr="00370011" w:rsidRDefault="00000000" w:rsidP="006973FA">
      <w:pPr>
        <w:pBdr>
          <w:top w:val="thinThickSmallGap" w:sz="24" w:space="0" w:color="000000" w:themeColor="text1"/>
        </w:pBdr>
        <w:jc w:val="center"/>
        <w:rPr>
          <w:rFonts w:ascii="BIZ UDPゴシック" w:eastAsia="BIZ UDPゴシック" w:hAnsi="BIZ UDPゴシック"/>
        </w:rPr>
      </w:pPr>
      <w:r>
        <w:rPr>
          <w:rFonts w:ascii="BIZ UDPゴシック" w:eastAsia="BIZ UDPゴシック" w:hAnsi="BIZ UDPゴシック"/>
          <w:b/>
          <w:bCs/>
          <w:sz w:val="26"/>
          <w:szCs w:val="26"/>
        </w:rPr>
        <w:t>おのまち障がい者計画</w:t>
      </w:r>
    </w:p>
    <w:p w14:paraId="0EBEE32E" w14:textId="77777777" w:rsidR="009D6CAB" w:rsidRPr="00370011" w:rsidRDefault="00000000" w:rsidP="006973FA">
      <w:pPr>
        <w:jc w:val="center"/>
        <w:rPr>
          <w:rFonts w:ascii="BIZ UDPゴシック" w:eastAsia="BIZ UDPゴシック" w:hAnsi="BIZ UDPゴシック"/>
        </w:rPr>
      </w:pPr>
      <w:r>
        <w:rPr>
          <w:rFonts w:ascii="BIZ UDPゴシック" w:eastAsia="BIZ UDPゴシック" w:hAnsi="BIZ UDPゴシック"/>
          <w:b/>
          <w:bCs/>
          <w:sz w:val="26"/>
          <w:szCs w:val="26"/>
        </w:rPr>
        <w:t>第４期障がい児福祉計画</w:t>
      </w:r>
    </w:p>
    <w:p w14:paraId="4C1E0D17" w14:textId="77777777" w:rsidR="009D6CAB" w:rsidRPr="00370011" w:rsidRDefault="00000000" w:rsidP="006973FA">
      <w:pPr>
        <w:jc w:val="center"/>
        <w:rPr>
          <w:rFonts w:ascii="BIZ UDPゴシック" w:eastAsia="BIZ UDPゴシック" w:hAnsi="BIZ UDPゴシック"/>
        </w:rPr>
      </w:pPr>
      <w:r>
        <w:rPr>
          <w:rFonts w:ascii="BIZ UDPゴシック" w:eastAsia="BIZ UDPゴシック" w:hAnsi="BIZ UDPゴシック"/>
          <w:b/>
          <w:bCs/>
          <w:sz w:val="26"/>
          <w:szCs w:val="26"/>
        </w:rPr>
        <w:t>第８期障がい福祉計画</w:t>
      </w:r>
    </w:p>
    <w:p w14:paraId="37E8F9BB" w14:textId="77777777" w:rsidR="009D6CAB" w:rsidRPr="00370011" w:rsidRDefault="00000000" w:rsidP="006973FA">
      <w:pPr>
        <w:pBdr>
          <w:bottom w:val="single" w:sz="4" w:space="1" w:color="auto"/>
        </w:pBdr>
        <w:jc w:val="center"/>
        <w:rPr>
          <w:rFonts w:ascii="BIZ UDPゴシック" w:eastAsia="BIZ UDPゴシック" w:hAnsi="BIZ UDPゴシック"/>
        </w:rPr>
      </w:pPr>
      <w:r>
        <w:rPr>
          <w:rFonts w:ascii="BIZ UDPゴシック" w:eastAsia="BIZ UDPゴシック" w:hAnsi="BIZ UDPゴシック"/>
          <w:sz w:val="22"/>
          <w:szCs w:val="22"/>
        </w:rPr>
        <w:t>（令和９年度～令和11年度）</w:t>
      </w:r>
    </w:p>
    <w:p w14:paraId="7FC1549F" w14:textId="77777777" w:rsidR="009D6CAB" w:rsidRPr="00370011" w:rsidRDefault="00000000">
      <w:pPr>
        <w:spacing w:before="300" w:after="40"/>
        <w:jc w:val="center"/>
        <w:rPr>
          <w:rFonts w:ascii="BIZ UDPゴシック" w:eastAsia="BIZ UDPゴシック" w:hAnsi="BIZ UDPゴシック"/>
        </w:rPr>
      </w:pPr>
      <w:r>
        <w:rPr>
          <w:rFonts w:ascii="BIZ UDPゴシック" w:eastAsia="BIZ UDPゴシック" w:hAnsi="BIZ UDPゴシック"/>
          <w:sz w:val="20"/>
          <w:szCs w:val="20"/>
        </w:rPr>
        <w:t>発行日　令和９年３月</w:t>
      </w:r>
    </w:p>
    <w:p w14:paraId="36D841DC" w14:textId="77777777" w:rsidR="009D6CAB" w:rsidRPr="00370011" w:rsidRDefault="00000000">
      <w:pPr>
        <w:spacing w:after="40"/>
        <w:jc w:val="center"/>
        <w:rPr>
          <w:rFonts w:ascii="BIZ UDPゴシック" w:eastAsia="BIZ UDPゴシック" w:hAnsi="BIZ UDPゴシック"/>
        </w:rPr>
      </w:pPr>
      <w:r>
        <w:rPr>
          <w:rFonts w:ascii="BIZ UDPゴシック" w:eastAsia="BIZ UDPゴシック" w:hAnsi="BIZ UDPゴシック"/>
          <w:sz w:val="20"/>
          <w:szCs w:val="20"/>
        </w:rPr>
        <w:t>発行者　福島県小野町健康福祉課</w:t>
      </w:r>
    </w:p>
    <w:p w14:paraId="2163768E" w14:textId="77777777" w:rsidR="009D6CAB" w:rsidRPr="00370011" w:rsidRDefault="00000000">
      <w:pPr>
        <w:spacing w:after="40"/>
        <w:jc w:val="center"/>
        <w:rPr>
          <w:rFonts w:ascii="BIZ UDPゴシック" w:eastAsia="BIZ UDPゴシック" w:hAnsi="BIZ UDPゴシック"/>
        </w:rPr>
      </w:pPr>
      <w:r>
        <w:rPr>
          <w:rFonts w:ascii="BIZ UDPゴシック" w:eastAsia="BIZ UDPゴシック" w:hAnsi="BIZ UDPゴシック"/>
          <w:sz w:val="20"/>
          <w:szCs w:val="20"/>
        </w:rPr>
        <w:t>住　所　〒963-3492　福島県田村郡小野町大字小野新町字舘廻92</w:t>
      </w:r>
    </w:p>
    <w:p w14:paraId="7FC7F30F" w14:textId="77777777" w:rsidR="009D6CAB" w:rsidRDefault="00000000">
      <w:pPr>
        <w:spacing w:after="40"/>
        <w:jc w:val="center"/>
        <w:rPr>
          <w:rFonts w:ascii="BIZ UDPゴシック" w:eastAsia="BIZ UDPゴシック" w:hAnsi="BIZ UDPゴシック"/>
          <w:sz w:val="20"/>
          <w:szCs w:val="20"/>
        </w:rPr>
      </w:pPr>
      <w:r>
        <w:rPr>
          <w:rFonts w:ascii="BIZ UDPゴシック" w:eastAsia="BIZ UDPゴシック" w:hAnsi="BIZ UDPゴシック"/>
          <w:sz w:val="20"/>
          <w:szCs w:val="20"/>
        </w:rPr>
        <w:t>ＴＥＬ　0247-72-6934　ＦＡＸ　0247-72-3121</w:t>
      </w:r>
    </w:p>
    <w:p w14:paraId="34C47F9C" w14:textId="77777777" w:rsidR="00E23A1B" w:rsidRPr="00370011" w:rsidRDefault="00E23A1B" w:rsidP="00E23A1B">
      <w:pPr>
        <w:spacing w:after="40"/>
        <w:rPr>
          <w:rFonts w:ascii="BIZ UDPゴシック" w:eastAsia="BIZ UDPゴシック" w:hAnsi="BIZ UDPゴシック"/>
        </w:rPr>
      </w:pPr>
    </w:p>
    <w:p w14:paraId="71605292" w14:textId="77777777" w:rsidR="009D6CAB" w:rsidRDefault="00000000" w:rsidP="006973FA">
      <w:pPr>
        <w:pBdr>
          <w:bottom w:val="thinThickThinSmallGap" w:sz="24" w:space="1" w:color="auto"/>
        </w:pBdr>
        <w:spacing w:after="40"/>
        <w:jc w:val="center"/>
        <w:rPr>
          <w:rFonts w:ascii="BIZ UDPゴシック" w:eastAsia="BIZ UDPゴシック" w:hAnsi="BIZ UDPゴシック"/>
          <w:sz w:val="20"/>
          <w:szCs w:val="20"/>
        </w:rPr>
      </w:pPr>
      <w:r>
        <w:rPr>
          <w:rFonts w:ascii="BIZ UDPゴシック" w:eastAsia="BIZ UDPゴシック" w:hAnsi="BIZ UDPゴシック"/>
          <w:sz w:val="20"/>
          <w:szCs w:val="20"/>
        </w:rPr>
        <w:t xml:space="preserve">ホームページＵＲＬ　</w:t>
      </w:r>
      <w:r>
        <w:rPr>
          <w:rFonts w:ascii="BIZ UDPゴシック" w:eastAsia="BIZ UDPゴシック" w:hAnsi="BIZ UDPゴシック" w:hint="eastAsia"/>
          <w:sz w:val="20"/>
          <w:szCs w:val="20"/>
        </w:rPr>
        <w:t>https://</w:t>
      </w:r>
      <w:r>
        <w:rPr>
          <w:rFonts w:ascii="BIZ UDPゴシック" w:eastAsia="BIZ UDPゴシック" w:hAnsi="BIZ UDPゴシック"/>
          <w:sz w:val="20"/>
          <w:szCs w:val="20"/>
        </w:rPr>
        <w:t>www.town.ono.fukushima.jp/</w:t>
      </w:r>
    </w:p>
    <w:p w14:paraId="174C8F25" w14:textId="77777777" w:rsidR="00DF37FA" w:rsidRDefault="00DF37FA" w:rsidP="00DF37FA">
      <w:pPr>
        <w:rPr>
          <w:rFonts w:ascii="BIZ UDPゴシック" w:eastAsia="BIZ UDPゴシック" w:hAnsi="BIZ UDPゴシック"/>
          <w:sz w:val="20"/>
          <w:szCs w:val="20"/>
        </w:rPr>
      </w:pPr>
    </w:p>
    <w:p w14:paraId="6F1C4BB1" w14:textId="77777777" w:rsidR="00DF37FA" w:rsidRDefault="00DF37FA" w:rsidP="00DF37FA">
      <w:pPr>
        <w:rPr>
          <w:rFonts w:ascii="BIZ UDPゴシック" w:eastAsia="BIZ UDPゴシック" w:hAnsi="BIZ UDPゴシック"/>
        </w:rPr>
      </w:pPr>
    </w:p>
    <w:p w14:paraId="2B90A98E" w14:textId="6B898189" w:rsidR="00774F36" w:rsidRDefault="00774F36" w:rsidP="00DF37FA">
      <w:pPr>
        <w:rPr>
          <w:rFonts w:ascii="BIZ UDPゴシック" w:eastAsia="BIZ UDPゴシック" w:hAnsi="BIZ UDPゴシック"/>
        </w:rPr>
      </w:pPr>
    </w:p>
    <w:p w14:paraId="67C587EC" w14:textId="77777777" w:rsidR="00774F36" w:rsidRDefault="00774F36" w:rsidP="00DF37FA">
      <w:pPr>
        <w:rPr>
          <w:rFonts w:ascii="BIZ UDPゴシック" w:eastAsia="BIZ UDPゴシック" w:hAnsi="BIZ UDPゴシック"/>
        </w:rPr>
      </w:pPr>
    </w:p>
    <w:p w14:paraId="1FFC52AF" w14:textId="71530446" w:rsidR="00774F36" w:rsidRDefault="00774F36" w:rsidP="00DF37FA">
      <w:pPr>
        <w:rPr>
          <w:rFonts w:ascii="BIZ UDPゴシック" w:eastAsia="BIZ UDPゴシック" w:hAnsi="BIZ UDPゴシック"/>
        </w:rPr>
      </w:pPr>
    </w:p>
    <w:p w14:paraId="2DFCD745" w14:textId="77777777" w:rsidR="00774F36" w:rsidRDefault="00774F36" w:rsidP="00DF37FA">
      <w:pPr>
        <w:rPr>
          <w:rFonts w:ascii="BIZ UDPゴシック" w:eastAsia="BIZ UDPゴシック" w:hAnsi="BIZ UDPゴシック"/>
        </w:rPr>
      </w:pPr>
    </w:p>
    <w:p w14:paraId="57DB47C9" w14:textId="77777777" w:rsidR="00774F36" w:rsidRDefault="00774F36" w:rsidP="00DF37FA">
      <w:pPr>
        <w:rPr>
          <w:rFonts w:ascii="BIZ UDPゴシック" w:eastAsia="BIZ UDPゴシック" w:hAnsi="BIZ UDPゴシック"/>
        </w:rPr>
      </w:pPr>
    </w:p>
    <w:p w14:paraId="125DBC12" w14:textId="18D7DBE8" w:rsidR="00774F36" w:rsidRDefault="003F1711" w:rsidP="00DF37FA">
      <w:pPr>
        <w:rPr>
          <w:rFonts w:ascii="BIZ UDPゴシック" w:eastAsia="BIZ UDPゴシック" w:hAnsi="BIZ UDPゴシック"/>
        </w:rPr>
      </w:pPr>
      <w:r>
        <w:rPr>
          <w:rFonts w:ascii="BIZ UDPゴシック" w:eastAsia="BIZ UDPゴシック" w:hAnsi="BIZ UDPゴシック" w:hint="eastAsia"/>
          <w:noProof/>
        </w:rPr>
        <w:lastRenderedPageBreak/>
        <mc:AlternateContent>
          <mc:Choice Requires="wps">
            <w:drawing>
              <wp:anchor distT="0" distB="0" distL="114300" distR="114300" simplePos="0" relativeHeight="251679744" behindDoc="0" locked="0" layoutInCell="1" allowOverlap="1" wp14:anchorId="46F2C82C" wp14:editId="344AA1C6">
                <wp:simplePos x="0" y="0"/>
                <wp:positionH relativeFrom="margin">
                  <wp:posOffset>-1022350</wp:posOffset>
                </wp:positionH>
                <wp:positionV relativeFrom="paragraph">
                  <wp:posOffset>-1016000</wp:posOffset>
                </wp:positionV>
                <wp:extent cx="7696200" cy="10877550"/>
                <wp:effectExtent l="0" t="0" r="19050" b="19050"/>
                <wp:wrapNone/>
                <wp:docPr id="402814768" name="正方形/長方形 9"/>
                <wp:cNvGraphicFramePr/>
                <a:graphic xmlns:a="http://schemas.openxmlformats.org/drawingml/2006/main">
                  <a:graphicData uri="http://schemas.microsoft.com/office/word/2010/wordprocessingShape">
                    <wps:wsp>
                      <wps:cNvSpPr/>
                      <wps:spPr>
                        <a:xfrm>
                          <a:off x="0" y="0"/>
                          <a:ext cx="7696200" cy="10877550"/>
                        </a:xfrm>
                        <a:prstGeom prst="rect">
                          <a:avLst/>
                        </a:prstGeom>
                        <a:solidFill>
                          <a:schemeClr val="accent4">
                            <a:lumMod val="40000"/>
                            <a:lumOff val="6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8FFC7" id="正方形/長方形 9" o:spid="_x0000_s1026" style="position:absolute;margin-left:-80.5pt;margin-top:-80pt;width:606pt;height:85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" fillcolor="#ffe599 [1303]" strokecolor="#ffe599 [1303]" strokeweight="1pt">
                <w10:wrap anchorx="margin"/>
              </v:rect>
            </w:pict>
          </mc:Fallback>
        </mc:AlternateContent>
      </w:r>
    </w:p>
    <w:p w14:paraId="3104AE0B" w14:textId="77777777" w:rsidR="00774F36" w:rsidRDefault="00774F36" w:rsidP="00DF37FA">
      <w:pPr>
        <w:rPr>
          <w:rFonts w:ascii="BIZ UDPゴシック" w:eastAsia="BIZ UDPゴシック" w:hAnsi="BIZ UDPゴシック"/>
        </w:rPr>
      </w:pPr>
    </w:p>
    <w:p w14:paraId="1B95BBFB" w14:textId="77777777" w:rsidR="00E23A1B" w:rsidRDefault="00E23A1B" w:rsidP="00DF37FA">
      <w:pPr>
        <w:rPr>
          <w:rFonts w:ascii="BIZ UDPゴシック" w:eastAsia="BIZ UDPゴシック" w:hAnsi="BIZ UDPゴシック"/>
        </w:rPr>
      </w:pPr>
    </w:p>
    <w:p w14:paraId="5A5959CF" w14:textId="77777777" w:rsidR="00E23A1B" w:rsidRDefault="00E23A1B" w:rsidP="00DF37FA">
      <w:pPr>
        <w:rPr>
          <w:rFonts w:ascii="BIZ UDPゴシック" w:eastAsia="BIZ UDPゴシック" w:hAnsi="BIZ UDPゴシック"/>
        </w:rPr>
      </w:pPr>
    </w:p>
    <w:p w14:paraId="30D73AEF" w14:textId="77777777" w:rsidR="00E23A1B" w:rsidRDefault="00E23A1B" w:rsidP="00DF37FA">
      <w:pPr>
        <w:rPr>
          <w:rFonts w:ascii="BIZ UDPゴシック" w:eastAsia="BIZ UDPゴシック" w:hAnsi="BIZ UDPゴシック"/>
        </w:rPr>
      </w:pPr>
    </w:p>
    <w:p w14:paraId="4BFCA968" w14:textId="77777777" w:rsidR="00E23A1B" w:rsidRDefault="00E23A1B" w:rsidP="00DF37FA">
      <w:pPr>
        <w:rPr>
          <w:rFonts w:ascii="BIZ UDPゴシック" w:eastAsia="BIZ UDPゴシック" w:hAnsi="BIZ UDPゴシック"/>
        </w:rPr>
      </w:pPr>
    </w:p>
    <w:p w14:paraId="36FBD8AB" w14:textId="77777777" w:rsidR="00E23A1B" w:rsidRDefault="00E23A1B" w:rsidP="00DF37FA">
      <w:pPr>
        <w:rPr>
          <w:rFonts w:ascii="BIZ UDPゴシック" w:eastAsia="BIZ UDPゴシック" w:hAnsi="BIZ UDPゴシック"/>
        </w:rPr>
      </w:pPr>
    </w:p>
    <w:p w14:paraId="76B3E272" w14:textId="77777777" w:rsidR="00E23A1B" w:rsidRDefault="00E23A1B" w:rsidP="00DF37FA">
      <w:pPr>
        <w:rPr>
          <w:rFonts w:ascii="BIZ UDPゴシック" w:eastAsia="BIZ UDPゴシック" w:hAnsi="BIZ UDPゴシック"/>
        </w:rPr>
      </w:pPr>
    </w:p>
    <w:p w14:paraId="6E0336CF" w14:textId="77777777" w:rsidR="00DF37FA" w:rsidRPr="00DF37FA" w:rsidRDefault="00DF37FA" w:rsidP="00DF37FA">
      <w:pPr>
        <w:rPr>
          <w:rFonts w:ascii="BIZ UDPゴシック" w:eastAsia="BIZ UDPゴシック" w:hAnsi="BIZ UDPゴシック"/>
        </w:rPr>
      </w:pPr>
      <w:r>
        <w:rPr>
          <w:noProof/>
        </w:rPr>
        <w:drawing>
          <wp:anchor distT="0" distB="0" distL="114300" distR="114300" simplePos="0" relativeHeight="251680768" behindDoc="0" locked="0" layoutInCell="1" allowOverlap="1" wp14:anchorId="2B21E726" wp14:editId="36FD1E4B">
            <wp:simplePos x="0" y="0"/>
            <wp:positionH relativeFrom="margin">
              <wp:posOffset>1361440</wp:posOffset>
            </wp:positionH>
            <wp:positionV relativeFrom="paragraph">
              <wp:posOffset>5219700</wp:posOffset>
            </wp:positionV>
            <wp:extent cx="2654299" cy="899648"/>
            <wp:effectExtent l="0" t="0" r="0" b="0"/>
            <wp:wrapNone/>
            <wp:docPr id="2" name="図 1">
              <a:extLst xmlns:a="http://schemas.openxmlformats.org/drawingml/2006/main">
                <a:ext uri="{FF2B5EF4-FFF2-40B4-BE49-F238E27FC236}">
                  <a16:creationId xmlns:a16="http://schemas.microsoft.com/office/drawing/2014/main" id="{FB566FC0-524F-CF91-7377-F183FD4036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FB566FC0-524F-CF91-7377-F183FD403629}"/>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4299" cy="899648"/>
                    </a:xfrm>
                    <a:prstGeom prst="rect">
                      <a:avLst/>
                    </a:prstGeom>
                    <a:noFill/>
                  </pic:spPr>
                </pic:pic>
              </a:graphicData>
            </a:graphic>
          </wp:anchor>
        </w:drawing>
      </w:r>
    </w:p>
    <w:sectPr w:rsidR="00DF37FA" w:rsidRPr="00DF37FA">
      <w:footerReference w:type="default" r:id="rId27"/>
      <w:pgSz w:w="11906" w:h="16838"/>
      <w:pgMar w:top="1300" w:right="1400" w:bottom="13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1E93" w14:textId="77777777" w:rsidR="00A86EAB" w:rsidRDefault="00A86EAB">
      <w:pPr>
        <w:spacing w:line="240" w:lineRule="auto"/>
      </w:pPr>
      <w:r>
        <w:separator/>
      </w:r>
    </w:p>
  </w:endnote>
  <w:endnote w:type="continuationSeparator" w:id="0">
    <w:p w14:paraId="41AD537B" w14:textId="77777777" w:rsidR="00A86EAB" w:rsidRDefault="00A86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DF81" w14:textId="77777777" w:rsidR="009D6CAB"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370011">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BC1F6" w14:textId="77777777" w:rsidR="00A86EAB" w:rsidRDefault="00A86EAB">
      <w:pPr>
        <w:spacing w:line="240" w:lineRule="auto"/>
      </w:pPr>
      <w:r>
        <w:separator/>
      </w:r>
    </w:p>
  </w:footnote>
  <w:footnote w:type="continuationSeparator" w:id="0">
    <w:p w14:paraId="02126487" w14:textId="77777777" w:rsidR="00A86EAB" w:rsidRDefault="00A86E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C7279"/>
    <w:multiLevelType w:val="hybridMultilevel"/>
    <w:tmpl w:val="C6123CE8"/>
    <w:lvl w:ilvl="0" w:tplc="05144D3C">
      <w:start w:val="1"/>
      <w:numFmt w:val="bullet"/>
      <w:lvlText w:val="●"/>
      <w:lvlJc w:val="left"/>
      <w:pPr>
        <w:ind w:left="720" w:hanging="360"/>
      </w:pPr>
    </w:lvl>
    <w:lvl w:ilvl="1" w:tplc="55A63FB8">
      <w:start w:val="1"/>
      <w:numFmt w:val="bullet"/>
      <w:lvlText w:val="○"/>
      <w:lvlJc w:val="left"/>
      <w:pPr>
        <w:ind w:left="1440" w:hanging="360"/>
      </w:pPr>
    </w:lvl>
    <w:lvl w:ilvl="2" w:tplc="DE8679E6">
      <w:start w:val="1"/>
      <w:numFmt w:val="bullet"/>
      <w:lvlText w:val="■"/>
      <w:lvlJc w:val="left"/>
      <w:pPr>
        <w:ind w:left="2160" w:hanging="360"/>
      </w:pPr>
    </w:lvl>
    <w:lvl w:ilvl="3" w:tplc="D72C519E">
      <w:start w:val="1"/>
      <w:numFmt w:val="bullet"/>
      <w:lvlText w:val="●"/>
      <w:lvlJc w:val="left"/>
      <w:pPr>
        <w:ind w:left="2880" w:hanging="360"/>
      </w:pPr>
    </w:lvl>
    <w:lvl w:ilvl="4" w:tplc="A67A3E7E">
      <w:start w:val="1"/>
      <w:numFmt w:val="bullet"/>
      <w:lvlText w:val="○"/>
      <w:lvlJc w:val="left"/>
      <w:pPr>
        <w:ind w:left="3600" w:hanging="360"/>
      </w:pPr>
    </w:lvl>
    <w:lvl w:ilvl="5" w:tplc="E826BAB4">
      <w:start w:val="1"/>
      <w:numFmt w:val="bullet"/>
      <w:lvlText w:val="■"/>
      <w:lvlJc w:val="left"/>
      <w:pPr>
        <w:ind w:left="4320" w:hanging="360"/>
      </w:pPr>
    </w:lvl>
    <w:lvl w:ilvl="6" w:tplc="442476C4">
      <w:start w:val="1"/>
      <w:numFmt w:val="bullet"/>
      <w:lvlText w:val="●"/>
      <w:lvlJc w:val="left"/>
      <w:pPr>
        <w:ind w:left="5040" w:hanging="360"/>
      </w:pPr>
    </w:lvl>
    <w:lvl w:ilvl="7" w:tplc="B88C5A6C">
      <w:start w:val="1"/>
      <w:numFmt w:val="bullet"/>
      <w:lvlText w:val="●"/>
      <w:lvlJc w:val="left"/>
      <w:pPr>
        <w:ind w:left="5760" w:hanging="360"/>
      </w:pPr>
    </w:lvl>
    <w:lvl w:ilvl="8" w:tplc="66A437A0">
      <w:start w:val="1"/>
      <w:numFmt w:val="bullet"/>
      <w:lvlText w:val="●"/>
      <w:lvlJc w:val="left"/>
      <w:pPr>
        <w:ind w:left="6480" w:hanging="360"/>
      </w:pPr>
    </w:lvl>
  </w:abstractNum>
  <w:num w:numId="1" w16cid:durableId="522943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CAB"/>
    <w:rsid w:val="0005706A"/>
    <w:rsid w:val="00076CFF"/>
    <w:rsid w:val="00085512"/>
    <w:rsid w:val="000B2E2D"/>
    <w:rsid w:val="000D1485"/>
    <w:rsid w:val="000E6DF7"/>
    <w:rsid w:val="00105E13"/>
    <w:rsid w:val="001146D6"/>
    <w:rsid w:val="00193735"/>
    <w:rsid w:val="001A1EF1"/>
    <w:rsid w:val="001E7E48"/>
    <w:rsid w:val="00257B3E"/>
    <w:rsid w:val="002932E0"/>
    <w:rsid w:val="002A1C0A"/>
    <w:rsid w:val="002B2D49"/>
    <w:rsid w:val="002D125C"/>
    <w:rsid w:val="00332CA8"/>
    <w:rsid w:val="00340951"/>
    <w:rsid w:val="00370011"/>
    <w:rsid w:val="00390439"/>
    <w:rsid w:val="003969C1"/>
    <w:rsid w:val="003E33DD"/>
    <w:rsid w:val="003F1711"/>
    <w:rsid w:val="004135A6"/>
    <w:rsid w:val="00435750"/>
    <w:rsid w:val="00446E08"/>
    <w:rsid w:val="00476DEF"/>
    <w:rsid w:val="004918F0"/>
    <w:rsid w:val="00520DB3"/>
    <w:rsid w:val="005A6B3F"/>
    <w:rsid w:val="005E6C22"/>
    <w:rsid w:val="0061641B"/>
    <w:rsid w:val="00697346"/>
    <w:rsid w:val="006973FA"/>
    <w:rsid w:val="007214E1"/>
    <w:rsid w:val="00774F36"/>
    <w:rsid w:val="00795503"/>
    <w:rsid w:val="007D1FF4"/>
    <w:rsid w:val="00864C97"/>
    <w:rsid w:val="00896D94"/>
    <w:rsid w:val="008C4699"/>
    <w:rsid w:val="008C6B87"/>
    <w:rsid w:val="009D6CAB"/>
    <w:rsid w:val="00A60CEC"/>
    <w:rsid w:val="00A86EAB"/>
    <w:rsid w:val="00AD5838"/>
    <w:rsid w:val="00AF093D"/>
    <w:rsid w:val="00B4215C"/>
    <w:rsid w:val="00B4333F"/>
    <w:rsid w:val="00B82CAA"/>
    <w:rsid w:val="00B96F49"/>
    <w:rsid w:val="00BE3536"/>
    <w:rsid w:val="00C76203"/>
    <w:rsid w:val="00C85CEC"/>
    <w:rsid w:val="00CE2616"/>
    <w:rsid w:val="00D72C6D"/>
    <w:rsid w:val="00D83565"/>
    <w:rsid w:val="00DA1C26"/>
    <w:rsid w:val="00DD2430"/>
    <w:rsid w:val="00DD516F"/>
    <w:rsid w:val="00DF37FA"/>
    <w:rsid w:val="00E23A1B"/>
    <w:rsid w:val="00EA4FAB"/>
    <w:rsid w:val="00EB32BC"/>
    <w:rsid w:val="00F230B6"/>
    <w:rsid w:val="00F57DF2"/>
    <w:rsid w:val="00F62971"/>
    <w:rsid w:val="00F7182C"/>
    <w:rsid w:val="00F7366E"/>
    <w:rsid w:val="00FA1D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5E2F0F"/>
  <w15:docId w15:val="{A8060B8C-BA74-43A4-865A-0C93CEDE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Ｐゴシック" w:eastAsia="ＭＳ Ｐゴシック" w:hAnsi="ＭＳ Ｐゴシック" w:cs="ＭＳ Ｐゴシック"/>
        <w:sz w:val="21"/>
        <w:szCs w:val="21"/>
        <w:lang w:val="en-U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366E"/>
    <w:pPr>
      <w:widowControl w:val="0"/>
    </w:pPr>
  </w:style>
  <w:style w:type="paragraph" w:styleId="1">
    <w:name w:val="heading 1"/>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257B3E"/>
    <w:pPr>
      <w:tabs>
        <w:tab w:val="center" w:pos="4252"/>
        <w:tab w:val="right" w:pos="8504"/>
      </w:tabs>
      <w:snapToGrid w:val="0"/>
    </w:pPr>
  </w:style>
  <w:style w:type="character" w:customStyle="1" w:styleId="ad">
    <w:name w:val="ヘッダー (文字)"/>
    <w:basedOn w:val="a0"/>
    <w:link w:val="ac"/>
    <w:uiPriority w:val="99"/>
    <w:rsid w:val="00257B3E"/>
  </w:style>
  <w:style w:type="paragraph" w:styleId="ae">
    <w:name w:val="footer"/>
    <w:basedOn w:val="a"/>
    <w:link w:val="af"/>
    <w:uiPriority w:val="99"/>
    <w:unhideWhenUsed/>
    <w:rsid w:val="00257B3E"/>
    <w:pPr>
      <w:tabs>
        <w:tab w:val="center" w:pos="4252"/>
        <w:tab w:val="right" w:pos="8504"/>
      </w:tabs>
      <w:snapToGrid w:val="0"/>
    </w:pPr>
  </w:style>
  <w:style w:type="character" w:customStyle="1" w:styleId="af">
    <w:name w:val="フッター (文字)"/>
    <w:basedOn w:val="a0"/>
    <w:link w:val="ae"/>
    <w:uiPriority w:val="99"/>
    <w:rsid w:val="00257B3E"/>
  </w:style>
  <w:style w:type="paragraph" w:styleId="Web">
    <w:name w:val="Normal (Web)"/>
    <w:basedOn w:val="a"/>
    <w:uiPriority w:val="99"/>
    <w:unhideWhenUsed/>
    <w:rsid w:val="00257B3E"/>
    <w:pPr>
      <w:widowControl/>
      <w:spacing w:before="100" w:beforeAutospacing="1" w:after="100" w:afterAutospacing="1" w:line="240" w:lineRule="auto"/>
    </w:pPr>
    <w:rPr>
      <w:sz w:val="24"/>
      <w:szCs w:val="24"/>
    </w:rPr>
  </w:style>
  <w:style w:type="character" w:customStyle="1" w:styleId="20">
    <w:name w:val="見出し 2 (文字)"/>
    <w:basedOn w:val="a0"/>
    <w:link w:val="2"/>
    <w:uiPriority w:val="9"/>
    <w:rsid w:val="00E23A1B"/>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emf"/><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chart" Target="charts/chart5.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chart" Target="charts/chart2.xm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chart" Target="charts/chart4.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taka\Desktop\&#31119;&#31049;&#35336;&#30011;\&#9733;&#23567;&#37326;&#30010;&#65288;&#38556;&#12364;&#12356;&#65291;&#39640;&#40802;&#65289;\&#38556;&#12364;&#12356;\&#9733;&#26412;&#35336;&#30011;\&#9733;&#12304;&#23567;&#37326;&#30010;&#12305;&#38556;&#12364;&#12356;&#31119;&#31049;&#35336;&#30011;&#12527;&#12540;&#12463;&#12471;&#12540;&#12488;.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ja-JP" altLang="en-US" baseline="0">
                <a:solidFill>
                  <a:sysClr val="windowText" lastClr="000000"/>
                </a:solidFill>
                <a:latin typeface="BIZ UDPゴシック" panose="020B0400000000000000" pitchFamily="50" charset="-128"/>
                <a:ea typeface="BIZ UDPゴシック" panose="020B0400000000000000" pitchFamily="50" charset="-128"/>
              </a:rPr>
              <a:t>人口ピラミッド（令和７年１月１日現在）</a:t>
            </a:r>
            <a:endParaRPr lang="en-US" altLang="ja-JP" baseline="0">
              <a:solidFill>
                <a:sysClr val="windowText" lastClr="000000"/>
              </a:solidFill>
              <a:latin typeface="BIZ UDPゴシック" panose="020B0400000000000000" pitchFamily="50" charset="-128"/>
              <a:ea typeface="BIZ UDPゴシック" panose="020B0400000000000000" pitchFamily="50" charset="-128"/>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ja-JP"/>
        </a:p>
      </c:txPr>
    </c:title>
    <c:autoTitleDeleted val="0"/>
    <c:plotArea>
      <c:layout>
        <c:manualLayout>
          <c:layoutTarget val="inner"/>
          <c:xMode val="edge"/>
          <c:yMode val="edge"/>
          <c:x val="4.1176376084762052E-2"/>
          <c:y val="0.23144992883021032"/>
          <c:w val="0.93464999772404134"/>
          <c:h val="0.68405676851729325"/>
        </c:manualLayout>
      </c:layout>
      <c:barChart>
        <c:barDir val="bar"/>
        <c:grouping val="clustered"/>
        <c:varyColors val="0"/>
        <c:ser>
          <c:idx val="0"/>
          <c:order val="0"/>
          <c:tx>
            <c:strRef>
              <c:f>人口状況!$Z$3</c:f>
              <c:strCache>
                <c:ptCount val="1"/>
                <c:pt idx="0">
                  <c:v>男性人口 [人]</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人口状況!$Y$4:$Y$24</c:f>
              <c:strCache>
                <c:ptCount val="21"/>
                <c:pt idx="0">
                  <c:v>0～4歳</c:v>
                </c:pt>
                <c:pt idx="1">
                  <c:v>5～9歳</c:v>
                </c:pt>
                <c:pt idx="2">
                  <c:v>10～14歳</c:v>
                </c:pt>
                <c:pt idx="3">
                  <c:v>15～19歳</c:v>
                </c:pt>
                <c:pt idx="4">
                  <c:v>20～24歳</c:v>
                </c:pt>
                <c:pt idx="5">
                  <c:v>25～29歳</c:v>
                </c:pt>
                <c:pt idx="6">
                  <c:v>30～34歳</c:v>
                </c:pt>
                <c:pt idx="7">
                  <c:v>35～39歳</c:v>
                </c:pt>
                <c:pt idx="8">
                  <c:v>40～44歳</c:v>
                </c:pt>
                <c:pt idx="9">
                  <c:v>45～49歳</c:v>
                </c:pt>
                <c:pt idx="10">
                  <c:v>50～54歳</c:v>
                </c:pt>
                <c:pt idx="11">
                  <c:v>55～59歳</c:v>
                </c:pt>
                <c:pt idx="12">
                  <c:v>60～64歳</c:v>
                </c:pt>
                <c:pt idx="13">
                  <c:v>65～69歳</c:v>
                </c:pt>
                <c:pt idx="14">
                  <c:v>70～74歳</c:v>
                </c:pt>
                <c:pt idx="15">
                  <c:v>75～79歳</c:v>
                </c:pt>
                <c:pt idx="16">
                  <c:v>80～84歳</c:v>
                </c:pt>
                <c:pt idx="17">
                  <c:v>85～89歳</c:v>
                </c:pt>
                <c:pt idx="18">
                  <c:v>90～94歳</c:v>
                </c:pt>
                <c:pt idx="19">
                  <c:v>95～99歳</c:v>
                </c:pt>
                <c:pt idx="20">
                  <c:v>100歳～</c:v>
                </c:pt>
              </c:strCache>
            </c:strRef>
          </c:cat>
          <c:val>
            <c:numRef>
              <c:f>人口状況!$Z$4:$Z$24</c:f>
              <c:numCache>
                <c:formatCode>General</c:formatCode>
                <c:ptCount val="21"/>
                <c:pt idx="0">
                  <c:v>71</c:v>
                </c:pt>
                <c:pt idx="1">
                  <c:v>125</c:v>
                </c:pt>
                <c:pt idx="2">
                  <c:v>179</c:v>
                </c:pt>
                <c:pt idx="3">
                  <c:v>202</c:v>
                </c:pt>
                <c:pt idx="4">
                  <c:v>271</c:v>
                </c:pt>
                <c:pt idx="5">
                  <c:v>178</c:v>
                </c:pt>
                <c:pt idx="6">
                  <c:v>182</c:v>
                </c:pt>
                <c:pt idx="7">
                  <c:v>222</c:v>
                </c:pt>
                <c:pt idx="8">
                  <c:v>253</c:v>
                </c:pt>
                <c:pt idx="9">
                  <c:v>294</c:v>
                </c:pt>
                <c:pt idx="10">
                  <c:v>228</c:v>
                </c:pt>
                <c:pt idx="11">
                  <c:v>297</c:v>
                </c:pt>
                <c:pt idx="12">
                  <c:v>374</c:v>
                </c:pt>
                <c:pt idx="13">
                  <c:v>435</c:v>
                </c:pt>
                <c:pt idx="14">
                  <c:v>408</c:v>
                </c:pt>
                <c:pt idx="15">
                  <c:v>283</c:v>
                </c:pt>
                <c:pt idx="16">
                  <c:v>206</c:v>
                </c:pt>
                <c:pt idx="17">
                  <c:v>139</c:v>
                </c:pt>
                <c:pt idx="18">
                  <c:v>71</c:v>
                </c:pt>
                <c:pt idx="19">
                  <c:v>19</c:v>
                </c:pt>
                <c:pt idx="20">
                  <c:v>1</c:v>
                </c:pt>
              </c:numCache>
            </c:numRef>
          </c:val>
          <c:extLst>
            <c:ext xmlns:c16="http://schemas.microsoft.com/office/drawing/2014/chart" uri="{C3380CC4-5D6E-409C-BE32-E72D297353CC}">
              <c16:uniqueId val="{00000000-5523-4620-9576-78E82ABFD090}"/>
            </c:ext>
          </c:extLst>
        </c:ser>
        <c:dLbls>
          <c:showLegendKey val="0"/>
          <c:showVal val="1"/>
          <c:showCatName val="0"/>
          <c:showSerName val="0"/>
          <c:showPercent val="0"/>
          <c:showBubbleSize val="0"/>
        </c:dLbls>
        <c:gapWidth val="50"/>
        <c:axId val="1970525504"/>
        <c:axId val="1927221007"/>
      </c:barChart>
      <c:barChart>
        <c:barDir val="bar"/>
        <c:grouping val="clustered"/>
        <c:varyColors val="0"/>
        <c:ser>
          <c:idx val="1"/>
          <c:order val="1"/>
          <c:tx>
            <c:strRef>
              <c:f>人口状況!$AA$3</c:f>
              <c:strCache>
                <c:ptCount val="1"/>
                <c:pt idx="0">
                  <c:v>女性人口 [人]</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人口状況!$Y$4:$Y$24</c:f>
              <c:strCache>
                <c:ptCount val="21"/>
                <c:pt idx="0">
                  <c:v>0～4歳</c:v>
                </c:pt>
                <c:pt idx="1">
                  <c:v>5～9歳</c:v>
                </c:pt>
                <c:pt idx="2">
                  <c:v>10～14歳</c:v>
                </c:pt>
                <c:pt idx="3">
                  <c:v>15～19歳</c:v>
                </c:pt>
                <c:pt idx="4">
                  <c:v>20～24歳</c:v>
                </c:pt>
                <c:pt idx="5">
                  <c:v>25～29歳</c:v>
                </c:pt>
                <c:pt idx="6">
                  <c:v>30～34歳</c:v>
                </c:pt>
                <c:pt idx="7">
                  <c:v>35～39歳</c:v>
                </c:pt>
                <c:pt idx="8">
                  <c:v>40～44歳</c:v>
                </c:pt>
                <c:pt idx="9">
                  <c:v>45～49歳</c:v>
                </c:pt>
                <c:pt idx="10">
                  <c:v>50～54歳</c:v>
                </c:pt>
                <c:pt idx="11">
                  <c:v>55～59歳</c:v>
                </c:pt>
                <c:pt idx="12">
                  <c:v>60～64歳</c:v>
                </c:pt>
                <c:pt idx="13">
                  <c:v>65～69歳</c:v>
                </c:pt>
                <c:pt idx="14">
                  <c:v>70～74歳</c:v>
                </c:pt>
                <c:pt idx="15">
                  <c:v>75～79歳</c:v>
                </c:pt>
                <c:pt idx="16">
                  <c:v>80～84歳</c:v>
                </c:pt>
                <c:pt idx="17">
                  <c:v>85～89歳</c:v>
                </c:pt>
                <c:pt idx="18">
                  <c:v>90～94歳</c:v>
                </c:pt>
                <c:pt idx="19">
                  <c:v>95～99歳</c:v>
                </c:pt>
                <c:pt idx="20">
                  <c:v>100歳～</c:v>
                </c:pt>
              </c:strCache>
            </c:strRef>
          </c:cat>
          <c:val>
            <c:numRef>
              <c:f>人口状況!$AA$4:$AA$24</c:f>
              <c:numCache>
                <c:formatCode>General</c:formatCode>
                <c:ptCount val="21"/>
                <c:pt idx="0">
                  <c:v>83</c:v>
                </c:pt>
                <c:pt idx="1">
                  <c:v>125</c:v>
                </c:pt>
                <c:pt idx="2">
                  <c:v>164</c:v>
                </c:pt>
                <c:pt idx="3">
                  <c:v>184</c:v>
                </c:pt>
                <c:pt idx="4">
                  <c:v>153</c:v>
                </c:pt>
                <c:pt idx="5">
                  <c:v>123</c:v>
                </c:pt>
                <c:pt idx="6">
                  <c:v>121</c:v>
                </c:pt>
                <c:pt idx="7">
                  <c:v>189</c:v>
                </c:pt>
                <c:pt idx="8">
                  <c:v>190</c:v>
                </c:pt>
                <c:pt idx="9">
                  <c:v>270</c:v>
                </c:pt>
                <c:pt idx="10">
                  <c:v>259</c:v>
                </c:pt>
                <c:pt idx="11">
                  <c:v>294</c:v>
                </c:pt>
                <c:pt idx="12">
                  <c:v>349</c:v>
                </c:pt>
                <c:pt idx="13">
                  <c:v>422</c:v>
                </c:pt>
                <c:pt idx="14">
                  <c:v>404</c:v>
                </c:pt>
                <c:pt idx="15">
                  <c:v>295</c:v>
                </c:pt>
                <c:pt idx="16">
                  <c:v>265</c:v>
                </c:pt>
                <c:pt idx="17">
                  <c:v>274</c:v>
                </c:pt>
                <c:pt idx="18">
                  <c:v>186</c:v>
                </c:pt>
                <c:pt idx="19">
                  <c:v>64</c:v>
                </c:pt>
                <c:pt idx="20">
                  <c:v>12</c:v>
                </c:pt>
              </c:numCache>
            </c:numRef>
          </c:val>
          <c:extLst>
            <c:ext xmlns:c16="http://schemas.microsoft.com/office/drawing/2014/chart" uri="{C3380CC4-5D6E-409C-BE32-E72D297353CC}">
              <c16:uniqueId val="{00000001-5523-4620-9576-78E82ABFD090}"/>
            </c:ext>
          </c:extLst>
        </c:ser>
        <c:dLbls>
          <c:showLegendKey val="0"/>
          <c:showVal val="1"/>
          <c:showCatName val="0"/>
          <c:showSerName val="0"/>
          <c:showPercent val="0"/>
          <c:showBubbleSize val="0"/>
        </c:dLbls>
        <c:gapWidth val="50"/>
        <c:axId val="1428172624"/>
        <c:axId val="1927236847"/>
      </c:barChart>
      <c:catAx>
        <c:axId val="1970525504"/>
        <c:scaling>
          <c:orientation val="minMax"/>
        </c:scaling>
        <c:delete val="0"/>
        <c:axPos val="r"/>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crossAx val="1927221007"/>
        <c:crosses val="autoZero"/>
        <c:auto val="1"/>
        <c:lblAlgn val="ctr"/>
        <c:lblOffset val="100"/>
        <c:noMultiLvlLbl val="0"/>
      </c:catAx>
      <c:valAx>
        <c:axId val="1927221007"/>
        <c:scaling>
          <c:orientation val="maxMin"/>
          <c:max val="550"/>
          <c:min val="-700"/>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970525504"/>
        <c:crosses val="autoZero"/>
        <c:crossBetween val="between"/>
      </c:valAx>
      <c:valAx>
        <c:axId val="1927236847"/>
        <c:scaling>
          <c:orientation val="minMax"/>
          <c:min val="-760"/>
        </c:scaling>
        <c:delete val="1"/>
        <c:axPos val="t"/>
        <c:numFmt formatCode="General" sourceLinked="1"/>
        <c:majorTickMark val="out"/>
        <c:minorTickMark val="none"/>
        <c:tickLblPos val="nextTo"/>
        <c:crossAx val="1428172624"/>
        <c:crosses val="max"/>
        <c:crossBetween val="between"/>
      </c:valAx>
      <c:catAx>
        <c:axId val="1428172624"/>
        <c:scaling>
          <c:orientation val="minMax"/>
        </c:scaling>
        <c:delete val="1"/>
        <c:axPos val="l"/>
        <c:numFmt formatCode="General" sourceLinked="1"/>
        <c:majorTickMark val="out"/>
        <c:minorTickMark val="none"/>
        <c:tickLblPos val="nextTo"/>
        <c:crossAx val="192723684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BIZ UDPゴシック" panose="020B0400000000000000" pitchFamily="50" charset="-128"/>
                <a:ea typeface="BIZ UDPゴシック" panose="020B0400000000000000" pitchFamily="50" charset="-128"/>
                <a:cs typeface="+mn-cs"/>
              </a:defRPr>
            </a:pPr>
            <a:r>
              <a:rPr lang="ja-JP" altLang="en-US">
                <a:solidFill>
                  <a:sysClr val="windowText" lastClr="000000"/>
                </a:solidFill>
                <a:latin typeface="BIZ UDPゴシック" panose="020B0400000000000000" pitchFamily="50" charset="-128"/>
                <a:ea typeface="BIZ UDPゴシック" panose="020B0400000000000000" pitchFamily="50" charset="-128"/>
              </a:rPr>
              <a:t>障がいのある方の推移（令和</a:t>
            </a:r>
            <a:r>
              <a:rPr lang="en-US" altLang="ja-JP">
                <a:solidFill>
                  <a:sysClr val="windowText" lastClr="000000"/>
                </a:solidFill>
                <a:latin typeface="BIZ UDPゴシック" panose="020B0400000000000000" pitchFamily="50" charset="-128"/>
                <a:ea typeface="BIZ UDPゴシック" panose="020B0400000000000000" pitchFamily="50" charset="-128"/>
              </a:rPr>
              <a:t>3</a:t>
            </a:r>
            <a:r>
              <a:rPr lang="ja-JP" altLang="en-US">
                <a:solidFill>
                  <a:sysClr val="windowText" lastClr="000000"/>
                </a:solidFill>
                <a:latin typeface="BIZ UDPゴシック" panose="020B0400000000000000" pitchFamily="50" charset="-128"/>
                <a:ea typeface="BIZ UDPゴシック" panose="020B0400000000000000" pitchFamily="50" charset="-128"/>
              </a:rPr>
              <a:t>年度～令和</a:t>
            </a:r>
            <a:r>
              <a:rPr lang="en-US" altLang="ja-JP">
                <a:solidFill>
                  <a:sysClr val="windowText" lastClr="000000"/>
                </a:solidFill>
                <a:latin typeface="BIZ UDPゴシック" panose="020B0400000000000000" pitchFamily="50" charset="-128"/>
                <a:ea typeface="BIZ UDPゴシック" panose="020B0400000000000000" pitchFamily="50" charset="-128"/>
              </a:rPr>
              <a:t>11</a:t>
            </a:r>
            <a:r>
              <a:rPr lang="ja-JP" altLang="en-US">
                <a:solidFill>
                  <a:sysClr val="windowText" lastClr="000000"/>
                </a:solidFill>
                <a:latin typeface="BIZ UDPゴシック" panose="020B0400000000000000" pitchFamily="50" charset="-128"/>
                <a:ea typeface="BIZ UDPゴシック" panose="020B0400000000000000" pitchFamily="50" charset="-128"/>
              </a:rPr>
              <a:t>年度）</a:t>
            </a:r>
          </a:p>
        </c:rich>
      </c:tx>
      <c:layout>
        <c:manualLayout>
          <c:xMode val="edge"/>
          <c:yMode val="edge"/>
          <c:x val="0.18892071411865596"/>
          <c:y val="2.44328097731239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title>
    <c:autoTitleDeleted val="0"/>
    <c:plotArea>
      <c:layout/>
      <c:barChart>
        <c:barDir val="col"/>
        <c:grouping val="stacked"/>
        <c:varyColors val="0"/>
        <c:ser>
          <c:idx val="1"/>
          <c:order val="1"/>
          <c:tx>
            <c:strRef>
              <c:f>人口状況!$N$5</c:f>
              <c:strCache>
                <c:ptCount val="1"/>
                <c:pt idx="0">
                  <c:v>身体障害者手帳所持者数</c:v>
                </c:pt>
              </c:strCache>
            </c:strRef>
          </c:tx>
          <c:spPr>
            <a:solidFill>
              <a:schemeClr val="accent6">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人口状況!$P$5:$X$5</c:f>
              <c:numCache>
                <c:formatCode>#,##0_);[Red]\(#,##0\)</c:formatCode>
                <c:ptCount val="9"/>
                <c:pt idx="0">
                  <c:v>438</c:v>
                </c:pt>
                <c:pt idx="1">
                  <c:v>431</c:v>
                </c:pt>
                <c:pt idx="2">
                  <c:v>412</c:v>
                </c:pt>
                <c:pt idx="3">
                  <c:v>406</c:v>
                </c:pt>
                <c:pt idx="4">
                  <c:v>372</c:v>
                </c:pt>
                <c:pt idx="5">
                  <c:v>363</c:v>
                </c:pt>
                <c:pt idx="6">
                  <c:v>353</c:v>
                </c:pt>
                <c:pt idx="7">
                  <c:v>344</c:v>
                </c:pt>
                <c:pt idx="8">
                  <c:v>333</c:v>
                </c:pt>
              </c:numCache>
              <c:extLst/>
            </c:numRef>
          </c:val>
          <c:extLst>
            <c:ext xmlns:c16="http://schemas.microsoft.com/office/drawing/2014/chart" uri="{C3380CC4-5D6E-409C-BE32-E72D297353CC}">
              <c16:uniqueId val="{00000000-0D8F-40D0-AC60-402F12ABB902}"/>
            </c:ext>
          </c:extLst>
        </c:ser>
        <c:ser>
          <c:idx val="3"/>
          <c:order val="3"/>
          <c:tx>
            <c:strRef>
              <c:f>人口状況!$N$7</c:f>
              <c:strCache>
                <c:ptCount val="1"/>
                <c:pt idx="0">
                  <c:v>療育手帳所持者数</c:v>
                </c:pt>
              </c:strCache>
            </c:strRef>
          </c:tx>
          <c:spPr>
            <a:solidFill>
              <a:schemeClr val="accent4">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人口状況!$P$7:$X$7</c:f>
              <c:numCache>
                <c:formatCode>#,##0_);[Red]\(#,##0\)</c:formatCode>
                <c:ptCount val="9"/>
                <c:pt idx="0">
                  <c:v>79</c:v>
                </c:pt>
                <c:pt idx="1">
                  <c:v>82</c:v>
                </c:pt>
                <c:pt idx="2">
                  <c:v>82</c:v>
                </c:pt>
                <c:pt idx="3">
                  <c:v>77</c:v>
                </c:pt>
                <c:pt idx="4">
                  <c:v>74</c:v>
                </c:pt>
                <c:pt idx="5">
                  <c:v>72</c:v>
                </c:pt>
                <c:pt idx="6">
                  <c:v>70</c:v>
                </c:pt>
                <c:pt idx="7">
                  <c:v>68</c:v>
                </c:pt>
                <c:pt idx="8">
                  <c:v>66</c:v>
                </c:pt>
              </c:numCache>
              <c:extLst/>
            </c:numRef>
          </c:val>
          <c:extLst>
            <c:ext xmlns:c16="http://schemas.microsoft.com/office/drawing/2014/chart" uri="{C3380CC4-5D6E-409C-BE32-E72D297353CC}">
              <c16:uniqueId val="{00000001-0D8F-40D0-AC60-402F12ABB902}"/>
            </c:ext>
          </c:extLst>
        </c:ser>
        <c:ser>
          <c:idx val="5"/>
          <c:order val="5"/>
          <c:tx>
            <c:strRef>
              <c:f>人口状況!$N$9</c:f>
              <c:strCache>
                <c:ptCount val="1"/>
                <c:pt idx="0">
                  <c:v>精神障害者保健福祉手帳所持者数</c:v>
                </c:pt>
              </c:strCache>
            </c:strRef>
          </c:tx>
          <c:spPr>
            <a:solidFill>
              <a:schemeClr val="accent2">
                <a:lumMod val="20000"/>
                <a:lumOff val="8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BIZ UDPゴシック" panose="020B0400000000000000" pitchFamily="50" charset="-128"/>
                    <a:ea typeface="BIZ UDPゴシック" panose="020B0400000000000000" pitchFamily="50" charset="-128"/>
                    <a:cs typeface="+mn-cs"/>
                  </a:defRPr>
                </a:pPr>
                <a:endParaRPr lang="ja-JP"/>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人口状況!$P$9:$X$9</c:f>
              <c:numCache>
                <c:formatCode>#,##0_);[Red]\(#,##0\)</c:formatCode>
                <c:ptCount val="9"/>
                <c:pt idx="0">
                  <c:v>40</c:v>
                </c:pt>
                <c:pt idx="1">
                  <c:v>44</c:v>
                </c:pt>
                <c:pt idx="2">
                  <c:v>45</c:v>
                </c:pt>
                <c:pt idx="3">
                  <c:v>47</c:v>
                </c:pt>
                <c:pt idx="4">
                  <c:v>62</c:v>
                </c:pt>
                <c:pt idx="5">
                  <c:v>60</c:v>
                </c:pt>
                <c:pt idx="6">
                  <c:v>59</c:v>
                </c:pt>
                <c:pt idx="7">
                  <c:v>57</c:v>
                </c:pt>
                <c:pt idx="8">
                  <c:v>56</c:v>
                </c:pt>
              </c:numCache>
              <c:extLst/>
            </c:numRef>
          </c:val>
          <c:extLst>
            <c:ext xmlns:c16="http://schemas.microsoft.com/office/drawing/2014/chart" uri="{C3380CC4-5D6E-409C-BE32-E72D297353CC}">
              <c16:uniqueId val="{00000002-0D8F-40D0-AC60-402F12ABB902}"/>
            </c:ext>
          </c:extLst>
        </c:ser>
        <c:dLbls>
          <c:showLegendKey val="0"/>
          <c:showVal val="0"/>
          <c:showCatName val="0"/>
          <c:showSerName val="0"/>
          <c:showPercent val="0"/>
          <c:showBubbleSize val="0"/>
        </c:dLbls>
        <c:gapWidth val="219"/>
        <c:overlap val="100"/>
        <c:axId val="1224457487"/>
        <c:axId val="2025735679"/>
        <c:extLst>
          <c:ext xmlns:c15="http://schemas.microsoft.com/office/drawing/2012/chart" uri="{02D57815-91ED-43cb-92C2-25804820EDAC}">
            <c15:filteredBarSeries>
              <c15:ser>
                <c:idx val="0"/>
                <c:order val="0"/>
                <c:tx>
                  <c:strRef>
                    <c:extLst>
                      <c:ext uri="{02D57815-91ED-43cb-92C2-25804820EDAC}">
                        <c15:formulaRef>
                          <c15:sqref>人口状況!$N$4</c15:sqref>
                        </c15:formulaRef>
                      </c:ext>
                    </c:extLst>
                    <c:strCache>
                      <c:ptCount val="1"/>
                      <c:pt idx="0">
                        <c:v>合計</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c:ext uri="{02D57815-91ED-43cb-92C2-25804820EDAC}">
                        <c15:formulaRef>
                          <c15:sqref>(人口状況!$O$4:$T$4,人口状況!$V$4:$X$4)</c15:sqref>
                        </c15:formulaRef>
                      </c:ext>
                    </c:extLst>
                    <c:numCache>
                      <c:formatCode>#,##0_);[Red]\(#,##0\)</c:formatCode>
                      <c:ptCount val="8"/>
                      <c:pt idx="0">
                        <c:v>557</c:v>
                      </c:pt>
                      <c:pt idx="1">
                        <c:v>557</c:v>
                      </c:pt>
                      <c:pt idx="2">
                        <c:v>539</c:v>
                      </c:pt>
                      <c:pt idx="3">
                        <c:v>530</c:v>
                      </c:pt>
                      <c:pt idx="4">
                        <c:v>508</c:v>
                      </c:pt>
                      <c:pt idx="5">
                        <c:v>492</c:v>
                      </c:pt>
                      <c:pt idx="6">
                        <c:v>485</c:v>
                      </c:pt>
                      <c:pt idx="7">
                        <c:v>481</c:v>
                      </c:pt>
                    </c:numCache>
                  </c:numRef>
                </c:val>
                <c:extLst>
                  <c:ext xmlns:c16="http://schemas.microsoft.com/office/drawing/2014/chart" uri="{C3380CC4-5D6E-409C-BE32-E72D297353CC}">
                    <c16:uniqueId val="{00000004-0D8F-40D0-AC60-402F12ABB902}"/>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人口状況!$N$6</c15:sqref>
                        </c15:formulaRef>
                      </c:ext>
                    </c:extLst>
                    <c:strCache>
                      <c:ptCount val="1"/>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(人口状況!$O$6:$T$6,人口状況!$V$6:$X$6)</c15:sqref>
                        </c15:formulaRef>
                      </c:ext>
                    </c:extLst>
                    <c:numCache>
                      <c:formatCode>0.0%</c:formatCode>
                      <c:ptCount val="8"/>
                      <c:pt idx="0">
                        <c:v>0.78635547576301612</c:v>
                      </c:pt>
                      <c:pt idx="1">
                        <c:v>0.77378815080789942</c:v>
                      </c:pt>
                      <c:pt idx="2">
                        <c:v>0.76437847866419295</c:v>
                      </c:pt>
                      <c:pt idx="3">
                        <c:v>0.76603773584905666</c:v>
                      </c:pt>
                      <c:pt idx="4">
                        <c:v>0.73228346456692917</c:v>
                      </c:pt>
                      <c:pt idx="5">
                        <c:v>0.69715447154471544</c:v>
                      </c:pt>
                      <c:pt idx="6">
                        <c:v>0.67835051546391756</c:v>
                      </c:pt>
                      <c:pt idx="7">
                        <c:v>0.656964656964657</c:v>
                      </c:pt>
                    </c:numCache>
                  </c:numRef>
                </c:val>
                <c:extLst xmlns:c15="http://schemas.microsoft.com/office/drawing/2012/chart">
                  <c:ext xmlns:c16="http://schemas.microsoft.com/office/drawing/2014/chart" uri="{C3380CC4-5D6E-409C-BE32-E72D297353CC}">
                    <c16:uniqueId val="{00000005-0D8F-40D0-AC60-402F12ABB902}"/>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人口状況!$N$8</c15:sqref>
                        </c15:formulaRef>
                      </c:ext>
                    </c:extLst>
                    <c:strCache>
                      <c:ptCount val="1"/>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(人口状況!$O$8:$T$8,人口状況!$V$8:$X$8)</c15:sqref>
                        </c15:formulaRef>
                      </c:ext>
                    </c:extLst>
                    <c:numCache>
                      <c:formatCode>0.0%</c:formatCode>
                      <c:ptCount val="8"/>
                      <c:pt idx="0">
                        <c:v>0.14183123877917414</c:v>
                      </c:pt>
                      <c:pt idx="1">
                        <c:v>0.14721723518850988</c:v>
                      </c:pt>
                      <c:pt idx="2">
                        <c:v>0.15213358070500926</c:v>
                      </c:pt>
                      <c:pt idx="3">
                        <c:v>0.14528301886792452</c:v>
                      </c:pt>
                      <c:pt idx="4">
                        <c:v>0.14566929133858267</c:v>
                      </c:pt>
                      <c:pt idx="5">
                        <c:v>0.14634146341463414</c:v>
                      </c:pt>
                      <c:pt idx="6">
                        <c:v>0.14432989690721648</c:v>
                      </c:pt>
                      <c:pt idx="7">
                        <c:v>0.14345114345114346</c:v>
                      </c:pt>
                    </c:numCache>
                  </c:numRef>
                </c:val>
                <c:extLst xmlns:c15="http://schemas.microsoft.com/office/drawing/2012/chart">
                  <c:ext xmlns:c16="http://schemas.microsoft.com/office/drawing/2014/chart" uri="{C3380CC4-5D6E-409C-BE32-E72D297353CC}">
                    <c16:uniqueId val="{00000006-0D8F-40D0-AC60-402F12ABB902}"/>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人口状況!$N$10</c15:sqref>
                        </c15:formulaRef>
                      </c:ext>
                    </c:extLst>
                    <c:strCache>
                      <c:ptCount val="1"/>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ja-JP"/>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(人口状況!$O$3:$T$3,人口状況!$V$3:$X$3)</c15:sqref>
                        </c15:formulaRef>
                      </c:ext>
                    </c:extLst>
                    <c:strCache>
                      <c:ptCount val="8"/>
                      <c:pt idx="0">
                        <c:v>令和3年度</c:v>
                      </c:pt>
                      <c:pt idx="1">
                        <c:v>令和4年度</c:v>
                      </c:pt>
                      <c:pt idx="2">
                        <c:v>令和5年度</c:v>
                      </c:pt>
                      <c:pt idx="3">
                        <c:v>令和6年度</c:v>
                      </c:pt>
                      <c:pt idx="4">
                        <c:v>令和7年度</c:v>
                      </c:pt>
                      <c:pt idx="5">
                        <c:v>令和9年度</c:v>
                      </c:pt>
                      <c:pt idx="6">
                        <c:v>令和10年度</c:v>
                      </c:pt>
                      <c:pt idx="7">
                        <c:v>令和11年度</c:v>
                      </c:pt>
                    </c:strCache>
                  </c:strRef>
                </c:cat>
                <c:val>
                  <c:numRef>
                    <c:extLst xmlns:c15="http://schemas.microsoft.com/office/drawing/2012/chart">
                      <c:ext xmlns:c15="http://schemas.microsoft.com/office/drawing/2012/chart" uri="{02D57815-91ED-43cb-92C2-25804820EDAC}">
                        <c15:formulaRef>
                          <c15:sqref>(人口状況!$O$10:$T$10,人口状況!$V$10:$X$10)</c15:sqref>
                        </c15:formulaRef>
                      </c:ext>
                    </c:extLst>
                    <c:numCache>
                      <c:formatCode>0.0%</c:formatCode>
                      <c:ptCount val="8"/>
                      <c:pt idx="0">
                        <c:v>7.1813285457809697E-2</c:v>
                      </c:pt>
                      <c:pt idx="1">
                        <c:v>7.899461400359066E-2</c:v>
                      </c:pt>
                      <c:pt idx="2">
                        <c:v>8.3487940630797772E-2</c:v>
                      </c:pt>
                      <c:pt idx="3">
                        <c:v>8.8679245283018862E-2</c:v>
                      </c:pt>
                      <c:pt idx="4">
                        <c:v>0.12204724409448819</c:v>
                      </c:pt>
                      <c:pt idx="5">
                        <c:v>0.1565040650406504</c:v>
                      </c:pt>
                      <c:pt idx="6">
                        <c:v>0.17731958762886599</c:v>
                      </c:pt>
                      <c:pt idx="7">
                        <c:v>0.1995841995841996</c:v>
                      </c:pt>
                    </c:numCache>
                  </c:numRef>
                </c:val>
                <c:extLst xmlns:c15="http://schemas.microsoft.com/office/drawing/2012/chart">
                  <c:ext xmlns:c16="http://schemas.microsoft.com/office/drawing/2014/chart" uri="{C3380CC4-5D6E-409C-BE32-E72D297353CC}">
                    <c16:uniqueId val="{00000007-0D8F-40D0-AC60-402F12ABB902}"/>
                  </c:ext>
                </c:extLst>
              </c15:ser>
            </c15:filteredBarSeries>
          </c:ext>
        </c:extLst>
      </c:barChart>
      <c:lineChart>
        <c:grouping val="standard"/>
        <c:varyColors val="0"/>
        <c:ser>
          <c:idx val="7"/>
          <c:order val="7"/>
          <c:tx>
            <c:strRef>
              <c:f>人口状況!$N$11</c:f>
              <c:strCache>
                <c:ptCount val="1"/>
                <c:pt idx="0">
                  <c:v>対人口比</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5.1954841577155159E-2"/>
                  <c:y val="-9.05295122414120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D8F-40D0-AC60-402F12ABB902}"/>
                </c:ext>
              </c:extLst>
            </c:dLbl>
            <c:dLbl>
              <c:idx val="1"/>
              <c:layout>
                <c:manualLayout>
                  <c:x val="-5.4151195629428377E-2"/>
                  <c:y val="-7.914215221104575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D8F-40D0-AC60-402F12ABB902}"/>
                </c:ext>
              </c:extLst>
            </c:dLbl>
            <c:dLbl>
              <c:idx val="2"/>
              <c:layout>
                <c:manualLayout>
                  <c:x val="-5.4151195629428335E-2"/>
                  <c:y val="-7.155057885746821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D8F-40D0-AC60-402F12ABB90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人口状況!$P$3:$X$3</c:f>
              <c:strCache>
                <c:ptCount val="9"/>
                <c:pt idx="0">
                  <c:v>令和3年度</c:v>
                </c:pt>
                <c:pt idx="1">
                  <c:v>令和4年度</c:v>
                </c:pt>
                <c:pt idx="2">
                  <c:v>令和5年度</c:v>
                </c:pt>
                <c:pt idx="3">
                  <c:v>令和6年度</c:v>
                </c:pt>
                <c:pt idx="4">
                  <c:v>令和7年度</c:v>
                </c:pt>
                <c:pt idx="5">
                  <c:v>令和8年度</c:v>
                </c:pt>
                <c:pt idx="6">
                  <c:v>令和9年度</c:v>
                </c:pt>
                <c:pt idx="7">
                  <c:v>令和10年度</c:v>
                </c:pt>
                <c:pt idx="8">
                  <c:v>令和11年度</c:v>
                </c:pt>
              </c:strCache>
              <c:extLst/>
            </c:strRef>
          </c:cat>
          <c:val>
            <c:numRef>
              <c:f>人口状況!$P$11:$X$11</c:f>
              <c:numCache>
                <c:formatCode>0.00%</c:formatCode>
                <c:ptCount val="9"/>
                <c:pt idx="0">
                  <c:v>5.7011258955987715E-2</c:v>
                </c:pt>
                <c:pt idx="1">
                  <c:v>5.7978557301967312E-2</c:v>
                </c:pt>
                <c:pt idx="2">
                  <c:v>5.7511737089201875E-2</c:v>
                </c:pt>
                <c:pt idx="3">
                  <c:v>5.8139534883720929E-2</c:v>
                </c:pt>
                <c:pt idx="4">
                  <c:v>5.8123569794050346E-2</c:v>
                </c:pt>
                <c:pt idx="5">
                  <c:v>5.8098591549295774E-2</c:v>
                </c:pt>
                <c:pt idx="6">
                  <c:v>5.8163388439724871E-2</c:v>
                </c:pt>
                <c:pt idx="7">
                  <c:v>5.8073303615651314E-2</c:v>
                </c:pt>
                <c:pt idx="8">
                  <c:v>5.810983397190294E-2</c:v>
                </c:pt>
              </c:numCache>
              <c:extLst/>
            </c:numRef>
          </c:val>
          <c:smooth val="0"/>
          <c:extLst>
            <c:ext xmlns:c16="http://schemas.microsoft.com/office/drawing/2014/chart" uri="{C3380CC4-5D6E-409C-BE32-E72D297353CC}">
              <c16:uniqueId val="{00000003-0D8F-40D0-AC60-402F12ABB902}"/>
            </c:ext>
          </c:extLst>
        </c:ser>
        <c:dLbls>
          <c:showLegendKey val="0"/>
          <c:showVal val="0"/>
          <c:showCatName val="0"/>
          <c:showSerName val="0"/>
          <c:showPercent val="0"/>
          <c:showBubbleSize val="0"/>
        </c:dLbls>
        <c:marker val="1"/>
        <c:smooth val="0"/>
        <c:axId val="1379353104"/>
        <c:axId val="1420671024"/>
      </c:lineChart>
      <c:catAx>
        <c:axId val="1224457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crossAx val="2025735679"/>
        <c:crosses val="autoZero"/>
        <c:auto val="1"/>
        <c:lblAlgn val="ctr"/>
        <c:lblOffset val="100"/>
        <c:noMultiLvlLbl val="0"/>
      </c:catAx>
      <c:valAx>
        <c:axId val="20257356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crossAx val="1224457487"/>
        <c:crosses val="autoZero"/>
        <c:crossBetween val="between"/>
      </c:valAx>
      <c:valAx>
        <c:axId val="1420671024"/>
        <c:scaling>
          <c:orientation val="minMax"/>
          <c:min val="0"/>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IZ UDPゴシック" panose="020B0400000000000000" pitchFamily="50" charset="-128"/>
                <a:ea typeface="BIZ UDPゴシック" panose="020B0400000000000000" pitchFamily="50" charset="-128"/>
                <a:cs typeface="+mn-cs"/>
              </a:defRPr>
            </a:pPr>
            <a:endParaRPr lang="ja-JP"/>
          </a:p>
        </c:txPr>
        <c:crossAx val="1379353104"/>
        <c:crosses val="max"/>
        <c:crossBetween val="between"/>
      </c:valAx>
      <c:catAx>
        <c:axId val="1379353104"/>
        <c:scaling>
          <c:orientation val="minMax"/>
        </c:scaling>
        <c:delete val="1"/>
        <c:axPos val="b"/>
        <c:numFmt formatCode="General" sourceLinked="1"/>
        <c:majorTickMark val="out"/>
        <c:minorTickMark val="none"/>
        <c:tickLblPos val="nextTo"/>
        <c:crossAx val="142067102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BIZ UDPゴシック" panose="020B0400000000000000" pitchFamily="50" charset="-128"/>
              <a:ea typeface="BIZ UDPゴシック" panose="020B0400000000000000" pitchFamily="50" charset="-128"/>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BIZ UDPゴシック"/>
                <a:ea typeface="BIZ UDPゴシック"/>
              </a:defRPr>
            </a:pPr>
            <a:r>
              <a:rPr lang="ja-JP" altLang="en-US" sz="1400" b="0" strike="noStrike" spc="-1">
                <a:solidFill>
                  <a:srgbClr val="000000"/>
                </a:solidFill>
                <a:latin typeface="BIZ UDPゴシック"/>
                <a:ea typeface="BIZ UDPゴシック"/>
              </a:rPr>
              <a:t>身体障害者手帳所持者数の推移（令和3年度～令和8年度）</a:t>
            </a:r>
            <a:endParaRPr lang="en-US" altLang="ja-JP" sz="1400" b="0" strike="noStrike" spc="-1">
              <a:solidFill>
                <a:srgbClr val="000000"/>
              </a:solidFill>
              <a:latin typeface="BIZ UDPゴシック"/>
              <a:ea typeface="BIZ UDPゴシック"/>
            </a:endParaRPr>
          </a:p>
        </c:rich>
      </c:tx>
      <c:overlay val="0"/>
      <c:spPr>
        <a:noFill/>
        <a:ln w="0">
          <a:noFill/>
        </a:ln>
      </c:spPr>
    </c:title>
    <c:autoTitleDeleted val="0"/>
    <c:plotArea>
      <c:layout/>
      <c:barChart>
        <c:barDir val="col"/>
        <c:grouping val="stacked"/>
        <c:varyColors val="0"/>
        <c:ser>
          <c:idx val="0"/>
          <c:order val="0"/>
          <c:tx>
            <c:strRef>
              <c:f>Sheet1!$A$2</c:f>
              <c:strCache>
                <c:ptCount val="1"/>
                <c:pt idx="0">
                  <c:v>身体障害者手帳所持者数</c:v>
                </c:pt>
              </c:strCache>
            </c:strRef>
          </c:tx>
          <c:spPr>
            <a:solidFill>
              <a:schemeClr val="accent6">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438</c:v>
                </c:pt>
                <c:pt idx="1">
                  <c:v>431</c:v>
                </c:pt>
                <c:pt idx="2">
                  <c:v>412</c:v>
                </c:pt>
                <c:pt idx="3">
                  <c:v>406</c:v>
                </c:pt>
                <c:pt idx="4">
                  <c:v>372</c:v>
                </c:pt>
                <c:pt idx="5">
                  <c:v>363</c:v>
                </c:pt>
              </c:numCache>
            </c:numRef>
          </c:val>
          <c:extLst>
            <c:ext xmlns:c16="http://schemas.microsoft.com/office/drawing/2014/chart" uri="{C3380CC4-5D6E-409C-BE32-E72D297353CC}">
              <c16:uniqueId val="{00000000-9E8A-498B-A20A-2152079F08CA}"/>
            </c:ext>
          </c:extLst>
        </c:ser>
        <c:dLbls>
          <c:showLegendKey val="0"/>
          <c:showVal val="0"/>
          <c:showCatName val="0"/>
          <c:showSerName val="0"/>
          <c:showPercent val="0"/>
          <c:showBubbleSize val="0"/>
        </c:dLbls>
        <c:gapWidth val="150"/>
        <c:overlap val="100"/>
        <c:axId val="87497760"/>
        <c:axId val="47139771"/>
      </c:barChart>
      <c:lineChart>
        <c:grouping val="stacked"/>
        <c:varyColors val="0"/>
        <c:ser>
          <c:idx val="6"/>
          <c:order val="1"/>
          <c:tx>
            <c:strRef>
              <c:f>Sheet1!$A$3</c:f>
              <c:strCache>
                <c:ptCount val="1"/>
                <c:pt idx="0">
                  <c:v>対人口比</c:v>
                </c:pt>
              </c:strCache>
            </c:strRef>
          </c:tx>
          <c:spPr>
            <a:ln w="28440" cap="rnd">
              <a:solidFill>
                <a:srgbClr val="F1975A"/>
              </a:solidFill>
              <a:round/>
            </a:ln>
          </c:spPr>
          <c:marker>
            <c:symbol val="circle"/>
            <c:size val="5"/>
            <c:spPr>
              <a:solidFill>
                <a:srgbClr val="F1975A"/>
              </a:solidFill>
            </c:spPr>
          </c:marker>
          <c:dLbls>
            <c:spPr>
              <a:noFill/>
              <a:ln>
                <a:noFill/>
              </a:ln>
              <a:effectLst/>
            </c:spPr>
            <c:txPr>
              <a:bodyPr wrap="square" lIns="38100" tIns="19050" rIns="38100" bIns="19050" anchor="ctr">
                <a:spAutoFit/>
              </a:bodyPr>
              <a:lstStyle/>
              <a:p>
                <a:pPr>
                  <a:defRPr>
                    <a:latin typeface="BIZ UDPゴシック" panose="020B0400000000000000" pitchFamily="50" charset="-128"/>
                    <a:ea typeface="BIZ UDPゴシック" panose="020B0400000000000000" pitchFamily="50" charset="-128"/>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4.4831115660184238E-2</c:v>
                </c:pt>
                <c:pt idx="1">
                  <c:v>4.4863120641199128E-2</c:v>
                </c:pt>
                <c:pt idx="2">
                  <c:v>4.396073410157917E-2</c:v>
                </c:pt>
                <c:pt idx="3">
                  <c:v>4.4537077665642827E-2</c:v>
                </c:pt>
                <c:pt idx="4">
                  <c:v>4.2562929061784896E-2</c:v>
                </c:pt>
                <c:pt idx="5">
                  <c:v>4.26056338028169E-2</c:v>
                </c:pt>
              </c:numCache>
            </c:numRef>
          </c:val>
          <c:smooth val="0"/>
          <c:extLst>
            <c:ext xmlns:c16="http://schemas.microsoft.com/office/drawing/2014/chart" uri="{C3380CC4-5D6E-409C-BE32-E72D297353CC}">
              <c16:uniqueId val="{00000006-9E8A-498B-A20A-2152079F08CA}"/>
            </c:ext>
          </c:extLst>
        </c:ser>
        <c:dLbls>
          <c:showLegendKey val="0"/>
          <c:showVal val="0"/>
          <c:showCatName val="0"/>
          <c:showSerName val="0"/>
          <c:showPercent val="0"/>
          <c:showBubbleSize val="0"/>
        </c:dLbls>
        <c:hiLowLines>
          <c:spPr>
            <a:ln w="0">
              <a:noFill/>
            </a:ln>
          </c:spPr>
        </c:hiLowLines>
        <c:marker val="1"/>
        <c:smooth val="0"/>
        <c:axId val="614506816"/>
        <c:axId val="878440112"/>
      </c:lineChart>
      <c:catAx>
        <c:axId val="87497760"/>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47139771"/>
        <c:crosses val="autoZero"/>
        <c:auto val="1"/>
        <c:lblAlgn val="ctr"/>
        <c:lblOffset val="100"/>
        <c:noMultiLvlLbl val="0"/>
      </c:catAx>
      <c:valAx>
        <c:axId val="47139771"/>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87497760"/>
        <c:crossesAt val="1"/>
        <c:crossBetween val="between"/>
      </c:valAx>
      <c:valAx>
        <c:axId val="878440112"/>
        <c:scaling>
          <c:orientation val="minMax"/>
          <c:min val="0"/>
        </c:scaling>
        <c:delete val="0"/>
        <c:axPos val="r"/>
        <c:numFmt formatCode="0.00%" sourceLinked="1"/>
        <c:majorTickMark val="out"/>
        <c:minorTickMark val="none"/>
        <c:tickLblPos val="nextTo"/>
        <c:crossAx val="614506816"/>
        <c:crosses val="max"/>
        <c:crossBetween val="between"/>
      </c:valAx>
      <c:catAx>
        <c:axId val="614506816"/>
        <c:scaling>
          <c:orientation val="minMax"/>
        </c:scaling>
        <c:delete val="1"/>
        <c:axPos val="b"/>
        <c:numFmt formatCode="General" sourceLinked="1"/>
        <c:majorTickMark val="out"/>
        <c:minorTickMark val="none"/>
        <c:tickLblPos val="nextTo"/>
        <c:crossAx val="878440112"/>
        <c:crosses val="autoZero"/>
        <c:auto val="1"/>
        <c:lblAlgn val="ctr"/>
        <c:lblOffset val="100"/>
        <c:noMultiLvlLbl val="0"/>
      </c:cat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0" strike="noStrike" spc="-1">
                <a:solidFill>
                  <a:srgbClr val="000000"/>
                </a:solidFill>
                <a:latin typeface="BIZ UDPゴシック"/>
                <a:ea typeface="BIZ UDPゴシック"/>
              </a:defRPr>
            </a:pPr>
            <a:r>
              <a:rPr lang="ja-JP" altLang="en-US" sz="1400" b="0" strike="noStrike" spc="-1">
                <a:solidFill>
                  <a:srgbClr val="000000"/>
                </a:solidFill>
                <a:latin typeface="BIZ UDPゴシック"/>
                <a:ea typeface="BIZ UDPゴシック"/>
              </a:rPr>
              <a:t>療育手帳所持者数の推移（令和3年度～令和8年度）</a:t>
            </a:r>
          </a:p>
        </c:rich>
      </c:tx>
      <c:overlay val="0"/>
      <c:spPr>
        <a:noFill/>
        <a:ln w="0">
          <a:noFill/>
        </a:ln>
      </c:spPr>
    </c:title>
    <c:autoTitleDeleted val="0"/>
    <c:plotArea>
      <c:layout/>
      <c:barChart>
        <c:barDir val="col"/>
        <c:grouping val="stacked"/>
        <c:varyColors val="0"/>
        <c:ser>
          <c:idx val="0"/>
          <c:order val="0"/>
          <c:tx>
            <c:strRef>
              <c:f>Sheet1!$A$2</c:f>
              <c:strCache>
                <c:ptCount val="1"/>
                <c:pt idx="0">
                  <c:v>療育手帳所持者数</c:v>
                </c:pt>
              </c:strCache>
            </c:strRef>
          </c:tx>
          <c:spPr>
            <a:solidFill>
              <a:schemeClr val="accent4">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79</c:v>
                </c:pt>
                <c:pt idx="1">
                  <c:v>82</c:v>
                </c:pt>
                <c:pt idx="2">
                  <c:v>82</c:v>
                </c:pt>
                <c:pt idx="3">
                  <c:v>77</c:v>
                </c:pt>
                <c:pt idx="4">
                  <c:v>74</c:v>
                </c:pt>
                <c:pt idx="5">
                  <c:v>72</c:v>
                </c:pt>
              </c:numCache>
            </c:numRef>
          </c:val>
          <c:extLst>
            <c:ext xmlns:c16="http://schemas.microsoft.com/office/drawing/2014/chart" uri="{C3380CC4-5D6E-409C-BE32-E72D297353CC}">
              <c16:uniqueId val="{00000000-38C5-4FE5-BF0D-22220D0492EB}"/>
            </c:ext>
          </c:extLst>
        </c:ser>
        <c:dLbls>
          <c:showLegendKey val="0"/>
          <c:showVal val="0"/>
          <c:showCatName val="0"/>
          <c:showSerName val="0"/>
          <c:showPercent val="0"/>
          <c:showBubbleSize val="0"/>
        </c:dLbls>
        <c:gapWidth val="150"/>
        <c:overlap val="100"/>
        <c:axId val="62425545"/>
        <c:axId val="85551599"/>
      </c:barChart>
      <c:lineChart>
        <c:grouping val="stacked"/>
        <c:varyColors val="0"/>
        <c:ser>
          <c:idx val="4"/>
          <c:order val="1"/>
          <c:tx>
            <c:strRef>
              <c:f>Sheet1!$A$3</c:f>
              <c:strCache>
                <c:ptCount val="1"/>
                <c:pt idx="0">
                  <c:v>対人口比</c:v>
                </c:pt>
              </c:strCache>
            </c:strRef>
          </c:tx>
          <c:spPr>
            <a:ln w="28440" cap="rnd">
              <a:solidFill>
                <a:srgbClr val="997300"/>
              </a:solidFill>
              <a:round/>
            </a:ln>
          </c:spPr>
          <c:marker>
            <c:symbol val="circle"/>
            <c:size val="5"/>
            <c:spPr>
              <a:solidFill>
                <a:srgbClr val="997300"/>
              </a:solidFill>
            </c:spPr>
          </c:marker>
          <c:dLbls>
            <c:spPr>
              <a:noFill/>
              <a:ln>
                <a:noFill/>
              </a:ln>
              <a:effectLst/>
            </c:spPr>
            <c:txPr>
              <a:bodyPr wrap="square"/>
              <a:lstStyle/>
              <a:p>
                <a:pPr>
                  <a:defRPr sz="1000" b="0" strike="noStrike" spc="-1">
                    <a:solidFill>
                      <a:srgbClr val="000000"/>
                    </a:solidFill>
                    <a:latin typeface="BIZ UDPゴシック"/>
                    <a:ea typeface="BIZ UDPゴシック"/>
                  </a:defRPr>
                </a:pPr>
                <a:endParaRPr lang="ja-JP"/>
              </a:p>
            </c:txPr>
            <c:dLblPos val="t"/>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8.0859774820880252E-3</c:v>
                </c:pt>
                <c:pt idx="1">
                  <c:v>8.535442906214219E-3</c:v>
                </c:pt>
                <c:pt idx="2">
                  <c:v>8.749466495945369E-3</c:v>
                </c:pt>
                <c:pt idx="3">
                  <c:v>8.4466871434839847E-3</c:v>
                </c:pt>
                <c:pt idx="4">
                  <c:v>8.4668192219679635E-3</c:v>
                </c:pt>
                <c:pt idx="5">
                  <c:v>8.4507042253521118E-3</c:v>
                </c:pt>
              </c:numCache>
            </c:numRef>
          </c:val>
          <c:smooth val="0"/>
          <c:extLst>
            <c:ext xmlns:c16="http://schemas.microsoft.com/office/drawing/2014/chart" uri="{C3380CC4-5D6E-409C-BE32-E72D297353CC}">
              <c16:uniqueId val="{00000004-38C5-4FE5-BF0D-22220D0492EB}"/>
            </c:ext>
          </c:extLst>
        </c:ser>
        <c:dLbls>
          <c:showLegendKey val="0"/>
          <c:showVal val="0"/>
          <c:showCatName val="0"/>
          <c:showSerName val="0"/>
          <c:showPercent val="0"/>
          <c:showBubbleSize val="0"/>
        </c:dLbls>
        <c:hiLowLines>
          <c:spPr>
            <a:ln w="0">
              <a:noFill/>
            </a:ln>
          </c:spPr>
        </c:hiLowLines>
        <c:marker val="1"/>
        <c:smooth val="0"/>
        <c:axId val="36224756"/>
        <c:axId val="95838967"/>
      </c:lineChart>
      <c:catAx>
        <c:axId val="62425545"/>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85551599"/>
        <c:crosses val="autoZero"/>
        <c:auto val="1"/>
        <c:lblAlgn val="ctr"/>
        <c:lblOffset val="100"/>
        <c:noMultiLvlLbl val="0"/>
      </c:catAx>
      <c:valAx>
        <c:axId val="85551599"/>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62425545"/>
        <c:crossesAt val="1"/>
        <c:crossBetween val="between"/>
      </c:valAx>
      <c:catAx>
        <c:axId val="36224756"/>
        <c:scaling>
          <c:orientation val="minMax"/>
        </c:scaling>
        <c:delete val="1"/>
        <c:axPos val="b"/>
        <c:numFmt formatCode="General" sourceLinked="1"/>
        <c:majorTickMark val="out"/>
        <c:minorTickMark val="none"/>
        <c:tickLblPos val="nextTo"/>
        <c:crossAx val="95838967"/>
        <c:crosses val="autoZero"/>
        <c:auto val="1"/>
        <c:lblAlgn val="ctr"/>
        <c:lblOffset val="100"/>
        <c:noMultiLvlLbl val="0"/>
      </c:catAx>
      <c:valAx>
        <c:axId val="95838967"/>
        <c:scaling>
          <c:orientation val="minMax"/>
          <c:min val="0"/>
        </c:scaling>
        <c:delete val="0"/>
        <c:axPos val="r"/>
        <c:numFmt formatCode="0.00%" sourceLinked="0"/>
        <c:majorTickMark val="out"/>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36224756"/>
        <c:crosses val="max"/>
        <c:crossBetween val="between"/>
      </c:val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200" b="0" strike="noStrike" spc="-1">
                <a:solidFill>
                  <a:srgbClr val="000000"/>
                </a:solidFill>
                <a:latin typeface="BIZ UDPゴシック"/>
                <a:ea typeface="BIZ UDPゴシック"/>
              </a:defRPr>
            </a:pPr>
            <a:r>
              <a:rPr lang="ja-JP" altLang="en-US" sz="1200" b="0" strike="noStrike" spc="-1">
                <a:solidFill>
                  <a:srgbClr val="000000"/>
                </a:solidFill>
                <a:latin typeface="BIZ UDPゴシック"/>
                <a:ea typeface="BIZ UDPゴシック"/>
              </a:rPr>
              <a:t>精神障害者保健福祉手帳所持者数の推移（令和3年度～令和8年度）</a:t>
            </a:r>
            <a:endParaRPr lang="en-US" altLang="ja-JP" sz="1200" b="0" strike="noStrike" spc="-1">
              <a:solidFill>
                <a:srgbClr val="000000"/>
              </a:solidFill>
              <a:latin typeface="BIZ UDPゴシック"/>
              <a:ea typeface="BIZ UDPゴシック"/>
            </a:endParaRPr>
          </a:p>
        </c:rich>
      </c:tx>
      <c:overlay val="0"/>
      <c:spPr>
        <a:noFill/>
        <a:ln w="0">
          <a:noFill/>
        </a:ln>
      </c:spPr>
    </c:title>
    <c:autoTitleDeleted val="0"/>
    <c:plotArea>
      <c:layout/>
      <c:barChart>
        <c:barDir val="col"/>
        <c:grouping val="stacked"/>
        <c:varyColors val="0"/>
        <c:ser>
          <c:idx val="0"/>
          <c:order val="0"/>
          <c:tx>
            <c:strRef>
              <c:f>Sheet1!$A$2</c:f>
              <c:strCache>
                <c:ptCount val="1"/>
                <c:pt idx="0">
                  <c:v>精神障害者保健福祉手帳所持者数</c:v>
                </c:pt>
              </c:strCache>
            </c:strRef>
          </c:tx>
          <c:spPr>
            <a:solidFill>
              <a:schemeClr val="accent2">
                <a:lumMod val="20000"/>
                <a:lumOff val="80000"/>
              </a:schemeClr>
            </a:solidFill>
            <a:ln>
              <a:solidFill>
                <a:schemeClr val="tx1"/>
              </a:solidFill>
            </a:ln>
            <a:effectLst/>
          </c:spPr>
          <c:invertIfNegative val="0"/>
          <c:dLbls>
            <c:spPr>
              <a:noFill/>
              <a:ln>
                <a:noFill/>
              </a:ln>
              <a:effectLst/>
            </c:spPr>
            <c:txPr>
              <a:bodyPr wrap="square"/>
              <a:lstStyle/>
              <a:p>
                <a:pPr>
                  <a:defRPr sz="900" b="0" strike="noStrike" spc="-1">
                    <a:solidFill>
                      <a:srgbClr val="000000"/>
                    </a:solidFill>
                    <a:latin typeface="BIZ UDPゴシック"/>
                    <a:ea typeface="BIZ UDPゴシック"/>
                  </a:defRPr>
                </a:pPr>
                <a:endParaRPr lang="ja-JP"/>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0"/>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Sheet1!$B$2:$G$2</c:f>
              <c:numCache>
                <c:formatCode>#,##0</c:formatCode>
                <c:ptCount val="6"/>
                <c:pt idx="0">
                  <c:v>40</c:v>
                </c:pt>
                <c:pt idx="1">
                  <c:v>44</c:v>
                </c:pt>
                <c:pt idx="2">
                  <c:v>45</c:v>
                </c:pt>
                <c:pt idx="3">
                  <c:v>47</c:v>
                </c:pt>
                <c:pt idx="4">
                  <c:v>62</c:v>
                </c:pt>
                <c:pt idx="5">
                  <c:v>60</c:v>
                </c:pt>
              </c:numCache>
            </c:numRef>
          </c:val>
          <c:extLst>
            <c:ext xmlns:c16="http://schemas.microsoft.com/office/drawing/2014/chart" uri="{C3380CC4-5D6E-409C-BE32-E72D297353CC}">
              <c16:uniqueId val="{00000000-4795-481C-BDAB-E747C47EAC8E}"/>
            </c:ext>
          </c:extLst>
        </c:ser>
        <c:dLbls>
          <c:showLegendKey val="0"/>
          <c:showVal val="0"/>
          <c:showCatName val="0"/>
          <c:showSerName val="0"/>
          <c:showPercent val="0"/>
          <c:showBubbleSize val="0"/>
        </c:dLbls>
        <c:gapWidth val="150"/>
        <c:overlap val="100"/>
        <c:axId val="43879784"/>
        <c:axId val="11339261"/>
      </c:barChart>
      <c:lineChart>
        <c:grouping val="stacked"/>
        <c:varyColors val="0"/>
        <c:ser>
          <c:idx val="5"/>
          <c:order val="1"/>
          <c:tx>
            <c:strRef>
              <c:f>Sheet1!$A$3</c:f>
              <c:strCache>
                <c:ptCount val="1"/>
                <c:pt idx="0">
                  <c:v>対人口比</c:v>
                </c:pt>
              </c:strCache>
            </c:strRef>
          </c:tx>
          <c:spPr>
            <a:ln w="28440" cap="rnd">
              <a:solidFill>
                <a:srgbClr val="43682B"/>
              </a:solidFill>
              <a:round/>
            </a:ln>
          </c:spPr>
          <c:marker>
            <c:symbol val="circle"/>
            <c:size val="5"/>
            <c:spPr>
              <a:solidFill>
                <a:srgbClr val="43682B"/>
              </a:solidFill>
            </c:spPr>
          </c:marker>
          <c:dLbls>
            <c:spPr>
              <a:noFill/>
              <a:ln>
                <a:noFill/>
              </a:ln>
              <a:effectLst/>
            </c:spPr>
            <c:txPr>
              <a:bodyPr wrap="square" lIns="38100" tIns="19050" rIns="38100" bIns="19050" anchor="ctr">
                <a:spAutoFit/>
              </a:bodyPr>
              <a:lstStyle/>
              <a:p>
                <a:pPr>
                  <a:defRPr>
                    <a:latin typeface="BIZ UDPゴシック" panose="020B0400000000000000" pitchFamily="50" charset="-128"/>
                    <a:ea typeface="BIZ UDPゴシック" panose="020B0400000000000000" pitchFamily="50" charset="-128"/>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Sheet1!$B$1:$G$1</c:f>
              <c:strCache>
                <c:ptCount val="6"/>
                <c:pt idx="0">
                  <c:v>令和3年度</c:v>
                </c:pt>
                <c:pt idx="1">
                  <c:v>令和4年度</c:v>
                </c:pt>
                <c:pt idx="2">
                  <c:v>令和5年度</c:v>
                </c:pt>
                <c:pt idx="3">
                  <c:v>令和6年度</c:v>
                </c:pt>
                <c:pt idx="4">
                  <c:v>令和7年度</c:v>
                </c:pt>
                <c:pt idx="5">
                  <c:v>令和8年度</c:v>
                </c:pt>
              </c:strCache>
            </c:strRef>
          </c:cat>
          <c:val>
            <c:numRef>
              <c:f>Sheet1!$B$3:$G$3</c:f>
              <c:numCache>
                <c:formatCode>0.00%</c:formatCode>
                <c:ptCount val="6"/>
                <c:pt idx="0">
                  <c:v>4.0941658137154556E-3</c:v>
                </c:pt>
                <c:pt idx="1">
                  <c:v>4.5799937545539715E-3</c:v>
                </c:pt>
                <c:pt idx="2">
                  <c:v>4.8015364916773363E-3</c:v>
                </c:pt>
                <c:pt idx="3">
                  <c:v>5.1557700745941204E-3</c:v>
                </c:pt>
                <c:pt idx="4">
                  <c:v>7.0938215102974832E-3</c:v>
                </c:pt>
                <c:pt idx="5">
                  <c:v>7.0422535211267607E-3</c:v>
                </c:pt>
              </c:numCache>
            </c:numRef>
          </c:val>
          <c:smooth val="0"/>
          <c:extLst>
            <c:ext xmlns:c16="http://schemas.microsoft.com/office/drawing/2014/chart" uri="{C3380CC4-5D6E-409C-BE32-E72D297353CC}">
              <c16:uniqueId val="{00000005-4795-481C-BDAB-E747C47EAC8E}"/>
            </c:ext>
          </c:extLst>
        </c:ser>
        <c:dLbls>
          <c:showLegendKey val="0"/>
          <c:showVal val="0"/>
          <c:showCatName val="0"/>
          <c:showSerName val="0"/>
          <c:showPercent val="0"/>
          <c:showBubbleSize val="0"/>
        </c:dLbls>
        <c:hiLowLines>
          <c:spPr>
            <a:ln w="0">
              <a:noFill/>
            </a:ln>
          </c:spPr>
        </c:hiLowLines>
        <c:marker val="1"/>
        <c:smooth val="0"/>
        <c:axId val="876857248"/>
        <c:axId val="539925936"/>
      </c:lineChart>
      <c:catAx>
        <c:axId val="4387978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strike="noStrike" spc="-1">
                <a:solidFill>
                  <a:srgbClr val="000000"/>
                </a:solidFill>
                <a:latin typeface="BIZ UDPゴシック"/>
                <a:ea typeface="BIZ UDPゴシック"/>
              </a:defRPr>
            </a:pPr>
            <a:endParaRPr lang="ja-JP"/>
          </a:p>
        </c:txPr>
        <c:crossAx val="11339261"/>
        <c:crosses val="autoZero"/>
        <c:auto val="1"/>
        <c:lblAlgn val="ctr"/>
        <c:lblOffset val="100"/>
        <c:noMultiLvlLbl val="0"/>
      </c:catAx>
      <c:valAx>
        <c:axId val="11339261"/>
        <c:scaling>
          <c:orientation val="minMax"/>
          <c:min val="0"/>
        </c:scaling>
        <c:delete val="0"/>
        <c:axPos val="l"/>
        <c:majorGridlines>
          <c:spPr>
            <a:ln w="9360">
              <a:solidFill>
                <a:srgbClr val="D9D9D9"/>
              </a:solidFill>
              <a:round/>
            </a:ln>
          </c:spPr>
        </c:majorGridlines>
        <c:numFmt formatCode="#,##0_);[Red]\(#,##0\)" sourceLinked="0"/>
        <c:majorTickMark val="none"/>
        <c:minorTickMark val="none"/>
        <c:tickLblPos val="nextTo"/>
        <c:spPr>
          <a:ln w="6480">
            <a:noFill/>
          </a:ln>
        </c:spPr>
        <c:txPr>
          <a:bodyPr/>
          <a:lstStyle/>
          <a:p>
            <a:pPr>
              <a:defRPr sz="900" b="0" strike="noStrike" spc="-1">
                <a:solidFill>
                  <a:srgbClr val="000000"/>
                </a:solidFill>
                <a:latin typeface="BIZ UDPゴシック"/>
                <a:ea typeface="BIZ UDPゴシック"/>
              </a:defRPr>
            </a:pPr>
            <a:endParaRPr lang="ja-JP"/>
          </a:p>
        </c:txPr>
        <c:crossAx val="43879784"/>
        <c:crossesAt val="1"/>
        <c:crossBetween val="between"/>
      </c:valAx>
      <c:valAx>
        <c:axId val="539925936"/>
        <c:scaling>
          <c:orientation val="minMax"/>
          <c:min val="0"/>
        </c:scaling>
        <c:delete val="0"/>
        <c:axPos val="r"/>
        <c:numFmt formatCode="0.00%" sourceLinked="1"/>
        <c:majorTickMark val="out"/>
        <c:minorTickMark val="none"/>
        <c:tickLblPos val="nextTo"/>
        <c:crossAx val="876857248"/>
        <c:crosses val="max"/>
        <c:crossBetween val="between"/>
      </c:valAx>
      <c:catAx>
        <c:axId val="876857248"/>
        <c:scaling>
          <c:orientation val="minMax"/>
        </c:scaling>
        <c:delete val="1"/>
        <c:axPos val="b"/>
        <c:numFmt formatCode="General" sourceLinked="1"/>
        <c:majorTickMark val="out"/>
        <c:minorTickMark val="none"/>
        <c:tickLblPos val="nextTo"/>
        <c:crossAx val="539925936"/>
        <c:crosses val="autoZero"/>
        <c:auto val="1"/>
        <c:lblAlgn val="ctr"/>
        <c:lblOffset val="100"/>
        <c:noMultiLvlLbl val="0"/>
      </c:catAx>
      <c:spPr>
        <a:noFill/>
        <a:ln w="0">
          <a:noFill/>
        </a:ln>
      </c:spPr>
    </c:plotArea>
    <c:legend>
      <c:legendPos val="b"/>
      <c:overlay val="0"/>
      <c:spPr>
        <a:noFill/>
        <a:ln w="0">
          <a:noFill/>
        </a:ln>
      </c:spPr>
      <c:txPr>
        <a:bodyPr/>
        <a:lstStyle/>
        <a:p>
          <a:pPr>
            <a:defRPr sz="1050" b="0" strike="noStrike" spc="-1">
              <a:solidFill>
                <a:srgbClr val="000000"/>
              </a:solidFill>
              <a:latin typeface="BIZ UDPゴシック"/>
              <a:ea typeface="BIZ UDPゴシック"/>
            </a:defRPr>
          </a:pPr>
          <a:endParaRPr lang="ja-JP"/>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3411</TotalTime>
  <Pages>151</Pages>
  <Words>13751</Words>
  <Characters>78385</Characters>
  <Application>Microsoft Office Word</Application>
  <DocSecurity>0</DocSecurity>
  <Lines>653</Lines>
  <Paragraphs>183</Paragraphs>
  <ScaleCrop>false</ScaleCrop>
  <Company/>
  <LinksUpToDate>false</LinksUpToDate>
  <CharactersWithSpaces>91953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おのまち障がい者計画・第４期障がい児福祉計画・第８期障がい福祉計画</dc:title>
  <dc:creator>小野町</dc:creator>
  <cp:lastModifiedBy>直也 髙橋</cp:lastModifiedBy>
  <cp:revision>34</cp:revision>
  <dcterms:created xsi:type="dcterms:W3CDTF">2026-07-23T22:03:00Z</dcterms:created>
  <dcterms:modified xsi:type="dcterms:W3CDTF">2026-10-19T12:00:00Z</dcterms:modified>
</cp:coreProperties>
</file>