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24156" w14:textId="5ACABC95" w:rsidR="00257B3E" w:rsidRDefault="00257B3E" w:rsidP="001146D6">
      <w:pPr>
        <w:pStyle w:val="Web"/>
        <w:rPr>
          <w:rFonts w:ascii="BIZ UDPゴシック" w:eastAsia="BIZ UDPゴシック" w:hAnsi="BIZ UDPゴシック"/>
          <w:b/>
          <w:bCs/>
          <w:sz w:val="32"/>
          <w:szCs w:val="32"/>
        </w:rPr>
      </w:pPr>
      <w:r>
        <w:rPr>
          <w:noProof/>
        </w:rPr>
        <w:drawing>
          <wp:anchor distT="0" distB="0" distL="114300" distR="114300" simplePos="0" relativeHeight="251658240" behindDoc="0" locked="0" layoutInCell="1" allowOverlap="1" wp14:anchorId="23087C4D" wp14:editId="697EDC73">
            <wp:simplePos x="0" y="0"/>
            <wp:positionH relativeFrom="page">
              <wp:align>right</wp:align>
            </wp:positionH>
            <wp:positionV relativeFrom="paragraph">
              <wp:posOffset>-835025</wp:posOffset>
            </wp:positionV>
            <wp:extent cx="7553325" cy="10675597"/>
            <wp:effectExtent l="0" t="0" r="0" b="0"/>
            <wp:wrapNone/>
            <wp:docPr id="7"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53325" cy="1067559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46D6">
        <w:rPr>
          <w:rFonts w:ascii="BIZ UDPゴシック" w:eastAsia="BIZ UDPゴシック" w:hAnsi="BIZ UDPゴシック" w:hint="eastAsia"/>
          <w:b/>
          <w:bCs/>
          <w:sz w:val="32"/>
          <w:szCs w:val="32"/>
        </w:rPr>
        <w:t>-*</w:t>
      </w:r>
    </w:p>
    <w:p w14:paraId="3391384A" w14:textId="77777777" w:rsidR="00257B3E" w:rsidRDefault="00257B3E">
      <w:pPr>
        <w:spacing w:after="300"/>
        <w:jc w:val="center"/>
        <w:rPr>
          <w:rFonts w:ascii="BIZ UDPゴシック" w:eastAsia="BIZ UDPゴシック" w:hAnsi="BIZ UDPゴシック"/>
          <w:b/>
          <w:bCs/>
          <w:sz w:val="32"/>
          <w:szCs w:val="32"/>
        </w:rPr>
      </w:pPr>
    </w:p>
    <w:p w14:paraId="652943A0" w14:textId="77777777" w:rsidR="00257B3E" w:rsidRDefault="00257B3E">
      <w:pPr>
        <w:spacing w:after="300"/>
        <w:jc w:val="center"/>
        <w:rPr>
          <w:rFonts w:ascii="BIZ UDPゴシック" w:eastAsia="BIZ UDPゴシック" w:hAnsi="BIZ UDPゴシック"/>
          <w:b/>
          <w:bCs/>
          <w:sz w:val="32"/>
          <w:szCs w:val="32"/>
        </w:rPr>
      </w:pPr>
    </w:p>
    <w:p w14:paraId="7B143BAB" w14:textId="77777777" w:rsidR="00257B3E" w:rsidRDefault="00257B3E">
      <w:pPr>
        <w:spacing w:after="300"/>
        <w:jc w:val="center"/>
        <w:rPr>
          <w:rFonts w:ascii="BIZ UDPゴシック" w:eastAsia="BIZ UDPゴシック" w:hAnsi="BIZ UDPゴシック"/>
          <w:b/>
          <w:bCs/>
          <w:sz w:val="32"/>
          <w:szCs w:val="32"/>
        </w:rPr>
      </w:pPr>
    </w:p>
    <w:p w14:paraId="52421A90" w14:textId="77777777" w:rsidR="00257B3E" w:rsidRDefault="00257B3E">
      <w:pPr>
        <w:spacing w:after="300"/>
        <w:jc w:val="center"/>
        <w:rPr>
          <w:rFonts w:ascii="BIZ UDPゴシック" w:eastAsia="BIZ UDPゴシック" w:hAnsi="BIZ UDPゴシック"/>
          <w:b/>
          <w:bCs/>
          <w:sz w:val="32"/>
          <w:szCs w:val="32"/>
        </w:rPr>
      </w:pPr>
    </w:p>
    <w:p w14:paraId="4D01E180" w14:textId="77777777" w:rsidR="00257B3E" w:rsidRDefault="00257B3E">
      <w:pPr>
        <w:spacing w:after="300"/>
        <w:jc w:val="center"/>
        <w:rPr>
          <w:rFonts w:ascii="BIZ UDPゴシック" w:eastAsia="BIZ UDPゴシック" w:hAnsi="BIZ UDPゴシック"/>
          <w:b/>
          <w:bCs/>
          <w:sz w:val="32"/>
          <w:szCs w:val="32"/>
        </w:rPr>
      </w:pPr>
    </w:p>
    <w:p w14:paraId="5C34C783" w14:textId="77777777" w:rsidR="00257B3E" w:rsidRDefault="00257B3E">
      <w:pPr>
        <w:spacing w:after="300"/>
        <w:jc w:val="center"/>
        <w:rPr>
          <w:rFonts w:ascii="BIZ UDPゴシック" w:eastAsia="BIZ UDPゴシック" w:hAnsi="BIZ UDPゴシック"/>
          <w:b/>
          <w:bCs/>
          <w:sz w:val="32"/>
          <w:szCs w:val="32"/>
        </w:rPr>
      </w:pPr>
    </w:p>
    <w:p w14:paraId="6FD6C886" w14:textId="77777777" w:rsidR="00257B3E" w:rsidRDefault="00257B3E">
      <w:pPr>
        <w:spacing w:after="300"/>
        <w:jc w:val="center"/>
        <w:rPr>
          <w:rFonts w:ascii="BIZ UDPゴシック" w:eastAsia="BIZ UDPゴシック" w:hAnsi="BIZ UDPゴシック"/>
          <w:b/>
          <w:bCs/>
          <w:sz w:val="32"/>
          <w:szCs w:val="32"/>
        </w:rPr>
      </w:pPr>
    </w:p>
    <w:p w14:paraId="1DD7B804" w14:textId="77777777" w:rsidR="00257B3E" w:rsidRDefault="00257B3E">
      <w:pPr>
        <w:spacing w:after="300"/>
        <w:jc w:val="center"/>
        <w:rPr>
          <w:rFonts w:ascii="BIZ UDPゴシック" w:eastAsia="BIZ UDPゴシック" w:hAnsi="BIZ UDPゴシック"/>
          <w:b/>
          <w:bCs/>
          <w:sz w:val="32"/>
          <w:szCs w:val="32"/>
        </w:rPr>
      </w:pPr>
    </w:p>
    <w:p w14:paraId="77BB2454" w14:textId="77777777" w:rsidR="00257B3E" w:rsidRDefault="00257B3E">
      <w:pPr>
        <w:spacing w:after="300"/>
        <w:jc w:val="center"/>
        <w:rPr>
          <w:rFonts w:ascii="BIZ UDPゴシック" w:eastAsia="BIZ UDPゴシック" w:hAnsi="BIZ UDPゴシック"/>
          <w:b/>
          <w:bCs/>
          <w:sz w:val="32"/>
          <w:szCs w:val="32"/>
        </w:rPr>
      </w:pPr>
    </w:p>
    <w:p w14:paraId="616D912A" w14:textId="77777777" w:rsidR="00257B3E" w:rsidRDefault="00257B3E">
      <w:pPr>
        <w:spacing w:after="300"/>
        <w:jc w:val="center"/>
        <w:rPr>
          <w:rFonts w:ascii="BIZ UDPゴシック" w:eastAsia="BIZ UDPゴシック" w:hAnsi="BIZ UDPゴシック"/>
          <w:b/>
          <w:bCs/>
          <w:sz w:val="32"/>
          <w:szCs w:val="32"/>
        </w:rPr>
      </w:pPr>
    </w:p>
    <w:p w14:paraId="4366F2C4" w14:textId="77777777" w:rsidR="00257B3E" w:rsidRDefault="00257B3E">
      <w:pPr>
        <w:spacing w:after="300"/>
        <w:jc w:val="center"/>
        <w:rPr>
          <w:rFonts w:ascii="BIZ UDPゴシック" w:eastAsia="BIZ UDPゴシック" w:hAnsi="BIZ UDPゴシック"/>
          <w:b/>
          <w:bCs/>
          <w:sz w:val="32"/>
          <w:szCs w:val="32"/>
        </w:rPr>
      </w:pPr>
    </w:p>
    <w:p w14:paraId="5F7C225E" w14:textId="77777777" w:rsidR="00257B3E" w:rsidRDefault="00257B3E">
      <w:pPr>
        <w:spacing w:after="300"/>
        <w:jc w:val="center"/>
        <w:rPr>
          <w:rFonts w:ascii="BIZ UDPゴシック" w:eastAsia="BIZ UDPゴシック" w:hAnsi="BIZ UDPゴシック"/>
          <w:b/>
          <w:bCs/>
          <w:sz w:val="32"/>
          <w:szCs w:val="32"/>
        </w:rPr>
      </w:pPr>
    </w:p>
    <w:p w14:paraId="383F4FD5" w14:textId="77777777" w:rsidR="00257B3E" w:rsidRDefault="00257B3E">
      <w:pPr>
        <w:spacing w:after="300"/>
        <w:jc w:val="center"/>
        <w:rPr>
          <w:rFonts w:ascii="BIZ UDPゴシック" w:eastAsia="BIZ UDPゴシック" w:hAnsi="BIZ UDPゴシック"/>
          <w:b/>
          <w:bCs/>
          <w:sz w:val="32"/>
          <w:szCs w:val="32"/>
        </w:rPr>
      </w:pPr>
    </w:p>
    <w:p w14:paraId="6FE6767E" w14:textId="77777777" w:rsidR="00257B3E" w:rsidRDefault="00257B3E">
      <w:pPr>
        <w:spacing w:after="300"/>
        <w:jc w:val="center"/>
        <w:rPr>
          <w:rFonts w:ascii="BIZ UDPゴシック" w:eastAsia="BIZ UDPゴシック" w:hAnsi="BIZ UDPゴシック"/>
          <w:b/>
          <w:bCs/>
          <w:sz w:val="32"/>
          <w:szCs w:val="32"/>
        </w:rPr>
      </w:pPr>
    </w:p>
    <w:p w14:paraId="775CB0FD" w14:textId="77777777" w:rsidR="00257B3E" w:rsidRDefault="00257B3E">
      <w:pPr>
        <w:spacing w:after="300"/>
        <w:jc w:val="center"/>
        <w:rPr>
          <w:rFonts w:ascii="BIZ UDPゴシック" w:eastAsia="BIZ UDPゴシック" w:hAnsi="BIZ UDPゴシック"/>
          <w:b/>
          <w:bCs/>
          <w:sz w:val="32"/>
          <w:szCs w:val="32"/>
        </w:rPr>
      </w:pPr>
    </w:p>
    <w:p w14:paraId="39FEC56F" w14:textId="77777777" w:rsidR="00257B3E" w:rsidRDefault="00257B3E">
      <w:pPr>
        <w:spacing w:after="300"/>
        <w:jc w:val="center"/>
        <w:rPr>
          <w:rFonts w:ascii="BIZ UDPゴシック" w:eastAsia="BIZ UDPゴシック" w:hAnsi="BIZ UDPゴシック"/>
          <w:b/>
          <w:bCs/>
          <w:sz w:val="32"/>
          <w:szCs w:val="32"/>
        </w:rPr>
      </w:pPr>
    </w:p>
    <w:p w14:paraId="7DE8FFF9" w14:textId="77777777" w:rsidR="00DF37FA" w:rsidRDefault="00DF37FA" w:rsidP="00DF37FA">
      <w:pPr>
        <w:spacing w:after="300"/>
        <w:rPr>
          <w:rFonts w:ascii="BIZ UDPゴシック" w:eastAsia="BIZ UDPゴシック" w:hAnsi="BIZ UDPゴシック"/>
          <w:b/>
          <w:bCs/>
          <w:sz w:val="32"/>
          <w:szCs w:val="32"/>
        </w:rPr>
      </w:pPr>
      <w:r>
        <w:rPr>
          <w:rFonts w:ascii="BIZ UDPゴシック" w:eastAsia="BIZ UDPゴシック" w:hAnsi="BIZ UDPゴシック"/>
          <w:b/>
          <w:bCs/>
          <w:noProof/>
          <w:sz w:val="32"/>
          <w:szCs w:val="32"/>
        </w:rPr>
        <w:lastRenderedPageBreak/>
        <w:drawing>
          <wp:anchor distT="0" distB="0" distL="114300" distR="114300" simplePos="0" relativeHeight="251681792" behindDoc="0" locked="0" layoutInCell="1" allowOverlap="1" wp14:anchorId="092F0708" wp14:editId="1620C98D">
            <wp:simplePos x="0" y="0"/>
            <wp:positionH relativeFrom="margin">
              <wp:align>right</wp:align>
            </wp:positionH>
            <wp:positionV relativeFrom="paragraph">
              <wp:posOffset>0</wp:posOffset>
            </wp:positionV>
            <wp:extent cx="1993887" cy="2076450"/>
            <wp:effectExtent l="0" t="0" r="6985" b="0"/>
            <wp:wrapSquare wrapText="bothSides"/>
            <wp:docPr id="349869421"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2250" r="27500" b="26029"/>
                    <a:stretch>
                      <a:fillRect/>
                    </a:stretch>
                  </pic:blipFill>
                  <pic:spPr bwMode="auto">
                    <a:xfrm>
                      <a:off x="0" y="0"/>
                      <a:ext cx="1993887" cy="2076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B0ECB0" w14:textId="77777777" w:rsidR="00DF37FA" w:rsidRDefault="00DF37FA" w:rsidP="00DF37FA">
      <w:pPr>
        <w:spacing w:after="300"/>
        <w:ind w:firstLineChars="600" w:firstLine="1920"/>
        <w:rPr>
          <w:rFonts w:ascii="BIZ UDPゴシック" w:eastAsia="BIZ UDPゴシック" w:hAnsi="BIZ UDPゴシック"/>
          <w:b/>
          <w:bCs/>
          <w:sz w:val="32"/>
          <w:szCs w:val="32"/>
        </w:rPr>
      </w:pPr>
      <w:r>
        <w:rPr>
          <w:rFonts w:ascii="BIZ UDPゴシック" w:eastAsia="BIZ UDPゴシック" w:hAnsi="BIZ UDPゴシック" w:hint="eastAsia"/>
          <w:b/>
          <w:bCs/>
          <w:sz w:val="32"/>
          <w:szCs w:val="32"/>
        </w:rPr>
        <w:t>あいさつ</w:t>
      </w:r>
    </w:p>
    <w:p w14:paraId="1475183F" w14:textId="77777777" w:rsidR="00DF37FA" w:rsidRPr="00DF37FA" w:rsidRDefault="00DF37FA" w:rsidP="00DF37FA">
      <w:pPr>
        <w:spacing w:after="120"/>
        <w:ind w:firstLineChars="100" w:firstLine="210"/>
        <w:rPr>
          <w:rFonts w:ascii="BIZ UDPゴシック" w:eastAsia="BIZ UDPゴシック" w:hAnsi="BIZ UDPゴシック"/>
        </w:rPr>
      </w:pPr>
      <w:r>
        <w:rPr>
          <w:rFonts w:ascii="BIZ UDPゴシック" w:eastAsia="BIZ UDPゴシック" w:hAnsi="BIZ UDPゴシック"/>
        </w:rPr>
        <w:t xml:space="preserve">障がいのある方が、住み慣れた地域で安心して暮らし続けることができる社会の実現に向け、</w:t>
      </w:r>
      <w:del w:id="91646" w:author="Ryo Wakayama" w:date="2026-10-23T09:00:00Z">
        <w:r>
          <w:rPr>
            <w:rFonts w:ascii="BIZ UDPゴシック" w:eastAsia="BIZ UDPゴシック" w:hAnsi="BIZ UDPゴシック"/>
          </w:rPr>
          <w:delText xml:space="preserve">障害福祉</w:delText>
        </w:r>
      </w:del>
      <w:ins w:id="91647" w:author="Ryo Wakayama" w:date="2026-10-23T09:00:00Z">
        <w:r>
          <w:rPr>
            <w:rFonts w:ascii="BIZ UDPゴシック" w:eastAsia="BIZ UDPゴシック" w:hAnsi="BIZ UDPゴシック"/>
          </w:rPr>
          <w:t xml:space="preserve">障がい福祉</w:t>
        </w:r>
      </w:ins>
      <w:r>
        <w:rPr>
          <w:rFonts w:ascii="BIZ UDPゴシック" w:eastAsia="BIZ UDPゴシック" w:hAnsi="BIZ UDPゴシック"/>
        </w:rPr>
        <w:t xml:space="preserve">制度は、障がいのある方の日々の生活を支える重要な基盤として発展してまいりました。</w:t>
      </w:r>
    </w:p>
    <w:p w14:paraId="6B2FE98C" w14:textId="77777777" w:rsidR="00DF37FA" w:rsidRPr="00DF37FA" w:rsidRDefault="00DF37FA" w:rsidP="00DF37FA">
      <w:pPr>
        <w:spacing w:after="120"/>
        <w:rPr>
          <w:rFonts w:ascii="BIZ UDPゴシック" w:eastAsia="BIZ UDPゴシック" w:hAnsi="BIZ UDPゴシック"/>
        </w:rPr>
      </w:pPr>
      <w:r>
        <w:rPr>
          <w:rFonts w:ascii="BIZ UDPゴシック" w:eastAsia="BIZ UDPゴシック" w:hAnsi="BIZ UDPゴシック"/>
        </w:rPr>
        <w:t xml:space="preserve">　近年、</w:t>
      </w:r>
      <w:del w:id="91648" w:author="Ryo Wakayama" w:date="2026-10-23T09:00:00Z">
        <w:r>
          <w:rPr>
            <w:rFonts w:ascii="BIZ UDPゴシック" w:eastAsia="BIZ UDPゴシック" w:hAnsi="BIZ UDPゴシック"/>
          </w:rPr>
          <w:delText xml:space="preserve">障害福祉</w:delText>
        </w:r>
      </w:del>
      <w:ins w:id="91649" w:author="Ryo Wakayama" w:date="2026-10-23T09:00:00Z">
        <w:r>
          <w:rPr>
            <w:rFonts w:ascii="BIZ UDPゴシック" w:eastAsia="BIZ UDPゴシック" w:hAnsi="BIZ UDPゴシック"/>
          </w:rPr>
          <w:t xml:space="preserve">障がい福祉</w:t>
        </w:r>
      </w:ins>
      <w:r>
        <w:rPr>
          <w:rFonts w:ascii="BIZ UDPゴシック" w:eastAsia="BIZ UDPゴシック" w:hAnsi="BIZ UDPゴシック"/>
        </w:rPr>
        <w:t xml:space="preserve">を取り巻く環境は大きく変化しており、障がいのある方の高齢化や障がいの重度化、家族介護者の高齢化、さらには地域における支援ニーズの多様化など、さまざまな課題への対応が求められています。また、国においては、障がいの有無にかかわらず、誰もが互いに人格と個性を尊重し、ともに支え合いながら暮らすことのできる「地域共生社会」の実現に向けた取組が進められており、障がい福祉分野においても、地域生活支援の充実や就労支援、社会参加の促進、権利擁護の推進などが一層重要となっています。</w:t>
      </w:r>
    </w:p>
    <w:p w14:paraId="281F96B3" w14:textId="77777777" w:rsidR="00DF37FA" w:rsidRPr="00DF37FA" w:rsidRDefault="00DF37FA" w:rsidP="00DF37FA">
      <w:pPr>
        <w:spacing w:after="120"/>
        <w:rPr>
          <w:rFonts w:ascii="BIZ UDPゴシック" w:eastAsia="BIZ UDPゴシック" w:hAnsi="BIZ UDPゴシック"/>
        </w:rPr>
      </w:pPr>
      <w:r>
        <w:rPr>
          <w:rFonts w:ascii="BIZ UDPゴシック" w:eastAsia="BIZ UDPゴシック" w:hAnsi="BIZ UDPゴシック"/>
        </w:rPr>
        <w:t xml:space="preserve">　このような中、本町では、障がいのある方が住み慣れた地域の中で自分らしく生活し、地域社会の一員として安心して暮らすことができるまちづくりを進めるため、関係機関や</w:t>
      </w:r>
      <w:del w:id="91650" w:author="Ryo Wakayama" w:date="2026-10-23T09:00:00Z">
        <w:r>
          <w:rPr>
            <w:rFonts w:ascii="BIZ UDPゴシック" w:eastAsia="BIZ UDPゴシック" w:hAnsi="BIZ UDPゴシック"/>
          </w:rPr>
          <w:delText xml:space="preserve">障害福祉サービス</w:delText>
        </w:r>
      </w:del>
      <w:ins w:id="91651" w:author="Ryo Wakayama" w:date="2026-10-23T09:00:00Z">
        <w:r>
          <w:rPr>
            <w:rFonts w:ascii="BIZ UDPゴシック" w:eastAsia="BIZ UDPゴシック" w:hAnsi="BIZ UDPゴシック"/>
          </w:rPr>
          <w:t xml:space="preserve">障がい福祉サービス</w:t>
        </w:r>
      </w:ins>
      <w:r>
        <w:rPr>
          <w:rFonts w:ascii="BIZ UDPゴシック" w:eastAsia="BIZ UDPゴシック" w:hAnsi="BIZ UDPゴシック"/>
        </w:rPr>
        <w:t xml:space="preserve">事業所等との連携を図りながら、相談支援体制の充実や</w:t>
      </w:r>
      <w:del w:id="91652" w:author="Ryo Wakayama" w:date="2026-10-23T09:00:00Z">
        <w:r>
          <w:rPr>
            <w:rFonts w:ascii="BIZ UDPゴシック" w:eastAsia="BIZ UDPゴシック" w:hAnsi="BIZ UDPゴシック"/>
          </w:rPr>
          <w:delText xml:space="preserve">障害福祉サービス</w:delText>
        </w:r>
      </w:del>
      <w:ins w:id="91653" w:author="Ryo Wakayama" w:date="2026-10-23T09:00:00Z">
        <w:r>
          <w:rPr>
            <w:rFonts w:ascii="BIZ UDPゴシック" w:eastAsia="BIZ UDPゴシック" w:hAnsi="BIZ UDPゴシック"/>
          </w:rPr>
          <w:t xml:space="preserve">障がい福祉サービス</w:t>
        </w:r>
      </w:ins>
      <w:r>
        <w:rPr>
          <w:rFonts w:ascii="BIZ UDPゴシック" w:eastAsia="BIZ UDPゴシック" w:hAnsi="BIZ UDPゴシック"/>
        </w:rPr>
        <w:t xml:space="preserve">の適切な提供、地域生活を支えるさまざまな取組を推進してまいりました。</w:t>
      </w:r>
    </w:p>
    <w:p w14:paraId="5EE507CC" w14:textId="77777777" w:rsidR="00DF37FA" w:rsidRPr="00DF37FA" w:rsidRDefault="00DF37FA" w:rsidP="00DF37FA">
      <w:pPr>
        <w:spacing w:after="120"/>
        <w:rPr>
          <w:rFonts w:ascii="BIZ UDPゴシック" w:eastAsia="BIZ UDPゴシック" w:hAnsi="BIZ UDPゴシック"/>
        </w:rPr>
      </w:pPr>
      <w:r>
        <w:rPr>
          <w:rFonts w:ascii="BIZ UDPゴシック" w:eastAsia="BIZ UDPゴシック" w:hAnsi="BIZ UDPゴシック"/>
        </w:rPr>
        <w:t xml:space="preserve">　令和9年度を始期とする今回の「おのまち障がい者計画・第4期障がい児福祉計画・第8期障がい福祉計画」は、これまでの取組を継承・発展させるとともに、障がいのある方や障がいのあるこども一人ひとりの希望や生活状況に寄り添い、必要な支援を切れ目なく受けることができる地域づくりを目指すものです。</w:t>
      </w:r>
    </w:p>
    <w:p w14:paraId="136914D9" w14:textId="77777777" w:rsidR="00DF37FA" w:rsidRPr="00DF37FA" w:rsidRDefault="00DF37FA" w:rsidP="00DF37FA">
      <w:pPr>
        <w:spacing w:after="120"/>
        <w:rPr>
          <w:rFonts w:ascii="BIZ UDPゴシック" w:eastAsia="BIZ UDPゴシック" w:hAnsi="BIZ UDPゴシック"/>
        </w:rPr>
      </w:pPr>
      <w:r>
        <w:rPr>
          <w:rFonts w:ascii="BIZ UDPゴシック" w:eastAsia="BIZ UDPゴシック" w:hAnsi="BIZ UDPゴシック"/>
        </w:rPr>
        <w:t xml:space="preserve">　特に、障がいのある方の地域生活への移行や社会参加の促進、障がい児支援の充実、就労支援の推進、相談支援体制の強化、障がいを理由とする差別の解消や権利擁護の推進、さらには災害時における支援体制の確保など、地域の実情に応じた取組を進めてまいります。また、本町の地域のつながりを生かしながら、障がいのある方もない方も互いに理解し、支え合い、誰もが安心して自分らしく暮らし続けることのできる小野町の実現に向け、本計画を着実に推進してまいります。</w:t>
      </w:r>
    </w:p>
    <w:p w14:paraId="41518659" w14:textId="77777777" w:rsidR="00DF37FA" w:rsidRPr="00DF37FA" w:rsidRDefault="00DF37FA" w:rsidP="00DF37FA">
      <w:pPr>
        <w:spacing w:after="120"/>
        <w:rPr>
          <w:rFonts w:ascii="BIZ UDPゴシック" w:eastAsia="BIZ UDPゴシック" w:hAnsi="BIZ UDPゴシック"/>
        </w:rPr>
      </w:pPr>
      <w:r>
        <w:rPr>
          <w:rFonts w:ascii="BIZ UDPゴシック" w:eastAsia="BIZ UDPゴシック" w:hAnsi="BIZ UDPゴシック"/>
        </w:rPr>
        <w:t xml:space="preserve">　本計画の実現には、行政だけでなく、</w:t>
      </w:r>
      <w:del w:id="91654" w:author="Ryo Wakayama" w:date="2026-10-23T09:00:00Z">
        <w:r>
          <w:rPr>
            <w:rFonts w:ascii="BIZ UDPゴシック" w:eastAsia="BIZ UDPゴシック" w:hAnsi="BIZ UDPゴシック"/>
          </w:rPr>
          <w:delText xml:space="preserve">障害福祉サービス</w:delText>
        </w:r>
      </w:del>
      <w:ins w:id="91655" w:author="Ryo Wakayama" w:date="2026-10-23T09:00:00Z">
        <w:r>
          <w:rPr>
            <w:rFonts w:ascii="BIZ UDPゴシック" w:eastAsia="BIZ UDPゴシック" w:hAnsi="BIZ UDPゴシック"/>
          </w:rPr>
          <w:t xml:space="preserve">障がい福祉サービス</w:t>
        </w:r>
      </w:ins>
      <w:r>
        <w:rPr>
          <w:rFonts w:ascii="BIZ UDPゴシック" w:eastAsia="BIZ UDPゴシック" w:hAnsi="BIZ UDPゴシック"/>
        </w:rPr>
        <w:t xml:space="preserve">事業所、医療・保健・教育等の関係機関、地域団体、そして町民の皆さま一人ひとりの理解と協力が不可欠です。障がいの有無にかかわらず、互いの人格と個性を認め合い、地域の中でともに支え合いながら、誰もが生きがいを持って暮らすことのできるまちづくりに向け、皆さまのより一層のご理解とご協力をお願い申し上げます。</w:t>
      </w:r>
    </w:p>
    <w:p w14:paraId="6F9BE30A" w14:textId="77777777" w:rsidR="00DF37FA" w:rsidRPr="00DF37FA" w:rsidRDefault="00DF37FA" w:rsidP="00DF37FA">
      <w:pPr>
        <w:spacing w:after="120"/>
        <w:rPr>
          <w:rFonts w:ascii="BIZ UDPゴシック" w:eastAsia="BIZ UDPゴシック" w:hAnsi="BIZ UDPゴシック"/>
        </w:rPr>
      </w:pPr>
      <w:r>
        <w:rPr>
          <w:rFonts w:ascii="BIZ UDPゴシック" w:eastAsia="BIZ UDPゴシック" w:hAnsi="BIZ UDPゴシック"/>
        </w:rPr>
        <w:t xml:space="preserve">　結びに、本計画の策定にあたり、貴重なご意見やご提言をいただきました自立支援協議会委員の皆さまをはじめ、アンケート調査や意見聴取等にご協力いただきました町民・関係者の皆さまに心より感謝申し上げますとともに、今後とも本町の障がい福祉施策の推進にご理解とご協力を賜りますようお願い申し上げます。</w:t>
      </w:r>
    </w:p>
    <w:p w14:paraId="4A61E740" w14:textId="77777777" w:rsidR="00DF37FA" w:rsidRPr="00DF37FA" w:rsidRDefault="00DF37FA" w:rsidP="00DF37FA">
      <w:pPr>
        <w:wordWrap w:val="0"/>
        <w:spacing w:after="300"/>
        <w:jc w:val="right"/>
        <w:rPr>
          <w:rFonts w:ascii="BIZ UDPゴシック" w:eastAsia="BIZ UDPゴシック" w:hAnsi="BIZ UDPゴシック"/>
          <w:sz w:val="22"/>
          <w:szCs w:val="22"/>
        </w:rPr>
      </w:pPr>
      <w:r>
        <w:rPr>
          <w:rFonts w:ascii="BIZ UDPゴシック" w:eastAsia="BIZ UDPゴシック" w:hAnsi="BIZ UDPゴシック" w:hint="eastAsia"/>
          <w:sz w:val="22"/>
          <w:szCs w:val="22"/>
        </w:rPr>
        <w:t>小野町長　村上昭正</w:t>
      </w:r>
    </w:p>
    <w:p w14:paraId="28F15C64" w14:textId="77777777" w:rsidR="00DF37FA" w:rsidRDefault="00DF37FA">
      <w:pPr>
        <w:spacing w:after="300"/>
        <w:jc w:val="center"/>
        <w:rPr>
          <w:rFonts w:ascii="BIZ UDPゴシック" w:eastAsia="BIZ UDPゴシック" w:hAnsi="BIZ UDPゴシック"/>
          <w:b/>
          <w:bCs/>
          <w:sz w:val="32"/>
          <w:szCs w:val="32"/>
        </w:rPr>
      </w:pPr>
    </w:p>
    <w:p w14:paraId="4E722F82" w14:textId="77777777" w:rsidR="009D6CAB" w:rsidRPr="00370011" w:rsidRDefault="00FA1DEF">
      <w:pPr>
        <w:spacing w:after="300"/>
        <w:jc w:val="center"/>
        <w:rPr>
          <w:rFonts w:ascii="BIZ UDPゴシック" w:eastAsia="BIZ UDPゴシック" w:hAnsi="BIZ UDPゴシック"/>
        </w:rPr>
      </w:pPr>
      <w:r>
        <w:rPr>
          <w:rFonts w:ascii="BIZ UDPゴシック" w:eastAsia="BIZ UDPゴシック" w:hAnsi="BIZ UDPゴシック"/>
          <w:b/>
          <w:bCs/>
          <w:sz w:val="32"/>
          <w:szCs w:val="32"/>
        </w:rPr>
        <w:lastRenderedPageBreak/>
        <w:t>目　次</w:t>
      </w:r>
    </w:p>
    <w:p w14:paraId="0D957D80" w14:textId="77777777" w:rsidR="009D6CAB" w:rsidRPr="00370011" w:rsidRDefault="00000000">
      <w:pPr>
        <w:spacing w:after="60"/>
        <w:rPr>
          <w:rFonts w:ascii="BIZ UDPゴシック" w:eastAsia="BIZ UDPゴシック" w:hAnsi="BIZ UDPゴシック"/>
        </w:rPr>
      </w:pPr>
      <w:r>
        <w:rPr>
          <w:rFonts w:ascii="BIZ UDPゴシック" w:eastAsia="BIZ UDPゴシック" w:hAnsi="BIZ UDPゴシック"/>
          <w:sz w:val="20"/>
          <w:szCs w:val="20"/>
        </w:rPr>
        <w:t>第1部　総　論</w:t>
      </w:r>
    </w:p>
    <w:p w14:paraId="3AFC40DC" w14:textId="77777777" w:rsidR="009D6CAB" w:rsidRPr="00370011" w:rsidRDefault="00000000">
      <w:pPr>
        <w:spacing w:after="60"/>
        <w:rPr>
          <w:rFonts w:ascii="BIZ UDPゴシック" w:eastAsia="BIZ UDPゴシック" w:hAnsi="BIZ UDPゴシック"/>
        </w:rPr>
      </w:pPr>
      <w:r>
        <w:rPr>
          <w:rFonts w:ascii="BIZ UDPゴシック" w:eastAsia="BIZ UDPゴシック" w:hAnsi="BIZ UDPゴシック"/>
          <w:sz w:val="20"/>
          <w:szCs w:val="20"/>
        </w:rPr>
        <w:t xml:space="preserve">　第1章　計画の概要</w:t>
      </w:r>
    </w:p>
    <w:p w14:paraId="7A511BF3"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1　計画策定の背景と趣旨</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_TocOno003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14AA25ED"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2　計画の位置づけ</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_TocOno004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5E7DB742"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3　計画の期間</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_TocOno005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17EC47BB"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4　計画の策定体制</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_TocOno006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5E8881DC"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第2章　計画の進行管理</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_TocOno007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35EAC637" w14:textId="77777777" w:rsidR="009D6CAB" w:rsidRPr="00370011" w:rsidRDefault="00000000">
      <w:pPr>
        <w:spacing w:after="60"/>
        <w:rPr>
          <w:rFonts w:ascii="BIZ UDPゴシック" w:eastAsia="BIZ UDPゴシック" w:hAnsi="BIZ UDPゴシック"/>
        </w:rPr>
      </w:pPr>
      <w:r>
        <w:rPr>
          <w:rFonts w:ascii="BIZ UDPゴシック" w:eastAsia="BIZ UDPゴシック" w:hAnsi="BIZ UDPゴシック"/>
          <w:sz w:val="20"/>
          <w:szCs w:val="20"/>
        </w:rPr>
        <w:t xml:space="preserve">　第3章　障がい者等の現状</w:t>
      </w:r>
    </w:p>
    <w:p w14:paraId="0AC2F809"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1　人口動態等</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_TocOno009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74B232C1" w14:textId="0B77A34A" w:rsidR="009D6CAB" w:rsidRPr="00370011" w:rsidRDefault="003F1711">
      <w:pPr>
        <w:tabs>
          <w:tab w:val="right" w:pos="9060"/>
        </w:tabs>
        <w:spacing w:after="60"/>
        <w:rPr>
          <w:rFonts w:ascii="BIZ UDPゴシック" w:eastAsia="BIZ UDPゴシック" w:hAnsi="BIZ UDPゴシック"/>
        </w:rPr>
      </w:pPr>
      <w:r>
        <w:rPr>
          <w:rFonts w:ascii="BIZ UDPゴシック" w:eastAsia="BIZ UDPゴシック" w:hAnsi="BIZ UDPゴシック"/>
          <w:noProof/>
          <w:sz w:val="20"/>
          <w:szCs w:val="20"/>
        </w:rPr>
        <mc:AlternateContent>
          <mc:Choice Requires="wps">
            <w:drawing>
              <wp:anchor distT="0" distB="0" distL="114300" distR="114300" simplePos="0" relativeHeight="251685888" behindDoc="0" locked="0" layoutInCell="1" allowOverlap="1" wp14:anchorId="07C016DE" wp14:editId="4DAE8AE2">
                <wp:simplePos x="0" y="0"/>
                <wp:positionH relativeFrom="column">
                  <wp:posOffset>1682750</wp:posOffset>
                </wp:positionH>
                <wp:positionV relativeFrom="paragraph">
                  <wp:posOffset>162560</wp:posOffset>
                </wp:positionV>
                <wp:extent cx="2692400" cy="1695450"/>
                <wp:effectExtent l="0" t="0" r="12700" b="19050"/>
                <wp:wrapNone/>
                <wp:docPr id="785875412" name="正方形/長方形 10"/>
                <wp:cNvGraphicFramePr/>
                <a:graphic xmlns:a="http://schemas.openxmlformats.org/drawingml/2006/main">
                  <a:graphicData uri="http://schemas.microsoft.com/office/word/2010/wordprocessingShape">
                    <wps:wsp>
                      <wps:cNvSpPr/>
                      <wps:spPr>
                        <a:xfrm>
                          <a:off x="0" y="0"/>
                          <a:ext cx="2692400" cy="16954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FBD568E" w14:textId="19ED6BD6" w:rsidR="003F1711" w:rsidRDefault="003F1711" w:rsidP="003F1711">
                            <w:pPr>
                              <w:jc w:val="center"/>
                            </w:pPr>
                            <w:r>
                              <w:rPr>
                                <w:rFonts w:hint="eastAsia"/>
                              </w:rPr>
                              <w:t>ページ数は後、編集予定</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C016DE" id="正方形/長方形 10" o:spid="_x0000_s1026" style="position:absolute;margin-left:132.5pt;margin-top:12.8pt;width:212pt;height:133.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" fillcolor="#4472c4 [3204]" strokecolor="#09101d [484]" strokeweight="1pt">
                <v:textbox>
                  <w:txbxContent>
                    <w:p w14:paraId="6FBD568E" w14:textId="19ED6BD6" w:rsidR="003F1711" w:rsidRDefault="003F1711" w:rsidP="003F1711">
                      <w:pPr>
                        <w:jc w:val="center"/>
                      </w:pPr>
                      <w:r>
                        <w:rPr>
                          <w:rFonts w:hint="eastAsia"/>
                        </w:rPr>
                        <w:t>ページ数は後、編集予定</w:t>
                      </w:r>
                    </w:p>
                  </w:txbxContent>
                </v:textbox>
              </v:rect>
            </w:pict>
          </mc:Fallback>
        </mc:AlternateContent>
      </w:r>
      <w:r w:rsidR="00000000">
        <w:rPr>
          <w:rFonts w:ascii="BIZ UDPゴシック" w:eastAsia="BIZ UDPゴシック" w:hAnsi="BIZ UDPゴシック"/>
          <w:sz w:val="20"/>
          <w:szCs w:val="20"/>
        </w:rPr>
        <w:t xml:space="preserve">　　2　障がい者数等</w:t>
      </w:r>
      <w:r w:rsidR="00000000">
        <w:rPr>
          <w:rFonts w:ascii="BIZ UDPゴシック" w:eastAsia="BIZ UDPゴシック" w:hAnsi="BIZ UDPゴシック"/>
          <w:sz w:val="20"/>
          <w:szCs w:val="20"/>
        </w:rPr>
        <w:tab/>
      </w:r>
      <w:r w:rsidR="00000000">
        <w:rPr>
          <w:rFonts w:ascii="BIZ UDPゴシック" w:eastAsia="BIZ UDPゴシック" w:hAnsi="BIZ UDPゴシック"/>
          <w:sz w:val="20"/>
          <w:szCs w:val="20"/>
        </w:rPr>
        <w:fldChar w:fldCharType="begin"/>
      </w:r>
      <w:r w:rsidR="00000000">
        <w:rPr>
          <w:rFonts w:ascii="BIZ UDPゴシック" w:eastAsia="BIZ UDPゴシック" w:hAnsi="BIZ UDPゴシック"/>
          <w:sz w:val="20"/>
          <w:szCs w:val="20"/>
        </w:rPr>
        <w:instrText xml:space="preserve"> PAGEREF _TocOno010 \h </w:instrText>
      </w:r>
      <w:r w:rsidR="00000000">
        <w:rPr>
          <w:rFonts w:ascii="BIZ UDPゴシック" w:eastAsia="BIZ UDPゴシック" w:hAnsi="BIZ UDPゴシック"/>
          <w:sz w:val="20"/>
          <w:szCs w:val="20"/>
        </w:rPr>
      </w:r>
      <w:r w:rsidR="00000000">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sidR="00000000">
        <w:rPr>
          <w:rFonts w:ascii="BIZ UDPゴシック" w:eastAsia="BIZ UDPゴシック" w:hAnsi="BIZ UDPゴシック"/>
          <w:sz w:val="20"/>
          <w:szCs w:val="20"/>
        </w:rPr>
        <w:fldChar w:fldCharType="end"/>
      </w:r>
    </w:p>
    <w:p w14:paraId="73520CDF"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3　障がい児の状況</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_TocOno101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2DC4C378"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4　難病患者等の状況</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_TocOno102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708BA131"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5　アンケート調査結果からみた課題と本計画での対応</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_TocOno103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37B3C365" w14:textId="77777777" w:rsidR="009D6CAB" w:rsidRPr="00370011" w:rsidRDefault="00000000">
      <w:pPr>
        <w:spacing w:after="60"/>
        <w:rPr>
          <w:rFonts w:ascii="BIZ UDPゴシック" w:eastAsia="BIZ UDPゴシック" w:hAnsi="BIZ UDPゴシック"/>
        </w:rPr>
      </w:pPr>
      <w:r>
        <w:rPr>
          <w:rFonts w:ascii="BIZ UDPゴシック" w:eastAsia="BIZ UDPゴシック" w:hAnsi="BIZ UDPゴシック"/>
          <w:sz w:val="20"/>
          <w:szCs w:val="20"/>
        </w:rPr>
        <w:t>第2部　障がい者計画</w:t>
      </w:r>
    </w:p>
    <w:p w14:paraId="065BD76E"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第1章　計画の基本的な考え方</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_TocOno012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0C64535B"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第2章　差別の解消、権利擁護の推進及び虐待の防止</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_TocOno013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7FDE8CF7"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第3章　安全・安心な生活環境の整備</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_TocOno014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17D2E7CE"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第4章　情報アクセシビリティの向上及び意思疎通支援の充実</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_TocOno015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111377EC"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第5章　防犯・防災の推進</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_TocOno016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32EC410C"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第6章　保健・医療の推進</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_TocOno017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2C88388F"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第7章　自立した生活の支援・意思決定支援の推進</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_TocOno018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00EE9F91"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第8章　教育の振興</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_TocOno019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5D6C3A71"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第9章　雇用・就業、経済的自立の支援</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_TocOno020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1C0AE6CF"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第10章　文化芸術活動・スポーツ活動等の振興</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_TocOno021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69454566" w14:textId="77777777" w:rsidR="009D6CAB" w:rsidRPr="00370011" w:rsidRDefault="00000000">
      <w:pPr>
        <w:spacing w:after="60"/>
        <w:rPr>
          <w:rFonts w:ascii="BIZ UDPゴシック" w:eastAsia="BIZ UDPゴシック" w:hAnsi="BIZ UDPゴシック"/>
        </w:rPr>
      </w:pPr>
      <w:r>
        <w:rPr>
          <w:rFonts w:ascii="BIZ UDPゴシック" w:eastAsia="BIZ UDPゴシック" w:hAnsi="BIZ UDPゴシック"/>
          <w:sz w:val="20"/>
          <w:szCs w:val="20"/>
        </w:rPr>
        <w:t>第3部　障がい児福祉計画・障がい福祉計画</w:t>
      </w:r>
    </w:p>
    <w:p w14:paraId="21844EB8"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第1章　障がい児福祉計画・障がい福祉計画の背景</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_TocOno023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6BCCBB90"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第2章　障がい福祉サービスの提供体制の確保に関する基本的考え方</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_TocOno024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28447189"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第3章　相談支援の提供体制の確保に関する基本的考え方</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_TocOno025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64C44FBC"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第4章　障がい児支援の提供体制の確保に関する基本的考え方</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_TocOno026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5A33DDA0"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第5章　計画の目標</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_TocOno027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12CA2668"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第6章　障がい福祉サービスの見込量と今後の方策</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_TocOno028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7030311B"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第7章　障がい児通所支援等の見込量と今後の方策</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_TocOno029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03D8C409"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第8章　地域生活支援事業の種類ごとにおける見込量</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_TocOno030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2DE53E0D"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第9章　計画の円滑な推進に向けた取組</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_TocOno104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4E8A35B7" w14:textId="77777777" w:rsidR="009D6CAB" w:rsidRPr="00370011" w:rsidRDefault="00000000">
      <w:pPr>
        <w:spacing w:after="60"/>
        <w:rPr>
          <w:rFonts w:ascii="BIZ UDPゴシック" w:eastAsia="BIZ UDPゴシック" w:hAnsi="BIZ UDPゴシック"/>
        </w:rPr>
      </w:pPr>
      <w:r>
        <w:rPr>
          <w:rFonts w:ascii="BIZ UDPゴシック" w:eastAsia="BIZ UDPゴシック" w:hAnsi="BIZ UDPゴシック"/>
          <w:sz w:val="20"/>
          <w:szCs w:val="20"/>
        </w:rPr>
        <w:t>資料編</w:t>
      </w:r>
    </w:p>
    <w:p w14:paraId="273B81C7"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lastRenderedPageBreak/>
        <w:t xml:space="preserve">　1　小野町自立支援協議会設置要綱</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_TocOno032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30EE7008"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2　小野町自立支援協議会委員名簿</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_TocOno033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464CBA59"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3　計画の策定経過</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_TocOno105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0895C133"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4　近年の障がい者施策の動向</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_TocOno106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74218556"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5　田村地方の障がい福祉サービス事業所一覧</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_TocOno034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45051CD8"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6　用語集</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_TocOno035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703053D2"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090C98D4" w14:textId="77777777" w:rsidR="00257B3E" w:rsidRDefault="00257B3E" w:rsidP="00257B3E">
      <w:pPr>
        <w:pStyle w:val="a4"/>
      </w:pPr>
      <w:r>
        <w:rPr>
          <w:noProof/>
        </w:rPr>
        <w:lastRenderedPageBreak/>
        <mc:AlternateContent>
          <mc:Choice Requires="wps">
            <w:drawing>
              <wp:anchor distT="0" distB="0" distL="114300" distR="114300" simplePos="0" relativeHeight="251659264" behindDoc="0" locked="0" layoutInCell="1" allowOverlap="1" wp14:anchorId="748E71E0" wp14:editId="6842D9A5">
                <wp:simplePos x="0" y="0"/>
                <wp:positionH relativeFrom="page">
                  <wp:posOffset>-20471</wp:posOffset>
                </wp:positionH>
                <wp:positionV relativeFrom="paragraph">
                  <wp:posOffset>-818676</wp:posOffset>
                </wp:positionV>
                <wp:extent cx="7569816" cy="10648950"/>
                <wp:effectExtent l="0" t="0" r="0" b="0"/>
                <wp:wrapNone/>
                <wp:docPr id="1241898910" name="正方形/長方形 1"/>
                <wp:cNvGraphicFramePr/>
                <a:graphic xmlns:a="http://schemas.openxmlformats.org/drawingml/2006/main">
                  <a:graphicData uri="http://schemas.microsoft.com/office/word/2010/wordprocessingShape">
                    <wps:wsp>
                      <wps:cNvSpPr/>
                      <wps:spPr>
                        <a:xfrm>
                          <a:off x="0" y="0"/>
                          <a:ext cx="7569816" cy="10648950"/>
                        </a:xfrm>
                        <a:prstGeom prst="rect">
                          <a:avLst/>
                        </a:prstGeom>
                        <a:solidFill>
                          <a:schemeClr val="accent2">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03D562A" w14:textId="77777777" w:rsidR="00257B3E" w:rsidRPr="00D83565" w:rsidRDefault="00257B3E" w:rsidP="00EA4FAB">
                            <w:pPr>
                              <w:jc w:val="center"/>
                              <w:rPr>
                                <w:rFonts w:ascii="BIZ UDPゴシック" w:eastAsia="BIZ UDPゴシック" w:hAnsi="BIZ UDPゴシック"/>
                                <w:b/>
                                <w:bCs/>
                                <w:sz w:val="96"/>
                                <w:szCs w:val="96"/>
                              </w:rPr>
                            </w:pPr>
                            <w:r>
                              <w:rPr>
                                <w:rFonts w:ascii="BIZ UDPゴシック" w:eastAsia="BIZ UDPゴシック" w:hAnsi="BIZ UDPゴシック" w:hint="eastAsia"/>
                                <w:b/>
                                <w:bCs/>
                                <w:sz w:val="96"/>
                                <w:szCs w:val="96"/>
                              </w:rPr>
                              <w:t>第1部</w:t>
                            </w:r>
                          </w:p>
                          <w:p w14:paraId="6C1F5C0D" w14:textId="77777777" w:rsidR="00257B3E" w:rsidRPr="00D83565" w:rsidRDefault="00257B3E" w:rsidP="00257B3E">
                            <w:pPr>
                              <w:jc w:val="center"/>
                              <w:rPr>
                                <w:rFonts w:ascii="BIZ UDPゴシック" w:eastAsia="BIZ UDPゴシック" w:hAnsi="BIZ UDPゴシック"/>
                                <w:b/>
                                <w:bCs/>
                                <w:sz w:val="96"/>
                                <w:szCs w:val="96"/>
                              </w:rPr>
                            </w:pPr>
                            <w:r>
                              <w:rPr>
                                <w:rFonts w:ascii="BIZ UDPゴシック" w:eastAsia="BIZ UDPゴシック" w:hAnsi="BIZ UDPゴシック" w:hint="eastAsia"/>
                                <w:b/>
                                <w:bCs/>
                                <w:sz w:val="96"/>
                                <w:szCs w:val="96"/>
                              </w:rPr>
                              <w:t>総論</w:t>
                            </w:r>
                          </w:p>
                          <w:p w14:paraId="0A1B53EA" w14:textId="77777777" w:rsidR="00EA4FAB" w:rsidRDefault="00EA4FAB" w:rsidP="00257B3E">
                            <w:pPr>
                              <w:jc w:val="center"/>
                              <w:rPr>
                                <w:rFonts w:ascii="BIZ UDPゴシック" w:eastAsia="BIZ UDPゴシック" w:hAnsi="BIZ UDPゴシック"/>
                                <w:b/>
                                <w:bCs/>
                                <w:sz w:val="144"/>
                                <w:szCs w:val="144"/>
                              </w:rPr>
                            </w:pPr>
                          </w:p>
                          <w:p w14:paraId="556EEEC8" w14:textId="77777777" w:rsidR="00EA4FAB" w:rsidRPr="00257B3E" w:rsidRDefault="00EA4FAB" w:rsidP="00257B3E">
                            <w:pPr>
                              <w:jc w:val="center"/>
                              <w:rPr>
                                <w:rFonts w:ascii="BIZ UDPゴシック" w:eastAsia="BIZ UDPゴシック" w:hAnsi="BIZ UDPゴシック"/>
                                <w:b/>
                                <w:bCs/>
                                <w:sz w:val="144"/>
                                <w:szCs w:val="1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8E71E0" id="正方形/長方形 1" o:spid="_x0000_s1027" style="position:absolute;margin-left:-1.6pt;margin-top:-64.45pt;width:596.05pt;height:838.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" fillcolor="#f7caac [1301]" stroked="f" strokeweight="1pt">
                <v:textbox>
                  <w:txbxContent>
                    <w:p w14:paraId="203D562A" w14:textId="77777777" w:rsidR="00257B3E" w:rsidRPr="00D83565" w:rsidRDefault="00257B3E" w:rsidP="00EA4FAB">
                      <w:pPr>
                        <w:jc w:val="center"/>
                        <w:rPr>
                          <w:rFonts w:ascii="BIZ UDPゴシック" w:eastAsia="BIZ UDPゴシック" w:hAnsi="BIZ UDPゴシック"/>
                          <w:b/>
                          <w:bCs/>
                          <w:sz w:val="96"/>
                          <w:szCs w:val="96"/>
                        </w:rPr>
                      </w:pPr>
                      <w:r>
                        <w:rPr>
                          <w:rFonts w:ascii="BIZ UDPゴシック" w:eastAsia="BIZ UDPゴシック" w:hAnsi="BIZ UDPゴシック" w:hint="eastAsia"/>
                          <w:b/>
                          <w:bCs/>
                          <w:sz w:val="96"/>
                          <w:szCs w:val="96"/>
                        </w:rPr>
                        <w:t>第1部</w:t>
                      </w:r>
                    </w:p>
                    <w:p w14:paraId="6C1F5C0D" w14:textId="77777777" w:rsidR="00257B3E" w:rsidRPr="00D83565" w:rsidRDefault="00257B3E" w:rsidP="00257B3E">
                      <w:pPr>
                        <w:jc w:val="center"/>
                        <w:rPr>
                          <w:rFonts w:ascii="BIZ UDPゴシック" w:eastAsia="BIZ UDPゴシック" w:hAnsi="BIZ UDPゴシック"/>
                          <w:b/>
                          <w:bCs/>
                          <w:sz w:val="96"/>
                          <w:szCs w:val="96"/>
                        </w:rPr>
                      </w:pPr>
                      <w:r>
                        <w:rPr>
                          <w:rFonts w:ascii="BIZ UDPゴシック" w:eastAsia="BIZ UDPゴシック" w:hAnsi="BIZ UDPゴシック" w:hint="eastAsia"/>
                          <w:b/>
                          <w:bCs/>
                          <w:sz w:val="96"/>
                          <w:szCs w:val="96"/>
                        </w:rPr>
                        <w:t>総論</w:t>
                      </w:r>
                    </w:p>
                    <w:p w14:paraId="0A1B53EA" w14:textId="77777777" w:rsidR="00EA4FAB" w:rsidRDefault="00EA4FAB" w:rsidP="00257B3E">
                      <w:pPr>
                        <w:jc w:val="center"/>
                        <w:rPr>
                          <w:rFonts w:ascii="BIZ UDPゴシック" w:eastAsia="BIZ UDPゴシック" w:hAnsi="BIZ UDPゴシック"/>
                          <w:b/>
                          <w:bCs/>
                          <w:sz w:val="144"/>
                          <w:szCs w:val="144"/>
                        </w:rPr>
                      </w:pPr>
                    </w:p>
                    <w:p w14:paraId="556EEEC8" w14:textId="77777777" w:rsidR="00EA4FAB" w:rsidRPr="00257B3E" w:rsidRDefault="00EA4FAB" w:rsidP="00257B3E">
                      <w:pPr>
                        <w:jc w:val="center"/>
                        <w:rPr>
                          <w:rFonts w:ascii="BIZ UDPゴシック" w:eastAsia="BIZ UDPゴシック" w:hAnsi="BIZ UDPゴシック"/>
                          <w:b/>
                          <w:bCs/>
                          <w:sz w:val="144"/>
                          <w:szCs w:val="144"/>
                        </w:rPr>
                      </w:pPr>
                    </w:p>
                  </w:txbxContent>
                </v:textbox>
                <w10:wrap anchorx="page"/>
              </v:rect>
            </w:pict>
          </mc:Fallback>
        </mc:AlternateContent>
      </w:r>
    </w:p>
    <w:p w14:paraId="434FA21B" w14:textId="77777777" w:rsidR="00257B3E" w:rsidRDefault="00257B3E" w:rsidP="00257B3E">
      <w:pPr>
        <w:pStyle w:val="a4"/>
      </w:pPr>
    </w:p>
    <w:p w14:paraId="610ABC46" w14:textId="77777777" w:rsidR="00257B3E" w:rsidRDefault="00257B3E" w:rsidP="00257B3E">
      <w:pPr>
        <w:pStyle w:val="a4"/>
      </w:pPr>
    </w:p>
    <w:p w14:paraId="73E5BACB" w14:textId="77777777" w:rsidR="00257B3E" w:rsidRDefault="00257B3E" w:rsidP="00257B3E">
      <w:pPr>
        <w:pStyle w:val="a4"/>
      </w:pPr>
    </w:p>
    <w:p w14:paraId="4F3BF721" w14:textId="77777777" w:rsidR="00257B3E" w:rsidRDefault="00257B3E" w:rsidP="00257B3E">
      <w:pPr>
        <w:pStyle w:val="a4"/>
      </w:pPr>
    </w:p>
    <w:p w14:paraId="4A8490B8" w14:textId="77777777" w:rsidR="00257B3E" w:rsidRDefault="00257B3E" w:rsidP="00257B3E">
      <w:pPr>
        <w:pStyle w:val="a4"/>
      </w:pPr>
    </w:p>
    <w:p w14:paraId="5AB0B39D" w14:textId="77777777" w:rsidR="00257B3E" w:rsidRDefault="00257B3E" w:rsidP="00257B3E">
      <w:pPr>
        <w:pStyle w:val="a4"/>
      </w:pPr>
    </w:p>
    <w:p w14:paraId="47E786E5" w14:textId="77777777" w:rsidR="00257B3E" w:rsidRDefault="00257B3E" w:rsidP="00257B3E">
      <w:pPr>
        <w:pStyle w:val="a4"/>
      </w:pPr>
    </w:p>
    <w:p w14:paraId="182ED882" w14:textId="77777777" w:rsidR="00257B3E" w:rsidRDefault="00257B3E" w:rsidP="00257B3E">
      <w:pPr>
        <w:pStyle w:val="a4"/>
      </w:pPr>
    </w:p>
    <w:p w14:paraId="5834BA7B" w14:textId="77777777" w:rsidR="00257B3E" w:rsidRDefault="00257B3E" w:rsidP="00257B3E">
      <w:pPr>
        <w:pStyle w:val="a4"/>
      </w:pPr>
    </w:p>
    <w:p w14:paraId="79E2F6EB" w14:textId="77777777" w:rsidR="00257B3E" w:rsidRDefault="00257B3E" w:rsidP="00257B3E">
      <w:pPr>
        <w:pStyle w:val="a4"/>
      </w:pPr>
    </w:p>
    <w:p w14:paraId="13278757" w14:textId="77777777" w:rsidR="00257B3E" w:rsidRDefault="00257B3E" w:rsidP="00257B3E">
      <w:pPr>
        <w:pStyle w:val="a4"/>
      </w:pPr>
    </w:p>
    <w:p w14:paraId="6E7FD2B8" w14:textId="77777777" w:rsidR="00257B3E" w:rsidRDefault="00257B3E" w:rsidP="00257B3E">
      <w:pPr>
        <w:pStyle w:val="a4"/>
      </w:pPr>
    </w:p>
    <w:p w14:paraId="38C3CCF0" w14:textId="77777777" w:rsidR="00257B3E" w:rsidRDefault="00257B3E" w:rsidP="00257B3E">
      <w:pPr>
        <w:pStyle w:val="a4"/>
      </w:pPr>
    </w:p>
    <w:p w14:paraId="4A99E2D6" w14:textId="77777777" w:rsidR="00257B3E" w:rsidRDefault="00257B3E" w:rsidP="00257B3E">
      <w:pPr>
        <w:pStyle w:val="a4"/>
      </w:pPr>
    </w:p>
    <w:p w14:paraId="0CA008CE" w14:textId="77777777" w:rsidR="00257B3E" w:rsidRDefault="00257B3E" w:rsidP="00257B3E">
      <w:pPr>
        <w:pStyle w:val="a4"/>
      </w:pPr>
    </w:p>
    <w:p w14:paraId="727E913D" w14:textId="77777777" w:rsidR="00257B3E" w:rsidRDefault="00257B3E" w:rsidP="00257B3E">
      <w:pPr>
        <w:pStyle w:val="a4"/>
      </w:pPr>
    </w:p>
    <w:p w14:paraId="7C96B928" w14:textId="77777777" w:rsidR="00257B3E" w:rsidRDefault="00257B3E" w:rsidP="00257B3E">
      <w:pPr>
        <w:pStyle w:val="a4"/>
      </w:pPr>
    </w:p>
    <w:p w14:paraId="3D4A383B" w14:textId="77777777" w:rsidR="00257B3E" w:rsidRDefault="00DF37FA" w:rsidP="00257B3E">
      <w:pPr>
        <w:pStyle w:val="a4"/>
      </w:pPr>
      <w:r>
        <w:rPr>
          <w:rFonts w:ascii="BIZ UDPゴシック" w:eastAsia="BIZ UDPゴシック" w:hAnsi="BIZ UDPゴシック"/>
          <w:noProof/>
          <w:sz w:val="22"/>
          <w:szCs w:val="22"/>
        </w:rPr>
        <w:drawing>
          <wp:anchor distT="0" distB="0" distL="114300" distR="114300" simplePos="0" relativeHeight="251660288" behindDoc="0" locked="0" layoutInCell="1" allowOverlap="1" wp14:anchorId="75B5D78D" wp14:editId="5C307171">
            <wp:simplePos x="0" y="0"/>
            <wp:positionH relativeFrom="margin">
              <wp:posOffset>175260</wp:posOffset>
            </wp:positionH>
            <wp:positionV relativeFrom="paragraph">
              <wp:posOffset>92710</wp:posOffset>
            </wp:positionV>
            <wp:extent cx="5607100" cy="5607100"/>
            <wp:effectExtent l="0" t="0" r="0" b="0"/>
            <wp:wrapNone/>
            <wp:docPr id="2113066178"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7100" cy="560710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635BFD48" w14:textId="77777777" w:rsidR="009D6CAB" w:rsidRPr="00370011" w:rsidRDefault="00000000" w:rsidP="00EA4FAB">
      <w:pPr>
        <w:pStyle w:val="1"/>
        <w:pageBreakBefore/>
        <w:shd w:val="clear" w:color="auto" w:fill="4A7A5E"/>
        <w:spacing w:before="480" w:after="320"/>
        <w:ind w:left="60"/>
        <w:jc w:val="center"/>
        <w:rPr>
          <w:rFonts w:ascii="BIZ UDPゴシック" w:eastAsia="BIZ UDPゴシック" w:hAnsi="BIZ UDPゴシック"/>
        </w:rPr>
      </w:pPr>
      <w:r>
        <w:rPr>
          <w:rFonts w:ascii="BIZ UDPゴシック" w:eastAsia="BIZ UDPゴシック" w:hAnsi="BIZ UDPゴシック"/>
          <w:b/>
          <w:bCs/>
          <w:color w:val="FFFFFF"/>
          <w:sz w:val="30"/>
          <w:szCs w:val="30"/>
        </w:rPr>
        <w:lastRenderedPageBreak/>
        <w:t>第1章　計画の概要</w:t>
      </w:r>
    </w:p>
    <w:p w14:paraId="5B10A8CB" w14:textId="77777777" w:rsidR="009D6CAB" w:rsidRPr="00370011" w:rsidRDefault="00000000">
      <w:pPr>
        <w:pStyle w:val="2"/>
        <w:shd w:val="clear" w:color="auto" w:fill="DCE8DC"/>
        <w:spacing w:before="400" w:after="240"/>
        <w:ind w:left="40"/>
        <w:rPr>
          <w:rFonts w:ascii="BIZ UDPゴシック" w:eastAsia="BIZ UDPゴシック" w:hAnsi="BIZ UDPゴシック"/>
        </w:rPr>
      </w:pPr>
      <w:bookmarkStart w:id="0" w:name="_TocOno003"/>
      <w:r>
        <w:rPr>
          <w:rFonts w:ascii="BIZ UDPゴシック" w:eastAsia="BIZ UDPゴシック" w:hAnsi="BIZ UDPゴシック"/>
          <w:b/>
          <w:bCs/>
          <w:color w:val="1B3B2A"/>
          <w:sz w:val="25"/>
          <w:szCs w:val="25"/>
        </w:rPr>
        <w:t>1　計画策定の背景と趣旨</w:t>
      </w:r>
      <w:bookmarkEnd w:id="0"/>
    </w:p>
    <w:p w14:paraId="29285455" w14:textId="77777777" w:rsidR="009D6CAB" w:rsidRPr="00370011" w:rsidRDefault="00000000" w:rsidP="00EA4FAB">
      <w:pPr>
        <w:spacing w:afterLines="100" w:after="240" w:line="24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国では、平成23年に障がいのある人に関する法律や制度について基本的な考え方を示した「障害者基本法」を、全ての国民が、障がいの有無によって分け隔てられることなく、相互に人格と個性を尊重し合いながら共生する社会、「共生社会」の実現を新たな目的として改正しました。</w:t>
      </w:r>
    </w:p>
    <w:p w14:paraId="0B37F987" w14:textId="77777777" w:rsidR="009D6CAB" w:rsidRPr="00370011" w:rsidRDefault="00000000" w:rsidP="00EA4FAB">
      <w:pPr>
        <w:spacing w:afterLines="100" w:after="240" w:line="24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平成24年には「障害者自立支援法」を「障害者総合支援法」と改称し改正、さらに平成25年には、改正障害者基本法第4条の「差別の禁止」の基本原則を具体化し「障害者差別解消法」を制定しています。このような国内法の整備を経て、平成26年1月に「障害者権利条約」の批准書を国連事務総長に寄託し、同年2月、「障害者権利条約」が我が国において、その効力を発生させています。</w:t>
      </w:r>
    </w:p>
    <w:p w14:paraId="7D6C6FCE" w14:textId="77777777" w:rsidR="009D6CAB" w:rsidRPr="00370011" w:rsidRDefault="00000000" w:rsidP="00EA4FAB">
      <w:pPr>
        <w:spacing w:afterLines="100" w:after="240" w:line="24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平成30年には「障害者権利条約」批准後、条約との整合性を確保し「障害者基本計画（第4次）」を策定しています。その後、令和3年の「障害を理由とする差別の解消の推進に関する法律」の改正、令和4年の「障害者による情報の取得及び利用並びに意思疎通に係る施策の推進に関する法律」の制定を受け、令和5年度を初年度とする「障害者基本計画（第5次）」（計画期間：令和5年度～令和9年度）が新たに策定されています。</w:t>
      </w:r>
    </w:p>
    <w:p w14:paraId="440A21C7" w14:textId="77777777" w:rsidR="009D6CAB" w:rsidRPr="00370011" w:rsidRDefault="00000000" w:rsidP="00EA4FAB">
      <w:pPr>
        <w:spacing w:afterLines="100" w:after="240" w:line="24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 xml:space="preserve">また、令和6年4月には、障がい者等の地域生活や就労の支援強化等を内容とする障害者総合支援法及び児童福祉法の改正が施行され、グループホームにおける一人暮らし等を希望する方への支援内容の明確化、児童発達支援センターの類型（福祉型・医療型）の一元化と4つの中核機能の明確化、</w:t>
      </w:r>
      <w:del w:id="91656" w:author="Ryo Wakayama" w:date="2026-10-23T09:00:00Z">
        <w:r>
          <w:rPr>
            <w:rFonts w:ascii="BIZ UDPゴシック" w:eastAsia="BIZ UDPゴシック" w:hAnsi="BIZ UDPゴシック"/>
            <w:sz w:val="22"/>
            <w:szCs w:val="22"/>
          </w:rPr>
          <w:delText xml:space="preserve">障害児入所施設</w:delText>
        </w:r>
      </w:del>
      <w:ins w:id="91657" w:author="Ryo Wakayama" w:date="2026-10-23T09:00:00Z">
        <w:r>
          <w:rPr>
            <w:rFonts w:ascii="BIZ UDPゴシック" w:eastAsia="BIZ UDPゴシック" w:hAnsi="BIZ UDPゴシック"/>
            <w:sz w:val="22"/>
            <w:szCs w:val="22"/>
          </w:rPr>
          <w:t xml:space="preserve">障がい児入所施設</w:t>
        </w:r>
      </w:ins>
      <w:r>
        <w:rPr>
          <w:rFonts w:ascii="BIZ UDPゴシック" w:eastAsia="BIZ UDPゴシック" w:hAnsi="BIZ UDPゴシック"/>
          <w:sz w:val="22"/>
          <w:szCs w:val="22"/>
        </w:rPr>
        <w:t xml:space="preserve">に入所する児童の成人期への円滑な移行調整の仕組みの整備など、身近な地域における支援体制の充実に向けた見直しが行われました。令和7年10月には、障がい者本人が就労先や働き方についてより良い選択ができるよう支援する新サービス「就労選択支援」が創設されています。さらに、令和7年12月には、外見からは分かりにくい高次脳機能障がいのある方への理解の促進と支援体制の整備を目的とする「高次脳機能障害者支援法」が成立し、令和8年4月に施行されました。</w:t>
      </w:r>
    </w:p>
    <w:p w14:paraId="53BEB784" w14:textId="77777777" w:rsidR="009D6CAB" w:rsidRPr="00370011" w:rsidRDefault="00000000" w:rsidP="00EA4FAB">
      <w:pPr>
        <w:spacing w:afterLines="100" w:after="240" w:line="24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こうした直近の動向等を踏まえ、令和8年3月31日には「障害福祉サービス等及び障害児通所支援等の円滑な実施を確保するための基本的な指針」（基本指針）が改正（令和8年こども家庭庁・厚生労働省告示第4号）され、第8期障害福祉計画・第4期障害児福祉計画（令和9年度～令和11年度）の策定に向けた考え方や成果目標が示されました。さらに、令和8年6月には「社会福祉法等の一部を改正する法律」及び成年後見制度の見直しを内容とする「民法等の一部を改正する法律」、同年7月には「医療的ケア児及びその家族に対する支援に関する法律の一部を改正する法律」が公布され、小規模市町村における包括的な支援体制の整備、成年後見制度等の利用を支援する「地域権利擁護相談支援センター」の法定化、災害派遣福祉チーム（ＤＷＡＴ）の法律上の位置付け、医療的ケアが必要な方への支援の成人期への拡充などが、令和9年4月から順次施行されます（民法等の改正は公布の日から2年6月以内に施行）。これらを踏まえ、令和8年8月から9月にかけて基本指針の一部改正案に対する意見募集が行われており、令和9年4月の適用に向けた基本指針の改正が進められています。</w:t>
      </w:r>
    </w:p>
    <w:p w14:paraId="56933631" w14:textId="77777777" w:rsidR="009D6CAB" w:rsidRPr="00370011" w:rsidRDefault="00000000" w:rsidP="00EA4FAB">
      <w:pPr>
        <w:spacing w:afterLines="100" w:after="240" w:line="24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本町においては、令和3年3月「おのまち障がい者計画・第2期障がい児福祉計画・第6期障がい福祉計画」、令和6年3月「おのまち障がい者計画・第3期障がい児福祉計画・第7期障がい福祉計画」を策定し、障がいのある人もない人も、人格と個性が尊重され、住み慣れた地域で安心して自分らしく暮らせるよう、障がい者施策の充実に取り組んできました。</w:t>
      </w:r>
    </w:p>
    <w:p w14:paraId="6892DD93" w14:textId="77777777" w:rsidR="009D6CAB" w:rsidRPr="00370011" w:rsidRDefault="00000000" w:rsidP="00EA4FAB">
      <w:pPr>
        <w:spacing w:afterLines="100" w:after="240" w:line="24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今回、現計画の計画期間が令和8年度末で満了することから、国の動向や考え方を踏まえ、新</w:t>
      </w:r>
      <w:r>
        <w:rPr>
          <w:rFonts w:ascii="BIZ UDPゴシック" w:eastAsia="BIZ UDPゴシック" w:hAnsi="BIZ UDPゴシック"/>
          <w:sz w:val="22"/>
          <w:szCs w:val="22"/>
        </w:rPr>
        <w:lastRenderedPageBreak/>
        <w:t>たな計画の策定へ向け、地域に住む障がい者本人や家族、障がい者団体などのニーズ把握、各種障がい者施策の実施状況の点検などにより課題を整理し、新たな「おのまち障がい者計画・第4期障がい児福祉計画・第8期障がい福祉計画」を取りまとめ、「地域共生社会」の実現をめざすとともに、障がい者施策の総合的な推進を図るものです。</w:t>
      </w:r>
    </w:p>
    <w:p w14:paraId="654B4032" w14:textId="77777777" w:rsidR="009D6CAB" w:rsidRPr="00370011" w:rsidRDefault="00000000" w:rsidP="00EA4FAB">
      <w:pPr>
        <w:spacing w:afterLines="100" w:after="240"/>
        <w:rPr>
          <w:rFonts w:ascii="BIZ UDPゴシック" w:eastAsia="BIZ UDPゴシック" w:hAnsi="BIZ UDPゴシック"/>
        </w:rPr>
      </w:pPr>
      <w:r>
        <w:rPr>
          <w:rFonts w:ascii="BIZ UDPゴシック" w:eastAsia="BIZ UDPゴシック" w:hAnsi="BIZ UDPゴシック"/>
        </w:rPr>
        <w:br w:type="page"/>
      </w:r>
    </w:p>
    <w:p w14:paraId="12EA984E" w14:textId="77777777" w:rsidR="009D6CAB" w:rsidRPr="00370011" w:rsidRDefault="00000000">
      <w:pPr>
        <w:pStyle w:val="2"/>
        <w:shd w:val="clear" w:color="auto" w:fill="DCE8DC"/>
        <w:spacing w:before="400" w:after="240"/>
        <w:ind w:left="40"/>
        <w:rPr>
          <w:rFonts w:ascii="BIZ UDPゴシック" w:eastAsia="BIZ UDPゴシック" w:hAnsi="BIZ UDPゴシック"/>
        </w:rPr>
      </w:pPr>
      <w:bookmarkStart w:id="1" w:name="_TocOno004"/>
      <w:r>
        <w:rPr>
          <w:rFonts w:ascii="BIZ UDPゴシック" w:eastAsia="BIZ UDPゴシック" w:hAnsi="BIZ UDPゴシック"/>
          <w:b/>
          <w:bCs/>
          <w:color w:val="1B3B2A"/>
          <w:sz w:val="25"/>
          <w:szCs w:val="25"/>
        </w:rPr>
        <w:lastRenderedPageBreak/>
        <w:t>2　計画の位置づけ</w:t>
      </w:r>
      <w:bookmarkEnd w:id="1"/>
    </w:p>
    <w:p w14:paraId="4CE1AF84"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（1）根拠法令と計画の性格</w:t>
      </w:r>
    </w:p>
    <w:p w14:paraId="09174A3A"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本計画は「おのまち障がい者計画」、「第4期障がい児福祉計画」、「第8期障がい福祉計画」から構成されます。</w:t>
      </w:r>
    </w:p>
    <w:p w14:paraId="5D873C6E"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おのまち障がい者計画」は、「障害者基本法」第11条第3項に基づく「当該市町村における障害者のための施策に関する基本的な計画」（市町村障がい者計画）です。障がい者計画は、障がい者福祉に関する、保健、医療、福祉、雇用、教育、就労、啓発・広報等あらゆる分野を網羅した総合的な計画です。</w:t>
      </w:r>
    </w:p>
    <w:p w14:paraId="28262BFE"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第4期障がい児福祉計画」は、児童福祉法第33条の20第1項に基づく市町村障がい児福祉計画として、令和11年度までの、障がい児通所支援及び障がい児相談支援等の提供体制の確保、円滑な実施に関する計画を定めるものです。</w:t>
      </w:r>
    </w:p>
    <w:p w14:paraId="5B72758E" w14:textId="77777777" w:rsidR="009D6CAB" w:rsidRDefault="00000000" w:rsidP="00EA4FAB">
      <w:pP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「第8期障がい福祉計画」は、「障害者総合支援法」第88条第1項に基づく市町村障がい福祉計画として、令和11年度までの目標及び障がい福祉サービス等の見込量について定めるものです。</w:t>
      </w:r>
    </w:p>
    <w:p w14:paraId="5114B0F6" w14:textId="77777777" w:rsidR="008C6B87" w:rsidRDefault="008C6B87" w:rsidP="008C6B87">
      <w:pPr>
        <w:spacing w:after="200" w:line="360" w:lineRule="auto"/>
        <w:rPr>
          <w:rFonts w:ascii="BIZ UDPゴシック" w:eastAsia="BIZ UDPゴシック" w:hAnsi="BIZ UDPゴシック"/>
          <w:sz w:val="22"/>
          <w:szCs w:val="22"/>
        </w:rPr>
      </w:pPr>
      <w:del w:id="91714" w:author="Ryo Wakayama" w:date="2026-10-23T09:00:00Z">
        <w:r>
          <w:rPr>
            <w:rFonts w:ascii="BIZ UDPゴシック" w:eastAsia="BIZ UDPゴシック" w:hAnsi="BIZ UDPゴシック" w:hint="eastAsia"/>
            <w:sz w:val="22"/>
            <w:szCs w:val="22"/>
          </w:rPr>
          <w:delText xml:space="preserve">■</w:delText>
        </w:r>
      </w:del>
      <w:ins w:id="91715" w:author="Ryo Wakayama" w:date="2026-10-23T09:00:00Z">
        <w:r>
          <w:rPr>
            <w:rFonts w:ascii="BIZ UDPゴシック" w:eastAsia="BIZ UDPゴシック" w:hAnsi="BIZ UDPゴシック" w:hint="eastAsia"/>
            <w:sz w:val="22"/>
            <w:szCs w:val="22"/>
          </w:rPr>
          <w:t xml:space="preserve">【図1】</w:t>
        </w:r>
      </w:ins>
      <w:r>
        <w:rPr>
          <w:rFonts w:ascii="BIZ UDPゴシック" w:eastAsia="BIZ UDPゴシック" w:hAnsi="BIZ UDPゴシック" w:hint="eastAsia"/>
          <w:sz w:val="22"/>
          <w:szCs w:val="22"/>
        </w:rPr>
        <w:t xml:space="preserve">本計画の構成と法的根拠</w:t>
      </w:r>
    </w:p>
    <w:p w14:paraId="21D5A82F" w14:textId="77777777" w:rsidR="00CE2616" w:rsidRPr="008C6B87" w:rsidRDefault="008C6B87" w:rsidP="00EA4FAB">
      <w:pP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noProof/>
          <w:sz w:val="22"/>
          <w:szCs w:val="22"/>
        </w:rPr>
        <w:drawing>
          <wp:anchor distT="0" distB="0" distL="114300" distR="114300" simplePos="0" relativeHeight="251683840" behindDoc="0" locked="0" layoutInCell="1" allowOverlap="1" wp14:anchorId="39E76734" wp14:editId="7D89C4AC">
            <wp:simplePos x="0" y="0"/>
            <wp:positionH relativeFrom="margin">
              <wp:align>left</wp:align>
            </wp:positionH>
            <wp:positionV relativeFrom="paragraph">
              <wp:posOffset>17780</wp:posOffset>
            </wp:positionV>
            <wp:extent cx="5712460" cy="3695700"/>
            <wp:effectExtent l="0" t="0" r="2540" b="0"/>
            <wp:wrapNone/>
            <wp:docPr id="708195298"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t="1272" b="1"/>
                    <a:stretch>
                      <a:fillRect/>
                    </a:stretch>
                  </pic:blipFill>
                  <pic:spPr bwMode="auto">
                    <a:xfrm>
                      <a:off x="0" y="0"/>
                      <a:ext cx="5712460" cy="3695700"/>
                    </a:xfrm>
                    <a:prstGeom prst="rect">
                      <a:avLst/>
                    </a:prstGeom>
                    <a:noFill/>
                    <a:ln>
                      <a:noFill/>
                    </a:ln>
                    <a:extLst>
                      <a:ext uri="{53640926-AAD7-44D8-BBD7-CCE9431645EC}">
                        <a14:shadowObscured xmlns:a14="http://schemas.microsoft.com/office/drawing/2010/main"/>
                      </a:ext>
                    </a:extLst>
                  </pic:spPr>
                </pic:pic>
              </a:graphicData>
            </a:graphic>
          </wp:anchor>
        </w:drawing>
      </w:r>
    </w:p>
    <w:p w14:paraId="1CA1CC3F" w14:textId="77777777" w:rsidR="00CE2616" w:rsidRDefault="00CE2616" w:rsidP="00EA4FAB">
      <w:pPr>
        <w:spacing w:after="200" w:line="360" w:lineRule="auto"/>
        <w:ind w:firstLineChars="100" w:firstLine="220"/>
        <w:rPr>
          <w:rFonts w:ascii="BIZ UDPゴシック" w:eastAsia="BIZ UDPゴシック" w:hAnsi="BIZ UDPゴシック"/>
          <w:sz w:val="22"/>
          <w:szCs w:val="22"/>
        </w:rPr>
      </w:pPr>
    </w:p>
    <w:p w14:paraId="06255712" w14:textId="77777777" w:rsidR="00CE2616" w:rsidRDefault="00CE2616" w:rsidP="00EA4FAB">
      <w:pPr>
        <w:spacing w:after="200" w:line="360" w:lineRule="auto"/>
        <w:ind w:firstLineChars="100" w:firstLine="220"/>
        <w:rPr>
          <w:rFonts w:ascii="BIZ UDPゴシック" w:eastAsia="BIZ UDPゴシック" w:hAnsi="BIZ UDPゴシック"/>
          <w:sz w:val="22"/>
          <w:szCs w:val="22"/>
        </w:rPr>
      </w:pPr>
    </w:p>
    <w:p w14:paraId="6189FA45" w14:textId="77777777" w:rsidR="00CE2616" w:rsidRDefault="00CE2616" w:rsidP="00EA4FAB">
      <w:pPr>
        <w:spacing w:after="200" w:line="360" w:lineRule="auto"/>
        <w:ind w:firstLineChars="100" w:firstLine="220"/>
        <w:rPr>
          <w:rFonts w:ascii="BIZ UDPゴシック" w:eastAsia="BIZ UDPゴシック" w:hAnsi="BIZ UDPゴシック"/>
          <w:sz w:val="22"/>
          <w:szCs w:val="22"/>
        </w:rPr>
      </w:pPr>
    </w:p>
    <w:p w14:paraId="055313C5" w14:textId="77777777" w:rsidR="00CE2616" w:rsidRDefault="00CE2616" w:rsidP="00EA4FAB">
      <w:pPr>
        <w:spacing w:after="200" w:line="360" w:lineRule="auto"/>
        <w:ind w:firstLineChars="100" w:firstLine="220"/>
        <w:rPr>
          <w:rFonts w:ascii="BIZ UDPゴシック" w:eastAsia="BIZ UDPゴシック" w:hAnsi="BIZ UDPゴシック"/>
          <w:sz w:val="22"/>
          <w:szCs w:val="22"/>
        </w:rPr>
      </w:pPr>
    </w:p>
    <w:p w14:paraId="5F2A12DA" w14:textId="77777777" w:rsidR="00CE2616" w:rsidRDefault="00CE2616" w:rsidP="00EA4FAB">
      <w:pPr>
        <w:spacing w:after="200" w:line="360" w:lineRule="auto"/>
        <w:ind w:firstLineChars="100" w:firstLine="220"/>
        <w:rPr>
          <w:rFonts w:ascii="BIZ UDPゴシック" w:eastAsia="BIZ UDPゴシック" w:hAnsi="BIZ UDPゴシック"/>
          <w:sz w:val="22"/>
          <w:szCs w:val="22"/>
        </w:rPr>
      </w:pPr>
    </w:p>
    <w:p w14:paraId="6C222E6D" w14:textId="77777777" w:rsidR="00CE2616" w:rsidRDefault="00CE2616" w:rsidP="00EA4FAB">
      <w:pPr>
        <w:spacing w:after="200" w:line="360" w:lineRule="auto"/>
        <w:ind w:firstLineChars="100" w:firstLine="220"/>
        <w:rPr>
          <w:rFonts w:ascii="BIZ UDPゴシック" w:eastAsia="BIZ UDPゴシック" w:hAnsi="BIZ UDPゴシック"/>
          <w:sz w:val="22"/>
          <w:szCs w:val="22"/>
        </w:rPr>
      </w:pPr>
    </w:p>
    <w:p w14:paraId="765C07C0" w14:textId="77777777" w:rsidR="00CE2616" w:rsidRDefault="00CE2616" w:rsidP="00EA4FAB">
      <w:pPr>
        <w:spacing w:after="200" w:line="360" w:lineRule="auto"/>
        <w:ind w:firstLineChars="100" w:firstLine="220"/>
        <w:rPr>
          <w:rFonts w:ascii="BIZ UDPゴシック" w:eastAsia="BIZ UDPゴシック" w:hAnsi="BIZ UDPゴシック"/>
          <w:sz w:val="22"/>
          <w:szCs w:val="22"/>
        </w:rPr>
      </w:pPr>
    </w:p>
    <w:p w14:paraId="43A25034" w14:textId="77777777" w:rsidR="00CE2616" w:rsidRDefault="00CE2616" w:rsidP="00EA4FAB">
      <w:pPr>
        <w:spacing w:after="200" w:line="360" w:lineRule="auto"/>
        <w:ind w:firstLineChars="100" w:firstLine="220"/>
        <w:rPr>
          <w:rFonts w:ascii="BIZ UDPゴシック" w:eastAsia="BIZ UDPゴシック" w:hAnsi="BIZ UDPゴシック"/>
          <w:sz w:val="22"/>
          <w:szCs w:val="22"/>
        </w:rPr>
      </w:pPr>
    </w:p>
    <w:p w14:paraId="44EBB3AE" w14:textId="77777777" w:rsidR="00CE2616" w:rsidRDefault="00CE2616" w:rsidP="00EA4FAB">
      <w:pPr>
        <w:spacing w:after="200" w:line="360" w:lineRule="auto"/>
        <w:ind w:firstLineChars="100" w:firstLine="220"/>
        <w:rPr>
          <w:rFonts w:ascii="BIZ UDPゴシック" w:eastAsia="BIZ UDPゴシック" w:hAnsi="BIZ UDPゴシック"/>
          <w:sz w:val="22"/>
          <w:szCs w:val="22"/>
        </w:rPr>
      </w:pPr>
    </w:p>
    <w:p w14:paraId="2158FD6B"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lastRenderedPageBreak/>
        <w:t>（2）他の計画との関係</w:t>
      </w:r>
    </w:p>
    <w:p w14:paraId="6DFEB83A"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本計画は、本町における町政運営の基本方針である「人が輝き　みんなでつくる　しあわせおのまち」の分野別計画として、障がい者福祉の視点から施策を推進する計画として位置づけています。</w:t>
      </w:r>
    </w:p>
    <w:p w14:paraId="5FEE786A" w14:textId="77777777" w:rsidR="009D6CAB" w:rsidRDefault="00000000" w:rsidP="00EA4FAB">
      <w:pP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また、本計画は上位計画である「小野町地域福祉計画」、関連計画である「小野町高齢者保健福祉計画・介護保険事業計画」、「小野町こども計画」等及び国・県の関連計画（「障害者基本計画（第5次）」、「第5次福島県障がい者計画」、「第8期福島県障がい福祉計画・第4期福島県障がい児福祉計画」等）と整合性と調和を図り策定しました。</w:t>
      </w:r>
    </w:p>
    <w:p w14:paraId="5A8E5159" w14:textId="77777777" w:rsidR="008C6B87" w:rsidRPr="00370011" w:rsidRDefault="008C6B87" w:rsidP="008C6B87">
      <w:pPr>
        <w:spacing w:after="200" w:line="360" w:lineRule="auto"/>
        <w:rPr>
          <w:rFonts w:ascii="BIZ UDPゴシック" w:eastAsia="BIZ UDPゴシック" w:hAnsi="BIZ UDPゴシック"/>
        </w:rPr>
      </w:pPr>
      <w:del w:id="91716" w:author="Ryo Wakayama" w:date="2026-10-23T09:00:00Z">
        <w:r>
          <w:rPr>
            <w:rFonts w:ascii="BIZ UDPゴシック" w:eastAsia="BIZ UDPゴシック" w:hAnsi="BIZ UDPゴシック" w:hint="eastAsia"/>
          </w:rPr>
          <w:delText xml:space="preserve">■</w:delText>
        </w:r>
      </w:del>
      <w:ins w:id="91717" w:author="Ryo Wakayama" w:date="2026-10-23T09:00:00Z">
        <w:r>
          <w:rPr>
            <w:rFonts w:ascii="BIZ UDPゴシック" w:eastAsia="BIZ UDPゴシック" w:hAnsi="BIZ UDPゴシック" w:hint="eastAsia"/>
          </w:rPr>
          <w:t xml:space="preserve">【図2】</w:t>
        </w:r>
      </w:ins>
      <w:r>
        <w:rPr>
          <w:rFonts w:ascii="BIZ UDPゴシック" w:eastAsia="BIZ UDPゴシック" w:hAnsi="BIZ UDPゴシック" w:hint="eastAsia"/>
        </w:rPr>
        <w:t xml:space="preserve">関連計画との関係性</w:t>
      </w:r>
      <w:r>
        <w:rPr>
          <w:noProof/>
        </w:rPr>
        <w:drawing>
          <wp:anchor distT="0" distB="0" distL="114300" distR="114300" simplePos="0" relativeHeight="251684864" behindDoc="0" locked="0" layoutInCell="1" allowOverlap="1" wp14:anchorId="26E6C003" wp14:editId="135FCC6B">
            <wp:simplePos x="0" y="0"/>
            <wp:positionH relativeFrom="margin">
              <wp:align>center</wp:align>
            </wp:positionH>
            <wp:positionV relativeFrom="paragraph">
              <wp:posOffset>429564</wp:posOffset>
            </wp:positionV>
            <wp:extent cx="5494351" cy="5590288"/>
            <wp:effectExtent l="0" t="0" r="0" b="0"/>
            <wp:wrapTopAndBottom/>
            <wp:docPr id="1434304111" name="図 1">
              <a:extLst xmlns:a="http://schemas.openxmlformats.org/drawingml/2006/main">
                <a:ext uri="{FF2B5EF4-FFF2-40B4-BE49-F238E27FC236}">
                  <a16:creationId xmlns:a16="http://schemas.microsoft.com/office/drawing/2014/main" id="{85AB643B-768F-FCA6-59C9-016D02C061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1">
                      <a:extLst>
                        <a:ext uri="{FF2B5EF4-FFF2-40B4-BE49-F238E27FC236}">
                          <a16:creationId xmlns:a16="http://schemas.microsoft.com/office/drawing/2014/main" id="{85AB643B-768F-FCA6-59C9-016D02C06197}"/>
                        </a:ext>
                      </a:extLst>
                    </pic:cNvPr>
                    <pic:cNvPicPr>
                      <a:picLocks noChangeAspect="1" noChangeArrowheads="1"/>
                    </pic:cNvPicPr>
                  </pic:nvPicPr>
                  <pic:blipFill rotWithShape="1">
                    <a:blip r:embed="rId11">
                      <a:extLst>
                        <a:ext uri="{28A0092B-C50C-407E-A947-70E740481C1C}">
                          <a14:useLocalDpi xmlns:a14="http://schemas.microsoft.com/office/drawing/2010/main" val="0"/>
                        </a:ext>
                      </a:extLst>
                    </a:blip>
                    <a:srcRect t="5197"/>
                    <a:stretch>
                      <a:fillRect/>
                    </a:stretch>
                  </pic:blipFill>
                  <pic:spPr bwMode="auto">
                    <a:xfrm>
                      <a:off x="0" y="0"/>
                      <a:ext cx="5494351" cy="5590288"/>
                    </a:xfrm>
                    <a:prstGeom prst="rect">
                      <a:avLst/>
                    </a:prstGeom>
                    <a:noFill/>
                  </pic:spPr>
                </pic:pic>
              </a:graphicData>
            </a:graphic>
          </wp:anchor>
        </w:drawing>
      </w:r>
    </w:p>
    <w:p w14:paraId="20D3B12E"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lastRenderedPageBreak/>
        <w:t>（3）福島県の計画との整合</w:t>
      </w:r>
    </w:p>
    <w:p w14:paraId="7440F020"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国の基本指針は、市町村障害福祉計画・障害児福祉計画を、都道府県障害者計画その他の障がい者等の福祉に関する事項を定める計画と調和が保たれたものとすることを求めています。福島県の計画の状況と本計画との関係は次のとおりです。</w:t>
      </w:r>
    </w:p>
    <w:p w14:paraId="7A48E139" w14:textId="77777777" w:rsidR="009D6CAB" w:rsidRPr="00370011" w:rsidRDefault="00000000" w:rsidP="005E6C22">
      <w:pPr>
        <w:keepNext/>
        <w:spacing w:before="260" w:after="160"/>
        <w:rPr>
          <w:rFonts w:ascii="BIZ UDPゴシック" w:eastAsia="BIZ UDPゴシック" w:hAnsi="BIZ UDPゴシック"/>
        </w:rPr>
      </w:pPr>
      <w:del w:id="91718" w:author="Ryo Wakayama" w:date="2026-10-23T09:00:00Z">
        <w:r>
          <w:rPr>
            <w:rFonts w:ascii="BIZ UDPゴシック" w:eastAsia="BIZ UDPゴシック" w:hAnsi="BIZ UDPゴシック"/>
            <w:b/>
            <w:bCs/>
            <w:sz w:val="22"/>
            <w:szCs w:val="22"/>
          </w:rPr>
          <w:delText xml:space="preserve">■</w:delText>
        </w:r>
      </w:del>
      <w:ins w:id="91719" w:author="Ryo Wakayama" w:date="2026-10-23T09:00:00Z">
        <w:r>
          <w:rPr>
            <w:rFonts w:ascii="BIZ UDPゴシック" w:eastAsia="BIZ UDPゴシック" w:hAnsi="BIZ UDPゴシック"/>
            <w:b/>
            <w:bCs/>
            <w:sz w:val="22"/>
            <w:szCs w:val="22"/>
          </w:rPr>
          <w:t xml:space="preserve">【表1】</w:t>
        </w:r>
      </w:ins>
      <w:r>
        <w:rPr>
          <w:rFonts w:ascii="BIZ UDPゴシック" w:eastAsia="BIZ UDPゴシック" w:hAnsi="BIZ UDPゴシック"/>
          <w:b/>
          <w:bCs/>
          <w:sz w:val="22"/>
          <w:szCs w:val="22"/>
        </w:rPr>
        <w:t xml:space="preserve">福島県の計画との関係</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980"/>
        <w:gridCol w:w="4320"/>
      </w:tblGrid>
      <w:tr w:rsidR="001E7E48" w14:paraId="54F7F4AC" w14:textId="77777777">
        <w:trPr>
          <w:cantSplit/>
          <w:tblHeader/>
        </w:trPr>
        <w:tc>
          <w:tcPr>
            <w:tcW w:w="2700" w:type="dxa"/>
            <w:shd w:val="clear" w:color="auto" w:fill="DCE8DC"/>
            <w:tcMar>
              <w:top w:w="130" w:type="dxa"/>
              <w:left w:w="130" w:type="dxa"/>
              <w:bottom w:w="130" w:type="dxa"/>
              <w:right w:w="130" w:type="dxa"/>
            </w:tcMar>
            <w:vAlign w:val="center"/>
          </w:tcPr>
          <w:p w14:paraId="58F55399"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県の計画</w:t>
            </w:r>
          </w:p>
        </w:tc>
        <w:tc>
          <w:tcPr>
            <w:tcW w:w="1980" w:type="dxa"/>
            <w:shd w:val="clear" w:color="auto" w:fill="DCE8DC"/>
            <w:tcMar>
              <w:top w:w="130" w:type="dxa"/>
              <w:left w:w="130" w:type="dxa"/>
              <w:bottom w:w="130" w:type="dxa"/>
              <w:right w:w="130" w:type="dxa"/>
            </w:tcMar>
            <w:vAlign w:val="center"/>
          </w:tcPr>
          <w:p w14:paraId="5694F337"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計画期間</w:t>
            </w:r>
          </w:p>
        </w:tc>
        <w:tc>
          <w:tcPr>
            <w:tcW w:w="4320" w:type="dxa"/>
            <w:shd w:val="clear" w:color="auto" w:fill="DCE8DC"/>
            <w:tcMar>
              <w:top w:w="130" w:type="dxa"/>
              <w:left w:w="130" w:type="dxa"/>
              <w:bottom w:w="130" w:type="dxa"/>
              <w:right w:w="130" w:type="dxa"/>
            </w:tcMar>
            <w:vAlign w:val="center"/>
          </w:tcPr>
          <w:p w14:paraId="2B436EA2"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本計画との関係</w:t>
            </w:r>
          </w:p>
        </w:tc>
      </w:tr>
      <w:tr w:rsidR="001E7E48" w14:paraId="2FA64B6C" w14:textId="77777777">
        <w:trPr>
          <w:cantSplit/>
        </w:trPr>
        <w:tc>
          <w:tcPr>
            <w:tcW w:w="2700" w:type="dxa"/>
            <w:tcMar>
              <w:top w:w="130" w:type="dxa"/>
              <w:left w:w="130" w:type="dxa"/>
              <w:bottom w:w="130" w:type="dxa"/>
              <w:right w:w="130" w:type="dxa"/>
            </w:tcMar>
            <w:vAlign w:val="center"/>
          </w:tcPr>
          <w:p w14:paraId="477250B0"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第5次福島県障がい者計画</w:t>
            </w:r>
          </w:p>
        </w:tc>
        <w:tc>
          <w:tcPr>
            <w:tcW w:w="1980" w:type="dxa"/>
            <w:tcMar>
              <w:top w:w="130" w:type="dxa"/>
              <w:left w:w="130" w:type="dxa"/>
              <w:bottom w:w="130" w:type="dxa"/>
              <w:right w:w="130" w:type="dxa"/>
            </w:tcMar>
            <w:vAlign w:val="center"/>
          </w:tcPr>
          <w:p w14:paraId="078E407D" w14:textId="77777777" w:rsidR="001E7E48" w:rsidRDefault="00000000">
            <w:pPr>
              <w:keepNext/>
              <w:spacing w:after="60"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令和4年度～</w:t>
            </w:r>
          </w:p>
          <w:p w14:paraId="774CB900"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令和12年度</w:t>
            </w:r>
          </w:p>
        </w:tc>
        <w:tc>
          <w:tcPr>
            <w:tcW w:w="4320" w:type="dxa"/>
            <w:tcMar>
              <w:top w:w="130" w:type="dxa"/>
              <w:left w:w="130" w:type="dxa"/>
              <w:bottom w:w="130" w:type="dxa"/>
              <w:right w:w="130" w:type="dxa"/>
            </w:tcMar>
            <w:vAlign w:val="center"/>
          </w:tcPr>
          <w:p w14:paraId="55621AAD"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基本法第11条第2項に基づく都道府県障害者計画。本計画期間（令和9～11年度）は同計画の期間内に収まります。第2部（おのまち障がい者計画）の施策は、同計画の基本目標・重点施策と対応させます。</w:t>
            </w:r>
          </w:p>
        </w:tc>
      </w:tr>
      <w:tr w:rsidR="001E7E48" w14:paraId="775D068D" w14:textId="77777777">
        <w:trPr>
          <w:cantSplit/>
        </w:trPr>
        <w:tc>
          <w:tcPr>
            <w:tcW w:w="2700" w:type="dxa"/>
            <w:tcMar>
              <w:top w:w="130" w:type="dxa"/>
              <w:left w:w="130" w:type="dxa"/>
              <w:bottom w:w="130" w:type="dxa"/>
              <w:right w:w="130" w:type="dxa"/>
            </w:tcMar>
            <w:vAlign w:val="center"/>
          </w:tcPr>
          <w:p w14:paraId="19A82948"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第7期福島県障がい福祉計画・第3期福島県障がい児福祉計画</w:t>
            </w:r>
          </w:p>
        </w:tc>
        <w:tc>
          <w:tcPr>
            <w:tcW w:w="1980" w:type="dxa"/>
            <w:tcMar>
              <w:top w:w="130" w:type="dxa"/>
              <w:left w:w="130" w:type="dxa"/>
              <w:bottom w:w="130" w:type="dxa"/>
              <w:right w:w="130" w:type="dxa"/>
            </w:tcMar>
            <w:vAlign w:val="center"/>
          </w:tcPr>
          <w:p w14:paraId="634467BA" w14:textId="77777777" w:rsidR="001E7E48" w:rsidRDefault="00000000">
            <w:pPr>
              <w:keepNext/>
              <w:spacing w:after="60"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令和6年度～</w:t>
            </w:r>
          </w:p>
          <w:p w14:paraId="524C29BA"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令和8年度</w:t>
            </w:r>
          </w:p>
        </w:tc>
        <w:tc>
          <w:tcPr>
            <w:tcW w:w="4320" w:type="dxa"/>
            <w:tcMar>
              <w:top w:w="130" w:type="dxa"/>
              <w:left w:w="130" w:type="dxa"/>
              <w:bottom w:w="130" w:type="dxa"/>
              <w:right w:w="130" w:type="dxa"/>
            </w:tcMar>
            <w:vAlign w:val="center"/>
          </w:tcPr>
          <w:p w14:paraId="4EE9B8A2"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現行の県計画です。第7期計画の成果目標の達成状況（第3部第5章）は、同計画の目標と対照して点検します。</w:t>
            </w:r>
          </w:p>
        </w:tc>
      </w:tr>
      <w:tr w:rsidR="001E7E48" w14:paraId="168EB559" w14:textId="77777777">
        <w:trPr>
          <w:cantSplit/>
        </w:trPr>
        <w:tc>
          <w:tcPr>
            <w:tcW w:w="2700" w:type="dxa"/>
            <w:tcMar>
              <w:top w:w="130" w:type="dxa"/>
              <w:left w:w="130" w:type="dxa"/>
              <w:bottom w:w="130" w:type="dxa"/>
              <w:right w:w="130" w:type="dxa"/>
            </w:tcMar>
            <w:vAlign w:val="center"/>
          </w:tcPr>
          <w:p w14:paraId="46D1380C"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第8期福島県障がい福祉計画・第4期福島県障がい児福祉計画</w:t>
            </w:r>
          </w:p>
        </w:tc>
        <w:tc>
          <w:tcPr>
            <w:tcW w:w="1980" w:type="dxa"/>
            <w:tcMar>
              <w:top w:w="130" w:type="dxa"/>
              <w:left w:w="130" w:type="dxa"/>
              <w:bottom w:w="130" w:type="dxa"/>
              <w:right w:w="130" w:type="dxa"/>
            </w:tcMar>
            <w:vAlign w:val="center"/>
          </w:tcPr>
          <w:p w14:paraId="636002B1" w14:textId="77777777" w:rsidR="001E7E48" w:rsidRDefault="00000000">
            <w:pPr>
              <w:spacing w:after="60"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令和9年度～</w:t>
            </w:r>
          </w:p>
          <w:p w14:paraId="75543470" w14:textId="77777777" w:rsidR="001E7E48" w:rsidRDefault="00000000">
            <w:pPr>
              <w:spacing w:after="60"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令和11年度</w:t>
            </w:r>
          </w:p>
          <w:p w14:paraId="3A6C9B5B"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（県において策定中）</w:t>
            </w:r>
          </w:p>
        </w:tc>
        <w:tc>
          <w:tcPr>
            <w:tcW w:w="4320" w:type="dxa"/>
            <w:tcMar>
              <w:top w:w="130" w:type="dxa"/>
              <w:left w:w="130" w:type="dxa"/>
              <w:bottom w:w="130" w:type="dxa"/>
              <w:right w:w="130" w:type="dxa"/>
            </w:tcMar>
            <w:vAlign w:val="center"/>
          </w:tcPr>
          <w:p w14:paraId="7390D6D6"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本計画と同じ期間を対象とします。長期入院患者の地域生活への移行に伴う基盤整備量（第3部第5章2）は、県の算定値を勘案して定めます。</w:t>
            </w:r>
          </w:p>
        </w:tc>
      </w:tr>
    </w:tbl>
    <w:p w14:paraId="7BCFD67E" w14:textId="77777777" w:rsidR="009D6CAB" w:rsidRPr="00370011" w:rsidRDefault="00000000" w:rsidP="00EA4FAB">
      <w:pPr>
        <w:spacing w:before="160"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県の第8期障がい福祉計画・第4期障がい児福祉計画は策定中であるため、本計画の成果目標及び見込量は国の基本指針に即して設定し、県計画の公表後に整合を点検します。県計画と異なる点がある場合は、年次の点検評価（第1部第2章2）により調整します。</w:t>
      </w:r>
      <w:r>
        <w:rPr>
          <w:rFonts w:ascii="BIZ UDPゴシック" w:eastAsia="BIZ UDPゴシック" w:hAnsi="BIZ UDPゴシック"/>
          <w:sz w:val="22"/>
          <w:szCs w:val="22"/>
          <w:highlight w:val="yellow"/>
        </w:rPr>
        <w:t>【要確認：県計画の策定・公表の時期】</w:t>
      </w:r>
    </w:p>
    <w:p w14:paraId="6F64A4B2"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（4）県が定める区域と本計画でいう圏域</w:t>
      </w:r>
    </w:p>
    <w:p w14:paraId="030F2380"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国の基本指針は、サービスの種類ごとの量の見込みを定める単位となる区域を都道府県が定めることとしています。福島県はこの区域を7つの障がい保健福祉圏域としており、本町は県中障がい保健福祉圏域に属します。一方、基幹相談支援センターや地域生活支援拠点等は、田村市・三春町・本町の田村地方で広域的に整備しています。本計画では、次のとおり呼び分けます。</w:t>
      </w:r>
    </w:p>
    <w:p w14:paraId="76D18917" w14:textId="77777777" w:rsidR="009D6CAB" w:rsidRPr="00370011" w:rsidRDefault="00000000" w:rsidP="005E6C22">
      <w:pPr>
        <w:keepNext/>
        <w:spacing w:before="260" w:after="160"/>
        <w:rPr>
          <w:rFonts w:ascii="BIZ UDPゴシック" w:eastAsia="BIZ UDPゴシック" w:hAnsi="BIZ UDPゴシック"/>
        </w:rPr>
      </w:pPr>
      <w:del w:id="91720" w:author="Ryo Wakayama" w:date="2026-10-23T09:00:00Z">
        <w:r>
          <w:rPr>
            <w:rFonts w:ascii="BIZ UDPゴシック" w:eastAsia="BIZ UDPゴシック" w:hAnsi="BIZ UDPゴシック"/>
            <w:b/>
            <w:bCs/>
            <w:sz w:val="22"/>
            <w:szCs w:val="22"/>
          </w:rPr>
          <w:delText xml:space="preserve">■</w:delText>
        </w:r>
      </w:del>
      <w:ins w:id="91721" w:author="Ryo Wakayama" w:date="2026-10-23T09:00:00Z">
        <w:r>
          <w:rPr>
            <w:rFonts w:ascii="BIZ UDPゴシック" w:eastAsia="BIZ UDPゴシック" w:hAnsi="BIZ UDPゴシック"/>
            <w:b/>
            <w:bCs/>
            <w:sz w:val="22"/>
            <w:szCs w:val="22"/>
          </w:rPr>
          <w:t xml:space="preserve">【表2】</w:t>
        </w:r>
      </w:ins>
      <w:r>
        <w:rPr>
          <w:rFonts w:ascii="BIZ UDPゴシック" w:eastAsia="BIZ UDPゴシック" w:hAnsi="BIZ UDPゴシック"/>
          <w:b/>
          <w:bCs/>
          <w:sz w:val="22"/>
          <w:szCs w:val="22"/>
        </w:rPr>
        <w:lastRenderedPageBreak/>
        <w:t xml:space="preserve">本計画でいう圏域</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0"/>
        <w:gridCol w:w="3330"/>
        <w:gridCol w:w="3600"/>
      </w:tblGrid>
      <w:tr w:rsidR="001E7E48" w14:paraId="31C3D4E6" w14:textId="77777777">
        <w:trPr>
          <w:cantSplit/>
          <w:tblHeader/>
        </w:trPr>
        <w:tc>
          <w:tcPr>
            <w:tcW w:w="2070" w:type="dxa"/>
            <w:shd w:val="clear" w:color="auto" w:fill="DCE8DC"/>
            <w:tcMar>
              <w:top w:w="130" w:type="dxa"/>
              <w:left w:w="130" w:type="dxa"/>
              <w:bottom w:w="130" w:type="dxa"/>
              <w:right w:w="130" w:type="dxa"/>
            </w:tcMar>
            <w:vAlign w:val="center"/>
          </w:tcPr>
          <w:p w14:paraId="5F851BE9"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呼び方</w:t>
            </w:r>
          </w:p>
        </w:tc>
        <w:tc>
          <w:tcPr>
            <w:tcW w:w="3330" w:type="dxa"/>
            <w:shd w:val="clear" w:color="auto" w:fill="DCE8DC"/>
            <w:tcMar>
              <w:top w:w="130" w:type="dxa"/>
              <w:left w:w="130" w:type="dxa"/>
              <w:bottom w:w="130" w:type="dxa"/>
              <w:right w:w="130" w:type="dxa"/>
            </w:tcMar>
            <w:vAlign w:val="center"/>
          </w:tcPr>
          <w:p w14:paraId="108CA16C"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範囲</w:t>
            </w:r>
          </w:p>
        </w:tc>
        <w:tc>
          <w:tcPr>
            <w:tcW w:w="3600" w:type="dxa"/>
            <w:shd w:val="clear" w:color="auto" w:fill="DCE8DC"/>
            <w:tcMar>
              <w:top w:w="130" w:type="dxa"/>
              <w:left w:w="130" w:type="dxa"/>
              <w:bottom w:w="130" w:type="dxa"/>
              <w:right w:w="130" w:type="dxa"/>
            </w:tcMar>
            <w:vAlign w:val="center"/>
          </w:tcPr>
          <w:p w14:paraId="7E1975A9"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位置づけ</w:t>
            </w:r>
          </w:p>
        </w:tc>
      </w:tr>
      <w:tr w:rsidR="001E7E48" w14:paraId="612E1C49" w14:textId="77777777">
        <w:trPr>
          <w:cantSplit/>
        </w:trPr>
        <w:tc>
          <w:tcPr>
            <w:tcW w:w="2070" w:type="dxa"/>
            <w:tcMar>
              <w:top w:w="130" w:type="dxa"/>
              <w:left w:w="130" w:type="dxa"/>
              <w:bottom w:w="130" w:type="dxa"/>
              <w:right w:w="130" w:type="dxa"/>
            </w:tcMar>
            <w:vAlign w:val="center"/>
          </w:tcPr>
          <w:p w14:paraId="40CB42D0"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県中障がい保健福祉圏域（県中圏域）</w:t>
            </w:r>
          </w:p>
        </w:tc>
        <w:tc>
          <w:tcPr>
            <w:tcW w:w="3330" w:type="dxa"/>
            <w:tcMar>
              <w:top w:w="130" w:type="dxa"/>
              <w:left w:w="130" w:type="dxa"/>
              <w:bottom w:w="130" w:type="dxa"/>
              <w:right w:w="130" w:type="dxa"/>
            </w:tcMar>
            <w:vAlign w:val="center"/>
          </w:tcPr>
          <w:p w14:paraId="50CEF56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郡山市、須賀川市、田村市、鏡石町、天栄村、石川町、玉川村、平田村、浅川町、古殿町、三春町、小野町（3市6町3村）</w:t>
            </w:r>
          </w:p>
        </w:tc>
        <w:tc>
          <w:tcPr>
            <w:tcW w:w="3600" w:type="dxa"/>
            <w:tcMar>
              <w:top w:w="130" w:type="dxa"/>
              <w:left w:w="130" w:type="dxa"/>
              <w:bottom w:w="130" w:type="dxa"/>
              <w:right w:w="130" w:type="dxa"/>
            </w:tcMar>
            <w:vAlign w:val="center"/>
          </w:tcPr>
          <w:p w14:paraId="2EAA954B"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県が定める区域です。見込量の進行管理と県との計画協議の単位であり、就労移行支援や医療型の短期入所など、田村地方にないサービスを確保する範囲となります。</w:t>
            </w:r>
          </w:p>
        </w:tc>
      </w:tr>
      <w:tr w:rsidR="001E7E48" w14:paraId="1248D4C4" w14:textId="77777777">
        <w:trPr>
          <w:cantSplit/>
        </w:trPr>
        <w:tc>
          <w:tcPr>
            <w:tcW w:w="2070" w:type="dxa"/>
            <w:tcMar>
              <w:top w:w="130" w:type="dxa"/>
              <w:left w:w="130" w:type="dxa"/>
              <w:bottom w:w="130" w:type="dxa"/>
              <w:right w:w="130" w:type="dxa"/>
            </w:tcMar>
            <w:vAlign w:val="center"/>
          </w:tcPr>
          <w:p w14:paraId="410005A5"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田村地方</w:t>
            </w:r>
          </w:p>
        </w:tc>
        <w:tc>
          <w:tcPr>
            <w:tcW w:w="3330" w:type="dxa"/>
            <w:tcMar>
              <w:top w:w="130" w:type="dxa"/>
              <w:left w:w="130" w:type="dxa"/>
              <w:bottom w:w="130" w:type="dxa"/>
              <w:right w:w="130" w:type="dxa"/>
            </w:tcMar>
            <w:vAlign w:val="center"/>
          </w:tcPr>
          <w:p w14:paraId="38E55EB6"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田村市、三春町、小野町（1市2町）</w:t>
            </w:r>
          </w:p>
        </w:tc>
        <w:tc>
          <w:tcPr>
            <w:tcW w:w="3600" w:type="dxa"/>
            <w:tcMar>
              <w:top w:w="130" w:type="dxa"/>
              <w:left w:w="130" w:type="dxa"/>
              <w:bottom w:w="130" w:type="dxa"/>
              <w:right w:w="130" w:type="dxa"/>
            </w:tcMar>
            <w:vAlign w:val="center"/>
          </w:tcPr>
          <w:p w14:paraId="526F48CD"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田村地方基幹相談支援センターの設置、地域生活支援拠点等の面的整備、事業所の相互利用の単位です（資料編5の事業所一覧の範囲）。</w:t>
            </w:r>
          </w:p>
        </w:tc>
      </w:tr>
      <w:tr w:rsidR="001E7E48" w14:paraId="66739344" w14:textId="77777777">
        <w:trPr>
          <w:cantSplit/>
        </w:trPr>
        <w:tc>
          <w:tcPr>
            <w:tcW w:w="2070" w:type="dxa"/>
            <w:tcMar>
              <w:top w:w="130" w:type="dxa"/>
              <w:left w:w="130" w:type="dxa"/>
              <w:bottom w:w="130" w:type="dxa"/>
              <w:right w:w="130" w:type="dxa"/>
            </w:tcMar>
            <w:vAlign w:val="center"/>
          </w:tcPr>
          <w:p w14:paraId="0F171316"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町内</w:t>
            </w:r>
          </w:p>
        </w:tc>
        <w:tc>
          <w:tcPr>
            <w:tcW w:w="3330" w:type="dxa"/>
            <w:tcMar>
              <w:top w:w="130" w:type="dxa"/>
              <w:left w:w="130" w:type="dxa"/>
              <w:bottom w:w="130" w:type="dxa"/>
              <w:right w:w="130" w:type="dxa"/>
            </w:tcMar>
            <w:vAlign w:val="center"/>
          </w:tcPr>
          <w:p w14:paraId="0343E918"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w:t>
            </w:r>
          </w:p>
        </w:tc>
        <w:tc>
          <w:tcPr>
            <w:tcW w:w="3600" w:type="dxa"/>
            <w:tcMar>
              <w:top w:w="130" w:type="dxa"/>
              <w:left w:w="130" w:type="dxa"/>
              <w:bottom w:w="130" w:type="dxa"/>
              <w:right w:w="130" w:type="dxa"/>
            </w:tcMar>
            <w:vAlign w:val="center"/>
          </w:tcPr>
          <w:p w14:paraId="5F51F6BD"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町が行う相談・支給決定と地域生活支援事業の範囲です。町内には、生活介護2事業所、就労継続支援Ｂ型3事業所、相談支援1事業所、日中一時支援1事業所があります（多機能型を含む。令和8年4月1日現在）。</w:t>
            </w:r>
          </w:p>
        </w:tc>
      </w:tr>
    </w:tbl>
    <w:p w14:paraId="7AE58A0A" w14:textId="77777777" w:rsidR="009D6CAB" w:rsidRDefault="00000000">
      <w:pPr>
        <w:spacing w:after="160" w:line="320" w:lineRule="auto"/>
        <w:rPr>
          <w:rFonts w:ascii="BIZ UDPゴシック" w:eastAsia="BIZ UDPゴシック" w:hAnsi="BIZ UDPゴシック"/>
          <w:color w:val="5B5B5B"/>
          <w:sz w:val="19"/>
          <w:szCs w:val="19"/>
        </w:rPr>
      </w:pPr>
      <w:r>
        <w:rPr>
          <w:rFonts w:ascii="BIZ UDPゴシック" w:eastAsia="BIZ UDPゴシック" w:hAnsi="BIZ UDPゴシック"/>
          <w:color w:val="5B5B5B"/>
          <w:sz w:val="19"/>
          <w:szCs w:val="19"/>
        </w:rPr>
        <w:t>※県中障がい保健福祉圏域の範囲は、第7期福島県障がい福祉計画による。</w:t>
      </w:r>
      <w:r>
        <w:rPr>
          <w:rFonts w:ascii="BIZ UDPゴシック" w:eastAsia="BIZ UDPゴシック" w:hAnsi="BIZ UDPゴシック"/>
          <w:color w:val="5B5B5B"/>
          <w:sz w:val="19"/>
          <w:szCs w:val="19"/>
          <w:highlight w:val="yellow"/>
        </w:rPr>
        <w:t>【要確認：第8期の県計画における区域】</w:t>
      </w:r>
    </w:p>
    <w:p w14:paraId="1C1ADAAF" w14:textId="77777777" w:rsidR="003F1711" w:rsidRDefault="003F1711">
      <w:pPr>
        <w:spacing w:after="160" w:line="320" w:lineRule="auto"/>
        <w:rPr>
          <w:rFonts w:ascii="BIZ UDPゴシック" w:eastAsia="BIZ UDPゴシック" w:hAnsi="BIZ UDPゴシック"/>
          <w:color w:val="5B5B5B"/>
          <w:sz w:val="19"/>
          <w:szCs w:val="19"/>
        </w:rPr>
      </w:pPr>
    </w:p>
    <w:p w14:paraId="4D44DAE8" w14:textId="77777777" w:rsidR="003F1711" w:rsidRDefault="003F1711">
      <w:pPr>
        <w:spacing w:after="160" w:line="320" w:lineRule="auto"/>
        <w:rPr>
          <w:rFonts w:ascii="BIZ UDPゴシック" w:eastAsia="BIZ UDPゴシック" w:hAnsi="BIZ UDPゴシック"/>
          <w:color w:val="5B5B5B"/>
          <w:sz w:val="19"/>
          <w:szCs w:val="19"/>
        </w:rPr>
      </w:pPr>
    </w:p>
    <w:p w14:paraId="3306C49B" w14:textId="77777777" w:rsidR="003F1711" w:rsidRDefault="003F1711">
      <w:pPr>
        <w:spacing w:after="160" w:line="320" w:lineRule="auto"/>
        <w:rPr>
          <w:rFonts w:ascii="BIZ UDPゴシック" w:eastAsia="BIZ UDPゴシック" w:hAnsi="BIZ UDPゴシック"/>
          <w:color w:val="5B5B5B"/>
          <w:sz w:val="19"/>
          <w:szCs w:val="19"/>
        </w:rPr>
      </w:pPr>
    </w:p>
    <w:p w14:paraId="1D7A27DC" w14:textId="77777777" w:rsidR="003F1711" w:rsidRDefault="003F1711">
      <w:pPr>
        <w:spacing w:after="160" w:line="320" w:lineRule="auto"/>
        <w:rPr>
          <w:rFonts w:ascii="BIZ UDPゴシック" w:eastAsia="BIZ UDPゴシック" w:hAnsi="BIZ UDPゴシック"/>
          <w:color w:val="5B5B5B"/>
          <w:sz w:val="19"/>
          <w:szCs w:val="19"/>
        </w:rPr>
      </w:pPr>
    </w:p>
    <w:p w14:paraId="2EAC1A05" w14:textId="77777777" w:rsidR="003F1711" w:rsidRDefault="003F1711">
      <w:pPr>
        <w:spacing w:after="160" w:line="320" w:lineRule="auto"/>
        <w:rPr>
          <w:rFonts w:ascii="BIZ UDPゴシック" w:eastAsia="BIZ UDPゴシック" w:hAnsi="BIZ UDPゴシック"/>
          <w:color w:val="5B5B5B"/>
          <w:sz w:val="19"/>
          <w:szCs w:val="19"/>
        </w:rPr>
      </w:pPr>
    </w:p>
    <w:p w14:paraId="0E7AF991" w14:textId="77777777" w:rsidR="003F1711" w:rsidRDefault="003F1711">
      <w:pPr>
        <w:spacing w:after="160" w:line="320" w:lineRule="auto"/>
        <w:rPr>
          <w:rFonts w:ascii="BIZ UDPゴシック" w:eastAsia="BIZ UDPゴシック" w:hAnsi="BIZ UDPゴシック"/>
          <w:color w:val="5B5B5B"/>
          <w:sz w:val="19"/>
          <w:szCs w:val="19"/>
        </w:rPr>
      </w:pPr>
    </w:p>
    <w:p w14:paraId="0575BC60" w14:textId="77777777" w:rsidR="003F1711" w:rsidRDefault="003F1711">
      <w:pPr>
        <w:spacing w:after="160" w:line="320" w:lineRule="auto"/>
        <w:rPr>
          <w:rFonts w:ascii="BIZ UDPゴシック" w:eastAsia="BIZ UDPゴシック" w:hAnsi="BIZ UDPゴシック"/>
          <w:color w:val="5B5B5B"/>
          <w:sz w:val="19"/>
          <w:szCs w:val="19"/>
        </w:rPr>
      </w:pPr>
    </w:p>
    <w:p w14:paraId="70B17C8A" w14:textId="77777777" w:rsidR="003F1711" w:rsidRDefault="003F1711">
      <w:pPr>
        <w:spacing w:after="160" w:line="320" w:lineRule="auto"/>
        <w:rPr>
          <w:rFonts w:ascii="BIZ UDPゴシック" w:eastAsia="BIZ UDPゴシック" w:hAnsi="BIZ UDPゴシック"/>
          <w:color w:val="5B5B5B"/>
          <w:sz w:val="19"/>
          <w:szCs w:val="19"/>
        </w:rPr>
      </w:pPr>
    </w:p>
    <w:p w14:paraId="7C9A97CC" w14:textId="77777777" w:rsidR="003F1711" w:rsidRDefault="003F1711">
      <w:pPr>
        <w:spacing w:after="160" w:line="320" w:lineRule="auto"/>
        <w:rPr>
          <w:rFonts w:ascii="BIZ UDPゴシック" w:eastAsia="BIZ UDPゴシック" w:hAnsi="BIZ UDPゴシック"/>
          <w:color w:val="5B5B5B"/>
          <w:sz w:val="19"/>
          <w:szCs w:val="19"/>
        </w:rPr>
      </w:pPr>
    </w:p>
    <w:p w14:paraId="123ABED0" w14:textId="77777777" w:rsidR="003F1711" w:rsidRDefault="003F1711">
      <w:pPr>
        <w:spacing w:after="160" w:line="320" w:lineRule="auto"/>
        <w:rPr>
          <w:rFonts w:ascii="BIZ UDPゴシック" w:eastAsia="BIZ UDPゴシック" w:hAnsi="BIZ UDPゴシック"/>
          <w:color w:val="5B5B5B"/>
          <w:sz w:val="19"/>
          <w:szCs w:val="19"/>
        </w:rPr>
      </w:pPr>
    </w:p>
    <w:p w14:paraId="70CD7C27" w14:textId="77777777" w:rsidR="003F1711" w:rsidRPr="00370011" w:rsidRDefault="003F1711">
      <w:pPr>
        <w:spacing w:after="160" w:line="320" w:lineRule="auto"/>
        <w:rPr>
          <w:rFonts w:ascii="BIZ UDPゴシック" w:eastAsia="BIZ UDPゴシック" w:hAnsi="BIZ UDPゴシック" w:hint="eastAsia"/>
        </w:rPr>
      </w:pPr>
    </w:p>
    <w:p w14:paraId="52EDA8E1"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lastRenderedPageBreak/>
        <w:t>（5）計画期間が重なる町の計画との連携</w:t>
      </w:r>
    </w:p>
    <w:p w14:paraId="02749456"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本計画と計画期間が重なる町の主な計画と、連携する事項は次のとおりです。いずれも障がいのある人の生活に直接関わるため、本計画の推進にあたって整合を図ります。</w:t>
      </w:r>
    </w:p>
    <w:p w14:paraId="4D6B5D7D" w14:textId="77777777" w:rsidR="009D6CAB" w:rsidRPr="00370011" w:rsidRDefault="00000000" w:rsidP="005E6C22">
      <w:pPr>
        <w:keepNext/>
        <w:spacing w:before="260" w:after="160"/>
        <w:rPr>
          <w:rFonts w:ascii="BIZ UDPゴシック" w:eastAsia="BIZ UDPゴシック" w:hAnsi="BIZ UDPゴシック"/>
        </w:rPr>
      </w:pPr>
      <w:del w:id="91722" w:author="Ryo Wakayama" w:date="2026-10-23T09:00:00Z">
        <w:r>
          <w:rPr>
            <w:rFonts w:ascii="BIZ UDPゴシック" w:eastAsia="BIZ UDPゴシック" w:hAnsi="BIZ UDPゴシック"/>
            <w:b/>
            <w:bCs/>
            <w:sz w:val="22"/>
            <w:szCs w:val="22"/>
          </w:rPr>
          <w:delText xml:space="preserve">■</w:delText>
        </w:r>
      </w:del>
      <w:ins w:id="91723" w:author="Ryo Wakayama" w:date="2026-10-23T09:00:00Z">
        <w:r>
          <w:rPr>
            <w:rFonts w:ascii="BIZ UDPゴシック" w:eastAsia="BIZ UDPゴシック" w:hAnsi="BIZ UDPゴシック"/>
            <w:b/>
            <w:bCs/>
            <w:sz w:val="22"/>
            <w:szCs w:val="22"/>
          </w:rPr>
          <w:t xml:space="preserve">【表3】</w:t>
        </w:r>
      </w:ins>
      <w:r>
        <w:rPr>
          <w:rFonts w:ascii="BIZ UDPゴシック" w:eastAsia="BIZ UDPゴシック" w:hAnsi="BIZ UDPゴシック"/>
          <w:b/>
          <w:bCs/>
          <w:sz w:val="22"/>
          <w:szCs w:val="22"/>
        </w:rPr>
        <w:t xml:space="preserve">町の関連計画との連携</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800"/>
        <w:gridCol w:w="4500"/>
      </w:tblGrid>
      <w:tr w:rsidR="001E7E48" w14:paraId="2D298401" w14:textId="77777777">
        <w:trPr>
          <w:cantSplit/>
          <w:tblHeader/>
        </w:trPr>
        <w:tc>
          <w:tcPr>
            <w:tcW w:w="2700" w:type="dxa"/>
            <w:shd w:val="clear" w:color="auto" w:fill="DCE8DC"/>
            <w:tcMar>
              <w:top w:w="130" w:type="dxa"/>
              <w:left w:w="130" w:type="dxa"/>
              <w:bottom w:w="130" w:type="dxa"/>
              <w:right w:w="130" w:type="dxa"/>
            </w:tcMar>
            <w:vAlign w:val="center"/>
          </w:tcPr>
          <w:p w14:paraId="2AEE71BC"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計画</w:t>
            </w:r>
          </w:p>
        </w:tc>
        <w:tc>
          <w:tcPr>
            <w:tcW w:w="1800" w:type="dxa"/>
            <w:shd w:val="clear" w:color="auto" w:fill="DCE8DC"/>
            <w:tcMar>
              <w:top w:w="130" w:type="dxa"/>
              <w:left w:w="130" w:type="dxa"/>
              <w:bottom w:w="130" w:type="dxa"/>
              <w:right w:w="130" w:type="dxa"/>
            </w:tcMar>
            <w:vAlign w:val="center"/>
          </w:tcPr>
          <w:p w14:paraId="188E044E"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計画期間</w:t>
            </w:r>
          </w:p>
        </w:tc>
        <w:tc>
          <w:tcPr>
            <w:tcW w:w="4500" w:type="dxa"/>
            <w:shd w:val="clear" w:color="auto" w:fill="DCE8DC"/>
            <w:tcMar>
              <w:top w:w="130" w:type="dxa"/>
              <w:left w:w="130" w:type="dxa"/>
              <w:bottom w:w="130" w:type="dxa"/>
              <w:right w:w="130" w:type="dxa"/>
            </w:tcMar>
            <w:vAlign w:val="center"/>
          </w:tcPr>
          <w:p w14:paraId="1B47D0FF"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主な連携事項</w:t>
            </w:r>
          </w:p>
        </w:tc>
      </w:tr>
      <w:tr w:rsidR="001E7E48" w14:paraId="53DFCD80" w14:textId="77777777">
        <w:trPr>
          <w:cantSplit/>
        </w:trPr>
        <w:tc>
          <w:tcPr>
            <w:tcW w:w="2700" w:type="dxa"/>
            <w:tcMar>
              <w:top w:w="130" w:type="dxa"/>
              <w:left w:w="130" w:type="dxa"/>
              <w:bottom w:w="130" w:type="dxa"/>
              <w:right w:w="130" w:type="dxa"/>
            </w:tcMar>
            <w:vAlign w:val="center"/>
          </w:tcPr>
          <w:p w14:paraId="2CB9EB2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小野町総合計画</w:t>
            </w:r>
          </w:p>
        </w:tc>
        <w:tc>
          <w:tcPr>
            <w:tcW w:w="1800" w:type="dxa"/>
            <w:tcMar>
              <w:top w:w="130" w:type="dxa"/>
              <w:left w:w="130" w:type="dxa"/>
              <w:bottom w:w="130" w:type="dxa"/>
              <w:right w:w="130" w:type="dxa"/>
            </w:tcMar>
            <w:vAlign w:val="center"/>
          </w:tcPr>
          <w:p w14:paraId="737E7035" w14:textId="77777777" w:rsidR="001E7E48" w:rsidRDefault="00000000">
            <w:pPr>
              <w:spacing w:after="60"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令和5～9年度</w:t>
            </w:r>
          </w:p>
          <w:p w14:paraId="54A3A0EE"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（令和10年度から次期計画）</w:t>
            </w:r>
          </w:p>
        </w:tc>
        <w:tc>
          <w:tcPr>
            <w:tcW w:w="4500" w:type="dxa"/>
            <w:tcMar>
              <w:top w:w="130" w:type="dxa"/>
              <w:left w:w="130" w:type="dxa"/>
              <w:bottom w:w="130" w:type="dxa"/>
              <w:right w:w="130" w:type="dxa"/>
            </w:tcMar>
            <w:vAlign w:val="center"/>
          </w:tcPr>
          <w:p w14:paraId="2461B815"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町政運営の基本方針「人が輝き　みんなでつくる　しあわせおのまち」の分野別計画として本計画を位置づけ、次期計画の策定時に障がい福祉の施策を反映させます。</w:t>
            </w:r>
          </w:p>
        </w:tc>
      </w:tr>
      <w:tr w:rsidR="001E7E48" w14:paraId="23349B98" w14:textId="77777777">
        <w:trPr>
          <w:cantSplit/>
        </w:trPr>
        <w:tc>
          <w:tcPr>
            <w:tcW w:w="2700" w:type="dxa"/>
            <w:tcMar>
              <w:top w:w="130" w:type="dxa"/>
              <w:left w:w="130" w:type="dxa"/>
              <w:bottom w:w="130" w:type="dxa"/>
              <w:right w:w="130" w:type="dxa"/>
            </w:tcMar>
            <w:vAlign w:val="center"/>
          </w:tcPr>
          <w:p w14:paraId="4BDB9977"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小野町第3期地域福祉計画</w:t>
            </w:r>
          </w:p>
        </w:tc>
        <w:tc>
          <w:tcPr>
            <w:tcW w:w="1800" w:type="dxa"/>
            <w:tcMar>
              <w:top w:w="130" w:type="dxa"/>
              <w:left w:w="130" w:type="dxa"/>
              <w:bottom w:w="130" w:type="dxa"/>
              <w:right w:w="130" w:type="dxa"/>
            </w:tcMar>
            <w:vAlign w:val="center"/>
          </w:tcPr>
          <w:p w14:paraId="429B4EA2"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令和8～12年度</w:t>
            </w:r>
          </w:p>
        </w:tc>
        <w:tc>
          <w:tcPr>
            <w:tcW w:w="4500" w:type="dxa"/>
            <w:tcMar>
              <w:top w:w="130" w:type="dxa"/>
              <w:left w:w="130" w:type="dxa"/>
              <w:bottom w:w="130" w:type="dxa"/>
              <w:right w:w="130" w:type="dxa"/>
            </w:tcMar>
            <w:vAlign w:val="center"/>
          </w:tcPr>
          <w:p w14:paraId="5B2485FA"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上位計画として、包括的な支援体制、権利擁護、地域の見守り・支え合いの取組と一体的に推進します。人口の推計（第1部第3章1）は同計画によります。</w:t>
            </w:r>
          </w:p>
        </w:tc>
      </w:tr>
      <w:tr w:rsidR="001E7E48" w14:paraId="541323C8" w14:textId="77777777">
        <w:trPr>
          <w:cantSplit/>
        </w:trPr>
        <w:tc>
          <w:tcPr>
            <w:tcW w:w="2700" w:type="dxa"/>
            <w:tcMar>
              <w:top w:w="130" w:type="dxa"/>
              <w:left w:w="130" w:type="dxa"/>
              <w:bottom w:w="130" w:type="dxa"/>
              <w:right w:w="130" w:type="dxa"/>
            </w:tcMar>
            <w:vAlign w:val="center"/>
          </w:tcPr>
          <w:p w14:paraId="3441CC8B"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小野町高齢者保健福祉計画・介護保険事業計画（第10期）</w:t>
            </w:r>
          </w:p>
        </w:tc>
        <w:tc>
          <w:tcPr>
            <w:tcW w:w="1800" w:type="dxa"/>
            <w:tcMar>
              <w:top w:w="130" w:type="dxa"/>
              <w:left w:w="130" w:type="dxa"/>
              <w:bottom w:w="130" w:type="dxa"/>
              <w:right w:w="130" w:type="dxa"/>
            </w:tcMar>
            <w:vAlign w:val="center"/>
          </w:tcPr>
          <w:p w14:paraId="5B50BE6C"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令和9～11年度</w:t>
            </w:r>
          </w:p>
        </w:tc>
        <w:tc>
          <w:tcPr>
            <w:tcW w:w="4500" w:type="dxa"/>
            <w:tcMar>
              <w:top w:w="130" w:type="dxa"/>
              <w:left w:w="130" w:type="dxa"/>
              <w:bottom w:w="130" w:type="dxa"/>
              <w:right w:w="130" w:type="dxa"/>
            </w:tcMar>
            <w:vAlign w:val="center"/>
          </w:tcPr>
          <w:p w14:paraId="43A60B7A"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計画期間が本計画と同じです。65歳到達時の制度間の移行、共生型サービス、地域包括支援センターとの連携、成年後見制度の利用支援の扱いを揃えます（第3部第9章4）。</w:t>
            </w:r>
          </w:p>
        </w:tc>
      </w:tr>
      <w:tr w:rsidR="001E7E48" w14:paraId="6FE75215" w14:textId="77777777">
        <w:trPr>
          <w:cantSplit/>
        </w:trPr>
        <w:tc>
          <w:tcPr>
            <w:tcW w:w="2700" w:type="dxa"/>
            <w:tcMar>
              <w:top w:w="130" w:type="dxa"/>
              <w:left w:w="130" w:type="dxa"/>
              <w:bottom w:w="130" w:type="dxa"/>
              <w:right w:w="130" w:type="dxa"/>
            </w:tcMar>
            <w:vAlign w:val="center"/>
          </w:tcPr>
          <w:p w14:paraId="7D508F09"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小野町こども計画</w:t>
            </w:r>
          </w:p>
        </w:tc>
        <w:tc>
          <w:tcPr>
            <w:tcW w:w="1800" w:type="dxa"/>
            <w:tcMar>
              <w:top w:w="130" w:type="dxa"/>
              <w:left w:w="130" w:type="dxa"/>
              <w:bottom w:w="130" w:type="dxa"/>
              <w:right w:w="130" w:type="dxa"/>
            </w:tcMar>
            <w:vAlign w:val="center"/>
          </w:tcPr>
          <w:p w14:paraId="168C553E"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highlight w:val="yellow"/>
              </w:rPr>
              <w:t>【要確認】</w:t>
            </w:r>
          </w:p>
        </w:tc>
        <w:tc>
          <w:tcPr>
            <w:tcW w:w="4500" w:type="dxa"/>
            <w:tcMar>
              <w:top w:w="130" w:type="dxa"/>
              <w:left w:w="130" w:type="dxa"/>
              <w:bottom w:w="130" w:type="dxa"/>
              <w:right w:w="130" w:type="dxa"/>
            </w:tcMar>
            <w:vAlign w:val="center"/>
          </w:tcPr>
          <w:p w14:paraId="20AEE08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障がい児の早期発見から支援への接続、こども家庭センターとの連携、保育所・認定こども園等における障がい児の受入れについて整合を図ります（第3部第4章・第7章）。</w:t>
            </w:r>
          </w:p>
        </w:tc>
      </w:tr>
      <w:tr w:rsidR="001E7E48" w14:paraId="33480C06" w14:textId="77777777">
        <w:trPr>
          <w:cantSplit/>
        </w:trPr>
        <w:tc>
          <w:tcPr>
            <w:tcW w:w="2700" w:type="dxa"/>
            <w:tcMar>
              <w:top w:w="130" w:type="dxa"/>
              <w:left w:w="130" w:type="dxa"/>
              <w:bottom w:w="130" w:type="dxa"/>
              <w:right w:w="130" w:type="dxa"/>
            </w:tcMar>
            <w:vAlign w:val="center"/>
          </w:tcPr>
          <w:p w14:paraId="1844E9B1"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小野町地域防災計画</w:t>
            </w:r>
          </w:p>
        </w:tc>
        <w:tc>
          <w:tcPr>
            <w:tcW w:w="1800" w:type="dxa"/>
            <w:tcMar>
              <w:top w:w="130" w:type="dxa"/>
              <w:left w:w="130" w:type="dxa"/>
              <w:bottom w:w="130" w:type="dxa"/>
              <w:right w:w="130" w:type="dxa"/>
            </w:tcMar>
            <w:vAlign w:val="center"/>
          </w:tcPr>
          <w:p w14:paraId="26C5DABB"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随時修正</w:t>
            </w:r>
          </w:p>
        </w:tc>
        <w:tc>
          <w:tcPr>
            <w:tcW w:w="4500" w:type="dxa"/>
            <w:tcMar>
              <w:top w:w="130" w:type="dxa"/>
              <w:left w:w="130" w:type="dxa"/>
              <w:bottom w:w="130" w:type="dxa"/>
              <w:right w:w="130" w:type="dxa"/>
            </w:tcMar>
            <w:vAlign w:val="center"/>
          </w:tcPr>
          <w:p w14:paraId="0F6510F4"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避難行動要支援者名簿・個別避難計画、福祉避難所、災害時の情報伝達で連携します（第2部第5章1）。</w:t>
            </w:r>
          </w:p>
        </w:tc>
      </w:tr>
      <w:tr w:rsidR="001E7E48" w14:paraId="152CD136" w14:textId="77777777">
        <w:trPr>
          <w:cantSplit/>
        </w:trPr>
        <w:tc>
          <w:tcPr>
            <w:tcW w:w="2700" w:type="dxa"/>
            <w:tcMar>
              <w:top w:w="130" w:type="dxa"/>
              <w:left w:w="130" w:type="dxa"/>
              <w:bottom w:w="130" w:type="dxa"/>
              <w:right w:w="130" w:type="dxa"/>
            </w:tcMar>
            <w:vAlign w:val="center"/>
          </w:tcPr>
          <w:p w14:paraId="6E022289"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町の健康増進計画・自殺対策計画</w:t>
            </w:r>
            <w:r>
              <w:rPr>
                <w:rFonts w:ascii="BIZ UDPゴシック" w:eastAsia="BIZ UDPゴシック" w:hAnsi="BIZ UDPゴシック"/>
                <w:sz w:val="20"/>
                <w:szCs w:val="20"/>
                <w:highlight w:val="yellow"/>
              </w:rPr>
              <w:t>【要確認：計画名】</w:t>
            </w:r>
          </w:p>
        </w:tc>
        <w:tc>
          <w:tcPr>
            <w:tcW w:w="1800" w:type="dxa"/>
            <w:tcMar>
              <w:top w:w="130" w:type="dxa"/>
              <w:left w:w="130" w:type="dxa"/>
              <w:bottom w:w="130" w:type="dxa"/>
              <w:right w:w="130" w:type="dxa"/>
            </w:tcMar>
            <w:vAlign w:val="center"/>
          </w:tcPr>
          <w:p w14:paraId="62F3D23C"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highlight w:val="yellow"/>
              </w:rPr>
              <w:t>【要確認】</w:t>
            </w:r>
          </w:p>
        </w:tc>
        <w:tc>
          <w:tcPr>
            <w:tcW w:w="4500" w:type="dxa"/>
            <w:tcMar>
              <w:top w:w="130" w:type="dxa"/>
              <w:left w:w="130" w:type="dxa"/>
              <w:bottom w:w="130" w:type="dxa"/>
              <w:right w:w="130" w:type="dxa"/>
            </w:tcMar>
            <w:vAlign w:val="center"/>
          </w:tcPr>
          <w:p w14:paraId="3ED53A5D"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こころの健康づくり、心のサポーター・ゲートキーパーの養成、障がいのある人の健診の受診環境で連携します（第3部第5章2）。</w:t>
            </w:r>
          </w:p>
        </w:tc>
      </w:tr>
    </w:tbl>
    <w:p w14:paraId="7362CCC5"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※計画期間は、ワークシート「計画期間」による。</w:t>
      </w:r>
    </w:p>
    <w:p w14:paraId="30569EB3" w14:textId="77777777" w:rsidR="009D6CAB" w:rsidRPr="00370011" w:rsidRDefault="00000000">
      <w:pPr>
        <w:pStyle w:val="2"/>
        <w:shd w:val="clear" w:color="auto" w:fill="DCE8DC"/>
        <w:spacing w:before="400" w:after="240"/>
        <w:ind w:left="40"/>
        <w:rPr>
          <w:rFonts w:ascii="BIZ UDPゴシック" w:eastAsia="BIZ UDPゴシック" w:hAnsi="BIZ UDPゴシック"/>
        </w:rPr>
      </w:pPr>
      <w:bookmarkStart w:id="2" w:name="_TocOno005"/>
      <w:r>
        <w:rPr>
          <w:rFonts w:ascii="BIZ UDPゴシック" w:eastAsia="BIZ UDPゴシック" w:hAnsi="BIZ UDPゴシック"/>
          <w:b/>
          <w:bCs/>
          <w:color w:val="1B3B2A"/>
          <w:sz w:val="25"/>
          <w:szCs w:val="25"/>
        </w:rPr>
        <w:t>3　計画の期間</w:t>
      </w:r>
      <w:bookmarkEnd w:id="2"/>
    </w:p>
    <w:p w14:paraId="0612F9B2"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「障がい者計画」は、障害者施策の基本計画として、施策を総合的かつ計画的に推進し、障がい者の自立と社会参加を促進するために策定します。</w:t>
      </w:r>
    </w:p>
    <w:p w14:paraId="2101CBC7"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lastRenderedPageBreak/>
        <w:t>また、「第4期障がい児福祉計画・第8期障がい福祉計画」は、児童福祉法及び障害者総合支援法に基づき、国の基本指針において3年を1期として作成することとされているため、期間は、令和9年度から令和11年度までの3年間とします。</w:t>
      </w:r>
    </w:p>
    <w:p w14:paraId="5CF347EA"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なお、国及び県の障がい者施策の状況変化や社会情勢の変化にも柔軟に対応するため、必要に応じて計画の見直しを行うこととしています。</w:t>
      </w:r>
    </w:p>
    <w:p w14:paraId="7C1AC5CE" w14:textId="77777777" w:rsidR="009D6CAB" w:rsidRDefault="00AF093D" w:rsidP="00AF093D">
      <w:pPr>
        <w:spacing w:before="260" w:after="160"/>
        <w:rPr>
          <w:rFonts w:ascii="BIZ UDPゴシック" w:eastAsia="BIZ UDPゴシック" w:hAnsi="BIZ UDPゴシック"/>
          <w:b/>
          <w:bCs/>
          <w:sz w:val="22"/>
          <w:szCs w:val="22"/>
        </w:rPr>
      </w:pPr>
      <w:r>
        <w:rPr>
          <w:noProof/>
        </w:rPr>
        <w:drawing>
          <wp:anchor distT="0" distB="0" distL="114300" distR="114300" simplePos="0" relativeHeight="251662336" behindDoc="0" locked="0" layoutInCell="1" allowOverlap="1" wp14:anchorId="026AD689" wp14:editId="0B4332BD">
            <wp:simplePos x="0" y="0"/>
            <wp:positionH relativeFrom="margin">
              <wp:align>right</wp:align>
            </wp:positionH>
            <wp:positionV relativeFrom="paragraph">
              <wp:posOffset>255744</wp:posOffset>
            </wp:positionV>
            <wp:extent cx="5782310" cy="2606040"/>
            <wp:effectExtent l="0" t="0" r="8890" b="0"/>
            <wp:wrapNone/>
            <wp:docPr id="1366522256"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82310" cy="2606040"/>
                    </a:xfrm>
                    <a:prstGeom prst="rect">
                      <a:avLst/>
                    </a:prstGeom>
                    <a:noFill/>
                    <a:ln>
                      <a:noFill/>
                    </a:ln>
                  </pic:spPr>
                </pic:pic>
              </a:graphicData>
            </a:graphic>
            <wp14:sizeRelH relativeFrom="margin">
              <wp14:pctWidth>0</wp14:pctWidth>
            </wp14:sizeRelH>
            <wp14:sizeRelV relativeFrom="margin">
              <wp14:pctHeight>0</wp14:pctHeight>
            </wp14:sizeRelV>
          </wp:anchor>
        </w:drawing>
      </w:r>
      <w:del w:id="91724" w:author="Ryo Wakayama" w:date="2026-10-23T09:00:00Z">
        <w:r>
          <w:rPr>
            <w:rFonts w:ascii="BIZ UDPゴシック" w:eastAsia="BIZ UDPゴシック" w:hAnsi="BIZ UDPゴシック"/>
            <w:b/>
            <w:bCs/>
            <w:sz w:val="22"/>
            <w:szCs w:val="22"/>
          </w:rPr>
          <w:delText xml:space="preserve">■</w:delText>
        </w:r>
      </w:del>
      <w:ins w:id="91725" w:author="Ryo Wakayama" w:date="2026-10-23T09:00:00Z">
        <w:r>
          <w:rPr>
            <w:rFonts w:ascii="BIZ UDPゴシック" w:eastAsia="BIZ UDPゴシック" w:hAnsi="BIZ UDPゴシック"/>
            <w:b/>
            <w:bCs/>
            <w:sz w:val="22"/>
            <w:szCs w:val="22"/>
          </w:rPr>
          <w:t xml:space="preserve">【図3】</w:t>
        </w:r>
      </w:ins>
      <w:r>
        <w:rPr>
          <w:rFonts w:ascii="BIZ UDPゴシック" w:eastAsia="BIZ UDPゴシック" w:hAnsi="BIZ UDPゴシック"/>
          <w:b/>
          <w:bCs/>
          <w:sz w:val="22"/>
          <w:szCs w:val="22"/>
        </w:rPr>
        <w:t xml:space="preserve">計画の期間</w:t>
      </w:r>
    </w:p>
    <w:p w14:paraId="2A235BF6" w14:textId="77777777" w:rsidR="009D6CAB" w:rsidRDefault="009D6CAB" w:rsidP="0005706A">
      <w:pPr>
        <w:spacing w:before="260" w:after="160"/>
        <w:jc w:val="center"/>
        <w:rPr>
          <w:rFonts w:ascii="BIZ UDPゴシック" w:eastAsia="BIZ UDPゴシック" w:hAnsi="BIZ UDPゴシック"/>
          <w:b/>
          <w:bCs/>
          <w:sz w:val="22"/>
          <w:szCs w:val="22"/>
        </w:rPr>
      </w:pPr>
    </w:p>
    <w:p w14:paraId="298BA40A" w14:textId="77777777" w:rsidR="00AF093D" w:rsidRDefault="00AF093D" w:rsidP="0005706A">
      <w:pPr>
        <w:spacing w:before="260" w:after="160"/>
        <w:jc w:val="center"/>
        <w:rPr>
          <w:rFonts w:ascii="BIZ UDPゴシック" w:eastAsia="BIZ UDPゴシック" w:hAnsi="BIZ UDPゴシック"/>
          <w:b/>
          <w:bCs/>
          <w:sz w:val="22"/>
          <w:szCs w:val="22"/>
        </w:rPr>
      </w:pPr>
    </w:p>
    <w:p w14:paraId="6D20EBE5" w14:textId="77777777" w:rsidR="00AF093D" w:rsidRDefault="00AF093D" w:rsidP="0005706A">
      <w:pPr>
        <w:spacing w:before="260" w:after="160"/>
        <w:jc w:val="center"/>
        <w:rPr>
          <w:rFonts w:ascii="BIZ UDPゴシック" w:eastAsia="BIZ UDPゴシック" w:hAnsi="BIZ UDPゴシック"/>
          <w:b/>
          <w:bCs/>
          <w:sz w:val="22"/>
          <w:szCs w:val="22"/>
        </w:rPr>
      </w:pPr>
    </w:p>
    <w:p w14:paraId="2306AF59" w14:textId="77777777" w:rsidR="00AF093D" w:rsidRDefault="00AF093D" w:rsidP="0005706A">
      <w:pPr>
        <w:spacing w:before="260" w:after="160"/>
        <w:jc w:val="center"/>
        <w:rPr>
          <w:rFonts w:ascii="BIZ UDPゴシック" w:eastAsia="BIZ UDPゴシック" w:hAnsi="BIZ UDPゴシック"/>
          <w:b/>
          <w:bCs/>
          <w:sz w:val="22"/>
          <w:szCs w:val="22"/>
        </w:rPr>
      </w:pPr>
    </w:p>
    <w:p w14:paraId="5281A63F" w14:textId="77777777" w:rsidR="00AF093D" w:rsidRDefault="00AF093D" w:rsidP="0005706A">
      <w:pPr>
        <w:spacing w:before="260" w:after="160"/>
        <w:jc w:val="center"/>
        <w:rPr>
          <w:rFonts w:ascii="BIZ UDPゴシック" w:eastAsia="BIZ UDPゴシック" w:hAnsi="BIZ UDPゴシック"/>
          <w:b/>
          <w:bCs/>
          <w:sz w:val="22"/>
          <w:szCs w:val="22"/>
        </w:rPr>
      </w:pPr>
    </w:p>
    <w:p w14:paraId="52D3B293" w14:textId="77777777" w:rsidR="00AF093D" w:rsidRDefault="00AF093D" w:rsidP="0005706A">
      <w:pPr>
        <w:spacing w:before="260" w:after="160"/>
        <w:jc w:val="center"/>
        <w:rPr>
          <w:rFonts w:ascii="BIZ UDPゴシック" w:eastAsia="BIZ UDPゴシック" w:hAnsi="BIZ UDPゴシック"/>
          <w:b/>
          <w:bCs/>
          <w:sz w:val="22"/>
          <w:szCs w:val="22"/>
        </w:rPr>
      </w:pPr>
    </w:p>
    <w:p w14:paraId="1E769CA1" w14:textId="77777777" w:rsidR="00AF093D" w:rsidRPr="0005706A" w:rsidRDefault="00AF093D" w:rsidP="0005706A">
      <w:pPr>
        <w:spacing w:before="260" w:after="160"/>
        <w:jc w:val="center"/>
        <w:rPr>
          <w:rFonts w:ascii="BIZ UDPゴシック" w:eastAsia="BIZ UDPゴシック" w:hAnsi="BIZ UDPゴシック"/>
          <w:b/>
          <w:bCs/>
          <w:sz w:val="22"/>
          <w:szCs w:val="22"/>
        </w:rPr>
      </w:pPr>
    </w:p>
    <w:p>
      <w:pPr>
        <w:spacing w:before="260" w:after="160"/>
        <w:rPr>
          <w:ins w:id="91726" w:author="Ryo Wakayama" w:date="2026-10-20T09:00:00Z"/>
          <w:rFonts w:ascii="BIZ UDPゴシック" w:eastAsia="BIZ UDPゴシック" w:hAnsi="BIZ UDPゴシック"/>
        </w:rPr>
      </w:pPr>
      <w:ins w:id="91727" w:author="Ryo Wakayama" w:date="2026-10-20T09:00:00Z">
        <w:r>
          <w:rPr>
            <w:rFonts w:ascii="BIZ UDPゴシック" w:eastAsia="BIZ UDPゴシック" w:hAnsi="BIZ UDPゴシック"/>
            <w:sz w:val="22"/>
            <w:szCs w:val="22"/>
          </w:rPr>
          <w:t xml:space="preserve">【表4】前計画と本計画の期間</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9D6CAB" w:rsidRPr="00370011" w14:paraId="348912DB" w14:textId="77777777">
        <w:trPr>
          <w:tblHeader/>
        </w:trPr>
        <w:tc>
          <w:tcPr>
            <w:tcW w:w="2200" w:type="dxa"/>
            <w:shd w:val="clear" w:color="auto" w:fill="DCE8DC"/>
            <w:tcMar>
              <w:top w:w="130" w:type="dxa"/>
              <w:left w:w="130" w:type="dxa"/>
              <w:bottom w:w="130" w:type="dxa"/>
              <w:right w:w="130" w:type="dxa"/>
            </w:tcMar>
            <w:vAlign w:val="center"/>
          </w:tcPr>
          <w:p w14:paraId="47637D31" w14:textId="77777777" w:rsidR="009D6CAB" w:rsidRPr="00DF37FA"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rPr>
              <w:t>期間区分</w:t>
            </w:r>
          </w:p>
        </w:tc>
        <w:tc>
          <w:tcPr>
            <w:tcW w:w="6800" w:type="dxa"/>
            <w:shd w:val="clear" w:color="auto" w:fill="DCE8DC"/>
            <w:tcMar>
              <w:top w:w="130" w:type="dxa"/>
              <w:left w:w="130" w:type="dxa"/>
              <w:bottom w:w="130" w:type="dxa"/>
              <w:right w:w="130" w:type="dxa"/>
            </w:tcMar>
            <w:vAlign w:val="center"/>
          </w:tcPr>
          <w:p w14:paraId="4EC69D30" w14:textId="77777777" w:rsidR="009D6CAB" w:rsidRPr="00DF37FA"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rPr>
              <w:t>内容</w:t>
            </w:r>
          </w:p>
        </w:tc>
      </w:tr>
      <w:tr w:rsidR="009D6CAB" w:rsidRPr="00370011" w14:paraId="01D671A8" w14:textId="77777777">
        <w:tc>
          <w:tcPr>
            <w:tcW w:w="2200" w:type="dxa"/>
            <w:tcMar>
              <w:top w:w="130" w:type="dxa"/>
              <w:left w:w="130" w:type="dxa"/>
              <w:bottom w:w="130" w:type="dxa"/>
              <w:right w:w="130" w:type="dxa"/>
            </w:tcMar>
            <w:vAlign w:val="center"/>
          </w:tcPr>
          <w:p w14:paraId="09A51BED" w14:textId="77777777" w:rsidR="009D6CAB" w:rsidRPr="00DF37FA" w:rsidRDefault="00000000">
            <w:pPr>
              <w:spacing w:line="320" w:lineRule="auto"/>
              <w:rPr>
                <w:rFonts w:ascii="BIZ UDPゴシック" w:eastAsia="BIZ UDPゴシック" w:hAnsi="BIZ UDPゴシック"/>
              </w:rPr>
            </w:pPr>
            <w:r>
              <w:rPr>
                <w:rFonts w:ascii="BIZ UDPゴシック" w:eastAsia="BIZ UDPゴシック" w:hAnsi="BIZ UDPゴシック"/>
              </w:rPr>
              <w:t>令和6～8年度</w:t>
            </w:r>
          </w:p>
        </w:tc>
        <w:tc>
          <w:tcPr>
            <w:tcW w:w="6800" w:type="dxa"/>
            <w:tcMar>
              <w:top w:w="130" w:type="dxa"/>
              <w:left w:w="130" w:type="dxa"/>
              <w:bottom w:w="130" w:type="dxa"/>
              <w:right w:w="130" w:type="dxa"/>
            </w:tcMar>
            <w:vAlign w:val="center"/>
          </w:tcPr>
          <w:p w14:paraId="1E2D07B3" w14:textId="77777777" w:rsidR="00DF37FA" w:rsidRDefault="00000000">
            <w:pPr>
              <w:spacing w:line="320" w:lineRule="auto"/>
              <w:rPr>
                <w:rFonts w:ascii="BIZ UDPゴシック" w:eastAsia="BIZ UDPゴシック" w:hAnsi="BIZ UDPゴシック"/>
              </w:rPr>
            </w:pPr>
            <w:r>
              <w:rPr>
                <w:rFonts w:ascii="BIZ UDPゴシック" w:eastAsia="BIZ UDPゴシック" w:hAnsi="BIZ UDPゴシック"/>
              </w:rPr>
              <w:t>おのまち障がい者計画・</w:t>
            </w:r>
          </w:p>
          <w:p w14:paraId="408D2522" w14:textId="77777777" w:rsidR="009D6CAB" w:rsidRPr="00DF37FA" w:rsidRDefault="00000000">
            <w:pPr>
              <w:spacing w:line="320" w:lineRule="auto"/>
              <w:rPr>
                <w:rFonts w:ascii="BIZ UDPゴシック" w:eastAsia="BIZ UDPゴシック" w:hAnsi="BIZ UDPゴシック"/>
              </w:rPr>
            </w:pPr>
            <w:r>
              <w:rPr>
                <w:rFonts w:ascii="BIZ UDPゴシック" w:eastAsia="BIZ UDPゴシック" w:hAnsi="BIZ UDPゴシック"/>
              </w:rPr>
              <w:t>第3期障がい児福祉計画・第7期障がい福祉計画（前計画）</w:t>
            </w:r>
          </w:p>
        </w:tc>
      </w:tr>
      <w:tr w:rsidR="009D6CAB" w:rsidRPr="00370011" w14:paraId="7B98D736" w14:textId="77777777" w:rsidTr="0005706A">
        <w:tc>
          <w:tcPr>
            <w:tcW w:w="2200" w:type="dxa"/>
            <w:shd w:val="clear" w:color="auto" w:fill="F2F2F2" w:themeFill="background1" w:themeFillShade="F2"/>
            <w:tcMar>
              <w:top w:w="130" w:type="dxa"/>
              <w:left w:w="130" w:type="dxa"/>
              <w:bottom w:w="130" w:type="dxa"/>
              <w:right w:w="130" w:type="dxa"/>
            </w:tcMar>
            <w:vAlign w:val="center"/>
          </w:tcPr>
          <w:p w14:paraId="1AD2E784" w14:textId="77777777" w:rsidR="009D6CAB" w:rsidRPr="00DF37FA" w:rsidRDefault="00000000">
            <w:pPr>
              <w:spacing w:line="320" w:lineRule="auto"/>
              <w:rPr>
                <w:rFonts w:ascii="BIZ UDPゴシック" w:eastAsia="BIZ UDPゴシック" w:hAnsi="BIZ UDPゴシック"/>
              </w:rPr>
            </w:pPr>
            <w:r>
              <w:rPr>
                <w:rFonts w:ascii="BIZ UDPゴシック" w:eastAsia="BIZ UDPゴシック" w:hAnsi="BIZ UDPゴシック"/>
              </w:rPr>
              <w:t>令和9～11年度</w:t>
            </w:r>
          </w:p>
        </w:tc>
        <w:tc>
          <w:tcPr>
            <w:tcW w:w="6800" w:type="dxa"/>
            <w:shd w:val="clear" w:color="auto" w:fill="F2F2F2" w:themeFill="background1" w:themeFillShade="F2"/>
            <w:tcMar>
              <w:top w:w="130" w:type="dxa"/>
              <w:left w:w="130" w:type="dxa"/>
              <w:bottom w:w="130" w:type="dxa"/>
              <w:right w:w="130" w:type="dxa"/>
            </w:tcMar>
            <w:vAlign w:val="center"/>
          </w:tcPr>
          <w:p w14:paraId="28087040" w14:textId="77777777" w:rsidR="00DF37FA" w:rsidRDefault="00000000">
            <w:pPr>
              <w:spacing w:line="320" w:lineRule="auto"/>
              <w:rPr>
                <w:rFonts w:ascii="BIZ UDPゴシック" w:eastAsia="BIZ UDPゴシック" w:hAnsi="BIZ UDPゴシック"/>
              </w:rPr>
            </w:pPr>
            <w:r>
              <w:rPr>
                <w:rFonts w:ascii="BIZ UDPゴシック" w:eastAsia="BIZ UDPゴシック" w:hAnsi="BIZ UDPゴシック"/>
              </w:rPr>
              <w:t>おのまち障がい者計画・</w:t>
            </w:r>
          </w:p>
          <w:p w14:paraId="66C701B1" w14:textId="77777777" w:rsidR="009D6CAB" w:rsidRPr="00DF37FA" w:rsidRDefault="00000000">
            <w:pPr>
              <w:spacing w:line="320" w:lineRule="auto"/>
              <w:rPr>
                <w:rFonts w:ascii="BIZ UDPゴシック" w:eastAsia="BIZ UDPゴシック" w:hAnsi="BIZ UDPゴシック"/>
              </w:rPr>
            </w:pPr>
            <w:r>
              <w:rPr>
                <w:rFonts w:ascii="BIZ UDPゴシック" w:eastAsia="BIZ UDPゴシック" w:hAnsi="BIZ UDPゴシック"/>
              </w:rPr>
              <w:t>第4期障がい児福祉計画・第8期障がい福祉計画（本計画）</w:t>
            </w:r>
          </w:p>
        </w:tc>
      </w:tr>
      <w:tr w:rsidR="009D6CAB" w:rsidRPr="00370011" w14:paraId="71D1CD47" w14:textId="77777777">
        <w:tc>
          <w:tcPr>
            <w:tcW w:w="2200" w:type="dxa"/>
            <w:tcMar>
              <w:top w:w="130" w:type="dxa"/>
              <w:left w:w="130" w:type="dxa"/>
              <w:bottom w:w="130" w:type="dxa"/>
              <w:right w:w="130" w:type="dxa"/>
            </w:tcMar>
            <w:vAlign w:val="center"/>
          </w:tcPr>
          <w:p w14:paraId="318532BF" w14:textId="77777777" w:rsidR="009D6CAB" w:rsidRPr="00DF37FA" w:rsidRDefault="00000000">
            <w:pPr>
              <w:spacing w:line="320" w:lineRule="auto"/>
              <w:rPr>
                <w:rFonts w:ascii="BIZ UDPゴシック" w:eastAsia="BIZ UDPゴシック" w:hAnsi="BIZ UDPゴシック"/>
              </w:rPr>
            </w:pPr>
            <w:r>
              <w:rPr>
                <w:rFonts w:ascii="BIZ UDPゴシック" w:eastAsia="BIZ UDPゴシック" w:hAnsi="BIZ UDPゴシック"/>
              </w:rPr>
              <w:t>令和12～14年度</w:t>
            </w:r>
          </w:p>
        </w:tc>
        <w:tc>
          <w:tcPr>
            <w:tcW w:w="6800" w:type="dxa"/>
            <w:tcMar>
              <w:top w:w="130" w:type="dxa"/>
              <w:left w:w="130" w:type="dxa"/>
              <w:bottom w:w="130" w:type="dxa"/>
              <w:right w:w="130" w:type="dxa"/>
            </w:tcMar>
            <w:vAlign w:val="center"/>
          </w:tcPr>
          <w:p w14:paraId="5DF8943D" w14:textId="77777777" w:rsidR="00DF37FA" w:rsidRDefault="00000000">
            <w:pPr>
              <w:spacing w:line="320" w:lineRule="auto"/>
              <w:rPr>
                <w:rFonts w:ascii="BIZ UDPゴシック" w:eastAsia="BIZ UDPゴシック" w:hAnsi="BIZ UDPゴシック"/>
              </w:rPr>
            </w:pPr>
            <w:r>
              <w:rPr>
                <w:rFonts w:ascii="BIZ UDPゴシック" w:eastAsia="BIZ UDPゴシック" w:hAnsi="BIZ UDPゴシック"/>
              </w:rPr>
              <w:t>おのまち障がい者計画・</w:t>
            </w:r>
          </w:p>
          <w:p w14:paraId="245BD39C" w14:textId="77777777" w:rsidR="009D6CAB" w:rsidRPr="00DF37FA" w:rsidRDefault="00000000">
            <w:pPr>
              <w:spacing w:line="320" w:lineRule="auto"/>
              <w:rPr>
                <w:rFonts w:ascii="BIZ UDPゴシック" w:eastAsia="BIZ UDPゴシック" w:hAnsi="BIZ UDPゴシック"/>
              </w:rPr>
            </w:pPr>
            <w:r>
              <w:rPr>
                <w:rFonts w:ascii="BIZ UDPゴシック" w:eastAsia="BIZ UDPゴシック" w:hAnsi="BIZ UDPゴシック"/>
              </w:rPr>
              <w:t>第5期障がい児福祉計画・第9期障がい福祉計画（見直し予定）</w:t>
            </w:r>
          </w:p>
        </w:tc>
      </w:tr>
    </w:tbl>
    <w:p w14:paraId="18BD132F"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※障がい者計画は、障がい児福祉計画・障がい福祉計画の期間に合わせつつ、社会情勢の変化を踏まえて必要な見直しを行います。</w:t>
      </w:r>
    </w:p>
    <w:p w14:paraId="2895A541"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0FF1646A" w14:textId="77777777" w:rsidR="009D6CAB" w:rsidRPr="00370011" w:rsidRDefault="00000000">
      <w:pPr>
        <w:pStyle w:val="2"/>
        <w:shd w:val="clear" w:color="auto" w:fill="DCE8DC"/>
        <w:spacing w:before="400" w:after="240"/>
        <w:ind w:left="40"/>
        <w:rPr>
          <w:rFonts w:ascii="BIZ UDPゴシック" w:eastAsia="BIZ UDPゴシック" w:hAnsi="BIZ UDPゴシック"/>
        </w:rPr>
      </w:pPr>
      <w:bookmarkStart w:id="3" w:name="_TocOno006"/>
      <w:r>
        <w:rPr>
          <w:rFonts w:ascii="BIZ UDPゴシック" w:eastAsia="BIZ UDPゴシック" w:hAnsi="BIZ UDPゴシック"/>
          <w:b/>
          <w:bCs/>
          <w:color w:val="1B3B2A"/>
          <w:sz w:val="25"/>
          <w:szCs w:val="25"/>
        </w:rPr>
        <w:lastRenderedPageBreak/>
        <w:t>4　計画の策定体制</w:t>
      </w:r>
      <w:bookmarkEnd w:id="3"/>
    </w:p>
    <w:p w14:paraId="3AA5FA05"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（1）策定体制</w:t>
      </w:r>
    </w:p>
    <w:p w14:paraId="0C755E8C" w14:textId="77777777" w:rsidR="009D6CAB" w:rsidRPr="00370011" w:rsidRDefault="00000000" w:rsidP="0005706A">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町は、本計画に定める施策の進捗状況の把握及び効果等の検証を、庁内の関係部署において定期的に行い、本計画を着実に推進します。</w:t>
      </w:r>
    </w:p>
    <w:p w14:paraId="0DB8D457" w14:textId="77777777" w:rsidR="009D6CAB" w:rsidRPr="00370011" w:rsidRDefault="00000000" w:rsidP="0005706A">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また、「おのまち障がい者計画・第4期障がい児福祉計画・第8期障がい福祉計画」については、「小野町自立支援協議会」の意見を受けるとともに、障がい者団体、事業者、関係機関等とは随時協議・意見交換等を行い、本計画の策定・見直しに反映させていきます。</w:t>
      </w:r>
    </w:p>
    <w:p w14:paraId="06B6B8EB"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（2）計画策定のためのアンケート調査及びヒアリングの実施</w:t>
      </w:r>
    </w:p>
    <w:p w14:paraId="2AE0C266" w14:textId="77777777" w:rsidR="009D6CAB" w:rsidRPr="00370011" w:rsidRDefault="00000000" w:rsidP="0005706A">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 xml:space="preserve">本計画の策定は、障がい者の意見等が十分に反映されることが望まれることから、</w:t>
      </w:r>
      <w:del w:id="90654" w:author="Ryo Wakayama" w:date="2026-10-20T09:00:00Z">
        <w:r>
          <w:rPr>
            <w:rFonts w:ascii="BIZ UDPゴシック" w:eastAsia="BIZ UDPゴシック" w:hAnsi="BIZ UDPゴシック"/>
            <w:sz w:val="22"/>
            <w:szCs w:val="22"/>
          </w:rPr>
          <w:delText xml:space="preserve">前計画の策定にあわせて令和５年10月に実施した「障がい福祉に関するアンケート調査」の結果を基礎資料として活用するとともに</w:delText>
        </w:r>
      </w:del>
      <w:ins w:id="90655" w:author="Ryo Wakayama" w:date="2026-10-20T09:00:00Z">
        <w:r>
          <w:rPr>
            <w:rFonts w:ascii="BIZ UDPゴシック" w:eastAsia="BIZ UDPゴシック" w:hAnsi="BIZ UDPゴシック"/>
            <w:sz w:val="22"/>
            <w:szCs w:val="22"/>
          </w:rPr>
          <w:t xml:space="preserve">令和8年8月から9月にかけて実施した「障がい福祉に関するアンケート調査」の結果を基礎資料として活用し（前計画の策定にあわせて令和5年10月に実施した調査と比べています）、</w:t>
        </w:r>
      </w:ins>
      <w:r>
        <w:rPr>
          <w:rFonts w:ascii="BIZ UDPゴシック" w:eastAsia="BIZ UDPゴシック" w:hAnsi="BIZ UDPゴシック"/>
          <w:sz w:val="22"/>
          <w:szCs w:val="22"/>
        </w:rPr>
        <w:t xml:space="preserve">、令和8年8月に開催した小野町自立支援協議会及び民生児童委員協議会でのヒアリングをはじめ、関係団体・事業者との意見交換を通じて、障がい者の現状、意見や要望、地域の課題を把握し、計画づくりに反映させています。</w:t>
      </w:r>
    </w:p>
    <w:p w14:paraId="0B8E9149" w14:textId="77777777" w:rsidR="009D6CAB" w:rsidRPr="00370011" w:rsidRDefault="00000000" w:rsidP="00AF093D">
      <w:pPr>
        <w:spacing w:before="260" w:after="160"/>
        <w:rPr>
          <w:rFonts w:ascii="BIZ UDPゴシック" w:eastAsia="BIZ UDPゴシック" w:hAnsi="BIZ UDPゴシック"/>
        </w:rPr>
      </w:pPr>
      <w:del w:id="91728" w:author="Ryo Wakayama" w:date="2026-10-23T09:00:00Z">
        <w:r>
          <w:rPr>
            <w:rFonts w:ascii="BIZ UDPゴシック" w:eastAsia="BIZ UDPゴシック" w:hAnsi="BIZ UDPゴシック"/>
            <w:b/>
            <w:bCs/>
            <w:sz w:val="22"/>
            <w:szCs w:val="22"/>
          </w:rPr>
          <w:delText xml:space="preserve">■</w:delText>
        </w:r>
      </w:del>
      <w:ins w:id="91729" w:author="Ryo Wakayama" w:date="2026-10-23T09:00:00Z">
        <w:r>
          <w:rPr>
            <w:rFonts w:ascii="BIZ UDPゴシック" w:eastAsia="BIZ UDPゴシック" w:hAnsi="BIZ UDPゴシック"/>
            <w:b/>
            <w:bCs/>
            <w:sz w:val="22"/>
            <w:szCs w:val="22"/>
          </w:rPr>
          <w:t xml:space="preserve">【表5】</w:t>
        </w:r>
      </w:ins>
      <w:r>
        <w:rPr>
          <w:rFonts w:ascii="BIZ UDPゴシック" w:eastAsia="BIZ UDPゴシック" w:hAnsi="BIZ UDPゴシック"/>
          <w:b/>
          <w:bCs/>
          <w:sz w:val="22"/>
          <w:szCs w:val="22"/>
        </w:rPr>
        <w:t xml:space="preserve">障がい福祉に関するアンケート調査の実施概要</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00"/>
      </w:tblGrid>
      <w:tr w:rsidR="009D6CAB" w:rsidRPr="00370011" w14:paraId="0813A4CC" w14:textId="77777777">
        <w:trPr>
          <w:tblHeader/>
        </w:trPr>
        <w:tc>
          <w:tcPr>
            <w:tcW w:w="1800" w:type="dxa"/>
            <w:shd w:val="clear" w:color="auto" w:fill="DCE8DC"/>
            <w:tcMar>
              <w:top w:w="130" w:type="dxa"/>
              <w:left w:w="130" w:type="dxa"/>
              <w:bottom w:w="130" w:type="dxa"/>
              <w:right w:w="130" w:type="dxa"/>
            </w:tcMar>
            <w:vAlign w:val="center"/>
          </w:tcPr>
          <w:p w14:paraId="776842E8" w14:textId="77777777" w:rsidR="009D6CAB" w:rsidRPr="00DF37FA" w:rsidRDefault="00000000">
            <w:pPr>
              <w:spacing w:line="320" w:lineRule="auto"/>
              <w:jc w:val="center"/>
              <w:rPr>
                <w:rFonts w:ascii="BIZ UDPゴシック" w:eastAsia="BIZ UDPゴシック" w:hAnsi="BIZ UDPゴシック"/>
                <w:sz w:val="22"/>
                <w:szCs w:val="22"/>
              </w:rPr>
            </w:pPr>
            <w:r>
              <w:rPr>
                <w:rFonts w:ascii="BIZ UDPゴシック" w:eastAsia="BIZ UDPゴシック" w:hAnsi="BIZ UDPゴシック"/>
                <w:b/>
                <w:bCs/>
                <w:sz w:val="22"/>
                <w:szCs w:val="22"/>
              </w:rPr>
              <w:t>項目</w:t>
            </w:r>
          </w:p>
        </w:tc>
        <w:tc>
          <w:tcPr>
            <w:tcW w:w="7200" w:type="dxa"/>
            <w:shd w:val="clear" w:color="auto" w:fill="DCE8DC"/>
            <w:tcMar>
              <w:top w:w="130" w:type="dxa"/>
              <w:left w:w="130" w:type="dxa"/>
              <w:bottom w:w="130" w:type="dxa"/>
              <w:right w:w="130" w:type="dxa"/>
            </w:tcMar>
            <w:vAlign w:val="center"/>
          </w:tcPr>
          <w:p w14:paraId="75DBB09E" w14:textId="77777777" w:rsidR="009D6CAB" w:rsidRPr="00DF37FA" w:rsidRDefault="00000000">
            <w:pPr>
              <w:spacing w:line="320" w:lineRule="auto"/>
              <w:jc w:val="center"/>
              <w:rPr>
                <w:rFonts w:ascii="BIZ UDPゴシック" w:eastAsia="BIZ UDPゴシック" w:hAnsi="BIZ UDPゴシック"/>
                <w:sz w:val="22"/>
                <w:szCs w:val="22"/>
              </w:rPr>
            </w:pPr>
            <w:r>
              <w:rPr>
                <w:rFonts w:ascii="BIZ UDPゴシック" w:eastAsia="BIZ UDPゴシック" w:hAnsi="BIZ UDPゴシック"/>
                <w:b/>
                <w:bCs/>
                <w:sz w:val="22"/>
                <w:szCs w:val="22"/>
              </w:rPr>
              <w:t>内容</w:t>
            </w:r>
          </w:p>
        </w:tc>
      </w:tr>
      <w:tr w:rsidR="009D6CAB" w:rsidRPr="00370011" w14:paraId="1A821D1E" w14:textId="77777777">
        <w:tc>
          <w:tcPr>
            <w:tcW w:w="1800" w:type="dxa"/>
            <w:tcMar>
              <w:top w:w="130" w:type="dxa"/>
              <w:left w:w="130" w:type="dxa"/>
              <w:bottom w:w="130" w:type="dxa"/>
              <w:right w:w="130" w:type="dxa"/>
            </w:tcMar>
            <w:vAlign w:val="center"/>
          </w:tcPr>
          <w:p w14:paraId="74A5E246" w14:textId="77777777" w:rsidR="009D6CAB" w:rsidRPr="00DF37FA"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調査の種類</w:t>
            </w:r>
          </w:p>
        </w:tc>
        <w:tc>
          <w:tcPr>
            <w:tcW w:w="7200" w:type="dxa"/>
            <w:tcMar>
              <w:top w:w="130" w:type="dxa"/>
              <w:left w:w="130" w:type="dxa"/>
              <w:bottom w:w="130" w:type="dxa"/>
              <w:right w:w="130" w:type="dxa"/>
            </w:tcMar>
            <w:vAlign w:val="center"/>
          </w:tcPr>
          <w:p w14:paraId="1AE6922A" w14:textId="77777777" w:rsidR="009D6CAB" w:rsidRPr="00DF37FA"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障がい者、障がい児対象</w:t>
            </w:r>
          </w:p>
        </w:tc>
      </w:tr>
      <w:tr w:rsidR="009D6CAB" w:rsidRPr="00370011" w14:paraId="75937E6C" w14:textId="77777777">
        <w:tc>
          <w:tcPr>
            <w:tcW w:w="1800" w:type="dxa"/>
            <w:tcMar>
              <w:top w:w="130" w:type="dxa"/>
              <w:left w:w="130" w:type="dxa"/>
              <w:bottom w:w="130" w:type="dxa"/>
              <w:right w:w="130" w:type="dxa"/>
            </w:tcMar>
            <w:vAlign w:val="center"/>
          </w:tcPr>
          <w:p w14:paraId="0CA3C2CC" w14:textId="77777777" w:rsidR="009D6CAB" w:rsidRPr="00DF37FA"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調査対象</w:t>
            </w:r>
          </w:p>
        </w:tc>
        <w:tc>
          <w:tcPr>
            <w:tcW w:w="7200" w:type="dxa"/>
            <w:tcMar>
              <w:top w:w="130" w:type="dxa"/>
              <w:left w:w="130" w:type="dxa"/>
              <w:bottom w:w="130" w:type="dxa"/>
              <w:right w:w="130" w:type="dxa"/>
            </w:tcMar>
            <w:vAlign w:val="center"/>
          </w:tcPr>
          <w:p w14:paraId="0174B6BF" w14:textId="77777777" w:rsidR="009D6CAB" w:rsidRPr="00DF37FA" w:rsidRDefault="00000000">
            <w:pPr>
              <w:spacing w:line="320" w:lineRule="auto"/>
              <w:rPr>
                <w:rFonts w:ascii="BIZ UDPゴシック" w:eastAsia="BIZ UDPゴシック" w:hAnsi="BIZ UDPゴシック"/>
                <w:sz w:val="22"/>
                <w:szCs w:val="22"/>
              </w:rPr>
            </w:pPr>
            <w:del w:id="90656" w:author="Ryo Wakayama" w:date="2026-10-23T09:00:00Z">
              <w:r>
                <w:rPr>
                  <w:rFonts w:ascii="BIZ UDPゴシック" w:eastAsia="BIZ UDPゴシック" w:hAnsi="BIZ UDPゴシック"/>
                  <w:sz w:val="22"/>
                  <w:szCs w:val="22"/>
                </w:rPr>
                <w:delText>身体障害者手帳、精神障害者保健福祉手帳、療育手帳の所持者</w:delText>
              </w:r>
            </w:del>
            <w:ins w:id="90657" w:author="Ryo Wakayama" w:date="2026-10-20T09:00:00Z">
              <w:r>
                <w:rPr>
                  <w:rFonts w:ascii="BIZ UDPゴシック" w:eastAsia="BIZ UDPゴシック" w:hAnsi="BIZ UDPゴシック"/>
                  <w:sz w:val="22"/>
                  <w:szCs w:val="22"/>
                </w:rPr>
                <w:t xml:space="preserve">障がい者調査：主に18歳以上の障がいのある方　障がい児調査：主に18歳未満の障がいのある児童・保護者</w:t>
              </w:r>
            </w:ins>
          </w:p>
        </w:tc>
      </w:tr>
      <w:tr w:rsidR="009D6CAB" w:rsidRPr="00370011" w14:paraId="0B145893" w14:textId="77777777">
        <w:tc>
          <w:tcPr>
            <w:tcW w:w="1800" w:type="dxa"/>
            <w:tcMar>
              <w:top w:w="130" w:type="dxa"/>
              <w:left w:w="130" w:type="dxa"/>
              <w:bottom w:w="130" w:type="dxa"/>
              <w:right w:w="130" w:type="dxa"/>
            </w:tcMar>
            <w:vAlign w:val="center"/>
          </w:tcPr>
          <w:p w14:paraId="3665E88D" w14:textId="77777777" w:rsidR="009D6CAB" w:rsidRPr="00DF37FA"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抽出方法</w:t>
            </w:r>
          </w:p>
        </w:tc>
        <w:tc>
          <w:tcPr>
            <w:tcW w:w="7200" w:type="dxa"/>
            <w:tcMar>
              <w:top w:w="130" w:type="dxa"/>
              <w:left w:w="130" w:type="dxa"/>
              <w:bottom w:w="130" w:type="dxa"/>
              <w:right w:w="130" w:type="dxa"/>
            </w:tcMar>
            <w:vAlign w:val="center"/>
          </w:tcPr>
          <w:p w14:paraId="7E973D37" w14:textId="77777777" w:rsidR="009D6CAB" w:rsidRPr="00DF37FA" w:rsidRDefault="00000000">
            <w:pPr>
              <w:spacing w:line="320" w:lineRule="auto"/>
              <w:rPr>
                <w:rFonts w:ascii="BIZ UDPゴシック" w:eastAsia="BIZ UDPゴシック" w:hAnsi="BIZ UDPゴシック"/>
                <w:sz w:val="22"/>
                <w:szCs w:val="22"/>
              </w:rPr>
            </w:pPr>
            <w:del w:id="90658" w:author="Ryo Wakayama" w:date="2026-10-23T09:00:00Z">
              <w:r>
                <w:rPr>
                  <w:rFonts w:ascii="BIZ UDPゴシック" w:eastAsia="BIZ UDPゴシック" w:hAnsi="BIZ UDPゴシック"/>
                  <w:sz w:val="22"/>
                  <w:szCs w:val="22"/>
                </w:rPr>
                <w:delText>手帳所持者から無作為抽出</w:delText>
              </w:r>
            </w:del>
            <w:ins w:id="90659" w:author="Ryo Wakayama" w:date="2026-10-20T09:00:00Z">
              <w:r>
                <w:rPr>
                  <w:rFonts w:ascii="BIZ UDPゴシック" w:eastAsia="BIZ UDPゴシック" w:hAnsi="BIZ UDPゴシック"/>
                  <w:sz w:val="22"/>
                  <w:szCs w:val="22"/>
                </w:rPr>
                <w:t xml:space="preserve">町が対象者を抽出【要確認】</w:t>
              </w:r>
            </w:ins>
          </w:p>
        </w:tc>
      </w:tr>
      <w:tr w:rsidR="009D6CAB" w:rsidRPr="00370011" w14:paraId="3ACBDFFB" w14:textId="77777777">
        <w:tc>
          <w:tcPr>
            <w:tcW w:w="1800" w:type="dxa"/>
            <w:tcMar>
              <w:top w:w="130" w:type="dxa"/>
              <w:left w:w="130" w:type="dxa"/>
              <w:bottom w:w="130" w:type="dxa"/>
              <w:right w:w="130" w:type="dxa"/>
            </w:tcMar>
            <w:vAlign w:val="center"/>
          </w:tcPr>
          <w:p w14:paraId="2696C0F7" w14:textId="77777777" w:rsidR="009D6CAB" w:rsidRPr="00DF37FA"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調査方法</w:t>
            </w:r>
          </w:p>
        </w:tc>
        <w:tc>
          <w:tcPr>
            <w:tcW w:w="7200" w:type="dxa"/>
            <w:tcMar>
              <w:top w:w="130" w:type="dxa"/>
              <w:left w:w="130" w:type="dxa"/>
              <w:bottom w:w="130" w:type="dxa"/>
              <w:right w:w="130" w:type="dxa"/>
            </w:tcMar>
            <w:vAlign w:val="center"/>
          </w:tcPr>
          <w:p w14:paraId="00759B1A" w14:textId="77777777" w:rsidR="009D6CAB" w:rsidRPr="00DF37FA" w:rsidRDefault="00000000">
            <w:pPr>
              <w:spacing w:line="320" w:lineRule="auto"/>
              <w:rPr>
                <w:rFonts w:ascii="BIZ UDPゴシック" w:eastAsia="BIZ UDPゴシック" w:hAnsi="BIZ UDPゴシック"/>
                <w:sz w:val="22"/>
                <w:szCs w:val="22"/>
              </w:rPr>
            </w:pPr>
            <w:del w:id="90660" w:author="Ryo Wakayama" w:date="2026-10-23T09:00:00Z">
              <w:r>
                <w:rPr>
                  <w:rFonts w:ascii="BIZ UDPゴシック" w:eastAsia="BIZ UDPゴシック" w:hAnsi="BIZ UDPゴシック"/>
                  <w:sz w:val="22"/>
                  <w:szCs w:val="22"/>
                </w:rPr>
                <w:delText>郵送による配布・回収</w:delText>
              </w:r>
            </w:del>
            <w:ins w:id="90661" w:author="Ryo Wakayama" w:date="2026-10-20T09:00:00Z">
              <w:r>
                <w:rPr>
                  <w:rFonts w:ascii="BIZ UDPゴシック" w:eastAsia="BIZ UDPゴシック" w:hAnsi="BIZ UDPゴシック"/>
                  <w:sz w:val="22"/>
                  <w:szCs w:val="22"/>
                </w:rPr>
                <w:t xml:space="preserve">郵送配布、郵送回収及び役場配布、役場回収</w:t>
              </w:r>
            </w:ins>
          </w:p>
        </w:tc>
      </w:tr>
      <w:tr w:rsidR="009D6CAB" w:rsidRPr="00370011" w14:paraId="24FBB9EE" w14:textId="77777777">
        <w:tc>
          <w:tcPr>
            <w:tcW w:w="1800" w:type="dxa"/>
            <w:tcMar>
              <w:top w:w="130" w:type="dxa"/>
              <w:left w:w="130" w:type="dxa"/>
              <w:bottom w:w="130" w:type="dxa"/>
              <w:right w:w="130" w:type="dxa"/>
            </w:tcMar>
            <w:vAlign w:val="center"/>
          </w:tcPr>
          <w:p w14:paraId="3A5C681E" w14:textId="77777777" w:rsidR="009D6CAB" w:rsidRPr="00DF37FA"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調査時期</w:t>
            </w:r>
          </w:p>
        </w:tc>
        <w:tc>
          <w:tcPr>
            <w:tcW w:w="7200" w:type="dxa"/>
            <w:tcMar>
              <w:top w:w="130" w:type="dxa"/>
              <w:left w:w="130" w:type="dxa"/>
              <w:bottom w:w="130" w:type="dxa"/>
              <w:right w:w="130" w:type="dxa"/>
            </w:tcMar>
            <w:vAlign w:val="center"/>
          </w:tcPr>
          <w:p w14:paraId="0613143A" w14:textId="77777777" w:rsidR="009D6CAB" w:rsidRPr="00DF37FA" w:rsidRDefault="00000000">
            <w:pPr>
              <w:spacing w:line="320" w:lineRule="auto"/>
              <w:rPr>
                <w:rFonts w:ascii="BIZ UDPゴシック" w:eastAsia="BIZ UDPゴシック" w:hAnsi="BIZ UDPゴシック"/>
                <w:sz w:val="22"/>
                <w:szCs w:val="22"/>
              </w:rPr>
            </w:pPr>
            <w:del w:id="90662" w:author="Ryo Wakayama" w:date="2026-10-23T09:00:00Z">
              <w:r>
                <w:rPr>
                  <w:rFonts w:ascii="BIZ UDPゴシック" w:eastAsia="BIZ UDPゴシック" w:hAnsi="BIZ UDPゴシック"/>
                  <w:sz w:val="22"/>
                  <w:szCs w:val="22"/>
                </w:rPr>
                <w:delText>令和５年10月</w:delText>
              </w:r>
            </w:del>
            <w:ins w:id="90663" w:author="Ryo Wakayama" w:date="2026-10-20T09:00:00Z">
              <w:r>
                <w:rPr>
                  <w:rFonts w:ascii="BIZ UDPゴシック" w:eastAsia="BIZ UDPゴシック" w:hAnsi="BIZ UDPゴシック"/>
                  <w:sz w:val="22"/>
                  <w:szCs w:val="22"/>
                </w:rPr>
                <w:t xml:space="preserve">令和8年8月14日～9月25日</w:t>
              </w:r>
            </w:ins>
          </w:p>
        </w:tc>
      </w:tr>
      <w:tr w:rsidR="009D6CAB" w:rsidRPr="00370011" w14:paraId="23519561" w14:textId="77777777">
        <w:tc>
          <w:tcPr>
            <w:tcW w:w="1800" w:type="dxa"/>
            <w:tcMar>
              <w:top w:w="130" w:type="dxa"/>
              <w:left w:w="130" w:type="dxa"/>
              <w:bottom w:w="130" w:type="dxa"/>
              <w:right w:w="130" w:type="dxa"/>
            </w:tcMar>
            <w:vAlign w:val="center"/>
          </w:tcPr>
          <w:p w14:paraId="6818B687" w14:textId="77777777" w:rsidR="009D6CAB" w:rsidRPr="00DF37FA"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回収結果</w:t>
            </w:r>
          </w:p>
        </w:tc>
        <w:tc>
          <w:tcPr>
            <w:tcW w:w="7200" w:type="dxa"/>
            <w:tcMar>
              <w:top w:w="130" w:type="dxa"/>
              <w:left w:w="130" w:type="dxa"/>
              <w:bottom w:w="130" w:type="dxa"/>
              <w:right w:w="130" w:type="dxa"/>
            </w:tcMar>
            <w:vAlign w:val="center"/>
          </w:tcPr>
          <w:p w14:paraId="171F356F" w14:textId="77777777" w:rsidR="009D6CAB" w:rsidRPr="00DF37FA" w:rsidRDefault="00000000">
            <w:pPr>
              <w:spacing w:line="320" w:lineRule="auto"/>
              <w:rPr>
                <w:rFonts w:ascii="BIZ UDPゴシック" w:eastAsia="BIZ UDPゴシック" w:hAnsi="BIZ UDPゴシック"/>
                <w:sz w:val="22"/>
                <w:szCs w:val="22"/>
              </w:rPr>
            </w:pPr>
            <w:del w:id="90664" w:author="Ryo Wakayama" w:date="2026-10-23T09:00:00Z">
              <w:r>
                <w:rPr>
                  <w:rFonts w:ascii="BIZ UDPゴシック" w:eastAsia="BIZ UDPゴシック" w:hAnsi="BIZ UDPゴシック"/>
                  <w:sz w:val="22"/>
                  <w:szCs w:val="22"/>
                </w:rPr>
                <w:delText>障がい者：配布数520件／有効回収数280件（有効回収率53.8％）　障がい児：配布数36件／有効回収数22件（有効回収率61.1％）</w:delText>
              </w:r>
            </w:del>
            <w:ins w:id="90665" w:author="Ryo Wakayama" w:date="2026-10-20T09:00:00Z">
              <w:r>
                <w:rPr>
                  <w:rFonts w:ascii="BIZ UDPゴシック" w:eastAsia="BIZ UDPゴシック" w:hAnsi="BIZ UDPゴシック"/>
                  <w:sz w:val="22"/>
                  <w:szCs w:val="22"/>
                </w:rPr>
                <w:t xml:space="preserve">障がい者：配布数474件／有効回答数259件（有効回答率54.6％）　障がい児：配布数49件／有効回答数25件（有効回答率51.0％）</w:t>
              </w:r>
            </w:ins>
          </w:p>
        </w:tc>
      </w:tr>
    </w:tbl>
    <w:p w14:paraId="0BDC6A9B"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※上記調査に加え、令和</w:t>
      </w:r>
      <w:r>
        <w:rPr>
          <w:rFonts w:ascii="BIZ UDPゴシック" w:eastAsia="BIZ UDPゴシック" w:hAnsi="BIZ UDPゴシック" w:hint="eastAsia"/>
          <w:color w:val="5B5B5B"/>
          <w:sz w:val="19"/>
          <w:szCs w:val="19"/>
        </w:rPr>
        <w:t>8</w:t>
      </w:r>
      <w:r>
        <w:rPr>
          <w:rFonts w:ascii="BIZ UDPゴシック" w:eastAsia="BIZ UDPゴシック" w:hAnsi="BIZ UDPゴシック"/>
          <w:color w:val="5B5B5B"/>
          <w:sz w:val="19"/>
          <w:szCs w:val="19"/>
        </w:rPr>
        <w:t>年</w:t>
      </w:r>
      <w:r>
        <w:rPr>
          <w:rFonts w:ascii="BIZ UDPゴシック" w:eastAsia="BIZ UDPゴシック" w:hAnsi="BIZ UDPゴシック" w:hint="eastAsia"/>
          <w:color w:val="5B5B5B"/>
          <w:sz w:val="19"/>
          <w:szCs w:val="19"/>
        </w:rPr>
        <w:t>8</w:t>
      </w:r>
      <w:r>
        <w:rPr>
          <w:rFonts w:ascii="BIZ UDPゴシック" w:eastAsia="BIZ UDPゴシック" w:hAnsi="BIZ UDPゴシック"/>
          <w:color w:val="5B5B5B"/>
          <w:sz w:val="19"/>
          <w:szCs w:val="19"/>
        </w:rPr>
        <w:t>月</w:t>
      </w:r>
      <w:r>
        <w:rPr>
          <w:rFonts w:ascii="BIZ UDPゴシック" w:eastAsia="BIZ UDPゴシック" w:hAnsi="BIZ UDPゴシック" w:hint="eastAsia"/>
          <w:color w:val="5B5B5B"/>
          <w:sz w:val="19"/>
          <w:szCs w:val="19"/>
        </w:rPr>
        <w:t>19</w:t>
      </w:r>
      <w:r>
        <w:rPr>
          <w:rFonts w:ascii="BIZ UDPゴシック" w:eastAsia="BIZ UDPゴシック" w:hAnsi="BIZ UDPゴシック"/>
          <w:color w:val="5B5B5B"/>
          <w:sz w:val="19"/>
          <w:szCs w:val="19"/>
        </w:rPr>
        <w:t>日に小野町自立支援協議会、同年8月26日に民生児童委員協議会（高齢福祉部会・社会福祉部会・児童福祉部会）でのヒアリングを行い、就労支援、障がい児・障がい者支援、通学・子育て支援、虐待防止・権利擁護、地域連携・体制づくり等について、直近の課題や意見を確認しました。</w:t>
      </w:r>
    </w:p>
    <w:p w14:paraId="21F270E9"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lastRenderedPageBreak/>
        <w:t>（3）パブリックコメントの実施</w:t>
      </w:r>
    </w:p>
    <w:p w14:paraId="6CE261C0"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計画案を町ウェブサイト及び健康福祉課の窓口で公開し、広く町民の皆さまから意見を募集しました（実施期間：令和9年○月○日～○月○日）。寄せられた意見とそれに対する町の考え方は、町ウェブサイトで公表します。</w:t>
      </w:r>
      <w:r>
        <w:rPr>
          <w:rFonts w:ascii="BIZ UDPゴシック" w:eastAsia="BIZ UDPゴシック" w:hAnsi="BIZ UDPゴシック"/>
          <w:sz w:val="22"/>
          <w:szCs w:val="22"/>
          <w:highlight w:val="yellow"/>
        </w:rPr>
        <w:t>【要確認：実施期間・意見の件数】</w:t>
      </w:r>
    </w:p>
    <w:p w14:paraId="43CCEB0D"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（4）計画の公表</w:t>
      </w:r>
    </w:p>
    <w:p w14:paraId="27622592"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策定した計画は、町ウェブサイトに掲載するとともに、健康福祉課の窓口で閲覧できるようにし、関係機関へ送付します。また、計画の概要を広報紙等で周知し、障がいのある人にも分かりやすい形での情報提供に努めます。</w:t>
      </w:r>
    </w:p>
    <w:p w14:paraId="7B480F54" w14:textId="77777777" w:rsidR="009D6CAB" w:rsidRPr="00370011" w:rsidRDefault="00000000" w:rsidP="00AF093D">
      <w:pPr>
        <w:pStyle w:val="1"/>
        <w:pageBreakBefore/>
        <w:shd w:val="clear" w:color="auto" w:fill="4A7A5E"/>
        <w:spacing w:before="480" w:after="320"/>
        <w:ind w:left="60"/>
        <w:jc w:val="center"/>
        <w:rPr>
          <w:rFonts w:ascii="BIZ UDPゴシック" w:eastAsia="BIZ UDPゴシック" w:hAnsi="BIZ UDPゴシック"/>
        </w:rPr>
      </w:pPr>
      <w:bookmarkStart w:id="4" w:name="_TocOno007"/>
      <w:r>
        <w:rPr>
          <w:rFonts w:ascii="BIZ UDPゴシック" w:eastAsia="BIZ UDPゴシック" w:hAnsi="BIZ UDPゴシック"/>
          <w:b/>
          <w:bCs/>
          <w:color w:val="FFFFFF"/>
          <w:sz w:val="30"/>
          <w:szCs w:val="30"/>
        </w:rPr>
        <w:lastRenderedPageBreak/>
        <w:t>第2章　計画の進行管理</w:t>
      </w:r>
      <w:bookmarkEnd w:id="4"/>
    </w:p>
    <w:p w14:paraId="1680F9B0"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1　ＰＤＣＡサイクルによる評価と見直し</w:t>
      </w:r>
    </w:p>
    <w:p w14:paraId="6CF78544" w14:textId="77777777" w:rsidR="009D6CAB" w:rsidRPr="00370011" w:rsidRDefault="00000000" w:rsidP="00AF093D">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障がい者計画の推進にあたっては、障害者権利条約第31条、第33条等の趣旨を踏まえ、「証拠に基づく政策立案」の実現に向け、障がい者施策のＰＤＣＡサイクルを構築し、着実に実行していきます。</w:t>
      </w:r>
    </w:p>
    <w:p w14:paraId="6EC0619C"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また、障がい福祉計画・障がい児福祉計画の推進にあたっては、障害者総合支援法において、計画に定める事項について、定期的に調査、分析及び評価を行い、必要があると認めるときは、計画を変更することその他の必要な措置を講ずること（ＰＤＣＡサイクル）とされています。</w:t>
      </w:r>
    </w:p>
    <w:p w14:paraId="656D8AB1"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ＰＤＣＡサイクル」とは、様々な分野・領域における品質管理や業務改善などに広く活用されているマネジメント手法で、「計画（Plan）」、「実行（Do）」、「評価（Check）」、「改善（Action）」のプロセスを順に実施していくものです。各年度において、障がい福祉サービス等の見込量のほか、地域生活への移行が進んでいるか、あるいは一般就労への移行が進んでいるか等の達成状況を点検、評価し、その結果に基づいて業務を進めていく上で、計画を立て、それを実行し、結果を評価した後、改善して次のステップへとつなげていく過程は、業務の質を高めていく上で重要となります。</w:t>
      </w:r>
    </w:p>
    <w:p w14:paraId="366E8D3B" w14:textId="77777777" w:rsidR="009D6CAB" w:rsidRDefault="00000000" w:rsidP="00AF093D">
      <w:pP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特に第8期計画では、国の基本指針において「望まないセルフプラン」の解消や障がい福祉サービス等情報公表制度の公表率・更新率100％といった新たな成果目標が示されていることから、小野町自立支援協議会での定期的な点検を通じて、これらの新指標も含めた進行管理を行います。</w:t>
      </w:r>
    </w:p>
    <w:p w14:paraId="4A2CDD9C" w14:textId="77777777" w:rsidR="00AF093D" w:rsidRPr="00370011" w:rsidRDefault="007214E1" w:rsidP="00AF093D">
      <w:pPr>
        <w:spacing w:after="200" w:line="360" w:lineRule="auto"/>
        <w:rPr>
          <w:rFonts w:ascii="BIZ UDPゴシック" w:eastAsia="BIZ UDPゴシック" w:hAnsi="BIZ UDPゴシック"/>
        </w:rPr>
      </w:pPr>
      <w:r>
        <w:rPr>
          <w:rFonts w:ascii="BIZ UDPゴシック" w:eastAsia="BIZ UDPゴシック" w:hAnsi="BIZ UDPゴシック"/>
          <w:noProof/>
        </w:rPr>
        <mc:AlternateContent>
          <mc:Choice Requires="wps">
            <w:drawing>
              <wp:anchor distT="0" distB="0" distL="114300" distR="114300" simplePos="0" relativeHeight="251657215" behindDoc="0" locked="0" layoutInCell="1" allowOverlap="1" wp14:anchorId="47A404D9" wp14:editId="0A839E2B">
                <wp:simplePos x="0" y="0"/>
                <wp:positionH relativeFrom="column">
                  <wp:posOffset>4016394</wp:posOffset>
                </wp:positionH>
                <wp:positionV relativeFrom="paragraph">
                  <wp:posOffset>260511</wp:posOffset>
                </wp:positionV>
                <wp:extent cx="1917510" cy="1105469"/>
                <wp:effectExtent l="19050" t="19050" r="26035" b="19050"/>
                <wp:wrapNone/>
                <wp:docPr id="1477322434" name="四角形: 角を丸くする 7"/>
                <wp:cNvGraphicFramePr/>
                <a:graphic xmlns:a="http://schemas.openxmlformats.org/drawingml/2006/main">
                  <a:graphicData uri="http://schemas.microsoft.com/office/word/2010/wordprocessingShape">
                    <wps:wsp>
                      <wps:cNvSpPr/>
                      <wps:spPr>
                        <a:xfrm>
                          <a:off x="0" y="0"/>
                          <a:ext cx="1917510" cy="1105469"/>
                        </a:xfrm>
                        <a:prstGeom prst="roundRect">
                          <a:avLst/>
                        </a:prstGeom>
                        <a:solidFill>
                          <a:schemeClr val="accent5">
                            <a:lumMod val="50000"/>
                          </a:schemeClr>
                        </a:solidFill>
                        <a:ln w="38100">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F64306C" w14:textId="77777777" w:rsidR="00AF093D" w:rsidRPr="007214E1" w:rsidRDefault="00AF093D" w:rsidP="007214E1">
                            <w:pPr>
                              <w:jc w:val="center"/>
                              <w:rPr>
                                <w:rFonts w:ascii="BIZ UDPゴシック" w:eastAsia="BIZ UDPゴシック" w:hAnsi="BIZ UDPゴシック"/>
                                <w:b/>
                                <w:bCs/>
                                <w:color w:val="FFFFFF" w:themeColor="background1"/>
                                <w:sz w:val="56"/>
                                <w:szCs w:val="56"/>
                              </w:rPr>
                            </w:pPr>
                            <w:r>
                              <w:rPr>
                                <w:rFonts w:ascii="BIZ UDPゴシック" w:eastAsia="BIZ UDPゴシック" w:hAnsi="BIZ UDPゴシック" w:hint="eastAsia"/>
                                <w:b/>
                                <w:bCs/>
                                <w:color w:val="FFFFFF" w:themeColor="background1"/>
                                <w:sz w:val="56"/>
                                <w:szCs w:val="56"/>
                              </w:rPr>
                              <w:t>Plan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7A404D9" id="四角形: 角を丸くする 7" o:spid="_x0000_s1028" style="position:absolute;margin-left:316.25pt;margin-top:20.5pt;width:151pt;height:87.05pt;z-index:251657215;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" fillcolor="#1f4d78 [1608]" strokecolor="#002060" strokeweight="3pt">
                <v:stroke joinstyle="miter"/>
                <v:textbox>
                  <w:txbxContent>
                    <w:p w14:paraId="5F64306C" w14:textId="77777777" w:rsidR="00AF093D" w:rsidRPr="007214E1" w:rsidRDefault="00AF093D" w:rsidP="007214E1">
                      <w:pPr>
                        <w:jc w:val="center"/>
                        <w:rPr>
                          <w:rFonts w:ascii="BIZ UDPゴシック" w:eastAsia="BIZ UDPゴシック" w:hAnsi="BIZ UDPゴシック"/>
                          <w:b/>
                          <w:bCs/>
                          <w:color w:val="FFFFFF" w:themeColor="background1"/>
                          <w:sz w:val="56"/>
                          <w:szCs w:val="56"/>
                        </w:rPr>
                      </w:pPr>
                      <w:r>
                        <w:rPr>
                          <w:rFonts w:ascii="BIZ UDPゴシック" w:eastAsia="BIZ UDPゴシック" w:hAnsi="BIZ UDPゴシック" w:hint="eastAsia"/>
                          <w:b/>
                          <w:bCs/>
                          <w:color w:val="FFFFFF" w:themeColor="background1"/>
                          <w:sz w:val="56"/>
                          <w:szCs w:val="56"/>
                        </w:rPr>
                        <w:t>Plan</w:t>
                      </w:r>
                    </w:p>
                  </w:txbxContent>
                </v:textbox>
              </v:roundrect>
            </w:pict>
          </mc:Fallback>
        </mc:AlternateContent>
      </w:r>
      <w:r>
        <w:rPr>
          <w:rFonts w:ascii="BIZ UDPゴシック" w:eastAsia="BIZ UDPゴシック" w:hAnsi="BIZ UDPゴシック"/>
          <w:noProof/>
        </w:rPr>
        <w:drawing>
          <wp:anchor distT="0" distB="0" distL="114300" distR="114300" simplePos="0" relativeHeight="251661312" behindDoc="0" locked="0" layoutInCell="1" allowOverlap="1" wp14:anchorId="511BF66D" wp14:editId="54852D31">
            <wp:simplePos x="0" y="0"/>
            <wp:positionH relativeFrom="margin">
              <wp:posOffset>1853726</wp:posOffset>
            </wp:positionH>
            <wp:positionV relativeFrom="paragraph">
              <wp:posOffset>390364</wp:posOffset>
            </wp:positionV>
            <wp:extent cx="2142679" cy="2329795"/>
            <wp:effectExtent l="0" t="0" r="0" b="0"/>
            <wp:wrapNone/>
            <wp:docPr id="1877859734"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3858" r="2954"/>
                    <a:stretch>
                      <a:fillRect/>
                    </a:stretch>
                  </pic:blipFill>
                  <pic:spPr bwMode="auto">
                    <a:xfrm>
                      <a:off x="0" y="0"/>
                      <a:ext cx="2142679" cy="23297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BIZ UDPゴシック" w:eastAsia="BIZ UDPゴシック" w:hAnsi="BIZ UDPゴシック"/>
          <w:noProof/>
        </w:rPr>
        <mc:AlternateContent>
          <mc:Choice Requires="wps">
            <w:drawing>
              <wp:anchor distT="0" distB="0" distL="114300" distR="114300" simplePos="0" relativeHeight="251666432" behindDoc="0" locked="0" layoutInCell="1" allowOverlap="1" wp14:anchorId="1F3F0CE7" wp14:editId="3A0E3161">
                <wp:simplePos x="0" y="0"/>
                <wp:positionH relativeFrom="column">
                  <wp:posOffset>-109182</wp:posOffset>
                </wp:positionH>
                <wp:positionV relativeFrom="paragraph">
                  <wp:posOffset>315472</wp:posOffset>
                </wp:positionV>
                <wp:extent cx="1917510" cy="1105469"/>
                <wp:effectExtent l="19050" t="19050" r="26035" b="19050"/>
                <wp:wrapNone/>
                <wp:docPr id="2111154076" name="四角形: 角を丸くする 7"/>
                <wp:cNvGraphicFramePr/>
                <a:graphic xmlns:a="http://schemas.openxmlformats.org/drawingml/2006/main">
                  <a:graphicData uri="http://schemas.microsoft.com/office/word/2010/wordprocessingShape">
                    <wps:wsp>
                      <wps:cNvSpPr/>
                      <wps:spPr>
                        <a:xfrm>
                          <a:off x="0" y="0"/>
                          <a:ext cx="1917510" cy="1105469"/>
                        </a:xfrm>
                        <a:prstGeom prst="roundRect">
                          <a:avLst/>
                        </a:prstGeom>
                        <a:solidFill>
                          <a:srgbClr val="FF0066"/>
                        </a:solidFill>
                        <a:ln w="38100" cap="flat" cmpd="sng" algn="ctr">
                          <a:solidFill>
                            <a:srgbClr val="EE0000"/>
                          </a:solidFill>
                          <a:prstDash val="solid"/>
                          <a:miter lim="800000"/>
                        </a:ln>
                        <a:effectLst/>
                      </wps:spPr>
                      <wps:txbx>
                        <w:txbxContent>
                          <w:p w14:paraId="71C6772A" w14:textId="77777777" w:rsidR="007214E1" w:rsidRPr="007214E1" w:rsidRDefault="007214E1" w:rsidP="007214E1">
                            <w:pPr>
                              <w:jc w:val="center"/>
                              <w:rPr>
                                <w:rFonts w:ascii="BIZ UDPゴシック" w:eastAsia="BIZ UDPゴシック" w:hAnsi="BIZ UDPゴシック"/>
                                <w:b/>
                                <w:bCs/>
                                <w:color w:val="FFFFFF" w:themeColor="background1"/>
                                <w:sz w:val="56"/>
                                <w:szCs w:val="56"/>
                              </w:rPr>
                            </w:pPr>
                            <w:r>
                              <w:rPr>
                                <w:rFonts w:ascii="BIZ UDPゴシック" w:eastAsia="BIZ UDPゴシック" w:hAnsi="BIZ UDPゴシック" w:hint="eastAsia"/>
                                <w:b/>
                                <w:bCs/>
                                <w:color w:val="FFFFFF" w:themeColor="background1"/>
                                <w:sz w:val="56"/>
                                <w:szCs w:val="56"/>
                              </w:rPr>
                              <w:t>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F3F0CE7" id="_x0000_s1029" style="position:absolute;margin-left:-8.6pt;margin-top:24.85pt;width:151pt;height:87.0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" fillcolor="#f06" strokecolor="#e00" strokeweight="3pt">
                <v:stroke joinstyle="miter"/>
                <v:textbox>
                  <w:txbxContent>
                    <w:p w14:paraId="71C6772A" w14:textId="77777777" w:rsidR="007214E1" w:rsidRPr="007214E1" w:rsidRDefault="007214E1" w:rsidP="007214E1">
                      <w:pPr>
                        <w:jc w:val="center"/>
                        <w:rPr>
                          <w:rFonts w:ascii="BIZ UDPゴシック" w:eastAsia="BIZ UDPゴシック" w:hAnsi="BIZ UDPゴシック"/>
                          <w:b/>
                          <w:bCs/>
                          <w:color w:val="FFFFFF" w:themeColor="background1"/>
                          <w:sz w:val="56"/>
                          <w:szCs w:val="56"/>
                        </w:rPr>
                      </w:pPr>
                      <w:r>
                        <w:rPr>
                          <w:rFonts w:ascii="BIZ UDPゴシック" w:eastAsia="BIZ UDPゴシック" w:hAnsi="BIZ UDPゴシック" w:hint="eastAsia"/>
                          <w:b/>
                          <w:bCs/>
                          <w:color w:val="FFFFFF" w:themeColor="background1"/>
                          <w:sz w:val="56"/>
                          <w:szCs w:val="56"/>
                        </w:rPr>
                        <w:t>Action</w:t>
                      </w:r>
                    </w:p>
                  </w:txbxContent>
                </v:textbox>
              </v:roundrect>
            </w:pict>
          </mc:Fallback>
        </mc:AlternateContent>
      </w:r>
      <w:r>
        <w:rPr>
          <w:rFonts w:ascii="BIZ UDPゴシック" w:eastAsia="BIZ UDPゴシック" w:hAnsi="BIZ UDPゴシック" w:hint="eastAsia"/>
          <w:sz w:val="22"/>
          <w:szCs w:val="22"/>
        </w:rPr>
        <w:t>■PDCAサイクル概念図</w:t>
      </w:r>
    </w:p>
    <w:p w14:paraId="363E86F5" w14:textId="77777777" w:rsidR="009D6CAB" w:rsidRPr="00370011" w:rsidRDefault="007214E1">
      <w:pPr>
        <w:rPr>
          <w:rFonts w:ascii="BIZ UDPゴシック" w:eastAsia="BIZ UDPゴシック" w:hAnsi="BIZ UDPゴシック"/>
        </w:rPr>
      </w:pPr>
      <w:r>
        <w:rPr>
          <w:rFonts w:ascii="BIZ UDPゴシック" w:eastAsia="BIZ UDPゴシック" w:hAnsi="BIZ UDPゴシック"/>
          <w:noProof/>
        </w:rPr>
        <mc:AlternateContent>
          <mc:Choice Requires="wps">
            <w:drawing>
              <wp:anchor distT="0" distB="0" distL="114300" distR="114300" simplePos="0" relativeHeight="251664384" behindDoc="0" locked="0" layoutInCell="1" allowOverlap="1" wp14:anchorId="6AC2DAFC" wp14:editId="0D8C8885">
                <wp:simplePos x="0" y="0"/>
                <wp:positionH relativeFrom="column">
                  <wp:posOffset>3999353</wp:posOffset>
                </wp:positionH>
                <wp:positionV relativeFrom="paragraph">
                  <wp:posOffset>1390015</wp:posOffset>
                </wp:positionV>
                <wp:extent cx="1917510" cy="1105469"/>
                <wp:effectExtent l="19050" t="19050" r="26035" b="19050"/>
                <wp:wrapNone/>
                <wp:docPr id="1437848714" name="四角形: 角を丸くする 7"/>
                <wp:cNvGraphicFramePr/>
                <a:graphic xmlns:a="http://schemas.openxmlformats.org/drawingml/2006/main">
                  <a:graphicData uri="http://schemas.microsoft.com/office/word/2010/wordprocessingShape">
                    <wps:wsp>
                      <wps:cNvSpPr/>
                      <wps:spPr>
                        <a:xfrm>
                          <a:off x="0" y="0"/>
                          <a:ext cx="1917510" cy="1105469"/>
                        </a:xfrm>
                        <a:prstGeom prst="roundRect">
                          <a:avLst/>
                        </a:prstGeom>
                        <a:solidFill>
                          <a:schemeClr val="accent4">
                            <a:lumMod val="75000"/>
                          </a:schemeClr>
                        </a:solidFill>
                        <a:ln w="38100" cap="flat" cmpd="sng" algn="ctr">
                          <a:solidFill>
                            <a:schemeClr val="accent4">
                              <a:lumMod val="50000"/>
                            </a:schemeClr>
                          </a:solidFill>
                          <a:prstDash val="solid"/>
                          <a:miter lim="800000"/>
                        </a:ln>
                        <a:effectLst/>
                      </wps:spPr>
                      <wps:txbx>
                        <w:txbxContent>
                          <w:p w14:paraId="71F9CE4C" w14:textId="77777777" w:rsidR="007214E1" w:rsidRPr="007214E1" w:rsidRDefault="007214E1" w:rsidP="007214E1">
                            <w:pPr>
                              <w:jc w:val="center"/>
                              <w:rPr>
                                <w:rFonts w:ascii="BIZ UDPゴシック" w:eastAsia="BIZ UDPゴシック" w:hAnsi="BIZ UDPゴシック"/>
                                <w:b/>
                                <w:bCs/>
                                <w:color w:val="FFFFFF" w:themeColor="background1"/>
                                <w:sz w:val="56"/>
                                <w:szCs w:val="56"/>
                              </w:rPr>
                            </w:pPr>
                            <w:r>
                              <w:rPr>
                                <w:rFonts w:ascii="BIZ UDPゴシック" w:eastAsia="BIZ UDPゴシック" w:hAnsi="BIZ UDPゴシック" w:hint="eastAsia"/>
                                <w:b/>
                                <w:bCs/>
                                <w:color w:val="FFFFFF" w:themeColor="background1"/>
                                <w:sz w:val="56"/>
                                <w:szCs w:val="56"/>
                              </w:rPr>
                              <w:t>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AC2DAFC" id="_x0000_s1030" style="position:absolute;margin-left:314.9pt;margin-top:109.45pt;width:151pt;height:87.0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" fillcolor="#bf8f00 [2407]" strokecolor="#7f5f00 [1607]" strokeweight="3pt">
                <v:stroke joinstyle="miter"/>
                <v:textbox>
                  <w:txbxContent>
                    <w:p w14:paraId="71F9CE4C" w14:textId="77777777" w:rsidR="007214E1" w:rsidRPr="007214E1" w:rsidRDefault="007214E1" w:rsidP="007214E1">
                      <w:pPr>
                        <w:jc w:val="center"/>
                        <w:rPr>
                          <w:rFonts w:ascii="BIZ UDPゴシック" w:eastAsia="BIZ UDPゴシック" w:hAnsi="BIZ UDPゴシック"/>
                          <w:b/>
                          <w:bCs/>
                          <w:color w:val="FFFFFF" w:themeColor="background1"/>
                          <w:sz w:val="56"/>
                          <w:szCs w:val="56"/>
                        </w:rPr>
                      </w:pPr>
                      <w:r>
                        <w:rPr>
                          <w:rFonts w:ascii="BIZ UDPゴシック" w:eastAsia="BIZ UDPゴシック" w:hAnsi="BIZ UDPゴシック" w:hint="eastAsia"/>
                          <w:b/>
                          <w:bCs/>
                          <w:color w:val="FFFFFF" w:themeColor="background1"/>
                          <w:sz w:val="56"/>
                          <w:szCs w:val="56"/>
                        </w:rPr>
                        <w:t>Do</w:t>
                      </w:r>
                    </w:p>
                  </w:txbxContent>
                </v:textbox>
              </v:roundrect>
            </w:pict>
          </mc:Fallback>
        </mc:AlternateContent>
      </w:r>
      <w:r>
        <w:rPr>
          <w:rFonts w:ascii="BIZ UDPゴシック" w:eastAsia="BIZ UDPゴシック" w:hAnsi="BIZ UDPゴシック"/>
          <w:noProof/>
        </w:rPr>
        <mc:AlternateContent>
          <mc:Choice Requires="wps">
            <w:drawing>
              <wp:anchor distT="0" distB="0" distL="114300" distR="114300" simplePos="0" relativeHeight="251668480" behindDoc="0" locked="0" layoutInCell="1" allowOverlap="1" wp14:anchorId="380EA127" wp14:editId="1E9C4A71">
                <wp:simplePos x="0" y="0"/>
                <wp:positionH relativeFrom="column">
                  <wp:posOffset>-103476</wp:posOffset>
                </wp:positionH>
                <wp:positionV relativeFrom="paragraph">
                  <wp:posOffset>1391285</wp:posOffset>
                </wp:positionV>
                <wp:extent cx="1917510" cy="1105469"/>
                <wp:effectExtent l="19050" t="19050" r="26035" b="19050"/>
                <wp:wrapNone/>
                <wp:docPr id="167907744" name="四角形: 角を丸くする 7"/>
                <wp:cNvGraphicFramePr/>
                <a:graphic xmlns:a="http://schemas.openxmlformats.org/drawingml/2006/main">
                  <a:graphicData uri="http://schemas.microsoft.com/office/word/2010/wordprocessingShape">
                    <wps:wsp>
                      <wps:cNvSpPr/>
                      <wps:spPr>
                        <a:xfrm>
                          <a:off x="0" y="0"/>
                          <a:ext cx="1917510" cy="1105469"/>
                        </a:xfrm>
                        <a:prstGeom prst="roundRect">
                          <a:avLst/>
                        </a:prstGeom>
                        <a:solidFill>
                          <a:schemeClr val="accent6">
                            <a:lumMod val="75000"/>
                          </a:schemeClr>
                        </a:solidFill>
                        <a:ln w="38100" cap="flat" cmpd="sng" algn="ctr">
                          <a:solidFill>
                            <a:schemeClr val="accent6">
                              <a:lumMod val="50000"/>
                            </a:schemeClr>
                          </a:solidFill>
                          <a:prstDash val="solid"/>
                          <a:miter lim="800000"/>
                        </a:ln>
                        <a:effectLst/>
                      </wps:spPr>
                      <wps:txbx>
                        <w:txbxContent>
                          <w:p w14:paraId="2E1DD072" w14:textId="77777777" w:rsidR="007214E1" w:rsidRPr="007214E1" w:rsidRDefault="007214E1" w:rsidP="007214E1">
                            <w:pPr>
                              <w:jc w:val="center"/>
                              <w:rPr>
                                <w:rFonts w:ascii="BIZ UDPゴシック" w:eastAsia="BIZ UDPゴシック" w:hAnsi="BIZ UDPゴシック"/>
                                <w:b/>
                                <w:bCs/>
                                <w:color w:val="FFFFFF" w:themeColor="background1"/>
                                <w:sz w:val="56"/>
                                <w:szCs w:val="56"/>
                              </w:rPr>
                            </w:pPr>
                            <w:r>
                              <w:rPr>
                                <w:rFonts w:ascii="BIZ UDPゴシック" w:eastAsia="BIZ UDPゴシック" w:hAnsi="BIZ UDPゴシック" w:hint="eastAsia"/>
                                <w:b/>
                                <w:bCs/>
                                <w:color w:val="FFFFFF" w:themeColor="background1"/>
                                <w:sz w:val="56"/>
                                <w:szCs w:val="56"/>
                              </w:rPr>
                              <w:t>Check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80EA127" id="_x0000_s1031" style="position:absolute;margin-left:-8.15pt;margin-top:109.55pt;width:151pt;height:87.05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" fillcolor="#538135 [2409]" strokecolor="#375623 [1609]" strokeweight="3pt">
                <v:stroke joinstyle="miter"/>
                <v:textbox>
                  <w:txbxContent>
                    <w:p w14:paraId="2E1DD072" w14:textId="77777777" w:rsidR="007214E1" w:rsidRPr="007214E1" w:rsidRDefault="007214E1" w:rsidP="007214E1">
                      <w:pPr>
                        <w:jc w:val="center"/>
                        <w:rPr>
                          <w:rFonts w:ascii="BIZ UDPゴシック" w:eastAsia="BIZ UDPゴシック" w:hAnsi="BIZ UDPゴシック"/>
                          <w:b/>
                          <w:bCs/>
                          <w:color w:val="FFFFFF" w:themeColor="background1"/>
                          <w:sz w:val="56"/>
                          <w:szCs w:val="56"/>
                        </w:rPr>
                      </w:pPr>
                      <w:r>
                        <w:rPr>
                          <w:rFonts w:ascii="BIZ UDPゴシック" w:eastAsia="BIZ UDPゴシック" w:hAnsi="BIZ UDPゴシック" w:hint="eastAsia"/>
                          <w:b/>
                          <w:bCs/>
                          <w:color w:val="FFFFFF" w:themeColor="background1"/>
                          <w:sz w:val="56"/>
                          <w:szCs w:val="56"/>
                        </w:rPr>
                        <w:t>Check</w:t>
                      </w:r>
                    </w:p>
                  </w:txbxContent>
                </v:textbox>
              </v:roundrect>
            </w:pict>
          </mc:Fallback>
        </mc:AlternateContent>
      </w:r>
    </w:p>
    <w:p w14:paraId="17CC4451" w14:textId="77777777" w:rsidR="009D6CAB" w:rsidRPr="00370011" w:rsidRDefault="00000000">
      <w:pPr>
        <w:pStyle w:val="2"/>
        <w:keepNext/>
        <w:pageBreakBefore/>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2　年次の点検評価の方法</w:t>
      </w:r>
    </w:p>
    <w:p w14:paraId="12658CB4"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第8期障がい福祉計画・第4期障がい児福祉計画の成果目標及び見込量については、少なくとも年1回、実績を把握して分析・評価を行い、小野町自立支援協議会に報告して意見を聴きます。評価の結果は、必要に応じて計画の見直しや次期計画に反映するとともに、町ウェブサイト等で公表します。</w:t>
      </w:r>
    </w:p>
    <w:p w14:paraId="5CD38E7C"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本町は人口規模が小さく、サービスの利用者も少数であるため、一人の増減が率に大きく表れます。また、町内に事業所がないサービスは、田村地方や県中圏域の事業所の利用により確保しています。このため、実績の多少だけで評価せず、事業ごとに次の項目により点検します。</w:t>
      </w:r>
    </w:p>
    <w:p w14:paraId="3B0E149F" w14:textId="77777777" w:rsidR="009D6CAB" w:rsidRPr="00370011" w:rsidRDefault="00000000" w:rsidP="005E6C22">
      <w:pPr>
        <w:keepNext/>
        <w:spacing w:before="260" w:after="160"/>
        <w:rPr>
          <w:rFonts w:ascii="BIZ UDPゴシック" w:eastAsia="BIZ UDPゴシック" w:hAnsi="BIZ UDPゴシック"/>
        </w:rPr>
      </w:pPr>
      <w:del w:id="91730" w:author="Ryo Wakayama" w:date="2026-10-23T09:00:00Z">
        <w:r>
          <w:rPr>
            <w:rFonts w:ascii="BIZ UDPゴシック" w:eastAsia="BIZ UDPゴシック" w:hAnsi="BIZ UDPゴシック"/>
            <w:b/>
            <w:bCs/>
            <w:sz w:val="22"/>
            <w:szCs w:val="22"/>
          </w:rPr>
          <w:delText xml:space="preserve">■</w:delText>
        </w:r>
      </w:del>
      <w:ins w:id="91731" w:author="Ryo Wakayama" w:date="2026-10-23T09:00:00Z">
        <w:r>
          <w:rPr>
            <w:rFonts w:ascii="BIZ UDPゴシック" w:eastAsia="BIZ UDPゴシック" w:hAnsi="BIZ UDPゴシック"/>
            <w:b/>
            <w:bCs/>
            <w:sz w:val="22"/>
            <w:szCs w:val="22"/>
          </w:rPr>
          <w:t xml:space="preserve">【表6】</w:t>
        </w:r>
      </w:ins>
      <w:r>
        <w:rPr>
          <w:rFonts w:ascii="BIZ UDPゴシック" w:eastAsia="BIZ UDPゴシック" w:hAnsi="BIZ UDPゴシック"/>
          <w:b/>
          <w:bCs/>
          <w:sz w:val="22"/>
          <w:szCs w:val="22"/>
        </w:rPr>
        <w:t xml:space="preserve">年次の点検評価の項目</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6660"/>
      </w:tblGrid>
      <w:tr w:rsidR="001E7E48" w14:paraId="50F7769D" w14:textId="77777777">
        <w:trPr>
          <w:cantSplit/>
          <w:tblHeader/>
        </w:trPr>
        <w:tc>
          <w:tcPr>
            <w:tcW w:w="2340" w:type="dxa"/>
            <w:shd w:val="clear" w:color="auto" w:fill="DCE8DC"/>
            <w:tcMar>
              <w:top w:w="130" w:type="dxa"/>
              <w:left w:w="130" w:type="dxa"/>
              <w:bottom w:w="130" w:type="dxa"/>
              <w:right w:w="130" w:type="dxa"/>
            </w:tcMar>
            <w:vAlign w:val="center"/>
          </w:tcPr>
          <w:p w14:paraId="2639EEFB"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項目</w:t>
            </w:r>
          </w:p>
        </w:tc>
        <w:tc>
          <w:tcPr>
            <w:tcW w:w="6660" w:type="dxa"/>
            <w:shd w:val="clear" w:color="auto" w:fill="DCE8DC"/>
            <w:tcMar>
              <w:top w:w="130" w:type="dxa"/>
              <w:left w:w="130" w:type="dxa"/>
              <w:bottom w:w="130" w:type="dxa"/>
              <w:right w:w="130" w:type="dxa"/>
            </w:tcMar>
            <w:vAlign w:val="center"/>
          </w:tcPr>
          <w:p w14:paraId="1791D725"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記録すること</w:t>
            </w:r>
          </w:p>
        </w:tc>
      </w:tr>
      <w:tr w:rsidR="001E7E48" w14:paraId="391E92DA" w14:textId="77777777">
        <w:trPr>
          <w:cantSplit/>
        </w:trPr>
        <w:tc>
          <w:tcPr>
            <w:tcW w:w="2340" w:type="dxa"/>
            <w:tcMar>
              <w:top w:w="130" w:type="dxa"/>
              <w:left w:w="130" w:type="dxa"/>
              <w:bottom w:w="130" w:type="dxa"/>
              <w:right w:w="130" w:type="dxa"/>
            </w:tcMar>
            <w:vAlign w:val="center"/>
          </w:tcPr>
          <w:p w14:paraId="408E4C8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実績</w:t>
            </w:r>
          </w:p>
        </w:tc>
        <w:tc>
          <w:tcPr>
            <w:tcW w:w="6660" w:type="dxa"/>
            <w:tcMar>
              <w:top w:w="130" w:type="dxa"/>
              <w:left w:w="130" w:type="dxa"/>
              <w:bottom w:w="130" w:type="dxa"/>
              <w:right w:w="130" w:type="dxa"/>
            </w:tcMar>
            <w:vAlign w:val="center"/>
          </w:tcPr>
          <w:p w14:paraId="2E1A118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各年度の実績（人、人日、時間、件）。どの資料の数値を用いたかを併せて記録します。</w:t>
            </w:r>
          </w:p>
        </w:tc>
      </w:tr>
      <w:tr w:rsidR="001E7E48" w14:paraId="2C2C3B5A" w14:textId="77777777">
        <w:trPr>
          <w:cantSplit/>
        </w:trPr>
        <w:tc>
          <w:tcPr>
            <w:tcW w:w="2340" w:type="dxa"/>
            <w:tcMar>
              <w:top w:w="130" w:type="dxa"/>
              <w:left w:w="130" w:type="dxa"/>
              <w:bottom w:w="130" w:type="dxa"/>
              <w:right w:w="130" w:type="dxa"/>
            </w:tcMar>
            <w:vAlign w:val="center"/>
          </w:tcPr>
          <w:p w14:paraId="64F47AE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ニーズ</w:t>
            </w:r>
          </w:p>
        </w:tc>
        <w:tc>
          <w:tcPr>
            <w:tcW w:w="6660" w:type="dxa"/>
            <w:tcMar>
              <w:top w:w="130" w:type="dxa"/>
              <w:left w:w="130" w:type="dxa"/>
              <w:bottom w:w="130" w:type="dxa"/>
              <w:right w:w="130" w:type="dxa"/>
            </w:tcMar>
            <w:vAlign w:val="center"/>
          </w:tcPr>
          <w:p w14:paraId="121AE0BC"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必要とする人の人数と内容。把握できていない場合は空欄とせず「把握不足」と記録します。</w:t>
            </w:r>
          </w:p>
        </w:tc>
      </w:tr>
      <w:tr w:rsidR="001E7E48" w14:paraId="5A78AE81" w14:textId="77777777">
        <w:trPr>
          <w:cantSplit/>
        </w:trPr>
        <w:tc>
          <w:tcPr>
            <w:tcW w:w="2340" w:type="dxa"/>
            <w:tcMar>
              <w:top w:w="130" w:type="dxa"/>
              <w:left w:w="130" w:type="dxa"/>
              <w:bottom w:w="130" w:type="dxa"/>
              <w:right w:w="130" w:type="dxa"/>
            </w:tcMar>
            <w:vAlign w:val="center"/>
          </w:tcPr>
          <w:p w14:paraId="37EDC83C"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障がい福祉での供給</w:t>
            </w:r>
          </w:p>
        </w:tc>
        <w:tc>
          <w:tcPr>
            <w:tcW w:w="6660" w:type="dxa"/>
            <w:tcMar>
              <w:top w:w="130" w:type="dxa"/>
              <w:left w:w="130" w:type="dxa"/>
              <w:bottom w:w="130" w:type="dxa"/>
              <w:right w:w="130" w:type="dxa"/>
            </w:tcMar>
            <w:vAlign w:val="center"/>
          </w:tcPr>
          <w:p w14:paraId="382765C9"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障がい福祉サービス及び地域生活支援事業による提供量。町内と町外（田村地方・県中圏域）を分けて記録します。</w:t>
            </w:r>
          </w:p>
        </w:tc>
      </w:tr>
      <w:tr w:rsidR="001E7E48" w14:paraId="7C0BD977" w14:textId="77777777">
        <w:trPr>
          <w:cantSplit/>
        </w:trPr>
        <w:tc>
          <w:tcPr>
            <w:tcW w:w="2340" w:type="dxa"/>
            <w:tcMar>
              <w:top w:w="130" w:type="dxa"/>
              <w:left w:w="130" w:type="dxa"/>
              <w:bottom w:w="130" w:type="dxa"/>
              <w:right w:w="130" w:type="dxa"/>
            </w:tcMar>
            <w:vAlign w:val="center"/>
          </w:tcPr>
          <w:p w14:paraId="62CB669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他の制度による代替・補完</w:t>
            </w:r>
          </w:p>
        </w:tc>
        <w:tc>
          <w:tcPr>
            <w:tcW w:w="6660" w:type="dxa"/>
            <w:tcMar>
              <w:top w:w="130" w:type="dxa"/>
              <w:left w:w="130" w:type="dxa"/>
              <w:bottom w:w="130" w:type="dxa"/>
              <w:right w:w="130" w:type="dxa"/>
            </w:tcMar>
            <w:vAlign w:val="center"/>
          </w:tcPr>
          <w:p w14:paraId="302AFBD5"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介護保険、高齢者福祉施策、一般の施策及び町単独事業による代替・補完。障がいのある人が対象となるかを確かめて記録します。</w:t>
            </w:r>
          </w:p>
        </w:tc>
      </w:tr>
      <w:tr w:rsidR="001E7E48" w14:paraId="69F3C840" w14:textId="77777777">
        <w:trPr>
          <w:cantSplit/>
        </w:trPr>
        <w:tc>
          <w:tcPr>
            <w:tcW w:w="2340" w:type="dxa"/>
            <w:tcMar>
              <w:top w:w="130" w:type="dxa"/>
              <w:left w:w="130" w:type="dxa"/>
              <w:bottom w:w="130" w:type="dxa"/>
              <w:right w:w="130" w:type="dxa"/>
            </w:tcMar>
            <w:vAlign w:val="center"/>
          </w:tcPr>
          <w:p w14:paraId="6DA2A82F"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圏域での利用</w:t>
            </w:r>
          </w:p>
        </w:tc>
        <w:tc>
          <w:tcPr>
            <w:tcW w:w="6660" w:type="dxa"/>
            <w:tcMar>
              <w:top w:w="130" w:type="dxa"/>
              <w:left w:w="130" w:type="dxa"/>
              <w:bottom w:w="130" w:type="dxa"/>
              <w:right w:w="130" w:type="dxa"/>
            </w:tcMar>
            <w:vAlign w:val="center"/>
          </w:tcPr>
          <w:p w14:paraId="141AF9F4"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田村地方・県中圏域の事業所の利用実績と、広域での整備の状況を記録します。</w:t>
            </w:r>
          </w:p>
        </w:tc>
      </w:tr>
      <w:tr w:rsidR="001E7E48" w14:paraId="66809225" w14:textId="77777777">
        <w:trPr>
          <w:cantSplit/>
        </w:trPr>
        <w:tc>
          <w:tcPr>
            <w:tcW w:w="2340" w:type="dxa"/>
            <w:tcMar>
              <w:top w:w="130" w:type="dxa"/>
              <w:left w:w="130" w:type="dxa"/>
              <w:bottom w:w="130" w:type="dxa"/>
              <w:right w:w="130" w:type="dxa"/>
            </w:tcMar>
            <w:vAlign w:val="center"/>
          </w:tcPr>
          <w:p w14:paraId="48562B72"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未充足</w:t>
            </w:r>
          </w:p>
        </w:tc>
        <w:tc>
          <w:tcPr>
            <w:tcW w:w="6660" w:type="dxa"/>
            <w:tcMar>
              <w:top w:w="130" w:type="dxa"/>
              <w:left w:w="130" w:type="dxa"/>
              <w:bottom w:w="130" w:type="dxa"/>
              <w:right w:w="130" w:type="dxa"/>
            </w:tcMar>
            <w:vAlign w:val="center"/>
          </w:tcPr>
          <w:p w14:paraId="2CCD9958"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ニーズから供給を差し引いた残り。下表「実績がない場合の評価の区分」の①～⑥のいずれに当たるかを併記します。</w:t>
            </w:r>
          </w:p>
        </w:tc>
      </w:tr>
      <w:tr w:rsidR="001E7E48" w14:paraId="3DFE1B60" w14:textId="77777777">
        <w:trPr>
          <w:cantSplit/>
        </w:trPr>
        <w:tc>
          <w:tcPr>
            <w:tcW w:w="2340" w:type="dxa"/>
            <w:tcMar>
              <w:top w:w="130" w:type="dxa"/>
              <w:left w:w="130" w:type="dxa"/>
              <w:bottom w:w="130" w:type="dxa"/>
              <w:right w:w="130" w:type="dxa"/>
            </w:tcMar>
            <w:vAlign w:val="center"/>
          </w:tcPr>
          <w:p w14:paraId="6D7372BA"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次年度以降の対応</w:t>
            </w:r>
          </w:p>
        </w:tc>
        <w:tc>
          <w:tcPr>
            <w:tcW w:w="6660" w:type="dxa"/>
            <w:tcMar>
              <w:top w:w="130" w:type="dxa"/>
              <w:left w:w="130" w:type="dxa"/>
              <w:bottom w:w="130" w:type="dxa"/>
              <w:right w:w="130" w:type="dxa"/>
            </w:tcMar>
            <w:vAlign w:val="center"/>
          </w:tcPr>
          <w:p w14:paraId="010528E2"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見込量を見直す、他の制度で対応する、圏域で確保する、実態の把握から始める、のいずれかを記録します。</w:t>
            </w:r>
          </w:p>
        </w:tc>
      </w:tr>
    </w:tbl>
    <w:p w14:paraId="586D1155" w14:textId="77777777" w:rsidR="009D6CAB" w:rsidRPr="00370011" w:rsidRDefault="00000000" w:rsidP="00EA4FAB">
      <w:pPr>
        <w:spacing w:before="160"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町に既にある制度や設備を評価するときは、「あること」で終わらせません。制度や設備があることと、障がいのある人がそれを実際に利用できていることは別だからです。既にある資源については、①その資源が町（又は田村地方）にあるか、②障がいのある人が対象に含まれるか、③実際に利用されているか（年度別の実績）、④利用されていない場合に妨げている理由は何か、⑤それでも残る未充足は何か、⑥令和9年度から令和11年度までに何をするか、の順に確かめま</w:t>
      </w:r>
      <w:r>
        <w:rPr>
          <w:rFonts w:ascii="BIZ UDPゴシック" w:eastAsia="BIZ UDPゴシック" w:hAnsi="BIZ UDPゴシック"/>
          <w:sz w:val="22"/>
          <w:szCs w:val="22"/>
        </w:rPr>
        <w:lastRenderedPageBreak/>
        <w:t>す。</w:t>
      </w:r>
    </w:p>
    <w:p w14:paraId="6B3EDEEA"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また、利用者が少数の本町では、実績がないことと支援が足りていないことは別のことです。実績がない事業やサービスは、実施したか否かの二つに分けるのではなく、次の区分により理由を示します。</w:t>
      </w:r>
    </w:p>
    <w:p w14:paraId="65FAAC91" w14:textId="77777777" w:rsidR="009D6CAB" w:rsidRPr="00370011" w:rsidRDefault="00000000" w:rsidP="005E6C22">
      <w:pPr>
        <w:keepNext/>
        <w:spacing w:before="260" w:after="160"/>
        <w:rPr>
          <w:rFonts w:ascii="BIZ UDPゴシック" w:eastAsia="BIZ UDPゴシック" w:hAnsi="BIZ UDPゴシック"/>
        </w:rPr>
      </w:pPr>
      <w:del w:id="91732" w:author="Ryo Wakayama" w:date="2026-10-23T09:00:00Z">
        <w:r>
          <w:rPr>
            <w:rFonts w:ascii="BIZ UDPゴシック" w:eastAsia="BIZ UDPゴシック" w:hAnsi="BIZ UDPゴシック"/>
            <w:b/>
            <w:bCs/>
            <w:sz w:val="22"/>
            <w:szCs w:val="22"/>
          </w:rPr>
          <w:delText xml:space="preserve">■</w:delText>
        </w:r>
      </w:del>
      <w:ins w:id="91733" w:author="Ryo Wakayama" w:date="2026-10-23T09:00:00Z">
        <w:r>
          <w:rPr>
            <w:rFonts w:ascii="BIZ UDPゴシック" w:eastAsia="BIZ UDPゴシック" w:hAnsi="BIZ UDPゴシック"/>
            <w:b/>
            <w:bCs/>
            <w:sz w:val="22"/>
            <w:szCs w:val="22"/>
          </w:rPr>
          <w:t xml:space="preserve">【表7】</w:t>
        </w:r>
      </w:ins>
      <w:r>
        <w:rPr>
          <w:rFonts w:ascii="BIZ UDPゴシック" w:eastAsia="BIZ UDPゴシック" w:hAnsi="BIZ UDPゴシック"/>
          <w:b/>
          <w:bCs/>
          <w:sz w:val="22"/>
          <w:szCs w:val="22"/>
        </w:rPr>
        <w:t xml:space="preserve">実績がない場合の評価の区分</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480"/>
      </w:tblGrid>
      <w:tr w:rsidR="001E7E48" w14:paraId="56A8ECC0" w14:textId="77777777">
        <w:trPr>
          <w:cantSplit/>
          <w:tblHeader/>
        </w:trPr>
        <w:tc>
          <w:tcPr>
            <w:tcW w:w="2520" w:type="dxa"/>
            <w:shd w:val="clear" w:color="auto" w:fill="DCE8DC"/>
            <w:tcMar>
              <w:top w:w="130" w:type="dxa"/>
              <w:left w:w="130" w:type="dxa"/>
              <w:bottom w:w="130" w:type="dxa"/>
              <w:right w:w="130" w:type="dxa"/>
            </w:tcMar>
            <w:vAlign w:val="center"/>
          </w:tcPr>
          <w:p w14:paraId="5CBB36BA"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区分</w:t>
            </w:r>
          </w:p>
        </w:tc>
        <w:tc>
          <w:tcPr>
            <w:tcW w:w="6480" w:type="dxa"/>
            <w:shd w:val="clear" w:color="auto" w:fill="DCE8DC"/>
            <w:tcMar>
              <w:top w:w="130" w:type="dxa"/>
              <w:left w:w="130" w:type="dxa"/>
              <w:bottom w:w="130" w:type="dxa"/>
              <w:right w:w="130" w:type="dxa"/>
            </w:tcMar>
            <w:vAlign w:val="center"/>
          </w:tcPr>
          <w:p w14:paraId="152F67AC"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意味</w:t>
            </w:r>
          </w:p>
        </w:tc>
      </w:tr>
      <w:tr w:rsidR="001E7E48" w14:paraId="101C797F" w14:textId="77777777">
        <w:trPr>
          <w:cantSplit/>
        </w:trPr>
        <w:tc>
          <w:tcPr>
            <w:tcW w:w="2520" w:type="dxa"/>
            <w:tcMar>
              <w:top w:w="130" w:type="dxa"/>
              <w:left w:w="130" w:type="dxa"/>
              <w:bottom w:w="130" w:type="dxa"/>
              <w:right w:w="130" w:type="dxa"/>
            </w:tcMar>
            <w:vAlign w:val="center"/>
          </w:tcPr>
          <w:p w14:paraId="298F7597" w14:textId="77777777" w:rsidR="001E7E48" w:rsidRDefault="00000000">
            <w:pPr>
              <w:keepNext/>
              <w:spacing w:line="320" w:lineRule="auto"/>
              <w:ind w:left="220" w:hanging="220"/>
              <w:rPr>
                <w:rFonts w:ascii="BIZ UDPゴシック" w:eastAsia="BIZ UDPゴシック" w:hAnsi="BIZ UDPゴシック"/>
                <w:sz w:val="20"/>
                <w:szCs w:val="20"/>
              </w:rPr>
            </w:pPr>
            <w:r>
              <w:rPr>
                <w:rFonts w:ascii="BIZ UDPゴシック" w:eastAsia="BIZ UDPゴシック" w:hAnsi="BIZ UDPゴシック"/>
                <w:sz w:val="20"/>
                <w:szCs w:val="20"/>
              </w:rPr>
              <w:t>①障がい福祉で実施</w:t>
            </w:r>
          </w:p>
        </w:tc>
        <w:tc>
          <w:tcPr>
            <w:tcW w:w="6480" w:type="dxa"/>
            <w:tcMar>
              <w:top w:w="130" w:type="dxa"/>
              <w:left w:w="130" w:type="dxa"/>
              <w:bottom w:w="130" w:type="dxa"/>
              <w:right w:w="130" w:type="dxa"/>
            </w:tcMar>
            <w:vAlign w:val="center"/>
          </w:tcPr>
          <w:p w14:paraId="7F9EF4A6"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障害者総合支援法又は児童福祉法のサービス・事業として実績がある</w:t>
            </w:r>
          </w:p>
        </w:tc>
      </w:tr>
      <w:tr w:rsidR="001E7E48" w14:paraId="58955455" w14:textId="77777777">
        <w:trPr>
          <w:cantSplit/>
        </w:trPr>
        <w:tc>
          <w:tcPr>
            <w:tcW w:w="2520" w:type="dxa"/>
            <w:tcMar>
              <w:top w:w="130" w:type="dxa"/>
              <w:left w:w="130" w:type="dxa"/>
              <w:bottom w:w="130" w:type="dxa"/>
              <w:right w:w="130" w:type="dxa"/>
            </w:tcMar>
            <w:vAlign w:val="center"/>
          </w:tcPr>
          <w:p w14:paraId="2F6DB3E9" w14:textId="77777777" w:rsidR="001E7E48" w:rsidRDefault="00000000">
            <w:pPr>
              <w:keepNext/>
              <w:spacing w:line="320" w:lineRule="auto"/>
              <w:ind w:left="220" w:hanging="220"/>
              <w:rPr>
                <w:rFonts w:ascii="BIZ UDPゴシック" w:eastAsia="BIZ UDPゴシック" w:hAnsi="BIZ UDPゴシック"/>
                <w:sz w:val="20"/>
                <w:szCs w:val="20"/>
              </w:rPr>
            </w:pPr>
            <w:r>
              <w:rPr>
                <w:rFonts w:ascii="BIZ UDPゴシック" w:eastAsia="BIZ UDPゴシック" w:hAnsi="BIZ UDPゴシック"/>
                <w:sz w:val="20"/>
                <w:szCs w:val="20"/>
              </w:rPr>
              <w:t>②他の制度で対応</w:t>
            </w:r>
          </w:p>
        </w:tc>
        <w:tc>
          <w:tcPr>
            <w:tcW w:w="6480" w:type="dxa"/>
            <w:tcMar>
              <w:top w:w="130" w:type="dxa"/>
              <w:left w:w="130" w:type="dxa"/>
              <w:bottom w:w="130" w:type="dxa"/>
              <w:right w:w="130" w:type="dxa"/>
            </w:tcMar>
            <w:vAlign w:val="center"/>
          </w:tcPr>
          <w:p w14:paraId="1E9BC305"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介護保険、高齢者福祉施策、一般の施策又は町単独事業によりニーズが満たされている</w:t>
            </w:r>
          </w:p>
        </w:tc>
      </w:tr>
      <w:tr w:rsidR="001E7E48" w14:paraId="2CE54250" w14:textId="77777777">
        <w:trPr>
          <w:cantSplit/>
        </w:trPr>
        <w:tc>
          <w:tcPr>
            <w:tcW w:w="2520" w:type="dxa"/>
            <w:tcMar>
              <w:top w:w="130" w:type="dxa"/>
              <w:left w:w="130" w:type="dxa"/>
              <w:bottom w:w="130" w:type="dxa"/>
              <w:right w:w="130" w:type="dxa"/>
            </w:tcMar>
            <w:vAlign w:val="center"/>
          </w:tcPr>
          <w:p w14:paraId="73D11F96" w14:textId="77777777" w:rsidR="001E7E48" w:rsidRDefault="00000000">
            <w:pPr>
              <w:keepNext/>
              <w:spacing w:line="320" w:lineRule="auto"/>
              <w:ind w:left="220" w:hanging="220"/>
              <w:rPr>
                <w:rFonts w:ascii="BIZ UDPゴシック" w:eastAsia="BIZ UDPゴシック" w:hAnsi="BIZ UDPゴシック"/>
                <w:sz w:val="20"/>
                <w:szCs w:val="20"/>
              </w:rPr>
            </w:pPr>
            <w:r>
              <w:rPr>
                <w:rFonts w:ascii="BIZ UDPゴシック" w:eastAsia="BIZ UDPゴシック" w:hAnsi="BIZ UDPゴシック"/>
                <w:sz w:val="20"/>
                <w:szCs w:val="20"/>
              </w:rPr>
              <w:t>③圏域で対応</w:t>
            </w:r>
          </w:p>
        </w:tc>
        <w:tc>
          <w:tcPr>
            <w:tcW w:w="6480" w:type="dxa"/>
            <w:tcMar>
              <w:top w:w="130" w:type="dxa"/>
              <w:left w:w="130" w:type="dxa"/>
              <w:bottom w:w="130" w:type="dxa"/>
              <w:right w:w="130" w:type="dxa"/>
            </w:tcMar>
            <w:vAlign w:val="center"/>
          </w:tcPr>
          <w:p w14:paraId="38B5AE1C"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町内に事業所がなく、田村地方・県中圏域の事業所の利用又は広域での整備により確保している</w:t>
            </w:r>
          </w:p>
        </w:tc>
      </w:tr>
      <w:tr w:rsidR="001E7E48" w14:paraId="6BE41E8B" w14:textId="77777777">
        <w:trPr>
          <w:cantSplit/>
        </w:trPr>
        <w:tc>
          <w:tcPr>
            <w:tcW w:w="2520" w:type="dxa"/>
            <w:tcMar>
              <w:top w:w="130" w:type="dxa"/>
              <w:left w:w="130" w:type="dxa"/>
              <w:bottom w:w="130" w:type="dxa"/>
              <w:right w:w="130" w:type="dxa"/>
            </w:tcMar>
            <w:vAlign w:val="center"/>
          </w:tcPr>
          <w:p w14:paraId="722DBE3E" w14:textId="77777777" w:rsidR="001E7E48" w:rsidRDefault="00000000">
            <w:pPr>
              <w:keepNext/>
              <w:spacing w:line="320" w:lineRule="auto"/>
              <w:ind w:left="220" w:hanging="220"/>
              <w:rPr>
                <w:rFonts w:ascii="BIZ UDPゴシック" w:eastAsia="BIZ UDPゴシック" w:hAnsi="BIZ UDPゴシック"/>
                <w:sz w:val="20"/>
                <w:szCs w:val="20"/>
              </w:rPr>
            </w:pPr>
            <w:r>
              <w:rPr>
                <w:rFonts w:ascii="BIZ UDPゴシック" w:eastAsia="BIZ UDPゴシック" w:hAnsi="BIZ UDPゴシック"/>
                <w:sz w:val="20"/>
                <w:szCs w:val="20"/>
              </w:rPr>
              <w:t>④ニーズなし</w:t>
            </w:r>
          </w:p>
        </w:tc>
        <w:tc>
          <w:tcPr>
            <w:tcW w:w="6480" w:type="dxa"/>
            <w:tcMar>
              <w:top w:w="130" w:type="dxa"/>
              <w:left w:w="130" w:type="dxa"/>
              <w:bottom w:w="130" w:type="dxa"/>
              <w:right w:w="130" w:type="dxa"/>
            </w:tcMar>
            <w:vAlign w:val="center"/>
          </w:tcPr>
          <w:p w14:paraId="5FE83FCA"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対象となる人がいないことを個別に確認できている</w:t>
            </w:r>
          </w:p>
        </w:tc>
      </w:tr>
      <w:tr w:rsidR="001E7E48" w14:paraId="73073B5B" w14:textId="77777777">
        <w:trPr>
          <w:cantSplit/>
        </w:trPr>
        <w:tc>
          <w:tcPr>
            <w:tcW w:w="2520" w:type="dxa"/>
            <w:tcMar>
              <w:top w:w="130" w:type="dxa"/>
              <w:left w:w="130" w:type="dxa"/>
              <w:bottom w:w="130" w:type="dxa"/>
              <w:right w:w="130" w:type="dxa"/>
            </w:tcMar>
            <w:vAlign w:val="center"/>
          </w:tcPr>
          <w:p w14:paraId="2974A57F" w14:textId="77777777" w:rsidR="001E7E48" w:rsidRDefault="00000000">
            <w:pPr>
              <w:keepNext/>
              <w:spacing w:line="320" w:lineRule="auto"/>
              <w:ind w:left="220" w:hanging="220"/>
              <w:rPr>
                <w:rFonts w:ascii="BIZ UDPゴシック" w:eastAsia="BIZ UDPゴシック" w:hAnsi="BIZ UDPゴシック"/>
                <w:sz w:val="20"/>
                <w:szCs w:val="20"/>
              </w:rPr>
            </w:pPr>
            <w:r>
              <w:rPr>
                <w:rFonts w:ascii="BIZ UDPゴシック" w:eastAsia="BIZ UDPゴシック" w:hAnsi="BIZ UDPゴシック"/>
                <w:sz w:val="20"/>
                <w:szCs w:val="20"/>
              </w:rPr>
              <w:t>⑤ニーズあり・供給不足</w:t>
            </w:r>
          </w:p>
        </w:tc>
        <w:tc>
          <w:tcPr>
            <w:tcW w:w="6480" w:type="dxa"/>
            <w:tcMar>
              <w:top w:w="130" w:type="dxa"/>
              <w:left w:w="130" w:type="dxa"/>
              <w:bottom w:w="130" w:type="dxa"/>
              <w:right w:w="130" w:type="dxa"/>
            </w:tcMar>
            <w:vAlign w:val="center"/>
          </w:tcPr>
          <w:p w14:paraId="7AFDBB4C"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必要とする人がいるが、受け入れられる事業所がない又は量が足りない</w:t>
            </w:r>
          </w:p>
        </w:tc>
      </w:tr>
      <w:tr w:rsidR="001E7E48" w14:paraId="23B5FDED" w14:textId="77777777">
        <w:trPr>
          <w:cantSplit/>
        </w:trPr>
        <w:tc>
          <w:tcPr>
            <w:tcW w:w="2520" w:type="dxa"/>
            <w:tcMar>
              <w:top w:w="130" w:type="dxa"/>
              <w:left w:w="130" w:type="dxa"/>
              <w:bottom w:w="130" w:type="dxa"/>
              <w:right w:w="130" w:type="dxa"/>
            </w:tcMar>
            <w:vAlign w:val="center"/>
          </w:tcPr>
          <w:p w14:paraId="777D0FDC" w14:textId="77777777" w:rsidR="001E7E48" w:rsidRDefault="00000000">
            <w:pPr>
              <w:spacing w:line="320" w:lineRule="auto"/>
              <w:ind w:left="220" w:hanging="220"/>
              <w:rPr>
                <w:rFonts w:ascii="BIZ UDPゴシック" w:eastAsia="BIZ UDPゴシック" w:hAnsi="BIZ UDPゴシック"/>
                <w:sz w:val="20"/>
                <w:szCs w:val="20"/>
              </w:rPr>
            </w:pPr>
            <w:r>
              <w:rPr>
                <w:rFonts w:ascii="BIZ UDPゴシック" w:eastAsia="BIZ UDPゴシック" w:hAnsi="BIZ UDPゴシック"/>
                <w:sz w:val="20"/>
                <w:szCs w:val="20"/>
              </w:rPr>
              <w:t>⑥把握不足</w:t>
            </w:r>
          </w:p>
        </w:tc>
        <w:tc>
          <w:tcPr>
            <w:tcW w:w="6480" w:type="dxa"/>
            <w:tcMar>
              <w:top w:w="130" w:type="dxa"/>
              <w:left w:w="130" w:type="dxa"/>
              <w:bottom w:w="130" w:type="dxa"/>
              <w:right w:w="130" w:type="dxa"/>
            </w:tcMar>
            <w:vAlign w:val="center"/>
          </w:tcPr>
          <w:p w14:paraId="13D66A3A"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ニーズの有無そのものを把握できていない。実績がないことを理由に未実施とする前に、この区分に当たらないかを確かめる</w:t>
            </w:r>
          </w:p>
        </w:tc>
      </w:tr>
    </w:tbl>
    <w:p w14:paraId="17DB322F" w14:textId="77777777" w:rsidR="009D6CAB" w:rsidRPr="00370011" w:rsidRDefault="00000000" w:rsidP="00EA4FAB">
      <w:pPr>
        <w:spacing w:before="160"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点検に用いる数値は、町の給付実績のほか、国民健康保険団体連合会の審査支払の実績、国及び県から提供されるデータ等を用います。また、第8期の国の基本指針で新たに設けられた成果目標（「望まないセルフプラン」の件数、障害福祉サービス等情報公表制度の公表率・更新率等）は、田村地方基幹相談支援センターや県と連携して把握します。</w:t>
      </w:r>
    </w:p>
    <w:p w14:paraId="4F20FAAF" w14:textId="77777777" w:rsidR="009D6CAB" w:rsidRPr="00370011" w:rsidRDefault="00000000" w:rsidP="00B96F49">
      <w:pPr>
        <w:pStyle w:val="1"/>
        <w:pageBreakBefore/>
        <w:shd w:val="clear" w:color="auto" w:fill="4A7A5E"/>
        <w:spacing w:before="480" w:after="320"/>
        <w:ind w:left="60"/>
        <w:jc w:val="center"/>
        <w:rPr>
          <w:rFonts w:ascii="BIZ UDPゴシック" w:eastAsia="BIZ UDPゴシック" w:hAnsi="BIZ UDPゴシック"/>
        </w:rPr>
      </w:pPr>
      <w:r>
        <w:rPr>
          <w:rFonts w:ascii="BIZ UDPゴシック" w:eastAsia="BIZ UDPゴシック" w:hAnsi="BIZ UDPゴシック"/>
          <w:b/>
          <w:bCs/>
          <w:color w:val="FFFFFF"/>
          <w:sz w:val="30"/>
          <w:szCs w:val="30"/>
        </w:rPr>
        <w:lastRenderedPageBreak/>
        <w:t>第3章　障がい者等の現状</w:t>
      </w:r>
    </w:p>
    <w:p w14:paraId="3F3DDB99" w14:textId="77777777" w:rsidR="009D6CAB" w:rsidRPr="00370011" w:rsidRDefault="00000000">
      <w:pPr>
        <w:pStyle w:val="2"/>
        <w:shd w:val="clear" w:color="auto" w:fill="DCE8DC"/>
        <w:spacing w:before="400" w:after="240"/>
        <w:ind w:left="40"/>
        <w:rPr>
          <w:rFonts w:ascii="BIZ UDPゴシック" w:eastAsia="BIZ UDPゴシック" w:hAnsi="BIZ UDPゴシック"/>
        </w:rPr>
      </w:pPr>
      <w:bookmarkStart w:id="5" w:name="_TocOno009"/>
      <w:r>
        <w:rPr>
          <w:rFonts w:ascii="BIZ UDPゴシック" w:eastAsia="BIZ UDPゴシック" w:hAnsi="BIZ UDPゴシック"/>
          <w:b/>
          <w:bCs/>
          <w:color w:val="1B3B2A"/>
          <w:sz w:val="25"/>
          <w:szCs w:val="25"/>
        </w:rPr>
        <w:t>1　人口動態等</w:t>
      </w:r>
      <w:bookmarkEnd w:id="5"/>
    </w:p>
    <w:p w14:paraId="431E561F"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（1）人口の推移</w:t>
      </w:r>
    </w:p>
    <w:p w14:paraId="7DDABF6C" w14:textId="77777777" w:rsidR="009D6CAB" w:rsidRPr="00370011" w:rsidRDefault="00000000" w:rsidP="007214E1">
      <w:pPr>
        <w:spacing w:after="200" w:line="360" w:lineRule="auto"/>
        <w:ind w:firstLineChars="50" w:firstLine="110"/>
        <w:rPr>
          <w:rFonts w:ascii="BIZ UDPゴシック" w:eastAsia="BIZ UDPゴシック" w:hAnsi="BIZ UDPゴシック"/>
        </w:rPr>
      </w:pPr>
      <w:r>
        <w:rPr>
          <w:rFonts w:ascii="BIZ UDPゴシック" w:eastAsia="BIZ UDPゴシック" w:hAnsi="BIZ UDPゴシック"/>
          <w:sz w:val="22"/>
          <w:szCs w:val="22"/>
        </w:rPr>
        <w:t>本町の人口は減少傾向で推移し、令和8年度には8,520人となっています。年齢3区分別人口推移をみると、15歳未満の年少人口、15～64歳の生産年齢人口は減少傾向で推移しています。65歳以上の高齢人口は令和5年度の3,502人をピークに緩やかな減少傾向となっています。</w:t>
      </w:r>
    </w:p>
    <w:p w14:paraId="4BEE7C1C" w14:textId="77777777" w:rsidR="009D6CAB" w:rsidRPr="00370011" w:rsidRDefault="00000000" w:rsidP="007214E1">
      <w:pPr>
        <w:spacing w:after="200" w:line="360" w:lineRule="auto"/>
        <w:ind w:firstLineChars="50" w:firstLine="110"/>
        <w:rPr>
          <w:rFonts w:ascii="BIZ UDPゴシック" w:eastAsia="BIZ UDPゴシック" w:hAnsi="BIZ UDPゴシック"/>
        </w:rPr>
      </w:pPr>
      <w:r>
        <w:rPr>
          <w:rFonts w:ascii="BIZ UDPゴシック" w:eastAsia="BIZ UDPゴシック" w:hAnsi="BIZ UDPゴシック"/>
          <w:sz w:val="22"/>
          <w:szCs w:val="22"/>
        </w:rPr>
        <w:t>また、年齢3区分別人口割合では、15歳未満の年少人口割合、15～64歳の生産年齢人口割合は減少傾向で推移し、65歳以上の高齢者人口割合は増加傾向で推移しています。小野町地域福祉計画における将来人口推計によれば、令和11年度には7,830人まで減少すると見込まれます。</w:t>
      </w:r>
    </w:p>
    <w:p w14:paraId="171C0AFA" w14:textId="77777777" w:rsidR="009D6CAB" w:rsidRDefault="00697346" w:rsidP="00697346">
      <w:pPr>
        <w:spacing w:before="260" w:after="160"/>
        <w:rPr>
          <w:rFonts w:ascii="BIZ UDPゴシック" w:eastAsia="BIZ UDPゴシック" w:hAnsi="BIZ UDPゴシック"/>
          <w:b/>
          <w:bCs/>
          <w:sz w:val="22"/>
          <w:szCs w:val="22"/>
        </w:rPr>
      </w:pPr>
      <w:r>
        <w:rPr>
          <w:rFonts w:ascii="BIZ UDPゴシック" w:eastAsia="BIZ UDPゴシック" w:hAnsi="BIZ UDPゴシック"/>
          <w:b/>
          <w:bCs/>
          <w:noProof/>
          <w:sz w:val="22"/>
          <w:szCs w:val="22"/>
        </w:rPr>
        <w:drawing>
          <wp:anchor distT="0" distB="0" distL="114300" distR="114300" simplePos="0" relativeHeight="251669504" behindDoc="0" locked="0" layoutInCell="1" allowOverlap="1" wp14:anchorId="267B657B" wp14:editId="13369E72">
            <wp:simplePos x="0" y="0"/>
            <wp:positionH relativeFrom="margin">
              <wp:posOffset>-1896</wp:posOffset>
            </wp:positionH>
            <wp:positionV relativeFrom="paragraph">
              <wp:posOffset>270669</wp:posOffset>
            </wp:positionV>
            <wp:extent cx="5782310" cy="2409825"/>
            <wp:effectExtent l="0" t="0" r="8890" b="9525"/>
            <wp:wrapNone/>
            <wp:docPr id="931818107"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82310" cy="2409825"/>
                    </a:xfrm>
                    <a:prstGeom prst="rect">
                      <a:avLst/>
                    </a:prstGeom>
                    <a:noFill/>
                    <a:ln>
                      <a:noFill/>
                    </a:ln>
                  </pic:spPr>
                </pic:pic>
              </a:graphicData>
            </a:graphic>
            <wp14:sizeRelH relativeFrom="margin">
              <wp14:pctWidth>0</wp14:pctWidth>
            </wp14:sizeRelH>
            <wp14:sizeRelV relativeFrom="margin">
              <wp14:pctHeight>0</wp14:pctHeight>
            </wp14:sizeRelV>
          </wp:anchor>
        </w:drawing>
      </w:r>
      <w:del w:id="91734" w:author="Ryo Wakayama" w:date="2026-10-23T09:00:00Z">
        <w:r>
          <w:rPr>
            <w:rFonts w:ascii="BIZ UDPゴシック" w:eastAsia="BIZ UDPゴシック" w:hAnsi="BIZ UDPゴシック"/>
            <w:b/>
            <w:bCs/>
            <w:sz w:val="22"/>
            <w:szCs w:val="22"/>
          </w:rPr>
          <w:delText xml:space="preserve">■</w:delText>
        </w:r>
      </w:del>
      <w:ins w:id="91735" w:author="Ryo Wakayama" w:date="2026-10-23T09:00:00Z">
        <w:r>
          <w:rPr>
            <w:rFonts w:ascii="BIZ UDPゴシック" w:eastAsia="BIZ UDPゴシック" w:hAnsi="BIZ UDPゴシック"/>
            <w:b/>
            <w:bCs/>
            <w:sz w:val="22"/>
            <w:szCs w:val="22"/>
          </w:rPr>
          <w:t xml:space="preserve">【図4】</w:t>
        </w:r>
      </w:ins>
      <w:r>
        <w:rPr>
          <w:rFonts w:ascii="BIZ UDPゴシック" w:eastAsia="BIZ UDPゴシック" w:hAnsi="BIZ UDPゴシック"/>
          <w:b/>
          <w:bCs/>
          <w:sz w:val="22"/>
          <w:szCs w:val="22"/>
        </w:rPr>
        <w:t xml:space="preserve">年齢3区分別人口</w:t>
      </w:r>
    </w:p>
    <w:p w14:paraId="29DDD344" w14:textId="77777777" w:rsidR="00697346" w:rsidRDefault="00697346" w:rsidP="00697346">
      <w:pPr>
        <w:spacing w:before="260" w:after="160"/>
        <w:rPr>
          <w:rFonts w:ascii="BIZ UDPゴシック" w:eastAsia="BIZ UDPゴシック" w:hAnsi="BIZ UDPゴシック"/>
          <w:b/>
          <w:bCs/>
          <w:sz w:val="22"/>
          <w:szCs w:val="22"/>
        </w:rPr>
      </w:pPr>
    </w:p>
    <w:p w14:paraId="3DFEA541" w14:textId="77777777" w:rsidR="00697346" w:rsidRDefault="00697346" w:rsidP="00697346">
      <w:pPr>
        <w:spacing w:before="260" w:after="160"/>
        <w:rPr>
          <w:rFonts w:ascii="BIZ UDPゴシック" w:eastAsia="BIZ UDPゴシック" w:hAnsi="BIZ UDPゴシック"/>
          <w:b/>
          <w:bCs/>
          <w:sz w:val="22"/>
          <w:szCs w:val="22"/>
        </w:rPr>
      </w:pPr>
    </w:p>
    <w:p w14:paraId="6D168860" w14:textId="77777777" w:rsidR="00697346" w:rsidRDefault="00697346" w:rsidP="00697346">
      <w:pPr>
        <w:spacing w:before="260" w:after="160"/>
        <w:rPr>
          <w:rFonts w:ascii="BIZ UDPゴシック" w:eastAsia="BIZ UDPゴシック" w:hAnsi="BIZ UDPゴシック"/>
          <w:b/>
          <w:bCs/>
          <w:sz w:val="22"/>
          <w:szCs w:val="22"/>
        </w:rPr>
      </w:pPr>
    </w:p>
    <w:p w14:paraId="147ABBF2" w14:textId="77777777" w:rsidR="00697346" w:rsidRDefault="00697346" w:rsidP="00697346">
      <w:pPr>
        <w:spacing w:before="260" w:after="160"/>
        <w:rPr>
          <w:rFonts w:ascii="BIZ UDPゴシック" w:eastAsia="BIZ UDPゴシック" w:hAnsi="BIZ UDPゴシック"/>
          <w:b/>
          <w:bCs/>
          <w:sz w:val="22"/>
          <w:szCs w:val="22"/>
        </w:rPr>
      </w:pPr>
    </w:p>
    <w:p w14:paraId="4388EA23" w14:textId="77777777" w:rsidR="00697346" w:rsidRDefault="00697346" w:rsidP="00697346">
      <w:pPr>
        <w:spacing w:before="260" w:after="160"/>
        <w:rPr>
          <w:rFonts w:ascii="BIZ UDPゴシック" w:eastAsia="BIZ UDPゴシック" w:hAnsi="BIZ UDPゴシック"/>
          <w:b/>
          <w:bCs/>
          <w:sz w:val="22"/>
          <w:szCs w:val="22"/>
        </w:rPr>
      </w:pPr>
    </w:p>
    <w:p w14:paraId="768B1588" w14:textId="77777777" w:rsidR="00697346" w:rsidRDefault="00697346" w:rsidP="00697346">
      <w:pPr>
        <w:spacing w:before="260" w:after="160"/>
        <w:rPr>
          <w:rFonts w:ascii="BIZ UDPゴシック" w:eastAsia="BIZ UDPゴシック" w:hAnsi="BIZ UDPゴシック"/>
          <w:b/>
          <w:bCs/>
          <w:sz w:val="22"/>
          <w:szCs w:val="22"/>
        </w:rPr>
      </w:pPr>
    </w:p>
    <w:p w14:paraId="50C5F3EC" w14:textId="77777777" w:rsidR="00697346" w:rsidRPr="00370011" w:rsidRDefault="00697346" w:rsidP="00697346">
      <w:pPr>
        <w:spacing w:before="260" w:after="160"/>
        <w:rPr>
          <w:rFonts w:ascii="BIZ UDPゴシック" w:eastAsia="BIZ UDPゴシック" w:hAnsi="BIZ UDPゴシック"/>
        </w:rPr>
      </w:pPr>
      <w:r>
        <w:rPr>
          <w:noProof/>
        </w:rPr>
        <w:drawing>
          <wp:inline distT="0" distB="0" distL="0" distR="0" wp14:anchorId="1849B070" wp14:editId="56E12D1B">
            <wp:extent cx="5619750" cy="2079789"/>
            <wp:effectExtent l="0" t="0" r="0" b="0"/>
            <wp:docPr id="709649394"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27214" cy="2082551"/>
                    </a:xfrm>
                    <a:prstGeom prst="rect">
                      <a:avLst/>
                    </a:prstGeom>
                    <a:noFill/>
                    <a:ln>
                      <a:noFill/>
                    </a:ln>
                  </pic:spPr>
                </pic:pic>
              </a:graphicData>
            </a:graphic>
          </wp:inline>
        </w:drawing>
      </w:r>
    </w:p>
    <w:p w14:paraId="552B85C4" w14:textId="77777777" w:rsidR="009D6CAB" w:rsidRPr="00370011" w:rsidRDefault="00000000">
      <w:pPr>
        <w:spacing w:before="100" w:after="320"/>
        <w:jc w:val="right"/>
        <w:rPr>
          <w:rFonts w:ascii="BIZ UDPゴシック" w:eastAsia="BIZ UDPゴシック" w:hAnsi="BIZ UDPゴシック"/>
        </w:rPr>
      </w:pPr>
      <w:r>
        <w:rPr>
          <w:rFonts w:ascii="BIZ UDPゴシック" w:eastAsia="BIZ UDPゴシック" w:hAnsi="BIZ UDPゴシック"/>
          <w:color w:val="5B5B5B"/>
          <w:sz w:val="18"/>
          <w:szCs w:val="18"/>
        </w:rPr>
        <w:t>資料：住民基本台帳（各年</w:t>
      </w:r>
      <w:r>
        <w:rPr>
          <w:rFonts w:ascii="BIZ UDPゴシック" w:eastAsia="BIZ UDPゴシック" w:hAnsi="BIZ UDPゴシック" w:hint="eastAsia"/>
          <w:color w:val="5B5B5B"/>
          <w:sz w:val="18"/>
          <w:szCs w:val="18"/>
        </w:rPr>
        <w:t>1</w:t>
      </w:r>
      <w:r>
        <w:rPr>
          <w:rFonts w:ascii="BIZ UDPゴシック" w:eastAsia="BIZ UDPゴシック" w:hAnsi="BIZ UDPゴシック"/>
          <w:color w:val="5B5B5B"/>
          <w:sz w:val="18"/>
          <w:szCs w:val="18"/>
        </w:rPr>
        <w:t>月1日現在）、令和9年度以降は小野町地域福祉計画によるコーホート変化率法による推計</w:t>
      </w:r>
    </w:p>
    <w:p w14:paraId="01B792AA"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lastRenderedPageBreak/>
        <w:t>（2）人口構成</w:t>
      </w:r>
    </w:p>
    <w:p>
      <w:pPr>
        <w:spacing w:before="260" w:after="160"/>
        <w:rPr>
          <w:ins w:id="91736" w:author="Ryo Wakayama" w:date="2026-10-20T09:00:00Z"/>
          <w:rFonts w:ascii="BIZ UDPゴシック" w:eastAsia="BIZ UDPゴシック" w:hAnsi="BIZ UDPゴシック"/>
        </w:rPr>
      </w:pPr>
      <w:ins w:id="91737" w:author="Ryo Wakayama" w:date="2026-10-20T09:00:00Z">
        <w:r>
          <w:rPr>
            <w:rFonts w:ascii="BIZ UDPゴシック" w:eastAsia="BIZ UDPゴシック" w:hAnsi="BIZ UDPゴシック"/>
            <w:sz w:val="22"/>
            <w:szCs w:val="22"/>
          </w:rPr>
          <w:t xml:space="preserve">【図5】人口構成（人口ピラミッド）</w:t>
        </w:r>
      </w:ins>
    </w:p>
    <w:p w14:paraId="7A822ACB" w14:textId="77777777" w:rsidR="000D1485" w:rsidRDefault="000D1485" w:rsidP="000D1485">
      <w:pPr>
        <w:spacing w:after="200" w:line="360" w:lineRule="auto"/>
        <w:ind w:firstLineChars="100" w:firstLine="210"/>
        <w:rPr>
          <w:rFonts w:ascii="BIZ UDPゴシック" w:eastAsia="BIZ UDPゴシック" w:hAnsi="BIZ UDPゴシック"/>
          <w:sz w:val="22"/>
          <w:szCs w:val="22"/>
        </w:rPr>
      </w:pPr>
      <w:r>
        <w:rPr>
          <w:noProof/>
        </w:rPr>
        <w:drawing>
          <wp:anchor distT="0" distB="0" distL="114300" distR="114300" simplePos="0" relativeHeight="251670528" behindDoc="0" locked="0" layoutInCell="1" allowOverlap="1" wp14:anchorId="561D6B54" wp14:editId="298959C2">
            <wp:simplePos x="0" y="0"/>
            <wp:positionH relativeFrom="margin">
              <wp:align>left</wp:align>
            </wp:positionH>
            <wp:positionV relativeFrom="paragraph">
              <wp:posOffset>1708150</wp:posOffset>
            </wp:positionV>
            <wp:extent cx="6134100" cy="3138805"/>
            <wp:effectExtent l="0" t="0" r="0" b="4445"/>
            <wp:wrapTopAndBottom/>
            <wp:docPr id="1599125159" name="グラフ 1">
              <a:extLst xmlns:a="http://schemas.openxmlformats.org/drawingml/2006/main">
                <a:ext uri="{FF2B5EF4-FFF2-40B4-BE49-F238E27FC236}">
                  <a16:creationId xmlns:a16="http://schemas.microsoft.com/office/drawing/2014/main" id="{3A4AEB8B-051A-8359-B50F-3A5CBA42EB0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r>
        <w:rPr>
          <w:rFonts w:ascii="BIZ UDPゴシック" w:eastAsia="BIZ UDPゴシック" w:hAnsi="BIZ UDPゴシック"/>
          <w:sz w:val="22"/>
          <w:szCs w:val="22"/>
        </w:rPr>
        <w:t>本町の人口構成をみると、年少人口が少なく将来の人口減少が予測される人口構成となっています。また、年齢構成が高齢化している様子がうかがえるとともに、65～69歳を中心とする高齢層の割合が高く、今後も後期高齢者数の高い水準が続くことが予測されます。国においては、「基本指針」の見直しにあたり、人口減少地域・中山間地域における障がい福祉サービス提供体制の維持・確保の重要性が新たに盛り込まれており、本町のような人口規模の小さい町村においても、広域的な連携を含めたサービス提供体制の確保が一層重要な課題となっています。</w:t>
      </w:r>
    </w:p>
    <w:p w14:paraId="6EB09FF0" w14:textId="77777777" w:rsidR="00DD2430" w:rsidRDefault="00DD2430" w:rsidP="00DD2430">
      <w:pPr>
        <w:spacing w:line="360" w:lineRule="auto"/>
        <w:ind w:firstLineChars="100" w:firstLine="220"/>
        <w:rPr>
          <w:rFonts w:ascii="BIZ UDPゴシック" w:eastAsia="BIZ UDPゴシック" w:hAnsi="BIZ UDPゴシック"/>
          <w:sz w:val="22"/>
          <w:szCs w:val="22"/>
        </w:rPr>
      </w:pPr>
    </w:p>
    <w:p>
      <w:pPr>
        <w:spacing w:before="260" w:after="160"/>
        <w:rPr>
          <w:ins w:id="91738" w:author="Ryo Wakayama" w:date="2026-10-20T09:00:00Z"/>
          <w:rFonts w:ascii="BIZ UDPゴシック" w:eastAsia="BIZ UDPゴシック" w:hAnsi="BIZ UDPゴシック"/>
        </w:rPr>
      </w:pPr>
      <w:ins w:id="91739" w:author="Ryo Wakayama" w:date="2026-10-20T09:00:00Z">
        <w:r>
          <w:rPr>
            <w:rFonts w:ascii="BIZ UDPゴシック" w:eastAsia="BIZ UDPゴシック" w:hAnsi="BIZ UDPゴシック"/>
            <w:sz w:val="22"/>
            <w:szCs w:val="22"/>
          </w:rPr>
          <w:t xml:space="preserve">【表8】年齢階層別人口</w:t>
        </w:r>
      </w:ins>
    </w:p>
    <w:tbl>
      <w:tblPr>
        <w:tblW w:w="5296" w:type="pct"/>
        <w:tblCellMar>
          <w:left w:w="99" w:type="dxa"/>
          <w:right w:w="99" w:type="dxa"/>
        </w:tblCellMar>
        <w:tblLook w:val="04A0" w:firstRow="1" w:lastRow="0" w:firstColumn="1" w:lastColumn="0" w:noHBand="0" w:noVBand="1"/>
      </w:tblPr>
      <w:tblGrid>
        <w:gridCol w:w="1670"/>
        <w:gridCol w:w="1443"/>
        <w:gridCol w:w="1416"/>
        <w:gridCol w:w="1540"/>
        <w:gridCol w:w="1723"/>
        <w:gridCol w:w="1842"/>
      </w:tblGrid>
      <w:tr w:rsidR="000D1485" w:rsidRPr="000D1485" w14:paraId="61869132" w14:textId="77777777" w:rsidTr="00DD2430">
        <w:trPr>
          <w:trHeight w:val="227"/>
        </w:trPr>
        <w:tc>
          <w:tcPr>
            <w:tcW w:w="867" w:type="pct"/>
            <w:tcBorders>
              <w:top w:val="single" w:sz="4" w:space="0" w:color="auto"/>
              <w:left w:val="single" w:sz="4" w:space="0" w:color="auto"/>
              <w:bottom w:val="single" w:sz="4" w:space="0" w:color="auto"/>
              <w:right w:val="single" w:sz="4" w:space="0" w:color="auto"/>
            </w:tcBorders>
            <w:shd w:val="clear" w:color="0066CC" w:fill="E2EFDA"/>
            <w:vAlign w:val="center"/>
            <w:hideMark/>
          </w:tcPr>
          <w:p w14:paraId="08F4A437" w14:textId="77777777" w:rsidR="000D1485" w:rsidRPr="000D1485" w:rsidRDefault="000D1485" w:rsidP="000D1485">
            <w:pPr>
              <w:widowControl/>
              <w:spacing w:line="240" w:lineRule="auto"/>
              <w:jc w:val="center"/>
              <w:rPr>
                <w:rFonts w:ascii="BIZ UDPゴシック" w:eastAsia="BIZ UDPゴシック" w:hAnsi="BIZ UDPゴシック"/>
                <w:b/>
                <w:bCs/>
                <w:sz w:val="16"/>
                <w:szCs w:val="16"/>
              </w:rPr>
            </w:pPr>
            <w:r>
              <w:rPr>
                <w:rFonts w:ascii="BIZ UDPゴシック" w:eastAsia="BIZ UDPゴシック" w:hAnsi="BIZ UDPゴシック"/>
                <w:b/>
                <w:bCs/>
                <w:sz w:val="16"/>
                <w:szCs w:val="16"/>
              </w:rPr>
              <w:t>年齢階層</w:t>
            </w:r>
          </w:p>
        </w:tc>
        <w:tc>
          <w:tcPr>
            <w:tcW w:w="749" w:type="pct"/>
            <w:tcBorders>
              <w:top w:val="single" w:sz="4" w:space="0" w:color="auto"/>
              <w:left w:val="nil"/>
              <w:bottom w:val="single" w:sz="4" w:space="0" w:color="auto"/>
              <w:right w:val="single" w:sz="4" w:space="0" w:color="auto"/>
            </w:tcBorders>
            <w:shd w:val="clear" w:color="0066CC" w:fill="E2EFDA"/>
            <w:vAlign w:val="center"/>
            <w:hideMark/>
          </w:tcPr>
          <w:p w14:paraId="2C4C865B" w14:textId="77777777" w:rsidR="000D1485" w:rsidRPr="000D1485" w:rsidRDefault="000D1485" w:rsidP="000D1485">
            <w:pPr>
              <w:widowControl/>
              <w:spacing w:line="240" w:lineRule="auto"/>
              <w:jc w:val="center"/>
              <w:rPr>
                <w:rFonts w:ascii="BIZ UDPゴシック" w:eastAsia="BIZ UDPゴシック" w:hAnsi="BIZ UDPゴシック"/>
                <w:b/>
                <w:bCs/>
                <w:sz w:val="16"/>
                <w:szCs w:val="16"/>
              </w:rPr>
            </w:pPr>
            <w:r>
              <w:rPr>
                <w:rFonts w:ascii="BIZ UDPゴシック" w:eastAsia="BIZ UDPゴシック" w:hAnsi="BIZ UDPゴシック"/>
                <w:b/>
                <w:bCs/>
                <w:sz w:val="16"/>
                <w:szCs w:val="16"/>
              </w:rPr>
              <w:t xml:space="preserve">男性人口 </w:t>
            </w:r>
            <w:r>
              <w:rPr>
                <w:rFonts w:ascii="BIZ UDPゴシック" w:eastAsia="BIZ UDPゴシック" w:hAnsi="BIZ UDPゴシック" w:hint="eastAsia"/>
                <w:b/>
                <w:bCs/>
                <w:sz w:val="16"/>
                <w:szCs w:val="16"/>
              </w:rPr>
              <w:t>（</w:t>
            </w:r>
            <w:r>
              <w:rPr>
                <w:rFonts w:ascii="BIZ UDPゴシック" w:eastAsia="BIZ UDPゴシック" w:hAnsi="BIZ UDPゴシック"/>
                <w:b/>
                <w:bCs/>
                <w:sz w:val="16"/>
                <w:szCs w:val="16"/>
              </w:rPr>
              <w:t>人</w:t>
            </w:r>
            <w:r>
              <w:rPr>
                <w:rFonts w:ascii="BIZ UDPゴシック" w:eastAsia="BIZ UDPゴシック" w:hAnsi="BIZ UDPゴシック" w:hint="eastAsia"/>
                <w:b/>
                <w:bCs/>
                <w:sz w:val="16"/>
                <w:szCs w:val="16"/>
              </w:rPr>
              <w:t>）</w:t>
            </w:r>
          </w:p>
        </w:tc>
        <w:tc>
          <w:tcPr>
            <w:tcW w:w="735" w:type="pct"/>
            <w:tcBorders>
              <w:top w:val="single" w:sz="4" w:space="0" w:color="auto"/>
              <w:left w:val="nil"/>
              <w:bottom w:val="single" w:sz="4" w:space="0" w:color="auto"/>
              <w:right w:val="single" w:sz="4" w:space="0" w:color="auto"/>
            </w:tcBorders>
            <w:shd w:val="clear" w:color="0066CC" w:fill="E2EFDA"/>
            <w:vAlign w:val="center"/>
            <w:hideMark/>
          </w:tcPr>
          <w:p w14:paraId="0ECB29A1" w14:textId="77777777" w:rsidR="000D1485" w:rsidRPr="000D1485" w:rsidRDefault="000D1485" w:rsidP="000D1485">
            <w:pPr>
              <w:widowControl/>
              <w:spacing w:line="240" w:lineRule="auto"/>
              <w:jc w:val="center"/>
              <w:rPr>
                <w:rFonts w:ascii="BIZ UDPゴシック" w:eastAsia="BIZ UDPゴシック" w:hAnsi="BIZ UDPゴシック"/>
                <w:b/>
                <w:bCs/>
                <w:sz w:val="16"/>
                <w:szCs w:val="16"/>
              </w:rPr>
            </w:pPr>
            <w:r>
              <w:rPr>
                <w:rFonts w:ascii="BIZ UDPゴシック" w:eastAsia="BIZ UDPゴシック" w:hAnsi="BIZ UDPゴシック"/>
                <w:b/>
                <w:bCs/>
                <w:sz w:val="16"/>
                <w:szCs w:val="16"/>
              </w:rPr>
              <w:t xml:space="preserve">女性人口 </w:t>
            </w:r>
            <w:r>
              <w:rPr>
                <w:rFonts w:ascii="BIZ UDPゴシック" w:eastAsia="BIZ UDPゴシック" w:hAnsi="BIZ UDPゴシック" w:hint="eastAsia"/>
                <w:b/>
                <w:bCs/>
                <w:sz w:val="16"/>
                <w:szCs w:val="16"/>
              </w:rPr>
              <w:t>（</w:t>
            </w:r>
            <w:r>
              <w:rPr>
                <w:rFonts w:ascii="BIZ UDPゴシック" w:eastAsia="BIZ UDPゴシック" w:hAnsi="BIZ UDPゴシック"/>
                <w:b/>
                <w:bCs/>
                <w:sz w:val="16"/>
                <w:szCs w:val="16"/>
              </w:rPr>
              <w:t>人</w:t>
            </w:r>
            <w:r>
              <w:rPr>
                <w:rFonts w:ascii="BIZ UDPゴシック" w:eastAsia="BIZ UDPゴシック" w:hAnsi="BIZ UDPゴシック" w:hint="eastAsia"/>
                <w:b/>
                <w:bCs/>
                <w:sz w:val="16"/>
                <w:szCs w:val="16"/>
              </w:rPr>
              <w:t>）</w:t>
            </w:r>
          </w:p>
        </w:tc>
        <w:tc>
          <w:tcPr>
            <w:tcW w:w="799" w:type="pct"/>
            <w:tcBorders>
              <w:top w:val="single" w:sz="4" w:space="0" w:color="auto"/>
              <w:left w:val="nil"/>
              <w:bottom w:val="single" w:sz="4" w:space="0" w:color="auto"/>
              <w:right w:val="single" w:sz="4" w:space="0" w:color="auto"/>
            </w:tcBorders>
            <w:shd w:val="clear" w:color="0066CC" w:fill="E2EFDA"/>
            <w:vAlign w:val="center"/>
            <w:hideMark/>
          </w:tcPr>
          <w:p w14:paraId="2308AD6D" w14:textId="77777777" w:rsidR="000D1485" w:rsidRPr="000D1485" w:rsidRDefault="000D1485" w:rsidP="000D1485">
            <w:pPr>
              <w:widowControl/>
              <w:spacing w:line="240" w:lineRule="auto"/>
              <w:jc w:val="center"/>
              <w:rPr>
                <w:rFonts w:ascii="BIZ UDPゴシック" w:eastAsia="BIZ UDPゴシック" w:hAnsi="BIZ UDPゴシック"/>
                <w:b/>
                <w:bCs/>
                <w:sz w:val="16"/>
                <w:szCs w:val="16"/>
              </w:rPr>
            </w:pPr>
            <w:r>
              <w:rPr>
                <w:rFonts w:ascii="BIZ UDPゴシック" w:eastAsia="BIZ UDPゴシック" w:hAnsi="BIZ UDPゴシック"/>
                <w:b/>
                <w:bCs/>
                <w:sz w:val="16"/>
                <w:szCs w:val="16"/>
              </w:rPr>
              <w:t xml:space="preserve">男女計 </w:t>
            </w:r>
            <w:r>
              <w:rPr>
                <w:rFonts w:ascii="BIZ UDPゴシック" w:eastAsia="BIZ UDPゴシック" w:hAnsi="BIZ UDPゴシック" w:hint="eastAsia"/>
                <w:b/>
                <w:bCs/>
                <w:sz w:val="16"/>
                <w:szCs w:val="16"/>
              </w:rPr>
              <w:t>（</w:t>
            </w:r>
            <w:r>
              <w:rPr>
                <w:rFonts w:ascii="BIZ UDPゴシック" w:eastAsia="BIZ UDPゴシック" w:hAnsi="BIZ UDPゴシック"/>
                <w:b/>
                <w:bCs/>
                <w:sz w:val="16"/>
                <w:szCs w:val="16"/>
              </w:rPr>
              <w:t>人</w:t>
            </w:r>
            <w:r>
              <w:rPr>
                <w:rFonts w:ascii="BIZ UDPゴシック" w:eastAsia="BIZ UDPゴシック" w:hAnsi="BIZ UDPゴシック" w:hint="eastAsia"/>
                <w:b/>
                <w:bCs/>
                <w:sz w:val="16"/>
                <w:szCs w:val="16"/>
              </w:rPr>
              <w:t>）</w:t>
            </w:r>
          </w:p>
        </w:tc>
        <w:tc>
          <w:tcPr>
            <w:tcW w:w="894" w:type="pct"/>
            <w:tcBorders>
              <w:top w:val="single" w:sz="4" w:space="0" w:color="auto"/>
              <w:left w:val="nil"/>
              <w:bottom w:val="single" w:sz="4" w:space="0" w:color="auto"/>
              <w:right w:val="single" w:sz="4" w:space="0" w:color="auto"/>
            </w:tcBorders>
            <w:shd w:val="clear" w:color="0066CC" w:fill="E2EFDA"/>
            <w:vAlign w:val="center"/>
            <w:hideMark/>
          </w:tcPr>
          <w:p w14:paraId="1EF20152" w14:textId="77777777" w:rsidR="000D1485" w:rsidRPr="000D1485" w:rsidRDefault="000D1485" w:rsidP="000D1485">
            <w:pPr>
              <w:widowControl/>
              <w:spacing w:line="240" w:lineRule="auto"/>
              <w:jc w:val="center"/>
              <w:rPr>
                <w:rFonts w:ascii="BIZ UDPゴシック" w:eastAsia="BIZ UDPゴシック" w:hAnsi="BIZ UDPゴシック"/>
                <w:b/>
                <w:bCs/>
                <w:sz w:val="16"/>
                <w:szCs w:val="16"/>
              </w:rPr>
            </w:pPr>
            <w:r>
              <w:rPr>
                <w:rFonts w:ascii="BIZ UDPゴシック" w:eastAsia="BIZ UDPゴシック" w:hAnsi="BIZ UDPゴシック"/>
                <w:b/>
                <w:bCs/>
                <w:sz w:val="16"/>
                <w:szCs w:val="16"/>
              </w:rPr>
              <w:t xml:space="preserve">男性人口比率 </w:t>
            </w:r>
            <w:r>
              <w:rPr>
                <w:rFonts w:ascii="BIZ UDPゴシック" w:eastAsia="BIZ UDPゴシック" w:hAnsi="BIZ UDPゴシック" w:hint="eastAsia"/>
                <w:b/>
                <w:bCs/>
                <w:sz w:val="16"/>
                <w:szCs w:val="16"/>
              </w:rPr>
              <w:t>（</w:t>
            </w:r>
            <w:r>
              <w:rPr>
                <w:rFonts w:ascii="BIZ UDPゴシック" w:eastAsia="BIZ UDPゴシック" w:hAnsi="BIZ UDPゴシック"/>
                <w:b/>
                <w:bCs/>
                <w:sz w:val="16"/>
                <w:szCs w:val="16"/>
              </w:rPr>
              <w:t>％</w:t>
            </w:r>
            <w:r>
              <w:rPr>
                <w:rFonts w:ascii="BIZ UDPゴシック" w:eastAsia="BIZ UDPゴシック" w:hAnsi="BIZ UDPゴシック" w:hint="eastAsia"/>
                <w:b/>
                <w:bCs/>
                <w:sz w:val="16"/>
                <w:szCs w:val="16"/>
              </w:rPr>
              <w:t>）</w:t>
            </w:r>
          </w:p>
        </w:tc>
        <w:tc>
          <w:tcPr>
            <w:tcW w:w="956" w:type="pct"/>
            <w:tcBorders>
              <w:top w:val="single" w:sz="4" w:space="0" w:color="auto"/>
              <w:left w:val="nil"/>
              <w:bottom w:val="single" w:sz="4" w:space="0" w:color="auto"/>
              <w:right w:val="single" w:sz="4" w:space="0" w:color="auto"/>
            </w:tcBorders>
            <w:shd w:val="clear" w:color="0066CC" w:fill="E2EFDA"/>
            <w:vAlign w:val="center"/>
            <w:hideMark/>
          </w:tcPr>
          <w:p w14:paraId="45296EA5" w14:textId="77777777" w:rsidR="000D1485" w:rsidRPr="000D1485" w:rsidRDefault="000D1485" w:rsidP="000D1485">
            <w:pPr>
              <w:widowControl/>
              <w:spacing w:line="240" w:lineRule="auto"/>
              <w:jc w:val="center"/>
              <w:rPr>
                <w:rFonts w:ascii="BIZ UDPゴシック" w:eastAsia="BIZ UDPゴシック" w:hAnsi="BIZ UDPゴシック"/>
                <w:b/>
                <w:bCs/>
                <w:sz w:val="16"/>
                <w:szCs w:val="16"/>
              </w:rPr>
            </w:pPr>
            <w:r>
              <w:rPr>
                <w:rFonts w:ascii="BIZ UDPゴシック" w:eastAsia="BIZ UDPゴシック" w:hAnsi="BIZ UDPゴシック"/>
                <w:b/>
                <w:bCs/>
                <w:sz w:val="16"/>
                <w:szCs w:val="16"/>
              </w:rPr>
              <w:t xml:space="preserve">女性人口比率 </w:t>
            </w:r>
            <w:r>
              <w:rPr>
                <w:rFonts w:ascii="BIZ UDPゴシック" w:eastAsia="BIZ UDPゴシック" w:hAnsi="BIZ UDPゴシック" w:hint="eastAsia"/>
                <w:b/>
                <w:bCs/>
                <w:sz w:val="16"/>
                <w:szCs w:val="16"/>
              </w:rPr>
              <w:t>（</w:t>
            </w:r>
            <w:r>
              <w:rPr>
                <w:rFonts w:ascii="BIZ UDPゴシック" w:eastAsia="BIZ UDPゴシック" w:hAnsi="BIZ UDPゴシック"/>
                <w:b/>
                <w:bCs/>
                <w:sz w:val="16"/>
                <w:szCs w:val="16"/>
              </w:rPr>
              <w:t>％</w:t>
            </w:r>
            <w:r>
              <w:rPr>
                <w:rFonts w:ascii="BIZ UDPゴシック" w:eastAsia="BIZ UDPゴシック" w:hAnsi="BIZ UDPゴシック" w:hint="eastAsia"/>
                <w:b/>
                <w:bCs/>
                <w:sz w:val="16"/>
                <w:szCs w:val="16"/>
              </w:rPr>
              <w:t>）</w:t>
            </w:r>
          </w:p>
        </w:tc>
      </w:tr>
      <w:tr w:rsidR="000D1485" w:rsidRPr="000D1485" w14:paraId="46124073"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027D2287"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0～4歳</w:t>
            </w:r>
          </w:p>
        </w:tc>
        <w:tc>
          <w:tcPr>
            <w:tcW w:w="749" w:type="pct"/>
            <w:tcBorders>
              <w:top w:val="nil"/>
              <w:left w:val="nil"/>
              <w:bottom w:val="single" w:sz="4" w:space="0" w:color="auto"/>
              <w:right w:val="single" w:sz="4" w:space="0" w:color="auto"/>
            </w:tcBorders>
            <w:noWrap/>
            <w:vAlign w:val="bottom"/>
            <w:hideMark/>
          </w:tcPr>
          <w:p w14:paraId="15A25615"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71</w:t>
            </w:r>
          </w:p>
        </w:tc>
        <w:tc>
          <w:tcPr>
            <w:tcW w:w="735" w:type="pct"/>
            <w:tcBorders>
              <w:top w:val="nil"/>
              <w:left w:val="nil"/>
              <w:bottom w:val="single" w:sz="4" w:space="0" w:color="auto"/>
              <w:right w:val="single" w:sz="4" w:space="0" w:color="auto"/>
            </w:tcBorders>
            <w:noWrap/>
            <w:vAlign w:val="bottom"/>
            <w:hideMark/>
          </w:tcPr>
          <w:p w14:paraId="0FCD3096"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83</w:t>
            </w:r>
          </w:p>
        </w:tc>
        <w:tc>
          <w:tcPr>
            <w:tcW w:w="799" w:type="pct"/>
            <w:tcBorders>
              <w:top w:val="nil"/>
              <w:left w:val="nil"/>
              <w:bottom w:val="single" w:sz="4" w:space="0" w:color="auto"/>
              <w:right w:val="single" w:sz="4" w:space="0" w:color="auto"/>
            </w:tcBorders>
            <w:noWrap/>
            <w:vAlign w:val="bottom"/>
            <w:hideMark/>
          </w:tcPr>
          <w:p w14:paraId="4DCDA383"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154</w:t>
            </w:r>
          </w:p>
        </w:tc>
        <w:tc>
          <w:tcPr>
            <w:tcW w:w="894" w:type="pct"/>
            <w:tcBorders>
              <w:top w:val="nil"/>
              <w:left w:val="nil"/>
              <w:bottom w:val="single" w:sz="4" w:space="0" w:color="auto"/>
              <w:right w:val="single" w:sz="4" w:space="0" w:color="auto"/>
            </w:tcBorders>
            <w:noWrap/>
            <w:vAlign w:val="bottom"/>
            <w:hideMark/>
          </w:tcPr>
          <w:p w14:paraId="6506BB32"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1.6％</w:t>
            </w:r>
          </w:p>
        </w:tc>
        <w:tc>
          <w:tcPr>
            <w:tcW w:w="956" w:type="pct"/>
            <w:tcBorders>
              <w:top w:val="nil"/>
              <w:left w:val="nil"/>
              <w:bottom w:val="single" w:sz="4" w:space="0" w:color="auto"/>
              <w:right w:val="single" w:sz="4" w:space="0" w:color="auto"/>
            </w:tcBorders>
            <w:noWrap/>
            <w:vAlign w:val="bottom"/>
            <w:hideMark/>
          </w:tcPr>
          <w:p w14:paraId="4E484880"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1.9％</w:t>
            </w:r>
          </w:p>
        </w:tc>
      </w:tr>
      <w:tr w:rsidR="000D1485" w:rsidRPr="000D1485" w14:paraId="5B033802"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453F4F79"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5～9歳</w:t>
            </w:r>
          </w:p>
        </w:tc>
        <w:tc>
          <w:tcPr>
            <w:tcW w:w="749" w:type="pct"/>
            <w:tcBorders>
              <w:top w:val="nil"/>
              <w:left w:val="nil"/>
              <w:bottom w:val="single" w:sz="4" w:space="0" w:color="auto"/>
              <w:right w:val="single" w:sz="4" w:space="0" w:color="auto"/>
            </w:tcBorders>
            <w:noWrap/>
            <w:vAlign w:val="bottom"/>
            <w:hideMark/>
          </w:tcPr>
          <w:p w14:paraId="28D8AAAD"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125</w:t>
            </w:r>
          </w:p>
        </w:tc>
        <w:tc>
          <w:tcPr>
            <w:tcW w:w="735" w:type="pct"/>
            <w:tcBorders>
              <w:top w:val="nil"/>
              <w:left w:val="nil"/>
              <w:bottom w:val="single" w:sz="4" w:space="0" w:color="auto"/>
              <w:right w:val="single" w:sz="4" w:space="0" w:color="auto"/>
            </w:tcBorders>
            <w:noWrap/>
            <w:vAlign w:val="bottom"/>
            <w:hideMark/>
          </w:tcPr>
          <w:p w14:paraId="1B1880E6"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125</w:t>
            </w:r>
          </w:p>
        </w:tc>
        <w:tc>
          <w:tcPr>
            <w:tcW w:w="799" w:type="pct"/>
            <w:tcBorders>
              <w:top w:val="nil"/>
              <w:left w:val="nil"/>
              <w:bottom w:val="single" w:sz="4" w:space="0" w:color="auto"/>
              <w:right w:val="single" w:sz="4" w:space="0" w:color="auto"/>
            </w:tcBorders>
            <w:noWrap/>
            <w:vAlign w:val="bottom"/>
            <w:hideMark/>
          </w:tcPr>
          <w:p w14:paraId="1615A710"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250</w:t>
            </w:r>
          </w:p>
        </w:tc>
        <w:tc>
          <w:tcPr>
            <w:tcW w:w="894" w:type="pct"/>
            <w:tcBorders>
              <w:top w:val="nil"/>
              <w:left w:val="nil"/>
              <w:bottom w:val="single" w:sz="4" w:space="0" w:color="auto"/>
              <w:right w:val="single" w:sz="4" w:space="0" w:color="auto"/>
            </w:tcBorders>
            <w:noWrap/>
            <w:vAlign w:val="bottom"/>
            <w:hideMark/>
          </w:tcPr>
          <w:p w14:paraId="57B6CA6E"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2.8％</w:t>
            </w:r>
          </w:p>
        </w:tc>
        <w:tc>
          <w:tcPr>
            <w:tcW w:w="956" w:type="pct"/>
            <w:tcBorders>
              <w:top w:val="nil"/>
              <w:left w:val="nil"/>
              <w:bottom w:val="single" w:sz="4" w:space="0" w:color="auto"/>
              <w:right w:val="single" w:sz="4" w:space="0" w:color="auto"/>
            </w:tcBorders>
            <w:noWrap/>
            <w:vAlign w:val="bottom"/>
            <w:hideMark/>
          </w:tcPr>
          <w:p w14:paraId="1A80D1F4"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2.8％</w:t>
            </w:r>
          </w:p>
        </w:tc>
      </w:tr>
      <w:tr w:rsidR="000D1485" w:rsidRPr="000D1485" w14:paraId="626E9839"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258891AD"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10～14歳</w:t>
            </w:r>
          </w:p>
        </w:tc>
        <w:tc>
          <w:tcPr>
            <w:tcW w:w="749" w:type="pct"/>
            <w:tcBorders>
              <w:top w:val="nil"/>
              <w:left w:val="nil"/>
              <w:bottom w:val="single" w:sz="4" w:space="0" w:color="auto"/>
              <w:right w:val="single" w:sz="4" w:space="0" w:color="auto"/>
            </w:tcBorders>
            <w:noWrap/>
            <w:vAlign w:val="bottom"/>
            <w:hideMark/>
          </w:tcPr>
          <w:p w14:paraId="03495160"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179</w:t>
            </w:r>
          </w:p>
        </w:tc>
        <w:tc>
          <w:tcPr>
            <w:tcW w:w="735" w:type="pct"/>
            <w:tcBorders>
              <w:top w:val="nil"/>
              <w:left w:val="nil"/>
              <w:bottom w:val="single" w:sz="4" w:space="0" w:color="auto"/>
              <w:right w:val="single" w:sz="4" w:space="0" w:color="auto"/>
            </w:tcBorders>
            <w:noWrap/>
            <w:vAlign w:val="bottom"/>
            <w:hideMark/>
          </w:tcPr>
          <w:p w14:paraId="2EC373D8"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164</w:t>
            </w:r>
          </w:p>
        </w:tc>
        <w:tc>
          <w:tcPr>
            <w:tcW w:w="799" w:type="pct"/>
            <w:tcBorders>
              <w:top w:val="nil"/>
              <w:left w:val="nil"/>
              <w:bottom w:val="single" w:sz="4" w:space="0" w:color="auto"/>
              <w:right w:val="single" w:sz="4" w:space="0" w:color="auto"/>
            </w:tcBorders>
            <w:noWrap/>
            <w:vAlign w:val="bottom"/>
            <w:hideMark/>
          </w:tcPr>
          <w:p w14:paraId="1B3FE024"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343</w:t>
            </w:r>
          </w:p>
        </w:tc>
        <w:tc>
          <w:tcPr>
            <w:tcW w:w="894" w:type="pct"/>
            <w:tcBorders>
              <w:top w:val="nil"/>
              <w:left w:val="nil"/>
              <w:bottom w:val="single" w:sz="4" w:space="0" w:color="auto"/>
              <w:right w:val="single" w:sz="4" w:space="0" w:color="auto"/>
            </w:tcBorders>
            <w:noWrap/>
            <w:vAlign w:val="bottom"/>
            <w:hideMark/>
          </w:tcPr>
          <w:p w14:paraId="7C86982C"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4.0％</w:t>
            </w:r>
          </w:p>
        </w:tc>
        <w:tc>
          <w:tcPr>
            <w:tcW w:w="956" w:type="pct"/>
            <w:tcBorders>
              <w:top w:val="nil"/>
              <w:left w:val="nil"/>
              <w:bottom w:val="single" w:sz="4" w:space="0" w:color="auto"/>
              <w:right w:val="single" w:sz="4" w:space="0" w:color="auto"/>
            </w:tcBorders>
            <w:noWrap/>
            <w:vAlign w:val="bottom"/>
            <w:hideMark/>
          </w:tcPr>
          <w:p w14:paraId="5288BAAE"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3.7％</w:t>
            </w:r>
          </w:p>
        </w:tc>
      </w:tr>
      <w:tr w:rsidR="000D1485" w:rsidRPr="000D1485" w14:paraId="264892A3"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47D2BBF1"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15～19歳</w:t>
            </w:r>
          </w:p>
        </w:tc>
        <w:tc>
          <w:tcPr>
            <w:tcW w:w="749" w:type="pct"/>
            <w:tcBorders>
              <w:top w:val="nil"/>
              <w:left w:val="nil"/>
              <w:bottom w:val="single" w:sz="4" w:space="0" w:color="auto"/>
              <w:right w:val="single" w:sz="4" w:space="0" w:color="auto"/>
            </w:tcBorders>
            <w:noWrap/>
            <w:vAlign w:val="bottom"/>
            <w:hideMark/>
          </w:tcPr>
          <w:p w14:paraId="7A80E257"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202</w:t>
            </w:r>
          </w:p>
        </w:tc>
        <w:tc>
          <w:tcPr>
            <w:tcW w:w="735" w:type="pct"/>
            <w:tcBorders>
              <w:top w:val="nil"/>
              <w:left w:val="nil"/>
              <w:bottom w:val="single" w:sz="4" w:space="0" w:color="auto"/>
              <w:right w:val="single" w:sz="4" w:space="0" w:color="auto"/>
            </w:tcBorders>
            <w:noWrap/>
            <w:vAlign w:val="bottom"/>
            <w:hideMark/>
          </w:tcPr>
          <w:p w14:paraId="3D7822FC"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184</w:t>
            </w:r>
          </w:p>
        </w:tc>
        <w:tc>
          <w:tcPr>
            <w:tcW w:w="799" w:type="pct"/>
            <w:tcBorders>
              <w:top w:val="nil"/>
              <w:left w:val="nil"/>
              <w:bottom w:val="single" w:sz="4" w:space="0" w:color="auto"/>
              <w:right w:val="single" w:sz="4" w:space="0" w:color="auto"/>
            </w:tcBorders>
            <w:noWrap/>
            <w:vAlign w:val="bottom"/>
            <w:hideMark/>
          </w:tcPr>
          <w:p w14:paraId="44E2EF4B"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386</w:t>
            </w:r>
          </w:p>
        </w:tc>
        <w:tc>
          <w:tcPr>
            <w:tcW w:w="894" w:type="pct"/>
            <w:tcBorders>
              <w:top w:val="nil"/>
              <w:left w:val="nil"/>
              <w:bottom w:val="single" w:sz="4" w:space="0" w:color="auto"/>
              <w:right w:val="single" w:sz="4" w:space="0" w:color="auto"/>
            </w:tcBorders>
            <w:noWrap/>
            <w:vAlign w:val="bottom"/>
            <w:hideMark/>
          </w:tcPr>
          <w:p w14:paraId="5102F09A"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4.6％</w:t>
            </w:r>
          </w:p>
        </w:tc>
        <w:tc>
          <w:tcPr>
            <w:tcW w:w="956" w:type="pct"/>
            <w:tcBorders>
              <w:top w:val="nil"/>
              <w:left w:val="nil"/>
              <w:bottom w:val="single" w:sz="4" w:space="0" w:color="auto"/>
              <w:right w:val="single" w:sz="4" w:space="0" w:color="auto"/>
            </w:tcBorders>
            <w:noWrap/>
            <w:vAlign w:val="bottom"/>
            <w:hideMark/>
          </w:tcPr>
          <w:p w14:paraId="78D53469"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4.2％</w:t>
            </w:r>
          </w:p>
        </w:tc>
      </w:tr>
      <w:tr w:rsidR="000D1485" w:rsidRPr="000D1485" w14:paraId="2CAF0EBA"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492E3FAC"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20～24歳</w:t>
            </w:r>
          </w:p>
        </w:tc>
        <w:tc>
          <w:tcPr>
            <w:tcW w:w="749" w:type="pct"/>
            <w:tcBorders>
              <w:top w:val="nil"/>
              <w:left w:val="nil"/>
              <w:bottom w:val="single" w:sz="4" w:space="0" w:color="auto"/>
              <w:right w:val="single" w:sz="4" w:space="0" w:color="auto"/>
            </w:tcBorders>
            <w:noWrap/>
            <w:vAlign w:val="bottom"/>
            <w:hideMark/>
          </w:tcPr>
          <w:p w14:paraId="0E4D75C4"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271</w:t>
            </w:r>
          </w:p>
        </w:tc>
        <w:tc>
          <w:tcPr>
            <w:tcW w:w="735" w:type="pct"/>
            <w:tcBorders>
              <w:top w:val="nil"/>
              <w:left w:val="nil"/>
              <w:bottom w:val="single" w:sz="4" w:space="0" w:color="auto"/>
              <w:right w:val="single" w:sz="4" w:space="0" w:color="auto"/>
            </w:tcBorders>
            <w:noWrap/>
            <w:vAlign w:val="bottom"/>
            <w:hideMark/>
          </w:tcPr>
          <w:p w14:paraId="4CAB903B"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153</w:t>
            </w:r>
          </w:p>
        </w:tc>
        <w:tc>
          <w:tcPr>
            <w:tcW w:w="799" w:type="pct"/>
            <w:tcBorders>
              <w:top w:val="nil"/>
              <w:left w:val="nil"/>
              <w:bottom w:val="single" w:sz="4" w:space="0" w:color="auto"/>
              <w:right w:val="single" w:sz="4" w:space="0" w:color="auto"/>
            </w:tcBorders>
            <w:noWrap/>
            <w:vAlign w:val="bottom"/>
            <w:hideMark/>
          </w:tcPr>
          <w:p w14:paraId="6CC911D4"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424</w:t>
            </w:r>
          </w:p>
        </w:tc>
        <w:tc>
          <w:tcPr>
            <w:tcW w:w="894" w:type="pct"/>
            <w:tcBorders>
              <w:top w:val="nil"/>
              <w:left w:val="nil"/>
              <w:bottom w:val="single" w:sz="4" w:space="0" w:color="auto"/>
              <w:right w:val="single" w:sz="4" w:space="0" w:color="auto"/>
            </w:tcBorders>
            <w:noWrap/>
            <w:vAlign w:val="bottom"/>
            <w:hideMark/>
          </w:tcPr>
          <w:p w14:paraId="78BDEF84"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6.1％</w:t>
            </w:r>
          </w:p>
        </w:tc>
        <w:tc>
          <w:tcPr>
            <w:tcW w:w="956" w:type="pct"/>
            <w:tcBorders>
              <w:top w:val="nil"/>
              <w:left w:val="nil"/>
              <w:bottom w:val="single" w:sz="4" w:space="0" w:color="auto"/>
              <w:right w:val="single" w:sz="4" w:space="0" w:color="auto"/>
            </w:tcBorders>
            <w:noWrap/>
            <w:vAlign w:val="bottom"/>
            <w:hideMark/>
          </w:tcPr>
          <w:p w14:paraId="299AA4BF"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3.5％</w:t>
            </w:r>
          </w:p>
        </w:tc>
      </w:tr>
      <w:tr w:rsidR="000D1485" w:rsidRPr="000D1485" w14:paraId="4D9AABA0"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52D4B928"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25～29歳</w:t>
            </w:r>
          </w:p>
        </w:tc>
        <w:tc>
          <w:tcPr>
            <w:tcW w:w="749" w:type="pct"/>
            <w:tcBorders>
              <w:top w:val="nil"/>
              <w:left w:val="nil"/>
              <w:bottom w:val="single" w:sz="4" w:space="0" w:color="auto"/>
              <w:right w:val="single" w:sz="4" w:space="0" w:color="auto"/>
            </w:tcBorders>
            <w:noWrap/>
            <w:vAlign w:val="bottom"/>
            <w:hideMark/>
          </w:tcPr>
          <w:p w14:paraId="45D0073A"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178</w:t>
            </w:r>
          </w:p>
        </w:tc>
        <w:tc>
          <w:tcPr>
            <w:tcW w:w="735" w:type="pct"/>
            <w:tcBorders>
              <w:top w:val="nil"/>
              <w:left w:val="nil"/>
              <w:bottom w:val="single" w:sz="4" w:space="0" w:color="auto"/>
              <w:right w:val="single" w:sz="4" w:space="0" w:color="auto"/>
            </w:tcBorders>
            <w:noWrap/>
            <w:vAlign w:val="bottom"/>
            <w:hideMark/>
          </w:tcPr>
          <w:p w14:paraId="58B211C9"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123</w:t>
            </w:r>
          </w:p>
        </w:tc>
        <w:tc>
          <w:tcPr>
            <w:tcW w:w="799" w:type="pct"/>
            <w:tcBorders>
              <w:top w:val="nil"/>
              <w:left w:val="nil"/>
              <w:bottom w:val="single" w:sz="4" w:space="0" w:color="auto"/>
              <w:right w:val="single" w:sz="4" w:space="0" w:color="auto"/>
            </w:tcBorders>
            <w:noWrap/>
            <w:vAlign w:val="bottom"/>
            <w:hideMark/>
          </w:tcPr>
          <w:p w14:paraId="4261446E"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301</w:t>
            </w:r>
          </w:p>
        </w:tc>
        <w:tc>
          <w:tcPr>
            <w:tcW w:w="894" w:type="pct"/>
            <w:tcBorders>
              <w:top w:val="nil"/>
              <w:left w:val="nil"/>
              <w:bottom w:val="single" w:sz="4" w:space="0" w:color="auto"/>
              <w:right w:val="single" w:sz="4" w:space="0" w:color="auto"/>
            </w:tcBorders>
            <w:noWrap/>
            <w:vAlign w:val="bottom"/>
            <w:hideMark/>
          </w:tcPr>
          <w:p w14:paraId="288B05D5"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4.0％</w:t>
            </w:r>
          </w:p>
        </w:tc>
        <w:tc>
          <w:tcPr>
            <w:tcW w:w="956" w:type="pct"/>
            <w:tcBorders>
              <w:top w:val="nil"/>
              <w:left w:val="nil"/>
              <w:bottom w:val="single" w:sz="4" w:space="0" w:color="auto"/>
              <w:right w:val="single" w:sz="4" w:space="0" w:color="auto"/>
            </w:tcBorders>
            <w:noWrap/>
            <w:vAlign w:val="bottom"/>
            <w:hideMark/>
          </w:tcPr>
          <w:p w14:paraId="786B75FF"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2.8％</w:t>
            </w:r>
          </w:p>
        </w:tc>
      </w:tr>
      <w:tr w:rsidR="000D1485" w:rsidRPr="000D1485" w14:paraId="05E18095"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41B6F9DC"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30～34歳</w:t>
            </w:r>
          </w:p>
        </w:tc>
        <w:tc>
          <w:tcPr>
            <w:tcW w:w="749" w:type="pct"/>
            <w:tcBorders>
              <w:top w:val="nil"/>
              <w:left w:val="nil"/>
              <w:bottom w:val="single" w:sz="4" w:space="0" w:color="auto"/>
              <w:right w:val="single" w:sz="4" w:space="0" w:color="auto"/>
            </w:tcBorders>
            <w:noWrap/>
            <w:vAlign w:val="bottom"/>
            <w:hideMark/>
          </w:tcPr>
          <w:p w14:paraId="239C3382"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182</w:t>
            </w:r>
          </w:p>
        </w:tc>
        <w:tc>
          <w:tcPr>
            <w:tcW w:w="735" w:type="pct"/>
            <w:tcBorders>
              <w:top w:val="nil"/>
              <w:left w:val="nil"/>
              <w:bottom w:val="single" w:sz="4" w:space="0" w:color="auto"/>
              <w:right w:val="single" w:sz="4" w:space="0" w:color="auto"/>
            </w:tcBorders>
            <w:noWrap/>
            <w:vAlign w:val="bottom"/>
            <w:hideMark/>
          </w:tcPr>
          <w:p w14:paraId="3A70B9C0"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121</w:t>
            </w:r>
          </w:p>
        </w:tc>
        <w:tc>
          <w:tcPr>
            <w:tcW w:w="799" w:type="pct"/>
            <w:tcBorders>
              <w:top w:val="nil"/>
              <w:left w:val="nil"/>
              <w:bottom w:val="single" w:sz="4" w:space="0" w:color="auto"/>
              <w:right w:val="single" w:sz="4" w:space="0" w:color="auto"/>
            </w:tcBorders>
            <w:noWrap/>
            <w:vAlign w:val="bottom"/>
            <w:hideMark/>
          </w:tcPr>
          <w:p w14:paraId="1192C515"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303</w:t>
            </w:r>
          </w:p>
        </w:tc>
        <w:tc>
          <w:tcPr>
            <w:tcW w:w="894" w:type="pct"/>
            <w:tcBorders>
              <w:top w:val="nil"/>
              <w:left w:val="nil"/>
              <w:bottom w:val="single" w:sz="4" w:space="0" w:color="auto"/>
              <w:right w:val="single" w:sz="4" w:space="0" w:color="auto"/>
            </w:tcBorders>
            <w:noWrap/>
            <w:vAlign w:val="bottom"/>
            <w:hideMark/>
          </w:tcPr>
          <w:p w14:paraId="469F714C"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4.1％</w:t>
            </w:r>
          </w:p>
        </w:tc>
        <w:tc>
          <w:tcPr>
            <w:tcW w:w="956" w:type="pct"/>
            <w:tcBorders>
              <w:top w:val="nil"/>
              <w:left w:val="nil"/>
              <w:bottom w:val="single" w:sz="4" w:space="0" w:color="auto"/>
              <w:right w:val="single" w:sz="4" w:space="0" w:color="auto"/>
            </w:tcBorders>
            <w:noWrap/>
            <w:vAlign w:val="bottom"/>
            <w:hideMark/>
          </w:tcPr>
          <w:p w14:paraId="6DCA5310"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2.7％</w:t>
            </w:r>
          </w:p>
        </w:tc>
      </w:tr>
      <w:tr w:rsidR="000D1485" w:rsidRPr="000D1485" w14:paraId="64DF99A7"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370E79AB"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35～39歳</w:t>
            </w:r>
          </w:p>
        </w:tc>
        <w:tc>
          <w:tcPr>
            <w:tcW w:w="749" w:type="pct"/>
            <w:tcBorders>
              <w:top w:val="nil"/>
              <w:left w:val="nil"/>
              <w:bottom w:val="single" w:sz="4" w:space="0" w:color="auto"/>
              <w:right w:val="single" w:sz="4" w:space="0" w:color="auto"/>
            </w:tcBorders>
            <w:noWrap/>
            <w:vAlign w:val="bottom"/>
            <w:hideMark/>
          </w:tcPr>
          <w:p w14:paraId="415E6F09"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222</w:t>
            </w:r>
          </w:p>
        </w:tc>
        <w:tc>
          <w:tcPr>
            <w:tcW w:w="735" w:type="pct"/>
            <w:tcBorders>
              <w:top w:val="nil"/>
              <w:left w:val="nil"/>
              <w:bottom w:val="single" w:sz="4" w:space="0" w:color="auto"/>
              <w:right w:val="single" w:sz="4" w:space="0" w:color="auto"/>
            </w:tcBorders>
            <w:noWrap/>
            <w:vAlign w:val="bottom"/>
            <w:hideMark/>
          </w:tcPr>
          <w:p w14:paraId="5ED684E8"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189</w:t>
            </w:r>
          </w:p>
        </w:tc>
        <w:tc>
          <w:tcPr>
            <w:tcW w:w="799" w:type="pct"/>
            <w:tcBorders>
              <w:top w:val="nil"/>
              <w:left w:val="nil"/>
              <w:bottom w:val="single" w:sz="4" w:space="0" w:color="auto"/>
              <w:right w:val="single" w:sz="4" w:space="0" w:color="auto"/>
            </w:tcBorders>
            <w:noWrap/>
            <w:vAlign w:val="bottom"/>
            <w:hideMark/>
          </w:tcPr>
          <w:p w14:paraId="66B5B3E9"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411</w:t>
            </w:r>
          </w:p>
        </w:tc>
        <w:tc>
          <w:tcPr>
            <w:tcW w:w="894" w:type="pct"/>
            <w:tcBorders>
              <w:top w:val="nil"/>
              <w:left w:val="nil"/>
              <w:bottom w:val="single" w:sz="4" w:space="0" w:color="auto"/>
              <w:right w:val="single" w:sz="4" w:space="0" w:color="auto"/>
            </w:tcBorders>
            <w:noWrap/>
            <w:vAlign w:val="bottom"/>
            <w:hideMark/>
          </w:tcPr>
          <w:p w14:paraId="63C3E69B"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5.0％</w:t>
            </w:r>
          </w:p>
        </w:tc>
        <w:tc>
          <w:tcPr>
            <w:tcW w:w="956" w:type="pct"/>
            <w:tcBorders>
              <w:top w:val="nil"/>
              <w:left w:val="nil"/>
              <w:bottom w:val="single" w:sz="4" w:space="0" w:color="auto"/>
              <w:right w:val="single" w:sz="4" w:space="0" w:color="auto"/>
            </w:tcBorders>
            <w:noWrap/>
            <w:vAlign w:val="bottom"/>
            <w:hideMark/>
          </w:tcPr>
          <w:p w14:paraId="6D72B6E6"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4.3％</w:t>
            </w:r>
          </w:p>
        </w:tc>
      </w:tr>
      <w:tr w:rsidR="000D1485" w:rsidRPr="000D1485" w14:paraId="5A03E336"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71167E7F"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40～44歳</w:t>
            </w:r>
          </w:p>
        </w:tc>
        <w:tc>
          <w:tcPr>
            <w:tcW w:w="749" w:type="pct"/>
            <w:tcBorders>
              <w:top w:val="nil"/>
              <w:left w:val="nil"/>
              <w:bottom w:val="single" w:sz="4" w:space="0" w:color="auto"/>
              <w:right w:val="single" w:sz="4" w:space="0" w:color="auto"/>
            </w:tcBorders>
            <w:noWrap/>
            <w:vAlign w:val="bottom"/>
            <w:hideMark/>
          </w:tcPr>
          <w:p w14:paraId="06FFBE62"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253</w:t>
            </w:r>
          </w:p>
        </w:tc>
        <w:tc>
          <w:tcPr>
            <w:tcW w:w="735" w:type="pct"/>
            <w:tcBorders>
              <w:top w:val="nil"/>
              <w:left w:val="nil"/>
              <w:bottom w:val="single" w:sz="4" w:space="0" w:color="auto"/>
              <w:right w:val="single" w:sz="4" w:space="0" w:color="auto"/>
            </w:tcBorders>
            <w:noWrap/>
            <w:vAlign w:val="bottom"/>
            <w:hideMark/>
          </w:tcPr>
          <w:p w14:paraId="1C376CFA"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190</w:t>
            </w:r>
          </w:p>
        </w:tc>
        <w:tc>
          <w:tcPr>
            <w:tcW w:w="799" w:type="pct"/>
            <w:tcBorders>
              <w:top w:val="nil"/>
              <w:left w:val="nil"/>
              <w:bottom w:val="single" w:sz="4" w:space="0" w:color="auto"/>
              <w:right w:val="single" w:sz="4" w:space="0" w:color="auto"/>
            </w:tcBorders>
            <w:noWrap/>
            <w:vAlign w:val="bottom"/>
            <w:hideMark/>
          </w:tcPr>
          <w:p w14:paraId="155C6F37"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443</w:t>
            </w:r>
          </w:p>
        </w:tc>
        <w:tc>
          <w:tcPr>
            <w:tcW w:w="894" w:type="pct"/>
            <w:tcBorders>
              <w:top w:val="nil"/>
              <w:left w:val="nil"/>
              <w:bottom w:val="single" w:sz="4" w:space="0" w:color="auto"/>
              <w:right w:val="single" w:sz="4" w:space="0" w:color="auto"/>
            </w:tcBorders>
            <w:noWrap/>
            <w:vAlign w:val="bottom"/>
            <w:hideMark/>
          </w:tcPr>
          <w:p w14:paraId="162353E5"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5.7％</w:t>
            </w:r>
          </w:p>
        </w:tc>
        <w:tc>
          <w:tcPr>
            <w:tcW w:w="956" w:type="pct"/>
            <w:tcBorders>
              <w:top w:val="nil"/>
              <w:left w:val="nil"/>
              <w:bottom w:val="single" w:sz="4" w:space="0" w:color="auto"/>
              <w:right w:val="single" w:sz="4" w:space="0" w:color="auto"/>
            </w:tcBorders>
            <w:noWrap/>
            <w:vAlign w:val="bottom"/>
            <w:hideMark/>
          </w:tcPr>
          <w:p w14:paraId="64563388"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4.3％</w:t>
            </w:r>
          </w:p>
        </w:tc>
      </w:tr>
      <w:tr w:rsidR="000D1485" w:rsidRPr="000D1485" w14:paraId="1EA1C3D1"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623083A7"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45～49歳</w:t>
            </w:r>
          </w:p>
        </w:tc>
        <w:tc>
          <w:tcPr>
            <w:tcW w:w="749" w:type="pct"/>
            <w:tcBorders>
              <w:top w:val="nil"/>
              <w:left w:val="nil"/>
              <w:bottom w:val="single" w:sz="4" w:space="0" w:color="auto"/>
              <w:right w:val="single" w:sz="4" w:space="0" w:color="auto"/>
            </w:tcBorders>
            <w:noWrap/>
            <w:vAlign w:val="bottom"/>
            <w:hideMark/>
          </w:tcPr>
          <w:p w14:paraId="7A37933A"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294</w:t>
            </w:r>
          </w:p>
        </w:tc>
        <w:tc>
          <w:tcPr>
            <w:tcW w:w="735" w:type="pct"/>
            <w:tcBorders>
              <w:top w:val="nil"/>
              <w:left w:val="nil"/>
              <w:bottom w:val="single" w:sz="4" w:space="0" w:color="auto"/>
              <w:right w:val="single" w:sz="4" w:space="0" w:color="auto"/>
            </w:tcBorders>
            <w:noWrap/>
            <w:vAlign w:val="bottom"/>
            <w:hideMark/>
          </w:tcPr>
          <w:p w14:paraId="4118180C"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270</w:t>
            </w:r>
          </w:p>
        </w:tc>
        <w:tc>
          <w:tcPr>
            <w:tcW w:w="799" w:type="pct"/>
            <w:tcBorders>
              <w:top w:val="nil"/>
              <w:left w:val="nil"/>
              <w:bottom w:val="single" w:sz="4" w:space="0" w:color="auto"/>
              <w:right w:val="single" w:sz="4" w:space="0" w:color="auto"/>
            </w:tcBorders>
            <w:noWrap/>
            <w:vAlign w:val="bottom"/>
            <w:hideMark/>
          </w:tcPr>
          <w:p w14:paraId="545F677D"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564</w:t>
            </w:r>
          </w:p>
        </w:tc>
        <w:tc>
          <w:tcPr>
            <w:tcW w:w="894" w:type="pct"/>
            <w:tcBorders>
              <w:top w:val="nil"/>
              <w:left w:val="nil"/>
              <w:bottom w:val="single" w:sz="4" w:space="0" w:color="auto"/>
              <w:right w:val="single" w:sz="4" w:space="0" w:color="auto"/>
            </w:tcBorders>
            <w:noWrap/>
            <w:vAlign w:val="bottom"/>
            <w:hideMark/>
          </w:tcPr>
          <w:p w14:paraId="6B120C29"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6.6％</w:t>
            </w:r>
          </w:p>
        </w:tc>
        <w:tc>
          <w:tcPr>
            <w:tcW w:w="956" w:type="pct"/>
            <w:tcBorders>
              <w:top w:val="nil"/>
              <w:left w:val="nil"/>
              <w:bottom w:val="single" w:sz="4" w:space="0" w:color="auto"/>
              <w:right w:val="single" w:sz="4" w:space="0" w:color="auto"/>
            </w:tcBorders>
            <w:noWrap/>
            <w:vAlign w:val="bottom"/>
            <w:hideMark/>
          </w:tcPr>
          <w:p w14:paraId="2E69745C"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6.1％</w:t>
            </w:r>
          </w:p>
        </w:tc>
      </w:tr>
      <w:tr w:rsidR="000D1485" w:rsidRPr="000D1485" w14:paraId="2FFAC0EC"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3EE1ECF6"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50～54歳</w:t>
            </w:r>
          </w:p>
        </w:tc>
        <w:tc>
          <w:tcPr>
            <w:tcW w:w="749" w:type="pct"/>
            <w:tcBorders>
              <w:top w:val="nil"/>
              <w:left w:val="nil"/>
              <w:bottom w:val="single" w:sz="4" w:space="0" w:color="auto"/>
              <w:right w:val="single" w:sz="4" w:space="0" w:color="auto"/>
            </w:tcBorders>
            <w:noWrap/>
            <w:vAlign w:val="bottom"/>
            <w:hideMark/>
          </w:tcPr>
          <w:p w14:paraId="7C4C7081"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228</w:t>
            </w:r>
          </w:p>
        </w:tc>
        <w:tc>
          <w:tcPr>
            <w:tcW w:w="735" w:type="pct"/>
            <w:tcBorders>
              <w:top w:val="nil"/>
              <w:left w:val="nil"/>
              <w:bottom w:val="single" w:sz="4" w:space="0" w:color="auto"/>
              <w:right w:val="single" w:sz="4" w:space="0" w:color="auto"/>
            </w:tcBorders>
            <w:noWrap/>
            <w:vAlign w:val="bottom"/>
            <w:hideMark/>
          </w:tcPr>
          <w:p w14:paraId="1B850E96"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259</w:t>
            </w:r>
          </w:p>
        </w:tc>
        <w:tc>
          <w:tcPr>
            <w:tcW w:w="799" w:type="pct"/>
            <w:tcBorders>
              <w:top w:val="nil"/>
              <w:left w:val="nil"/>
              <w:bottom w:val="single" w:sz="4" w:space="0" w:color="auto"/>
              <w:right w:val="single" w:sz="4" w:space="0" w:color="auto"/>
            </w:tcBorders>
            <w:noWrap/>
            <w:vAlign w:val="bottom"/>
            <w:hideMark/>
          </w:tcPr>
          <w:p w14:paraId="5A8D3E92"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487</w:t>
            </w:r>
          </w:p>
        </w:tc>
        <w:tc>
          <w:tcPr>
            <w:tcW w:w="894" w:type="pct"/>
            <w:tcBorders>
              <w:top w:val="nil"/>
              <w:left w:val="nil"/>
              <w:bottom w:val="single" w:sz="4" w:space="0" w:color="auto"/>
              <w:right w:val="single" w:sz="4" w:space="0" w:color="auto"/>
            </w:tcBorders>
            <w:noWrap/>
            <w:vAlign w:val="bottom"/>
            <w:hideMark/>
          </w:tcPr>
          <w:p w14:paraId="77A65C13"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5.1％</w:t>
            </w:r>
          </w:p>
        </w:tc>
        <w:tc>
          <w:tcPr>
            <w:tcW w:w="956" w:type="pct"/>
            <w:tcBorders>
              <w:top w:val="nil"/>
              <w:left w:val="nil"/>
              <w:bottom w:val="single" w:sz="4" w:space="0" w:color="auto"/>
              <w:right w:val="single" w:sz="4" w:space="0" w:color="auto"/>
            </w:tcBorders>
            <w:noWrap/>
            <w:vAlign w:val="bottom"/>
            <w:hideMark/>
          </w:tcPr>
          <w:p w14:paraId="44273A77"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5.9％</w:t>
            </w:r>
          </w:p>
        </w:tc>
      </w:tr>
      <w:tr w:rsidR="000D1485" w:rsidRPr="000D1485" w14:paraId="7FF73808"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41C7E178"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55～59歳</w:t>
            </w:r>
          </w:p>
        </w:tc>
        <w:tc>
          <w:tcPr>
            <w:tcW w:w="749" w:type="pct"/>
            <w:tcBorders>
              <w:top w:val="nil"/>
              <w:left w:val="nil"/>
              <w:bottom w:val="single" w:sz="4" w:space="0" w:color="auto"/>
              <w:right w:val="single" w:sz="4" w:space="0" w:color="auto"/>
            </w:tcBorders>
            <w:noWrap/>
            <w:vAlign w:val="bottom"/>
            <w:hideMark/>
          </w:tcPr>
          <w:p w14:paraId="2C219A3A"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297</w:t>
            </w:r>
          </w:p>
        </w:tc>
        <w:tc>
          <w:tcPr>
            <w:tcW w:w="735" w:type="pct"/>
            <w:tcBorders>
              <w:top w:val="nil"/>
              <w:left w:val="nil"/>
              <w:bottom w:val="single" w:sz="4" w:space="0" w:color="auto"/>
              <w:right w:val="single" w:sz="4" w:space="0" w:color="auto"/>
            </w:tcBorders>
            <w:noWrap/>
            <w:vAlign w:val="bottom"/>
            <w:hideMark/>
          </w:tcPr>
          <w:p w14:paraId="2026708C"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294</w:t>
            </w:r>
          </w:p>
        </w:tc>
        <w:tc>
          <w:tcPr>
            <w:tcW w:w="799" w:type="pct"/>
            <w:tcBorders>
              <w:top w:val="nil"/>
              <w:left w:val="nil"/>
              <w:bottom w:val="single" w:sz="4" w:space="0" w:color="auto"/>
              <w:right w:val="single" w:sz="4" w:space="0" w:color="auto"/>
            </w:tcBorders>
            <w:noWrap/>
            <w:vAlign w:val="bottom"/>
            <w:hideMark/>
          </w:tcPr>
          <w:p w14:paraId="7DB87DA7"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591</w:t>
            </w:r>
          </w:p>
        </w:tc>
        <w:tc>
          <w:tcPr>
            <w:tcW w:w="894" w:type="pct"/>
            <w:tcBorders>
              <w:top w:val="nil"/>
              <w:left w:val="nil"/>
              <w:bottom w:val="single" w:sz="4" w:space="0" w:color="auto"/>
              <w:right w:val="single" w:sz="4" w:space="0" w:color="auto"/>
            </w:tcBorders>
            <w:noWrap/>
            <w:vAlign w:val="bottom"/>
            <w:hideMark/>
          </w:tcPr>
          <w:p w14:paraId="29B964DC"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6.7％</w:t>
            </w:r>
          </w:p>
        </w:tc>
        <w:tc>
          <w:tcPr>
            <w:tcW w:w="956" w:type="pct"/>
            <w:tcBorders>
              <w:top w:val="nil"/>
              <w:left w:val="nil"/>
              <w:bottom w:val="single" w:sz="4" w:space="0" w:color="auto"/>
              <w:right w:val="single" w:sz="4" w:space="0" w:color="auto"/>
            </w:tcBorders>
            <w:noWrap/>
            <w:vAlign w:val="bottom"/>
            <w:hideMark/>
          </w:tcPr>
          <w:p w14:paraId="485F02B2"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6.6％</w:t>
            </w:r>
          </w:p>
        </w:tc>
      </w:tr>
      <w:tr w:rsidR="000D1485" w:rsidRPr="000D1485" w14:paraId="3620F553"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4A2D9526"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60～64歳</w:t>
            </w:r>
          </w:p>
        </w:tc>
        <w:tc>
          <w:tcPr>
            <w:tcW w:w="749" w:type="pct"/>
            <w:tcBorders>
              <w:top w:val="nil"/>
              <w:left w:val="nil"/>
              <w:bottom w:val="single" w:sz="4" w:space="0" w:color="auto"/>
              <w:right w:val="single" w:sz="4" w:space="0" w:color="auto"/>
            </w:tcBorders>
            <w:noWrap/>
            <w:vAlign w:val="bottom"/>
            <w:hideMark/>
          </w:tcPr>
          <w:p w14:paraId="51BFB197"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374</w:t>
            </w:r>
          </w:p>
        </w:tc>
        <w:tc>
          <w:tcPr>
            <w:tcW w:w="735" w:type="pct"/>
            <w:tcBorders>
              <w:top w:val="nil"/>
              <w:left w:val="nil"/>
              <w:bottom w:val="single" w:sz="4" w:space="0" w:color="auto"/>
              <w:right w:val="single" w:sz="4" w:space="0" w:color="auto"/>
            </w:tcBorders>
            <w:noWrap/>
            <w:vAlign w:val="bottom"/>
            <w:hideMark/>
          </w:tcPr>
          <w:p w14:paraId="420CBF14"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349</w:t>
            </w:r>
          </w:p>
        </w:tc>
        <w:tc>
          <w:tcPr>
            <w:tcW w:w="799" w:type="pct"/>
            <w:tcBorders>
              <w:top w:val="nil"/>
              <w:left w:val="nil"/>
              <w:bottom w:val="single" w:sz="4" w:space="0" w:color="auto"/>
              <w:right w:val="single" w:sz="4" w:space="0" w:color="auto"/>
            </w:tcBorders>
            <w:noWrap/>
            <w:vAlign w:val="bottom"/>
            <w:hideMark/>
          </w:tcPr>
          <w:p w14:paraId="7E0B3834"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723</w:t>
            </w:r>
          </w:p>
        </w:tc>
        <w:tc>
          <w:tcPr>
            <w:tcW w:w="894" w:type="pct"/>
            <w:tcBorders>
              <w:top w:val="nil"/>
              <w:left w:val="nil"/>
              <w:bottom w:val="single" w:sz="4" w:space="0" w:color="auto"/>
              <w:right w:val="single" w:sz="4" w:space="0" w:color="auto"/>
            </w:tcBorders>
            <w:noWrap/>
            <w:vAlign w:val="bottom"/>
            <w:hideMark/>
          </w:tcPr>
          <w:p w14:paraId="0F783035"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8.4％</w:t>
            </w:r>
          </w:p>
        </w:tc>
        <w:tc>
          <w:tcPr>
            <w:tcW w:w="956" w:type="pct"/>
            <w:tcBorders>
              <w:top w:val="nil"/>
              <w:left w:val="nil"/>
              <w:bottom w:val="single" w:sz="4" w:space="0" w:color="auto"/>
              <w:right w:val="single" w:sz="4" w:space="0" w:color="auto"/>
            </w:tcBorders>
            <w:noWrap/>
            <w:vAlign w:val="bottom"/>
            <w:hideMark/>
          </w:tcPr>
          <w:p w14:paraId="10DE2AE9"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7.9％</w:t>
            </w:r>
          </w:p>
        </w:tc>
      </w:tr>
      <w:tr w:rsidR="000D1485" w:rsidRPr="000D1485" w14:paraId="70A04A2F"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29705256"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65～69歳</w:t>
            </w:r>
          </w:p>
        </w:tc>
        <w:tc>
          <w:tcPr>
            <w:tcW w:w="749" w:type="pct"/>
            <w:tcBorders>
              <w:top w:val="nil"/>
              <w:left w:val="nil"/>
              <w:bottom w:val="single" w:sz="4" w:space="0" w:color="auto"/>
              <w:right w:val="single" w:sz="4" w:space="0" w:color="auto"/>
            </w:tcBorders>
            <w:noWrap/>
            <w:vAlign w:val="bottom"/>
            <w:hideMark/>
          </w:tcPr>
          <w:p w14:paraId="55137745"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435</w:t>
            </w:r>
          </w:p>
        </w:tc>
        <w:tc>
          <w:tcPr>
            <w:tcW w:w="735" w:type="pct"/>
            <w:tcBorders>
              <w:top w:val="nil"/>
              <w:left w:val="nil"/>
              <w:bottom w:val="single" w:sz="4" w:space="0" w:color="auto"/>
              <w:right w:val="single" w:sz="4" w:space="0" w:color="auto"/>
            </w:tcBorders>
            <w:noWrap/>
            <w:vAlign w:val="bottom"/>
            <w:hideMark/>
          </w:tcPr>
          <w:p w14:paraId="66D37D96"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422</w:t>
            </w:r>
          </w:p>
        </w:tc>
        <w:tc>
          <w:tcPr>
            <w:tcW w:w="799" w:type="pct"/>
            <w:tcBorders>
              <w:top w:val="nil"/>
              <w:left w:val="nil"/>
              <w:bottom w:val="single" w:sz="4" w:space="0" w:color="auto"/>
              <w:right w:val="single" w:sz="4" w:space="0" w:color="auto"/>
            </w:tcBorders>
            <w:noWrap/>
            <w:vAlign w:val="bottom"/>
            <w:hideMark/>
          </w:tcPr>
          <w:p w14:paraId="5A85D66E"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857</w:t>
            </w:r>
          </w:p>
        </w:tc>
        <w:tc>
          <w:tcPr>
            <w:tcW w:w="894" w:type="pct"/>
            <w:tcBorders>
              <w:top w:val="nil"/>
              <w:left w:val="nil"/>
              <w:bottom w:val="single" w:sz="4" w:space="0" w:color="auto"/>
              <w:right w:val="single" w:sz="4" w:space="0" w:color="auto"/>
            </w:tcBorders>
            <w:noWrap/>
            <w:vAlign w:val="bottom"/>
            <w:hideMark/>
          </w:tcPr>
          <w:p w14:paraId="5B802C3A"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9.8％</w:t>
            </w:r>
          </w:p>
        </w:tc>
        <w:tc>
          <w:tcPr>
            <w:tcW w:w="956" w:type="pct"/>
            <w:tcBorders>
              <w:top w:val="nil"/>
              <w:left w:val="nil"/>
              <w:bottom w:val="single" w:sz="4" w:space="0" w:color="auto"/>
              <w:right w:val="single" w:sz="4" w:space="0" w:color="auto"/>
            </w:tcBorders>
            <w:noWrap/>
            <w:vAlign w:val="bottom"/>
            <w:hideMark/>
          </w:tcPr>
          <w:p w14:paraId="5F2D86FC"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9.5％</w:t>
            </w:r>
          </w:p>
        </w:tc>
      </w:tr>
      <w:tr w:rsidR="000D1485" w:rsidRPr="000D1485" w14:paraId="7AABA091"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504AE8B5"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70～74歳</w:t>
            </w:r>
          </w:p>
        </w:tc>
        <w:tc>
          <w:tcPr>
            <w:tcW w:w="749" w:type="pct"/>
            <w:tcBorders>
              <w:top w:val="nil"/>
              <w:left w:val="nil"/>
              <w:bottom w:val="single" w:sz="4" w:space="0" w:color="auto"/>
              <w:right w:val="single" w:sz="4" w:space="0" w:color="auto"/>
            </w:tcBorders>
            <w:noWrap/>
            <w:vAlign w:val="bottom"/>
            <w:hideMark/>
          </w:tcPr>
          <w:p w14:paraId="64CE3680"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408</w:t>
            </w:r>
          </w:p>
        </w:tc>
        <w:tc>
          <w:tcPr>
            <w:tcW w:w="735" w:type="pct"/>
            <w:tcBorders>
              <w:top w:val="nil"/>
              <w:left w:val="nil"/>
              <w:bottom w:val="single" w:sz="4" w:space="0" w:color="auto"/>
              <w:right w:val="single" w:sz="4" w:space="0" w:color="auto"/>
            </w:tcBorders>
            <w:noWrap/>
            <w:vAlign w:val="bottom"/>
            <w:hideMark/>
          </w:tcPr>
          <w:p w14:paraId="560DC908"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404</w:t>
            </w:r>
          </w:p>
        </w:tc>
        <w:tc>
          <w:tcPr>
            <w:tcW w:w="799" w:type="pct"/>
            <w:tcBorders>
              <w:top w:val="nil"/>
              <w:left w:val="nil"/>
              <w:bottom w:val="single" w:sz="4" w:space="0" w:color="auto"/>
              <w:right w:val="single" w:sz="4" w:space="0" w:color="auto"/>
            </w:tcBorders>
            <w:noWrap/>
            <w:vAlign w:val="bottom"/>
            <w:hideMark/>
          </w:tcPr>
          <w:p w14:paraId="69E60D66"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812</w:t>
            </w:r>
          </w:p>
        </w:tc>
        <w:tc>
          <w:tcPr>
            <w:tcW w:w="894" w:type="pct"/>
            <w:tcBorders>
              <w:top w:val="nil"/>
              <w:left w:val="nil"/>
              <w:bottom w:val="single" w:sz="4" w:space="0" w:color="auto"/>
              <w:right w:val="single" w:sz="4" w:space="0" w:color="auto"/>
            </w:tcBorders>
            <w:noWrap/>
            <w:vAlign w:val="bottom"/>
            <w:hideMark/>
          </w:tcPr>
          <w:p w14:paraId="399CE58F"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9.2％</w:t>
            </w:r>
          </w:p>
        </w:tc>
        <w:tc>
          <w:tcPr>
            <w:tcW w:w="956" w:type="pct"/>
            <w:tcBorders>
              <w:top w:val="nil"/>
              <w:left w:val="nil"/>
              <w:bottom w:val="single" w:sz="4" w:space="0" w:color="auto"/>
              <w:right w:val="single" w:sz="4" w:space="0" w:color="auto"/>
            </w:tcBorders>
            <w:noWrap/>
            <w:vAlign w:val="bottom"/>
            <w:hideMark/>
          </w:tcPr>
          <w:p w14:paraId="531F812E"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9.1％</w:t>
            </w:r>
          </w:p>
        </w:tc>
      </w:tr>
      <w:tr w:rsidR="000D1485" w:rsidRPr="000D1485" w14:paraId="164E4191"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253BD93B"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75～79歳</w:t>
            </w:r>
          </w:p>
        </w:tc>
        <w:tc>
          <w:tcPr>
            <w:tcW w:w="749" w:type="pct"/>
            <w:tcBorders>
              <w:top w:val="nil"/>
              <w:left w:val="nil"/>
              <w:bottom w:val="single" w:sz="4" w:space="0" w:color="auto"/>
              <w:right w:val="single" w:sz="4" w:space="0" w:color="auto"/>
            </w:tcBorders>
            <w:noWrap/>
            <w:vAlign w:val="bottom"/>
            <w:hideMark/>
          </w:tcPr>
          <w:p w14:paraId="04097E56"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283</w:t>
            </w:r>
          </w:p>
        </w:tc>
        <w:tc>
          <w:tcPr>
            <w:tcW w:w="735" w:type="pct"/>
            <w:tcBorders>
              <w:top w:val="nil"/>
              <w:left w:val="nil"/>
              <w:bottom w:val="single" w:sz="4" w:space="0" w:color="auto"/>
              <w:right w:val="single" w:sz="4" w:space="0" w:color="auto"/>
            </w:tcBorders>
            <w:noWrap/>
            <w:vAlign w:val="bottom"/>
            <w:hideMark/>
          </w:tcPr>
          <w:p w14:paraId="7B404ACF"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295</w:t>
            </w:r>
          </w:p>
        </w:tc>
        <w:tc>
          <w:tcPr>
            <w:tcW w:w="799" w:type="pct"/>
            <w:tcBorders>
              <w:top w:val="nil"/>
              <w:left w:val="nil"/>
              <w:bottom w:val="single" w:sz="4" w:space="0" w:color="auto"/>
              <w:right w:val="single" w:sz="4" w:space="0" w:color="auto"/>
            </w:tcBorders>
            <w:noWrap/>
            <w:vAlign w:val="bottom"/>
            <w:hideMark/>
          </w:tcPr>
          <w:p w14:paraId="6C82CF6C"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578</w:t>
            </w:r>
          </w:p>
        </w:tc>
        <w:tc>
          <w:tcPr>
            <w:tcW w:w="894" w:type="pct"/>
            <w:tcBorders>
              <w:top w:val="nil"/>
              <w:left w:val="nil"/>
              <w:bottom w:val="single" w:sz="4" w:space="0" w:color="auto"/>
              <w:right w:val="single" w:sz="4" w:space="0" w:color="auto"/>
            </w:tcBorders>
            <w:noWrap/>
            <w:vAlign w:val="bottom"/>
            <w:hideMark/>
          </w:tcPr>
          <w:p w14:paraId="715C558C"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6.4％</w:t>
            </w:r>
          </w:p>
        </w:tc>
        <w:tc>
          <w:tcPr>
            <w:tcW w:w="956" w:type="pct"/>
            <w:tcBorders>
              <w:top w:val="nil"/>
              <w:left w:val="nil"/>
              <w:bottom w:val="single" w:sz="4" w:space="0" w:color="auto"/>
              <w:right w:val="single" w:sz="4" w:space="0" w:color="auto"/>
            </w:tcBorders>
            <w:noWrap/>
            <w:vAlign w:val="bottom"/>
            <w:hideMark/>
          </w:tcPr>
          <w:p w14:paraId="7E4ACAAD"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6.7％</w:t>
            </w:r>
          </w:p>
        </w:tc>
      </w:tr>
      <w:tr w:rsidR="000D1485" w:rsidRPr="000D1485" w14:paraId="2850D678"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53360EBF"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80～84歳</w:t>
            </w:r>
          </w:p>
        </w:tc>
        <w:tc>
          <w:tcPr>
            <w:tcW w:w="749" w:type="pct"/>
            <w:tcBorders>
              <w:top w:val="nil"/>
              <w:left w:val="nil"/>
              <w:bottom w:val="single" w:sz="4" w:space="0" w:color="auto"/>
              <w:right w:val="single" w:sz="4" w:space="0" w:color="auto"/>
            </w:tcBorders>
            <w:noWrap/>
            <w:vAlign w:val="bottom"/>
            <w:hideMark/>
          </w:tcPr>
          <w:p w14:paraId="5BE0A2A1"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206</w:t>
            </w:r>
          </w:p>
        </w:tc>
        <w:tc>
          <w:tcPr>
            <w:tcW w:w="735" w:type="pct"/>
            <w:tcBorders>
              <w:top w:val="nil"/>
              <w:left w:val="nil"/>
              <w:bottom w:val="single" w:sz="4" w:space="0" w:color="auto"/>
              <w:right w:val="single" w:sz="4" w:space="0" w:color="auto"/>
            </w:tcBorders>
            <w:noWrap/>
            <w:vAlign w:val="bottom"/>
            <w:hideMark/>
          </w:tcPr>
          <w:p w14:paraId="53CBF43F"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265</w:t>
            </w:r>
          </w:p>
        </w:tc>
        <w:tc>
          <w:tcPr>
            <w:tcW w:w="799" w:type="pct"/>
            <w:tcBorders>
              <w:top w:val="nil"/>
              <w:left w:val="nil"/>
              <w:bottom w:val="single" w:sz="4" w:space="0" w:color="auto"/>
              <w:right w:val="single" w:sz="4" w:space="0" w:color="auto"/>
            </w:tcBorders>
            <w:noWrap/>
            <w:vAlign w:val="bottom"/>
            <w:hideMark/>
          </w:tcPr>
          <w:p w14:paraId="5265F518"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471</w:t>
            </w:r>
          </w:p>
        </w:tc>
        <w:tc>
          <w:tcPr>
            <w:tcW w:w="894" w:type="pct"/>
            <w:tcBorders>
              <w:top w:val="nil"/>
              <w:left w:val="nil"/>
              <w:bottom w:val="single" w:sz="4" w:space="0" w:color="auto"/>
              <w:right w:val="single" w:sz="4" w:space="0" w:color="auto"/>
            </w:tcBorders>
            <w:noWrap/>
            <w:vAlign w:val="bottom"/>
            <w:hideMark/>
          </w:tcPr>
          <w:p w14:paraId="2C787C40"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4.6％</w:t>
            </w:r>
          </w:p>
        </w:tc>
        <w:tc>
          <w:tcPr>
            <w:tcW w:w="956" w:type="pct"/>
            <w:tcBorders>
              <w:top w:val="nil"/>
              <w:left w:val="nil"/>
              <w:bottom w:val="single" w:sz="4" w:space="0" w:color="auto"/>
              <w:right w:val="single" w:sz="4" w:space="0" w:color="auto"/>
            </w:tcBorders>
            <w:noWrap/>
            <w:vAlign w:val="bottom"/>
            <w:hideMark/>
          </w:tcPr>
          <w:p w14:paraId="2543779F"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6.0％</w:t>
            </w:r>
          </w:p>
        </w:tc>
      </w:tr>
      <w:tr w:rsidR="000D1485" w:rsidRPr="000D1485" w14:paraId="228950A6"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40408CEA"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85～89歳</w:t>
            </w:r>
          </w:p>
        </w:tc>
        <w:tc>
          <w:tcPr>
            <w:tcW w:w="749" w:type="pct"/>
            <w:tcBorders>
              <w:top w:val="nil"/>
              <w:left w:val="nil"/>
              <w:bottom w:val="single" w:sz="4" w:space="0" w:color="auto"/>
              <w:right w:val="single" w:sz="4" w:space="0" w:color="auto"/>
            </w:tcBorders>
            <w:noWrap/>
            <w:vAlign w:val="bottom"/>
            <w:hideMark/>
          </w:tcPr>
          <w:p w14:paraId="076AC640"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139</w:t>
            </w:r>
          </w:p>
        </w:tc>
        <w:tc>
          <w:tcPr>
            <w:tcW w:w="735" w:type="pct"/>
            <w:tcBorders>
              <w:top w:val="nil"/>
              <w:left w:val="nil"/>
              <w:bottom w:val="single" w:sz="4" w:space="0" w:color="auto"/>
              <w:right w:val="single" w:sz="4" w:space="0" w:color="auto"/>
            </w:tcBorders>
            <w:noWrap/>
            <w:vAlign w:val="bottom"/>
            <w:hideMark/>
          </w:tcPr>
          <w:p w14:paraId="2644458A"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274</w:t>
            </w:r>
          </w:p>
        </w:tc>
        <w:tc>
          <w:tcPr>
            <w:tcW w:w="799" w:type="pct"/>
            <w:tcBorders>
              <w:top w:val="nil"/>
              <w:left w:val="nil"/>
              <w:bottom w:val="single" w:sz="4" w:space="0" w:color="auto"/>
              <w:right w:val="single" w:sz="4" w:space="0" w:color="auto"/>
            </w:tcBorders>
            <w:noWrap/>
            <w:vAlign w:val="bottom"/>
            <w:hideMark/>
          </w:tcPr>
          <w:p w14:paraId="242C9321"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413</w:t>
            </w:r>
          </w:p>
        </w:tc>
        <w:tc>
          <w:tcPr>
            <w:tcW w:w="894" w:type="pct"/>
            <w:tcBorders>
              <w:top w:val="nil"/>
              <w:left w:val="nil"/>
              <w:bottom w:val="single" w:sz="4" w:space="0" w:color="auto"/>
              <w:right w:val="single" w:sz="4" w:space="0" w:color="auto"/>
            </w:tcBorders>
            <w:noWrap/>
            <w:vAlign w:val="bottom"/>
            <w:hideMark/>
          </w:tcPr>
          <w:p w14:paraId="5D152437"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3.1％</w:t>
            </w:r>
          </w:p>
        </w:tc>
        <w:tc>
          <w:tcPr>
            <w:tcW w:w="956" w:type="pct"/>
            <w:tcBorders>
              <w:top w:val="nil"/>
              <w:left w:val="nil"/>
              <w:bottom w:val="single" w:sz="4" w:space="0" w:color="auto"/>
              <w:right w:val="single" w:sz="4" w:space="0" w:color="auto"/>
            </w:tcBorders>
            <w:noWrap/>
            <w:vAlign w:val="bottom"/>
            <w:hideMark/>
          </w:tcPr>
          <w:p w14:paraId="0F1B39E9"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6.2％</w:t>
            </w:r>
          </w:p>
        </w:tc>
      </w:tr>
      <w:tr w:rsidR="000D1485" w:rsidRPr="000D1485" w14:paraId="6955457C"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08E7C234"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90～94歳</w:t>
            </w:r>
          </w:p>
        </w:tc>
        <w:tc>
          <w:tcPr>
            <w:tcW w:w="749" w:type="pct"/>
            <w:tcBorders>
              <w:top w:val="nil"/>
              <w:left w:val="nil"/>
              <w:bottom w:val="single" w:sz="4" w:space="0" w:color="auto"/>
              <w:right w:val="single" w:sz="4" w:space="0" w:color="auto"/>
            </w:tcBorders>
            <w:noWrap/>
            <w:vAlign w:val="bottom"/>
            <w:hideMark/>
          </w:tcPr>
          <w:p w14:paraId="3E120CD2"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71</w:t>
            </w:r>
          </w:p>
        </w:tc>
        <w:tc>
          <w:tcPr>
            <w:tcW w:w="735" w:type="pct"/>
            <w:tcBorders>
              <w:top w:val="nil"/>
              <w:left w:val="nil"/>
              <w:bottom w:val="single" w:sz="4" w:space="0" w:color="auto"/>
              <w:right w:val="single" w:sz="4" w:space="0" w:color="auto"/>
            </w:tcBorders>
            <w:noWrap/>
            <w:vAlign w:val="bottom"/>
            <w:hideMark/>
          </w:tcPr>
          <w:p w14:paraId="5582BC83"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186</w:t>
            </w:r>
          </w:p>
        </w:tc>
        <w:tc>
          <w:tcPr>
            <w:tcW w:w="799" w:type="pct"/>
            <w:tcBorders>
              <w:top w:val="nil"/>
              <w:left w:val="nil"/>
              <w:bottom w:val="single" w:sz="4" w:space="0" w:color="auto"/>
              <w:right w:val="single" w:sz="4" w:space="0" w:color="auto"/>
            </w:tcBorders>
            <w:noWrap/>
            <w:vAlign w:val="bottom"/>
            <w:hideMark/>
          </w:tcPr>
          <w:p w14:paraId="1386E0D5"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257</w:t>
            </w:r>
          </w:p>
        </w:tc>
        <w:tc>
          <w:tcPr>
            <w:tcW w:w="894" w:type="pct"/>
            <w:tcBorders>
              <w:top w:val="nil"/>
              <w:left w:val="nil"/>
              <w:bottom w:val="single" w:sz="4" w:space="0" w:color="auto"/>
              <w:right w:val="single" w:sz="4" w:space="0" w:color="auto"/>
            </w:tcBorders>
            <w:noWrap/>
            <w:vAlign w:val="bottom"/>
            <w:hideMark/>
          </w:tcPr>
          <w:p w14:paraId="386C0CCB"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1.6％</w:t>
            </w:r>
          </w:p>
        </w:tc>
        <w:tc>
          <w:tcPr>
            <w:tcW w:w="956" w:type="pct"/>
            <w:tcBorders>
              <w:top w:val="nil"/>
              <w:left w:val="nil"/>
              <w:bottom w:val="single" w:sz="4" w:space="0" w:color="auto"/>
              <w:right w:val="single" w:sz="4" w:space="0" w:color="auto"/>
            </w:tcBorders>
            <w:noWrap/>
            <w:vAlign w:val="bottom"/>
            <w:hideMark/>
          </w:tcPr>
          <w:p w14:paraId="2433912E"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4.2％</w:t>
            </w:r>
          </w:p>
        </w:tc>
      </w:tr>
      <w:tr w:rsidR="000D1485" w:rsidRPr="000D1485" w14:paraId="42875E09"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07579399"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95～99歳</w:t>
            </w:r>
          </w:p>
        </w:tc>
        <w:tc>
          <w:tcPr>
            <w:tcW w:w="749" w:type="pct"/>
            <w:tcBorders>
              <w:top w:val="nil"/>
              <w:left w:val="nil"/>
              <w:bottom w:val="single" w:sz="4" w:space="0" w:color="auto"/>
              <w:right w:val="single" w:sz="4" w:space="0" w:color="auto"/>
            </w:tcBorders>
            <w:noWrap/>
            <w:vAlign w:val="bottom"/>
            <w:hideMark/>
          </w:tcPr>
          <w:p w14:paraId="45C5F720"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19</w:t>
            </w:r>
          </w:p>
        </w:tc>
        <w:tc>
          <w:tcPr>
            <w:tcW w:w="735" w:type="pct"/>
            <w:tcBorders>
              <w:top w:val="nil"/>
              <w:left w:val="nil"/>
              <w:bottom w:val="single" w:sz="4" w:space="0" w:color="auto"/>
              <w:right w:val="single" w:sz="4" w:space="0" w:color="auto"/>
            </w:tcBorders>
            <w:noWrap/>
            <w:vAlign w:val="bottom"/>
            <w:hideMark/>
          </w:tcPr>
          <w:p w14:paraId="56A65659"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64</w:t>
            </w:r>
          </w:p>
        </w:tc>
        <w:tc>
          <w:tcPr>
            <w:tcW w:w="799" w:type="pct"/>
            <w:tcBorders>
              <w:top w:val="nil"/>
              <w:left w:val="nil"/>
              <w:bottom w:val="single" w:sz="4" w:space="0" w:color="auto"/>
              <w:right w:val="single" w:sz="4" w:space="0" w:color="auto"/>
            </w:tcBorders>
            <w:noWrap/>
            <w:vAlign w:val="bottom"/>
            <w:hideMark/>
          </w:tcPr>
          <w:p w14:paraId="464B785C"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83</w:t>
            </w:r>
          </w:p>
        </w:tc>
        <w:tc>
          <w:tcPr>
            <w:tcW w:w="894" w:type="pct"/>
            <w:tcBorders>
              <w:top w:val="nil"/>
              <w:left w:val="nil"/>
              <w:bottom w:val="single" w:sz="4" w:space="0" w:color="auto"/>
              <w:right w:val="single" w:sz="4" w:space="0" w:color="auto"/>
            </w:tcBorders>
            <w:noWrap/>
            <w:vAlign w:val="bottom"/>
            <w:hideMark/>
          </w:tcPr>
          <w:p w14:paraId="58554E11"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0.4％</w:t>
            </w:r>
          </w:p>
        </w:tc>
        <w:tc>
          <w:tcPr>
            <w:tcW w:w="956" w:type="pct"/>
            <w:tcBorders>
              <w:top w:val="nil"/>
              <w:left w:val="nil"/>
              <w:bottom w:val="single" w:sz="4" w:space="0" w:color="auto"/>
              <w:right w:val="single" w:sz="4" w:space="0" w:color="auto"/>
            </w:tcBorders>
            <w:noWrap/>
            <w:vAlign w:val="bottom"/>
            <w:hideMark/>
          </w:tcPr>
          <w:p w14:paraId="5BA0CA8D"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1.4％</w:t>
            </w:r>
          </w:p>
        </w:tc>
      </w:tr>
      <w:tr w:rsidR="000D1485" w:rsidRPr="000D1485" w14:paraId="00010005"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5E2F5ECD"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100歳～</w:t>
            </w:r>
          </w:p>
        </w:tc>
        <w:tc>
          <w:tcPr>
            <w:tcW w:w="749" w:type="pct"/>
            <w:tcBorders>
              <w:top w:val="nil"/>
              <w:left w:val="nil"/>
              <w:bottom w:val="single" w:sz="4" w:space="0" w:color="auto"/>
              <w:right w:val="single" w:sz="4" w:space="0" w:color="auto"/>
            </w:tcBorders>
            <w:noWrap/>
            <w:vAlign w:val="bottom"/>
            <w:hideMark/>
          </w:tcPr>
          <w:p w14:paraId="5A54CF03"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w:t>
            </w:r>
          </w:p>
        </w:tc>
        <w:tc>
          <w:tcPr>
            <w:tcW w:w="735" w:type="pct"/>
            <w:tcBorders>
              <w:top w:val="nil"/>
              <w:left w:val="nil"/>
              <w:bottom w:val="single" w:sz="4" w:space="0" w:color="auto"/>
              <w:right w:val="single" w:sz="4" w:space="0" w:color="auto"/>
            </w:tcBorders>
            <w:noWrap/>
            <w:vAlign w:val="bottom"/>
            <w:hideMark/>
          </w:tcPr>
          <w:p w14:paraId="02969F8D"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12</w:t>
            </w:r>
          </w:p>
        </w:tc>
        <w:tc>
          <w:tcPr>
            <w:tcW w:w="799" w:type="pct"/>
            <w:tcBorders>
              <w:top w:val="nil"/>
              <w:left w:val="nil"/>
              <w:bottom w:val="single" w:sz="4" w:space="0" w:color="auto"/>
              <w:right w:val="single" w:sz="4" w:space="0" w:color="auto"/>
            </w:tcBorders>
            <w:noWrap/>
            <w:vAlign w:val="bottom"/>
            <w:hideMark/>
          </w:tcPr>
          <w:p w14:paraId="6773A88E"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13</w:t>
            </w:r>
          </w:p>
        </w:tc>
        <w:tc>
          <w:tcPr>
            <w:tcW w:w="894" w:type="pct"/>
            <w:tcBorders>
              <w:top w:val="nil"/>
              <w:left w:val="nil"/>
              <w:bottom w:val="single" w:sz="4" w:space="0" w:color="auto"/>
              <w:right w:val="single" w:sz="4" w:space="0" w:color="auto"/>
            </w:tcBorders>
            <w:noWrap/>
            <w:vAlign w:val="bottom"/>
            <w:hideMark/>
          </w:tcPr>
          <w:p w14:paraId="5B16429A"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0.0％</w:t>
            </w:r>
          </w:p>
        </w:tc>
        <w:tc>
          <w:tcPr>
            <w:tcW w:w="956" w:type="pct"/>
            <w:tcBorders>
              <w:top w:val="nil"/>
              <w:left w:val="nil"/>
              <w:bottom w:val="single" w:sz="4" w:space="0" w:color="auto"/>
              <w:right w:val="single" w:sz="4" w:space="0" w:color="auto"/>
            </w:tcBorders>
            <w:noWrap/>
            <w:vAlign w:val="bottom"/>
            <w:hideMark/>
          </w:tcPr>
          <w:p w14:paraId="0005F7D3"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0.3％</w:t>
            </w:r>
          </w:p>
        </w:tc>
      </w:tr>
      <w:tr w:rsidR="00DD2430" w:rsidRPr="000D1485" w14:paraId="5372E121"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416A734B" w14:textId="77777777" w:rsidR="00DD2430" w:rsidRPr="000D1485" w:rsidRDefault="00DD2430"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b/>
                <w:bCs/>
                <w:sz w:val="16"/>
                <w:szCs w:val="16"/>
              </w:rPr>
              <w:t>合計</w:t>
            </w:r>
          </w:p>
        </w:tc>
        <w:tc>
          <w:tcPr>
            <w:tcW w:w="749" w:type="pct"/>
            <w:tcBorders>
              <w:top w:val="nil"/>
              <w:left w:val="nil"/>
              <w:bottom w:val="single" w:sz="4" w:space="0" w:color="auto"/>
              <w:right w:val="single" w:sz="4" w:space="0" w:color="auto"/>
            </w:tcBorders>
            <w:noWrap/>
            <w:vAlign w:val="bottom"/>
            <w:hideMark/>
          </w:tcPr>
          <w:p w14:paraId="2BD5E393" w14:textId="77777777" w:rsidR="00DD2430" w:rsidRPr="000D1485" w:rsidRDefault="00DD2430"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b/>
                <w:bCs/>
                <w:sz w:val="16"/>
                <w:szCs w:val="16"/>
              </w:rPr>
              <w:t>4438</w:t>
            </w:r>
          </w:p>
        </w:tc>
        <w:tc>
          <w:tcPr>
            <w:tcW w:w="735" w:type="pct"/>
            <w:tcBorders>
              <w:top w:val="nil"/>
              <w:left w:val="nil"/>
              <w:bottom w:val="single" w:sz="4" w:space="0" w:color="auto"/>
              <w:right w:val="single" w:sz="4" w:space="0" w:color="auto"/>
            </w:tcBorders>
            <w:noWrap/>
            <w:vAlign w:val="bottom"/>
            <w:hideMark/>
          </w:tcPr>
          <w:p w14:paraId="47884E0D" w14:textId="77777777" w:rsidR="00DD2430" w:rsidRPr="000D1485" w:rsidRDefault="00DD2430"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b/>
                <w:bCs/>
                <w:sz w:val="16"/>
                <w:szCs w:val="16"/>
              </w:rPr>
              <w:t>4426</w:t>
            </w:r>
          </w:p>
        </w:tc>
        <w:tc>
          <w:tcPr>
            <w:tcW w:w="799" w:type="pct"/>
            <w:tcBorders>
              <w:top w:val="nil"/>
              <w:left w:val="nil"/>
              <w:bottom w:val="single" w:sz="4" w:space="0" w:color="auto"/>
              <w:right w:val="single" w:sz="4" w:space="0" w:color="auto"/>
            </w:tcBorders>
            <w:noWrap/>
            <w:vAlign w:val="bottom"/>
            <w:hideMark/>
          </w:tcPr>
          <w:p w14:paraId="532725C8" w14:textId="77777777" w:rsidR="00DD2430" w:rsidRPr="000D1485" w:rsidRDefault="00DD2430"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b/>
                <w:bCs/>
                <w:sz w:val="16"/>
                <w:szCs w:val="16"/>
              </w:rPr>
              <w:t>8864</w:t>
            </w:r>
          </w:p>
        </w:tc>
        <w:tc>
          <w:tcPr>
            <w:tcW w:w="894" w:type="pct"/>
            <w:tcBorders>
              <w:top w:val="nil"/>
              <w:left w:val="nil"/>
              <w:bottom w:val="single" w:sz="4" w:space="0" w:color="auto"/>
              <w:right w:val="single" w:sz="4" w:space="0" w:color="auto"/>
            </w:tcBorders>
            <w:noWrap/>
            <w:vAlign w:val="bottom"/>
            <w:hideMark/>
          </w:tcPr>
          <w:p w14:paraId="1FE15A6D" w14:textId="77777777" w:rsidR="00DD2430" w:rsidRPr="000D1485" w:rsidRDefault="00DD2430"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b/>
                <w:bCs/>
                <w:sz w:val="16"/>
                <w:szCs w:val="16"/>
              </w:rPr>
              <w:t>100.0％</w:t>
            </w:r>
          </w:p>
        </w:tc>
        <w:tc>
          <w:tcPr>
            <w:tcW w:w="956" w:type="pct"/>
            <w:tcBorders>
              <w:top w:val="nil"/>
              <w:left w:val="nil"/>
              <w:bottom w:val="single" w:sz="4" w:space="0" w:color="auto"/>
              <w:right w:val="single" w:sz="4" w:space="0" w:color="auto"/>
            </w:tcBorders>
            <w:noWrap/>
            <w:vAlign w:val="bottom"/>
            <w:hideMark/>
          </w:tcPr>
          <w:p w14:paraId="2356C93D" w14:textId="77777777" w:rsidR="00DD2430" w:rsidRPr="000D1485" w:rsidRDefault="00DD2430"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b/>
                <w:bCs/>
                <w:sz w:val="16"/>
                <w:szCs w:val="16"/>
              </w:rPr>
              <w:t>100.0％</w:t>
            </w:r>
          </w:p>
        </w:tc>
      </w:tr>
    </w:tbl>
    <w:p w14:paraId="7933A320" w14:textId="77777777" w:rsidR="009D6CAB" w:rsidRPr="00370011" w:rsidRDefault="00000000">
      <w:pPr>
        <w:pStyle w:val="2"/>
        <w:shd w:val="clear" w:color="auto" w:fill="DCE8DC"/>
        <w:spacing w:before="400" w:after="240"/>
        <w:ind w:left="40"/>
        <w:rPr>
          <w:rFonts w:ascii="BIZ UDPゴシック" w:eastAsia="BIZ UDPゴシック" w:hAnsi="BIZ UDPゴシック"/>
        </w:rPr>
      </w:pPr>
      <w:bookmarkStart w:id="6" w:name="_TocOno010"/>
      <w:r>
        <w:rPr>
          <w:rFonts w:ascii="BIZ UDPゴシック" w:eastAsia="BIZ UDPゴシック" w:hAnsi="BIZ UDPゴシック"/>
          <w:b/>
          <w:bCs/>
          <w:color w:val="1B3B2A"/>
          <w:sz w:val="25"/>
          <w:szCs w:val="25"/>
        </w:rPr>
        <w:lastRenderedPageBreak/>
        <w:t>2　障がい者数等</w:t>
      </w:r>
      <w:bookmarkEnd w:id="6"/>
    </w:p>
    <w:p w14:paraId="4D05F14B"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（1）障がい者手帳所持者数</w:t>
      </w:r>
    </w:p>
    <w:p w14:paraId="7806AF06" w14:textId="77777777" w:rsidR="009D6CAB" w:rsidRPr="00370011" w:rsidRDefault="00000000" w:rsidP="00DD2430">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手帳所持者数は減少傾向で推移し、令和8年度では495人となっています。障がい別では、身体障害者手帳所持者、療育手帳所持者は減少傾向で推移していますが、精神障害者保健福祉手帳所持者は令和3年度の40人から令和8年度には60人へと増加しています。</w:t>
      </w:r>
    </w:p>
    <w:p w14:paraId="33755EC9" w14:textId="77777777" w:rsidR="009D6CAB" w:rsidRDefault="00D83565" w:rsidP="00DD2430">
      <w:pPr>
        <w:spacing w:before="260" w:after="160"/>
        <w:rPr>
          <w:rFonts w:ascii="BIZ UDPゴシック" w:eastAsia="BIZ UDPゴシック" w:hAnsi="BIZ UDPゴシック"/>
          <w:b/>
          <w:bCs/>
          <w:sz w:val="22"/>
          <w:szCs w:val="22"/>
        </w:rPr>
      </w:pPr>
      <w:r>
        <w:rPr>
          <w:noProof/>
        </w:rPr>
        <w:drawing>
          <wp:anchor distT="0" distB="0" distL="114300" distR="114300" simplePos="0" relativeHeight="251671552" behindDoc="0" locked="0" layoutInCell="1" allowOverlap="1" wp14:anchorId="43C033D5" wp14:editId="7A45D01B">
            <wp:simplePos x="0" y="0"/>
            <wp:positionH relativeFrom="margin">
              <wp:align>center</wp:align>
            </wp:positionH>
            <wp:positionV relativeFrom="paragraph">
              <wp:posOffset>251251</wp:posOffset>
            </wp:positionV>
            <wp:extent cx="5459105" cy="2811439"/>
            <wp:effectExtent l="0" t="0" r="8255" b="8255"/>
            <wp:wrapNone/>
            <wp:docPr id="754947456" name="グラフ 1">
              <a:extLst xmlns:a="http://schemas.openxmlformats.org/drawingml/2006/main">
                <a:ext uri="{FF2B5EF4-FFF2-40B4-BE49-F238E27FC236}">
                  <a16:creationId xmlns:a16="http://schemas.microsoft.com/office/drawing/2014/main" id="{4D0315E6-8F4B-17EE-5CEC-F5C2C28F180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anchor>
        </w:drawing>
      </w:r>
      <w:del w:id="91740" w:author="Ryo Wakayama" w:date="2026-10-23T09:00:00Z">
        <w:r>
          <w:rPr>
            <w:rFonts w:ascii="BIZ UDPゴシック" w:eastAsia="BIZ UDPゴシック" w:hAnsi="BIZ UDPゴシック"/>
            <w:b/>
            <w:bCs/>
            <w:sz w:val="22"/>
            <w:szCs w:val="22"/>
          </w:rPr>
          <w:delText xml:space="preserve">■</w:delText>
        </w:r>
      </w:del>
      <w:ins w:id="91741" w:author="Ryo Wakayama" w:date="2026-10-23T09:00:00Z">
        <w:r>
          <w:rPr>
            <w:rFonts w:ascii="BIZ UDPゴシック" w:eastAsia="BIZ UDPゴシック" w:hAnsi="BIZ UDPゴシック"/>
            <w:b/>
            <w:bCs/>
            <w:sz w:val="22"/>
            <w:szCs w:val="22"/>
          </w:rPr>
          <w:t xml:space="preserve">【図6】</w:t>
        </w:r>
      </w:ins>
      <w:r>
        <w:rPr>
          <w:rFonts w:ascii="BIZ UDPゴシック" w:eastAsia="BIZ UDPゴシック" w:hAnsi="BIZ UDPゴシック"/>
          <w:b/>
          <w:bCs/>
          <w:sz w:val="22"/>
          <w:szCs w:val="22"/>
        </w:rPr>
        <w:t xml:space="preserve">障がい者手帳所持者数</w:t>
      </w:r>
    </w:p>
    <w:p w14:paraId="38C2042F" w14:textId="77777777" w:rsidR="00D83565" w:rsidRDefault="00D83565" w:rsidP="00DD2430">
      <w:pPr>
        <w:spacing w:before="260" w:after="160"/>
        <w:rPr>
          <w:rFonts w:ascii="BIZ UDPゴシック" w:eastAsia="BIZ UDPゴシック" w:hAnsi="BIZ UDPゴシック"/>
          <w:b/>
          <w:bCs/>
          <w:sz w:val="22"/>
          <w:szCs w:val="22"/>
        </w:rPr>
      </w:pPr>
    </w:p>
    <w:p w14:paraId="06275DA3" w14:textId="77777777" w:rsidR="00D83565" w:rsidRDefault="00D83565" w:rsidP="00DD2430">
      <w:pPr>
        <w:spacing w:before="260" w:after="160"/>
        <w:rPr>
          <w:rFonts w:ascii="BIZ UDPゴシック" w:eastAsia="BIZ UDPゴシック" w:hAnsi="BIZ UDPゴシック"/>
          <w:b/>
          <w:bCs/>
          <w:sz w:val="22"/>
          <w:szCs w:val="22"/>
        </w:rPr>
      </w:pPr>
    </w:p>
    <w:p w14:paraId="2F3FF289" w14:textId="77777777" w:rsidR="00D83565" w:rsidRDefault="00D83565" w:rsidP="00DD2430">
      <w:pPr>
        <w:spacing w:before="260" w:after="160"/>
        <w:rPr>
          <w:rFonts w:ascii="BIZ UDPゴシック" w:eastAsia="BIZ UDPゴシック" w:hAnsi="BIZ UDPゴシック"/>
          <w:b/>
          <w:bCs/>
          <w:sz w:val="22"/>
          <w:szCs w:val="22"/>
        </w:rPr>
      </w:pPr>
    </w:p>
    <w:p w14:paraId="43482DB6" w14:textId="77777777" w:rsidR="00D83565" w:rsidRDefault="00D83565" w:rsidP="00DD2430">
      <w:pPr>
        <w:spacing w:before="260" w:after="160"/>
        <w:rPr>
          <w:rFonts w:ascii="BIZ UDPゴシック" w:eastAsia="BIZ UDPゴシック" w:hAnsi="BIZ UDPゴシック"/>
          <w:b/>
          <w:bCs/>
          <w:sz w:val="22"/>
          <w:szCs w:val="22"/>
        </w:rPr>
      </w:pPr>
    </w:p>
    <w:p w14:paraId="430E84F2" w14:textId="77777777" w:rsidR="00D83565" w:rsidRDefault="00D83565" w:rsidP="00DD2430">
      <w:pPr>
        <w:spacing w:before="260" w:after="160"/>
        <w:rPr>
          <w:rFonts w:ascii="BIZ UDPゴシック" w:eastAsia="BIZ UDPゴシック" w:hAnsi="BIZ UDPゴシック"/>
          <w:b/>
          <w:bCs/>
          <w:sz w:val="22"/>
          <w:szCs w:val="22"/>
        </w:rPr>
      </w:pPr>
    </w:p>
    <w:p w14:paraId="1F0F0BFC" w14:textId="77777777" w:rsidR="00D83565" w:rsidRDefault="00D83565">
      <w:pPr>
        <w:spacing w:before="100" w:after="320"/>
        <w:jc w:val="right"/>
        <w:rPr>
          <w:rFonts w:ascii="BIZ UDPゴシック" w:eastAsia="BIZ UDPゴシック" w:hAnsi="BIZ UDPゴシック"/>
          <w:color w:val="5B5B5B"/>
          <w:sz w:val="18"/>
          <w:szCs w:val="18"/>
        </w:rPr>
      </w:pPr>
    </w:p>
    <w:p w14:paraId="1F4B94BF" w14:textId="77777777" w:rsidR="00D83565" w:rsidRDefault="00D83565">
      <w:pPr>
        <w:spacing w:before="100" w:after="320"/>
        <w:jc w:val="right"/>
        <w:rPr>
          <w:rFonts w:ascii="BIZ UDPゴシック" w:eastAsia="BIZ UDPゴシック" w:hAnsi="BIZ UDPゴシック"/>
          <w:color w:val="5B5B5B"/>
          <w:sz w:val="18"/>
          <w:szCs w:val="18"/>
        </w:rPr>
      </w:pPr>
    </w:p>
    <w:p w14:paraId="319620D4" w14:textId="77777777" w:rsidR="00D83565" w:rsidRDefault="00D83565" w:rsidP="00D83565">
      <w:pPr>
        <w:spacing w:line="240" w:lineRule="auto"/>
        <w:jc w:val="right"/>
        <w:rPr>
          <w:rFonts w:ascii="BIZ UDPゴシック" w:eastAsia="BIZ UDPゴシック" w:hAnsi="BIZ UDPゴシック"/>
          <w:color w:val="5B5B5B"/>
          <w:sz w:val="18"/>
          <w:szCs w:val="18"/>
        </w:rPr>
      </w:pPr>
      <w:r>
        <w:rPr>
          <w:noProof/>
        </w:rPr>
        <w:drawing>
          <wp:inline distT="0" distB="0" distL="0" distR="0" wp14:anchorId="677107C3" wp14:editId="5748CE50">
            <wp:extent cx="5782310" cy="1756410"/>
            <wp:effectExtent l="0" t="0" r="8890" b="0"/>
            <wp:docPr id="2639553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82310" cy="1756410"/>
                    </a:xfrm>
                    <a:prstGeom prst="rect">
                      <a:avLst/>
                    </a:prstGeom>
                    <a:noFill/>
                    <a:ln>
                      <a:noFill/>
                    </a:ln>
                  </pic:spPr>
                </pic:pic>
              </a:graphicData>
            </a:graphic>
          </wp:inline>
        </w:drawing>
      </w:r>
    </w:p>
    <w:p w14:paraId="67763CC1" w14:textId="77777777" w:rsidR="00D83565" w:rsidRPr="00D83565" w:rsidRDefault="00000000" w:rsidP="00D83565">
      <w:pPr>
        <w:spacing w:line="240" w:lineRule="auto"/>
        <w:jc w:val="right"/>
        <w:rPr>
          <w:rFonts w:ascii="BIZ UDPゴシック" w:eastAsia="BIZ UDPゴシック" w:hAnsi="BIZ UDPゴシック"/>
        </w:rPr>
      </w:pPr>
      <w:r>
        <w:rPr>
          <w:rFonts w:ascii="BIZ UDPゴシック" w:eastAsia="BIZ UDPゴシック" w:hAnsi="BIZ UDPゴシック"/>
          <w:color w:val="5B5B5B"/>
          <w:sz w:val="18"/>
          <w:szCs w:val="18"/>
        </w:rPr>
        <w:t>資料：健康福祉課、小野町地域福祉計画（各年</w:t>
      </w:r>
      <w:r>
        <w:rPr>
          <w:rFonts w:ascii="BIZ UDPゴシック" w:eastAsia="BIZ UDPゴシック" w:hAnsi="BIZ UDPゴシック" w:hint="eastAsia"/>
          <w:color w:val="5B5B5B"/>
          <w:sz w:val="18"/>
          <w:szCs w:val="18"/>
        </w:rPr>
        <w:t>1</w:t>
      </w:r>
      <w:r>
        <w:rPr>
          <w:rFonts w:ascii="BIZ UDPゴシック" w:eastAsia="BIZ UDPゴシック" w:hAnsi="BIZ UDPゴシック"/>
          <w:color w:val="5B5B5B"/>
          <w:sz w:val="18"/>
          <w:szCs w:val="18"/>
        </w:rPr>
        <w:t>月1日現在）、令和9年度以降は推計値</w:t>
      </w:r>
    </w:p>
    <w:p>
      <w:pPr>
        <w:pBdr>
          <w:left w:val="single" w:sz="18" w:space="4" w:color="538135" w:themeColor="accent6" w:themeShade="BF"/>
        </w:pBdr>
        <w:spacing w:after="200" w:line="360" w:lineRule="auto"/>
        <w:ind w:firstLineChars="100" w:firstLine="220"/>
        <w:rPr>
          <w:ins w:id="91276" w:author="Ryo Wakayama" w:date="2026-10-20T09:00:00Z"/>
          <w:rFonts w:ascii="BIZ UDPゴシック" w:eastAsia="BIZ UDPゴシック" w:hAnsi="BIZ UDPゴシック"/>
        </w:rPr>
      </w:pPr>
      <w:ins w:id="91277" w:author="Ryo Wakayama" w:date="2026-10-20T09:00:00Z">
        <w:r>
          <w:rPr>
            <w:rFonts w:ascii="BIZ UDPゴシック" w:eastAsia="BIZ UDPゴシック" w:hAnsi="BIZ UDPゴシック"/>
            <w:sz w:val="22"/>
            <w:szCs w:val="22"/>
          </w:rPr>
          <w:t xml:space="preserve">このほか、手帳の所持率（総人口に占める所持者の割合）を用いて、計画期間の所持者数を2つの方法で推計すると、次のとおりです。Aは令和8年の所持率を据え置く方法、Bは令和元～8年の所持率の傾向を延ばす方法で、表は小さい方～大きい方の幅で示します。上の推計（小野町地域福祉計画）とあわせて見て、見込量の前提とします。</w:t>
        </w:r>
      </w:ins>
    </w:p>
    <w:p>
      <w:pPr>
        <w:spacing w:before="260" w:after="160"/>
        <w:rPr>
          <w:ins w:id="91278" w:author="Ryo Wakayama" w:date="2026-10-20T09:00:00Z"/>
          <w:rFonts w:ascii="BIZ UDPゴシック" w:eastAsia="BIZ UDPゴシック" w:hAnsi="BIZ UDPゴシック"/>
        </w:rPr>
      </w:pPr>
      <w:ins w:id="91279" w:author="Ryo Wakayama" w:date="2026-10-20T09:00:00Z">
        <w:r>
          <w:rPr>
            <w:rFonts w:ascii="BIZ UDPゴシック" w:eastAsia="BIZ UDPゴシック" w:hAnsi="BIZ UDPゴシック"/>
            <w:sz w:val="22"/>
            <w:szCs w:val="22"/>
          </w:rPr>
          <w:t xml:space="preserve">【表9】障がい者手帳所持者数の見通し（所持率による推計の幅）</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1247"/>
        <w:gridCol w:w="1247"/>
        <w:gridCol w:w="1247"/>
        <w:gridCol w:w="1247"/>
        <w:gridCol w:w="1474"/>
      </w:tblGrid>
      <w:tr>
        <w:trPr>
          <w:cantSplit/>
          <w:tblHeader/>
          <w:ins w:id="91280" w:author="Ryo Wakayama" w:date="2026-10-20T09:00:00Z"/>
        </w:trPr>
        <w:tc>
          <w:tcPr>
            <w:tcW w:w="2268" w:type="dxa"/>
            <w:shd w:val="clear" w:color="auto" w:fill="DCE8DC"/>
            <w:tcMar>
              <w:top w:w="130" w:type="dxa"/>
              <w:left w:w="130" w:type="dxa"/>
              <w:bottom w:w="130" w:type="dxa"/>
              <w:right w:w="130" w:type="dxa"/>
            </w:tcMar>
            <w:vAlign w:val="center"/>
          </w:tcPr>
          <w:p>
            <w:pPr>
              <w:spacing w:line="320" w:lineRule="auto"/>
              <w:jc w:val="center"/>
              <w:rPr>
                <w:ins w:id="91281" w:author="Ryo Wakayama" w:date="2026-10-20T09:00:00Z"/>
                <w:rFonts w:ascii="BIZ UDPゴシック" w:eastAsia="BIZ UDPゴシック" w:hAnsi="BIZ UDPゴシック"/>
                <w:sz w:val="20"/>
                <w:szCs w:val="20"/>
              </w:rPr>
            </w:pPr>
            <w:ins w:id="91282" w:author="Ryo Wakayama" w:date="2026-10-20T09:00:00Z">
              <w:r>
                <w:rPr>
                  <w:rFonts w:ascii="BIZ UDPゴシック" w:eastAsia="BIZ UDPゴシック" w:hAnsi="BIZ UDPゴシック"/>
                  <w:b/>
                  <w:sz w:val="20"/>
                  <w:szCs w:val="20"/>
                </w:rPr>
                <w:t xml:space="preserve">手帳の種類</w:t>
              </w:r>
            </w:ins>
          </w:p>
        </w:tc>
        <w:tc>
          <w:tcPr>
            <w:tcW w:w="1247" w:type="dxa"/>
            <w:shd w:val="clear" w:color="auto" w:fill="DCE8DC"/>
            <w:tcMar>
              <w:top w:w="130" w:type="dxa"/>
              <w:left w:w="130" w:type="dxa"/>
              <w:bottom w:w="130" w:type="dxa"/>
              <w:right w:w="130" w:type="dxa"/>
            </w:tcMar>
            <w:vAlign w:val="center"/>
          </w:tcPr>
          <w:p>
            <w:pPr>
              <w:spacing w:line="320" w:lineRule="auto"/>
              <w:jc w:val="center"/>
              <w:rPr>
                <w:ins w:id="91283" w:author="Ryo Wakayama" w:date="2026-10-20T09:00:00Z"/>
                <w:rFonts w:ascii="BIZ UDPゴシック" w:eastAsia="BIZ UDPゴシック" w:hAnsi="BIZ UDPゴシック"/>
                <w:sz w:val="20"/>
                <w:szCs w:val="20"/>
              </w:rPr>
            </w:pPr>
            <w:ins w:id="91284" w:author="Ryo Wakayama" w:date="2026-10-20T09:00:00Z">
              <w:r>
                <w:rPr>
                  <w:rFonts w:ascii="BIZ UDPゴシック" w:eastAsia="BIZ UDPゴシック" w:hAnsi="BIZ UDPゴシック"/>
                  <w:b/>
                  <w:sz w:val="20"/>
                  <w:szCs w:val="20"/>
                </w:rPr>
                <w:t xml:space="preserve">令和8年（実績）</w:t>
              </w:r>
            </w:ins>
          </w:p>
        </w:tc>
        <w:tc>
          <w:tcPr>
            <w:tcW w:w="1247" w:type="dxa"/>
            <w:shd w:val="clear" w:color="auto" w:fill="DCE8DC"/>
            <w:tcMar>
              <w:top w:w="130" w:type="dxa"/>
              <w:left w:w="130" w:type="dxa"/>
              <w:bottom w:w="130" w:type="dxa"/>
              <w:right w:w="130" w:type="dxa"/>
            </w:tcMar>
            <w:vAlign w:val="center"/>
          </w:tcPr>
          <w:p>
            <w:pPr>
              <w:spacing w:line="320" w:lineRule="auto"/>
              <w:jc w:val="center"/>
              <w:rPr>
                <w:ins w:id="91285" w:author="Ryo Wakayama" w:date="2026-10-20T09:00:00Z"/>
                <w:rFonts w:ascii="BIZ UDPゴシック" w:eastAsia="BIZ UDPゴシック" w:hAnsi="BIZ UDPゴシック"/>
                <w:sz w:val="20"/>
                <w:szCs w:val="20"/>
              </w:rPr>
            </w:pPr>
            <w:ins w:id="91286" w:author="Ryo Wakayama" w:date="2026-10-20T09:00:00Z">
              <w:r>
                <w:rPr>
                  <w:rFonts w:ascii="BIZ UDPゴシック" w:eastAsia="BIZ UDPゴシック" w:hAnsi="BIZ UDPゴシック"/>
                  <w:b/>
                  <w:sz w:val="20"/>
                  <w:szCs w:val="20"/>
                </w:rPr>
                <w:t xml:space="preserve">令和9年</w:t>
              </w:r>
            </w:ins>
          </w:p>
        </w:tc>
        <w:tc>
          <w:tcPr>
            <w:tcW w:w="1247" w:type="dxa"/>
            <w:shd w:val="clear" w:color="auto" w:fill="DCE8DC"/>
            <w:tcMar>
              <w:top w:w="130" w:type="dxa"/>
              <w:left w:w="130" w:type="dxa"/>
              <w:bottom w:w="130" w:type="dxa"/>
              <w:right w:w="130" w:type="dxa"/>
            </w:tcMar>
            <w:vAlign w:val="center"/>
          </w:tcPr>
          <w:p>
            <w:pPr>
              <w:spacing w:line="320" w:lineRule="auto"/>
              <w:jc w:val="center"/>
              <w:rPr>
                <w:ins w:id="91287" w:author="Ryo Wakayama" w:date="2026-10-20T09:00:00Z"/>
                <w:rFonts w:ascii="BIZ UDPゴシック" w:eastAsia="BIZ UDPゴシック" w:hAnsi="BIZ UDPゴシック"/>
                <w:sz w:val="20"/>
                <w:szCs w:val="20"/>
              </w:rPr>
            </w:pPr>
            <w:ins w:id="91288" w:author="Ryo Wakayama" w:date="2026-10-20T09:00:00Z">
              <w:r>
                <w:rPr>
                  <w:rFonts w:ascii="BIZ UDPゴシック" w:eastAsia="BIZ UDPゴシック" w:hAnsi="BIZ UDPゴシック"/>
                  <w:b/>
                  <w:sz w:val="20"/>
                  <w:szCs w:val="20"/>
                </w:rPr>
                <w:t xml:space="preserve">令和10年</w:t>
              </w:r>
            </w:ins>
          </w:p>
        </w:tc>
        <w:tc>
          <w:tcPr>
            <w:tcW w:w="1247" w:type="dxa"/>
            <w:shd w:val="clear" w:color="auto" w:fill="DCE8DC"/>
            <w:tcMar>
              <w:top w:w="130" w:type="dxa"/>
              <w:left w:w="130" w:type="dxa"/>
              <w:bottom w:w="130" w:type="dxa"/>
              <w:right w:w="130" w:type="dxa"/>
            </w:tcMar>
            <w:vAlign w:val="center"/>
          </w:tcPr>
          <w:p>
            <w:pPr>
              <w:spacing w:line="320" w:lineRule="auto"/>
              <w:jc w:val="center"/>
              <w:rPr>
                <w:ins w:id="91289" w:author="Ryo Wakayama" w:date="2026-10-20T09:00:00Z"/>
                <w:rFonts w:ascii="BIZ UDPゴシック" w:eastAsia="BIZ UDPゴシック" w:hAnsi="BIZ UDPゴシック"/>
                <w:sz w:val="20"/>
                <w:szCs w:val="20"/>
              </w:rPr>
            </w:pPr>
            <w:ins w:id="91290" w:author="Ryo Wakayama" w:date="2026-10-20T09:00:00Z">
              <w:r>
                <w:rPr>
                  <w:rFonts w:ascii="BIZ UDPゴシック" w:eastAsia="BIZ UDPゴシック" w:hAnsi="BIZ UDPゴシック"/>
                  <w:b/>
                  <w:sz w:val="20"/>
                  <w:szCs w:val="20"/>
                </w:rPr>
                <w:t xml:space="preserve">令和11年</w:t>
              </w:r>
            </w:ins>
          </w:p>
        </w:tc>
        <w:tc>
          <w:tcPr>
            <w:tcW w:w="1474" w:type="dxa"/>
            <w:shd w:val="clear" w:color="auto" w:fill="DCE8DC"/>
            <w:tcMar>
              <w:top w:w="130" w:type="dxa"/>
              <w:left w:w="130" w:type="dxa"/>
              <w:bottom w:w="130" w:type="dxa"/>
              <w:right w:w="130" w:type="dxa"/>
            </w:tcMar>
            <w:vAlign w:val="center"/>
          </w:tcPr>
          <w:p>
            <w:pPr>
              <w:spacing w:line="320" w:lineRule="auto"/>
              <w:jc w:val="center"/>
              <w:rPr>
                <w:ins w:id="91291" w:author="Ryo Wakayama" w:date="2026-10-20T09:00:00Z"/>
                <w:rFonts w:ascii="BIZ UDPゴシック" w:eastAsia="BIZ UDPゴシック" w:hAnsi="BIZ UDPゴシック"/>
                <w:sz w:val="20"/>
                <w:szCs w:val="20"/>
              </w:rPr>
            </w:pPr>
            <w:ins w:id="91292" w:author="Ryo Wakayama" w:date="2026-10-20T09:00:00Z">
              <w:r>
                <w:rPr>
                  <w:rFonts w:ascii="BIZ UDPゴシック" w:eastAsia="BIZ UDPゴシック" w:hAnsi="BIZ UDPゴシック"/>
                  <w:b/>
                  <w:sz w:val="20"/>
                  <w:szCs w:val="20"/>
                </w:rPr>
                <w:t xml:space="preserve">町の見込（令和11年）</w:t>
              </w:r>
            </w:ins>
          </w:p>
        </w:tc>
      </w:tr>
      <w:tr>
        <w:trPr>
          <w:cantSplit/>
          <w:ins w:id="91293" w:author="Ryo Wakayama" w:date="2026-10-20T09:00:00Z"/>
        </w:trPr>
        <w:tc>
          <w:tcPr>
            <w:tcW w:w="2268" w:type="dxa"/>
            <w:tcMar>
              <w:top w:w="130" w:type="dxa"/>
              <w:left w:w="130" w:type="dxa"/>
              <w:bottom w:w="130" w:type="dxa"/>
              <w:right w:w="130" w:type="dxa"/>
            </w:tcMar>
            <w:vAlign w:val="center"/>
          </w:tcPr>
          <w:p>
            <w:pPr>
              <w:spacing w:line="320" w:lineRule="auto"/>
              <w:rPr>
                <w:ins w:id="91294" w:author="Ryo Wakayama" w:date="2026-10-20T09:00:00Z"/>
                <w:rFonts w:ascii="BIZ UDPゴシック" w:eastAsia="BIZ UDPゴシック" w:hAnsi="BIZ UDPゴシック"/>
                <w:sz w:val="20"/>
                <w:szCs w:val="20"/>
              </w:rPr>
            </w:pPr>
            <w:ins w:id="91295" w:author="Ryo Wakayama" w:date="2026-10-20T09:00:00Z">
              <w:r>
                <w:rPr>
                  <w:rFonts w:ascii="BIZ UDPゴシック" w:eastAsia="BIZ UDPゴシック" w:hAnsi="BIZ UDPゴシック"/>
                  <w:sz w:val="20"/>
                  <w:szCs w:val="20"/>
                </w:rPr>
                <w:t xml:space="preserve">身体障害者手帳</w:t>
              </w:r>
            </w:ins>
          </w:p>
        </w:tc>
        <w:tc>
          <w:tcPr>
            <w:tcW w:w="1247" w:type="dxa"/>
            <w:tcMar>
              <w:top w:w="130" w:type="dxa"/>
              <w:left w:w="130" w:type="dxa"/>
              <w:bottom w:w="130" w:type="dxa"/>
              <w:right w:w="130" w:type="dxa"/>
            </w:tcMar>
            <w:vAlign w:val="center"/>
          </w:tcPr>
          <w:p>
            <w:pPr>
              <w:spacing w:line="320" w:lineRule="auto"/>
              <w:rPr>
                <w:ins w:id="91296" w:author="Ryo Wakayama" w:date="2026-10-20T09:00:00Z"/>
                <w:rFonts w:ascii="BIZ UDPゴシック" w:eastAsia="BIZ UDPゴシック" w:hAnsi="BIZ UDPゴシック"/>
                <w:sz w:val="20"/>
                <w:szCs w:val="20"/>
              </w:rPr>
            </w:pPr>
            <w:ins w:id="91297" w:author="Ryo Wakayama" w:date="2026-10-20T09:00:00Z">
              <w:r>
                <w:rPr>
                  <w:rFonts w:ascii="BIZ UDPゴシック" w:eastAsia="BIZ UDPゴシック" w:hAnsi="BIZ UDPゴシック"/>
                  <w:sz w:val="20"/>
                  <w:szCs w:val="20"/>
                </w:rPr>
                <w:t xml:space="preserve">363人</w:t>
              </w:r>
            </w:ins>
          </w:p>
        </w:tc>
        <w:tc>
          <w:tcPr>
            <w:tcW w:w="1247" w:type="dxa"/>
            <w:tcMar>
              <w:top w:w="130" w:type="dxa"/>
              <w:left w:w="130" w:type="dxa"/>
              <w:bottom w:w="130" w:type="dxa"/>
              <w:right w:w="130" w:type="dxa"/>
            </w:tcMar>
            <w:vAlign w:val="center"/>
          </w:tcPr>
          <w:p>
            <w:pPr>
              <w:spacing w:line="320" w:lineRule="auto"/>
              <w:rPr>
                <w:ins w:id="91298" w:author="Ryo Wakayama" w:date="2026-10-20T09:00:00Z"/>
                <w:rFonts w:ascii="BIZ UDPゴシック" w:eastAsia="BIZ UDPゴシック" w:hAnsi="BIZ UDPゴシック"/>
                <w:sz w:val="20"/>
                <w:szCs w:val="20"/>
              </w:rPr>
            </w:pPr>
            <w:ins w:id="91299" w:author="Ryo Wakayama" w:date="2026-10-20T09:00:00Z">
              <w:r>
                <w:rPr>
                  <w:rFonts w:ascii="BIZ UDPゴシック" w:eastAsia="BIZ UDPゴシック" w:hAnsi="BIZ UDPゴシック"/>
                  <w:sz w:val="20"/>
                  <w:szCs w:val="20"/>
                </w:rPr>
                <w:t xml:space="preserve">348〜353人</w:t>
              </w:r>
            </w:ins>
          </w:p>
        </w:tc>
        <w:tc>
          <w:tcPr>
            <w:tcW w:w="1247" w:type="dxa"/>
            <w:tcMar>
              <w:top w:w="130" w:type="dxa"/>
              <w:left w:w="130" w:type="dxa"/>
              <w:bottom w:w="130" w:type="dxa"/>
              <w:right w:w="130" w:type="dxa"/>
            </w:tcMar>
            <w:vAlign w:val="center"/>
          </w:tcPr>
          <w:p>
            <w:pPr>
              <w:spacing w:line="320" w:lineRule="auto"/>
              <w:rPr>
                <w:ins w:id="91300" w:author="Ryo Wakayama" w:date="2026-10-20T09:00:00Z"/>
                <w:rFonts w:ascii="BIZ UDPゴシック" w:eastAsia="BIZ UDPゴシック" w:hAnsi="BIZ UDPゴシック"/>
                <w:sz w:val="20"/>
                <w:szCs w:val="20"/>
              </w:rPr>
            </w:pPr>
            <w:ins w:id="91301" w:author="Ryo Wakayama" w:date="2026-10-20T09:00:00Z">
              <w:r>
                <w:rPr>
                  <w:rFonts w:ascii="BIZ UDPゴシック" w:eastAsia="BIZ UDPゴシック" w:hAnsi="BIZ UDPゴシック"/>
                  <w:sz w:val="20"/>
                  <w:szCs w:val="20"/>
                </w:rPr>
                <w:t xml:space="preserve">334〜344人</w:t>
              </w:r>
            </w:ins>
          </w:p>
        </w:tc>
        <w:tc>
          <w:tcPr>
            <w:tcW w:w="1247" w:type="dxa"/>
            <w:tcMar>
              <w:top w:w="130" w:type="dxa"/>
              <w:left w:w="130" w:type="dxa"/>
              <w:bottom w:w="130" w:type="dxa"/>
              <w:right w:w="130" w:type="dxa"/>
            </w:tcMar>
            <w:vAlign w:val="center"/>
          </w:tcPr>
          <w:p>
            <w:pPr>
              <w:spacing w:line="320" w:lineRule="auto"/>
              <w:rPr>
                <w:ins w:id="91302" w:author="Ryo Wakayama" w:date="2026-10-20T09:00:00Z"/>
                <w:rFonts w:ascii="BIZ UDPゴシック" w:eastAsia="BIZ UDPゴシック" w:hAnsi="BIZ UDPゴシック"/>
                <w:sz w:val="20"/>
                <w:szCs w:val="20"/>
              </w:rPr>
            </w:pPr>
            <w:ins w:id="91303" w:author="Ryo Wakayama" w:date="2026-10-20T09:00:00Z">
              <w:r>
                <w:rPr>
                  <w:rFonts w:ascii="BIZ UDPゴシック" w:eastAsia="BIZ UDPゴシック" w:hAnsi="BIZ UDPゴシック"/>
                  <w:sz w:val="20"/>
                  <w:szCs w:val="20"/>
                </w:rPr>
                <w:t xml:space="preserve">319〜334人</w:t>
              </w:r>
            </w:ins>
          </w:p>
        </w:tc>
        <w:tc>
          <w:tcPr>
            <w:tcW w:w="1474" w:type="dxa"/>
            <w:tcMar>
              <w:top w:w="130" w:type="dxa"/>
              <w:left w:w="130" w:type="dxa"/>
              <w:bottom w:w="130" w:type="dxa"/>
              <w:right w:w="130" w:type="dxa"/>
            </w:tcMar>
            <w:vAlign w:val="center"/>
          </w:tcPr>
          <w:p>
            <w:pPr>
              <w:spacing w:line="320" w:lineRule="auto"/>
              <w:rPr>
                <w:ins w:id="91304" w:author="Ryo Wakayama" w:date="2026-10-20T09:00:00Z"/>
                <w:rFonts w:ascii="BIZ UDPゴシック" w:eastAsia="BIZ UDPゴシック" w:hAnsi="BIZ UDPゴシック"/>
                <w:sz w:val="20"/>
                <w:szCs w:val="20"/>
              </w:rPr>
            </w:pPr>
            <w:ins w:id="91305" w:author="Ryo Wakayama" w:date="2026-10-20T09:00:00Z">
              <w:r>
                <w:rPr>
                  <w:rFonts w:ascii="BIZ UDPゴシック" w:eastAsia="BIZ UDPゴシック" w:hAnsi="BIZ UDPゴシック"/>
                  <w:sz w:val="20"/>
                  <w:szCs w:val="20"/>
                </w:rPr>
                <w:t xml:space="preserve">333人</w:t>
              </w:r>
            </w:ins>
          </w:p>
        </w:tc>
      </w:tr>
      <w:tr>
        <w:trPr>
          <w:cantSplit/>
          <w:ins w:id="91306" w:author="Ryo Wakayama" w:date="2026-10-20T09:00:00Z"/>
        </w:trPr>
        <w:tc>
          <w:tcPr>
            <w:tcW w:w="2268" w:type="dxa"/>
            <w:tcMar>
              <w:top w:w="130" w:type="dxa"/>
              <w:left w:w="130" w:type="dxa"/>
              <w:bottom w:w="130" w:type="dxa"/>
              <w:right w:w="130" w:type="dxa"/>
            </w:tcMar>
            <w:vAlign w:val="center"/>
          </w:tcPr>
          <w:p>
            <w:pPr>
              <w:spacing w:line="320" w:lineRule="auto"/>
              <w:rPr>
                <w:ins w:id="91307" w:author="Ryo Wakayama" w:date="2026-10-20T09:00:00Z"/>
                <w:rFonts w:ascii="BIZ UDPゴシック" w:eastAsia="BIZ UDPゴシック" w:hAnsi="BIZ UDPゴシック"/>
                <w:sz w:val="20"/>
                <w:szCs w:val="20"/>
              </w:rPr>
            </w:pPr>
            <w:ins w:id="91308" w:author="Ryo Wakayama" w:date="2026-10-20T09:00:00Z">
              <w:r>
                <w:rPr>
                  <w:rFonts w:ascii="BIZ UDPゴシック" w:eastAsia="BIZ UDPゴシック" w:hAnsi="BIZ UDPゴシック"/>
                  <w:sz w:val="20"/>
                  <w:szCs w:val="20"/>
                </w:rPr>
                <w:t xml:space="preserve">療育手帳</w:t>
              </w:r>
            </w:ins>
          </w:p>
        </w:tc>
        <w:tc>
          <w:tcPr>
            <w:tcW w:w="1247" w:type="dxa"/>
            <w:tcMar>
              <w:top w:w="130" w:type="dxa"/>
              <w:left w:w="130" w:type="dxa"/>
              <w:bottom w:w="130" w:type="dxa"/>
              <w:right w:w="130" w:type="dxa"/>
            </w:tcMar>
            <w:vAlign w:val="center"/>
          </w:tcPr>
          <w:p>
            <w:pPr>
              <w:spacing w:line="320" w:lineRule="auto"/>
              <w:rPr>
                <w:ins w:id="91309" w:author="Ryo Wakayama" w:date="2026-10-20T09:00:00Z"/>
                <w:rFonts w:ascii="BIZ UDPゴシック" w:eastAsia="BIZ UDPゴシック" w:hAnsi="BIZ UDPゴシック"/>
                <w:sz w:val="20"/>
                <w:szCs w:val="20"/>
              </w:rPr>
            </w:pPr>
            <w:ins w:id="91310" w:author="Ryo Wakayama" w:date="2026-10-20T09:00:00Z">
              <w:r>
                <w:rPr>
                  <w:rFonts w:ascii="BIZ UDPゴシック" w:eastAsia="BIZ UDPゴシック" w:hAnsi="BIZ UDPゴシック"/>
                  <w:sz w:val="20"/>
                  <w:szCs w:val="20"/>
                </w:rPr>
                <w:t xml:space="preserve">72人</w:t>
              </w:r>
            </w:ins>
          </w:p>
        </w:tc>
        <w:tc>
          <w:tcPr>
            <w:tcW w:w="1247" w:type="dxa"/>
            <w:tcMar>
              <w:top w:w="130" w:type="dxa"/>
              <w:left w:w="130" w:type="dxa"/>
              <w:bottom w:w="130" w:type="dxa"/>
              <w:right w:w="130" w:type="dxa"/>
            </w:tcMar>
            <w:vAlign w:val="center"/>
          </w:tcPr>
          <w:p>
            <w:pPr>
              <w:spacing w:line="320" w:lineRule="auto"/>
              <w:rPr>
                <w:ins w:id="91311" w:author="Ryo Wakayama" w:date="2026-10-20T09:00:00Z"/>
                <w:rFonts w:ascii="BIZ UDPゴシック" w:eastAsia="BIZ UDPゴシック" w:hAnsi="BIZ UDPゴシック"/>
                <w:sz w:val="20"/>
                <w:szCs w:val="20"/>
              </w:rPr>
            </w:pPr>
            <w:ins w:id="91312" w:author="Ryo Wakayama" w:date="2026-10-20T09:00:00Z">
              <w:r>
                <w:rPr>
                  <w:rFonts w:ascii="BIZ UDPゴシック" w:eastAsia="BIZ UDPゴシック" w:hAnsi="BIZ UDPゴシック"/>
                  <w:sz w:val="20"/>
                  <w:szCs w:val="20"/>
                </w:rPr>
                <w:t xml:space="preserve">69〜70人</w:t>
              </w:r>
            </w:ins>
          </w:p>
        </w:tc>
        <w:tc>
          <w:tcPr>
            <w:tcW w:w="1247" w:type="dxa"/>
            <w:tcMar>
              <w:top w:w="130" w:type="dxa"/>
              <w:left w:w="130" w:type="dxa"/>
              <w:bottom w:w="130" w:type="dxa"/>
              <w:right w:w="130" w:type="dxa"/>
            </w:tcMar>
            <w:vAlign w:val="center"/>
          </w:tcPr>
          <w:p>
            <w:pPr>
              <w:spacing w:line="320" w:lineRule="auto"/>
              <w:rPr>
                <w:ins w:id="91313" w:author="Ryo Wakayama" w:date="2026-10-20T09:00:00Z"/>
                <w:rFonts w:ascii="BIZ UDPゴシック" w:eastAsia="BIZ UDPゴシック" w:hAnsi="BIZ UDPゴシック"/>
                <w:sz w:val="20"/>
                <w:szCs w:val="20"/>
              </w:rPr>
            </w:pPr>
            <w:ins w:id="91314" w:author="Ryo Wakayama" w:date="2026-10-20T09:00:00Z">
              <w:r>
                <w:rPr>
                  <w:rFonts w:ascii="BIZ UDPゴシック" w:eastAsia="BIZ UDPゴシック" w:hAnsi="BIZ UDPゴシック"/>
                  <w:sz w:val="20"/>
                  <w:szCs w:val="20"/>
                </w:rPr>
                <w:t xml:space="preserve">67〜68人</w:t>
              </w:r>
            </w:ins>
          </w:p>
        </w:tc>
        <w:tc>
          <w:tcPr>
            <w:tcW w:w="1247" w:type="dxa"/>
            <w:tcMar>
              <w:top w:w="130" w:type="dxa"/>
              <w:left w:w="130" w:type="dxa"/>
              <w:bottom w:w="130" w:type="dxa"/>
              <w:right w:w="130" w:type="dxa"/>
            </w:tcMar>
            <w:vAlign w:val="center"/>
          </w:tcPr>
          <w:p>
            <w:pPr>
              <w:spacing w:line="320" w:lineRule="auto"/>
              <w:rPr>
                <w:ins w:id="91315" w:author="Ryo Wakayama" w:date="2026-10-20T09:00:00Z"/>
                <w:rFonts w:ascii="BIZ UDPゴシック" w:eastAsia="BIZ UDPゴシック" w:hAnsi="BIZ UDPゴシック"/>
                <w:sz w:val="20"/>
                <w:szCs w:val="20"/>
              </w:rPr>
            </w:pPr>
            <w:ins w:id="91316" w:author="Ryo Wakayama" w:date="2026-10-20T09:00:00Z">
              <w:r>
                <w:rPr>
                  <w:rFonts w:ascii="BIZ UDPゴシック" w:eastAsia="BIZ UDPゴシック" w:hAnsi="BIZ UDPゴシック"/>
                  <w:sz w:val="20"/>
                  <w:szCs w:val="20"/>
                </w:rPr>
                <w:t xml:space="preserve">64〜66人</w:t>
              </w:r>
            </w:ins>
          </w:p>
        </w:tc>
        <w:tc>
          <w:tcPr>
            <w:tcW w:w="1474" w:type="dxa"/>
            <w:tcMar>
              <w:top w:w="130" w:type="dxa"/>
              <w:left w:w="130" w:type="dxa"/>
              <w:bottom w:w="130" w:type="dxa"/>
              <w:right w:w="130" w:type="dxa"/>
            </w:tcMar>
            <w:vAlign w:val="center"/>
          </w:tcPr>
          <w:p>
            <w:pPr>
              <w:spacing w:line="320" w:lineRule="auto"/>
              <w:rPr>
                <w:ins w:id="91317" w:author="Ryo Wakayama" w:date="2026-10-20T09:00:00Z"/>
                <w:rFonts w:ascii="BIZ UDPゴシック" w:eastAsia="BIZ UDPゴシック" w:hAnsi="BIZ UDPゴシック"/>
                <w:sz w:val="20"/>
                <w:szCs w:val="20"/>
              </w:rPr>
            </w:pPr>
            <w:ins w:id="91318" w:author="Ryo Wakayama" w:date="2026-10-20T09:00:00Z">
              <w:r>
                <w:rPr>
                  <w:rFonts w:ascii="BIZ UDPゴシック" w:eastAsia="BIZ UDPゴシック" w:hAnsi="BIZ UDPゴシック"/>
                  <w:sz w:val="20"/>
                  <w:szCs w:val="20"/>
                </w:rPr>
                <w:t xml:space="preserve">66人</w:t>
              </w:r>
            </w:ins>
          </w:p>
        </w:tc>
      </w:tr>
      <w:tr>
        <w:trPr>
          <w:cantSplit/>
          <w:ins w:id="91319" w:author="Ryo Wakayama" w:date="2026-10-20T09:00:00Z"/>
        </w:trPr>
        <w:tc>
          <w:tcPr>
            <w:tcW w:w="2268" w:type="dxa"/>
            <w:tcMar>
              <w:top w:w="130" w:type="dxa"/>
              <w:left w:w="130" w:type="dxa"/>
              <w:bottom w:w="130" w:type="dxa"/>
              <w:right w:w="130" w:type="dxa"/>
            </w:tcMar>
            <w:vAlign w:val="center"/>
          </w:tcPr>
          <w:p>
            <w:pPr>
              <w:spacing w:line="320" w:lineRule="auto"/>
              <w:rPr>
                <w:ins w:id="91320" w:author="Ryo Wakayama" w:date="2026-10-20T09:00:00Z"/>
                <w:rFonts w:ascii="BIZ UDPゴシック" w:eastAsia="BIZ UDPゴシック" w:hAnsi="BIZ UDPゴシック"/>
                <w:sz w:val="20"/>
                <w:szCs w:val="20"/>
              </w:rPr>
            </w:pPr>
            <w:ins w:id="91321" w:author="Ryo Wakayama" w:date="2026-10-20T09:00:00Z">
              <w:r>
                <w:rPr>
                  <w:rFonts w:ascii="BIZ UDPゴシック" w:eastAsia="BIZ UDPゴシック" w:hAnsi="BIZ UDPゴシック"/>
                  <w:sz w:val="20"/>
                  <w:szCs w:val="20"/>
                </w:rPr>
                <w:t xml:space="preserve">精神障害者保健福祉手帳</w:t>
              </w:r>
            </w:ins>
          </w:p>
        </w:tc>
        <w:tc>
          <w:tcPr>
            <w:tcW w:w="1247" w:type="dxa"/>
            <w:tcMar>
              <w:top w:w="130" w:type="dxa"/>
              <w:left w:w="130" w:type="dxa"/>
              <w:bottom w:w="130" w:type="dxa"/>
              <w:right w:w="130" w:type="dxa"/>
            </w:tcMar>
            <w:vAlign w:val="center"/>
          </w:tcPr>
          <w:p>
            <w:pPr>
              <w:spacing w:line="320" w:lineRule="auto"/>
              <w:rPr>
                <w:ins w:id="91322" w:author="Ryo Wakayama" w:date="2026-10-20T09:00:00Z"/>
                <w:rFonts w:ascii="BIZ UDPゴシック" w:eastAsia="BIZ UDPゴシック" w:hAnsi="BIZ UDPゴシック"/>
                <w:sz w:val="20"/>
                <w:szCs w:val="20"/>
              </w:rPr>
            </w:pPr>
            <w:ins w:id="91323" w:author="Ryo Wakayama" w:date="2026-10-20T09:00:00Z">
              <w:r>
                <w:rPr>
                  <w:rFonts w:ascii="BIZ UDPゴシック" w:eastAsia="BIZ UDPゴシック" w:hAnsi="BIZ UDPゴシック"/>
                  <w:sz w:val="20"/>
                  <w:szCs w:val="20"/>
                </w:rPr>
                <w:t xml:space="preserve">60人</w:t>
              </w:r>
            </w:ins>
          </w:p>
        </w:tc>
        <w:tc>
          <w:tcPr>
            <w:tcW w:w="1247" w:type="dxa"/>
            <w:tcMar>
              <w:top w:w="130" w:type="dxa"/>
              <w:left w:w="130" w:type="dxa"/>
              <w:bottom w:w="130" w:type="dxa"/>
              <w:right w:w="130" w:type="dxa"/>
            </w:tcMar>
            <w:vAlign w:val="center"/>
          </w:tcPr>
          <w:p>
            <w:pPr>
              <w:spacing w:line="320" w:lineRule="auto"/>
              <w:rPr>
                <w:ins w:id="91324" w:author="Ryo Wakayama" w:date="2026-10-20T09:00:00Z"/>
                <w:rFonts w:ascii="BIZ UDPゴシック" w:eastAsia="BIZ UDPゴシック" w:hAnsi="BIZ UDPゴシック"/>
                <w:sz w:val="20"/>
                <w:szCs w:val="20"/>
              </w:rPr>
            </w:pPr>
            <w:ins w:id="91325" w:author="Ryo Wakayama" w:date="2026-10-20T09:00:00Z">
              <w:r>
                <w:rPr>
                  <w:rFonts w:ascii="BIZ UDPゴシック" w:eastAsia="BIZ UDPゴシック" w:hAnsi="BIZ UDPゴシック"/>
                  <w:sz w:val="20"/>
                  <w:szCs w:val="20"/>
                </w:rPr>
                <w:t xml:space="preserve">58〜66人</w:t>
              </w:r>
            </w:ins>
          </w:p>
        </w:tc>
        <w:tc>
          <w:tcPr>
            <w:tcW w:w="1247" w:type="dxa"/>
            <w:tcMar>
              <w:top w:w="130" w:type="dxa"/>
              <w:left w:w="130" w:type="dxa"/>
              <w:bottom w:w="130" w:type="dxa"/>
              <w:right w:w="130" w:type="dxa"/>
            </w:tcMar>
            <w:vAlign w:val="center"/>
          </w:tcPr>
          <w:p>
            <w:pPr>
              <w:spacing w:line="320" w:lineRule="auto"/>
              <w:rPr>
                <w:ins w:id="91326" w:author="Ryo Wakayama" w:date="2026-10-20T09:00:00Z"/>
                <w:rFonts w:ascii="BIZ UDPゴシック" w:eastAsia="BIZ UDPゴシック" w:hAnsi="BIZ UDPゴシック"/>
                <w:sz w:val="20"/>
                <w:szCs w:val="20"/>
              </w:rPr>
            </w:pPr>
            <w:ins w:id="91327" w:author="Ryo Wakayama" w:date="2026-10-20T09:00:00Z">
              <w:r>
                <w:rPr>
                  <w:rFonts w:ascii="BIZ UDPゴシック" w:eastAsia="BIZ UDPゴシック" w:hAnsi="BIZ UDPゴシック"/>
                  <w:sz w:val="20"/>
                  <w:szCs w:val="20"/>
                </w:rPr>
                <w:t xml:space="preserve">57〜71人</w:t>
              </w:r>
            </w:ins>
          </w:p>
        </w:tc>
        <w:tc>
          <w:tcPr>
            <w:tcW w:w="1247" w:type="dxa"/>
            <w:tcMar>
              <w:top w:w="130" w:type="dxa"/>
              <w:left w:w="130" w:type="dxa"/>
              <w:bottom w:w="130" w:type="dxa"/>
              <w:right w:w="130" w:type="dxa"/>
            </w:tcMar>
            <w:vAlign w:val="center"/>
          </w:tcPr>
          <w:p>
            <w:pPr>
              <w:spacing w:line="320" w:lineRule="auto"/>
              <w:rPr>
                <w:ins w:id="91328" w:author="Ryo Wakayama" w:date="2026-10-20T09:00:00Z"/>
                <w:rFonts w:ascii="BIZ UDPゴシック" w:eastAsia="BIZ UDPゴシック" w:hAnsi="BIZ UDPゴシック"/>
                <w:sz w:val="20"/>
                <w:szCs w:val="20"/>
              </w:rPr>
            </w:pPr>
            <w:ins w:id="91329" w:author="Ryo Wakayama" w:date="2026-10-20T09:00:00Z">
              <w:r>
                <w:rPr>
                  <w:rFonts w:ascii="BIZ UDPゴシック" w:eastAsia="BIZ UDPゴシック" w:hAnsi="BIZ UDPゴシック"/>
                  <w:sz w:val="20"/>
                  <w:szCs w:val="20"/>
                </w:rPr>
                <w:t xml:space="preserve">55〜75人</w:t>
              </w:r>
            </w:ins>
          </w:p>
        </w:tc>
        <w:tc>
          <w:tcPr>
            <w:tcW w:w="1474" w:type="dxa"/>
            <w:tcMar>
              <w:top w:w="130" w:type="dxa"/>
              <w:left w:w="130" w:type="dxa"/>
              <w:bottom w:w="130" w:type="dxa"/>
              <w:right w:w="130" w:type="dxa"/>
            </w:tcMar>
            <w:vAlign w:val="center"/>
          </w:tcPr>
          <w:p>
            <w:pPr>
              <w:spacing w:line="320" w:lineRule="auto"/>
              <w:rPr>
                <w:ins w:id="91330" w:author="Ryo Wakayama" w:date="2026-10-20T09:00:00Z"/>
                <w:rFonts w:ascii="BIZ UDPゴシック" w:eastAsia="BIZ UDPゴシック" w:hAnsi="BIZ UDPゴシック"/>
                <w:sz w:val="20"/>
                <w:szCs w:val="20"/>
              </w:rPr>
            </w:pPr>
            <w:ins w:id="91331" w:author="Ryo Wakayama" w:date="2026-10-20T09:00:00Z">
              <w:r>
                <w:rPr>
                  <w:rFonts w:ascii="BIZ UDPゴシック" w:eastAsia="BIZ UDPゴシック" w:hAnsi="BIZ UDPゴシック"/>
                  <w:sz w:val="20"/>
                  <w:szCs w:val="20"/>
                </w:rPr>
                <w:t xml:space="preserve">56人</w:t>
              </w:r>
            </w:ins>
          </w:p>
        </w:tc>
      </w:tr>
    </w:tbl>
    <w:p>
      <w:pPr>
        <w:spacing w:line="240" w:lineRule="auto"/>
        <w:jc w:val="right"/>
        <w:rPr>
          <w:ins w:id="91332" w:author="Ryo Wakayama" w:date="2026-10-20T09:00:00Z"/>
          <w:rFonts w:ascii="BIZ UDPゴシック" w:eastAsia="BIZ UDPゴシック" w:hAnsi="BIZ UDPゴシック"/>
        </w:rPr>
      </w:pPr>
      <w:ins w:id="91333" w:author="Ryo Wakayama" w:date="2026-10-20T09:00:00Z">
        <w:r>
          <w:rPr>
            <w:rFonts w:ascii="BIZ UDPゴシック" w:eastAsia="BIZ UDPゴシック" w:hAnsi="BIZ UDPゴシック"/>
            <w:sz w:val="18"/>
            <w:szCs w:val="18"/>
          </w:rPr>
          <w:t xml:space="preserve">資料：町の見込量・目標値設定シート（令和8年9月）の手帳所持者数と総人口から推計。町の見込は同シートの令和11年の値</w:t>
        </w:r>
      </w:ins>
    </w:p>
    <w:p w14:paraId="3E05ACDA" w14:textId="77777777" w:rsidR="009D6CAB" w:rsidRPr="00370011" w:rsidRDefault="00000000" w:rsidP="00D83565">
      <w:pPr>
        <w:pBdr>
          <w:top w:val="single" w:sz="12" w:space="1" w:color="385623" w:themeColor="accent6" w:themeShade="80"/>
          <w:left w:val="single" w:sz="12" w:space="4" w:color="385623" w:themeColor="accent6" w:themeShade="80"/>
          <w:bottom w:val="single" w:sz="12" w:space="1" w:color="385623" w:themeColor="accent6" w:themeShade="80"/>
          <w:right w:val="single" w:sz="12" w:space="4" w:color="385623" w:themeColor="accent6" w:themeShade="80"/>
        </w:pBdr>
        <w:shd w:val="solid" w:color="E2EFD9" w:themeColor="accent6" w:themeTint="33" w:fill="auto"/>
        <w:spacing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障がい等級は身体障害者手帳は1～6級まで、精神障害者保健福祉手帳は1～3級に分かれており、数字が小さいほど障がいが重いことを表しています。療育手帳はＡ（重度）、Ｂ（中軽度）に分かれています。</w:t>
      </w:r>
    </w:p>
    <w:p w14:paraId="7AC500E2" w14:textId="77777777" w:rsidR="009D6CAB" w:rsidRPr="00370011" w:rsidRDefault="00000000" w:rsidP="00D83565">
      <w:pPr>
        <w:pBdr>
          <w:top w:val="single" w:sz="12" w:space="1" w:color="385623" w:themeColor="accent6" w:themeShade="80"/>
          <w:left w:val="single" w:sz="12" w:space="4" w:color="385623" w:themeColor="accent6" w:themeShade="80"/>
          <w:bottom w:val="single" w:sz="12" w:space="1" w:color="385623" w:themeColor="accent6" w:themeShade="80"/>
          <w:right w:val="single" w:sz="12" w:space="4" w:color="385623" w:themeColor="accent6" w:themeShade="80"/>
        </w:pBdr>
        <w:shd w:val="solid" w:color="E2EFD9" w:themeColor="accent6" w:themeTint="33" w:fill="auto"/>
        <w:spacing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また、身体障害者手帳、療育手帳は旅客鉄道株式会社旅客運賃減額（ＪＲ等の運賃割引）の区分として障がい種別・障がい等級で「第1種」「第2種」に分かれており、各種交通運賃の割引を受けるときの割引内容が違います。令和7年4月からは精神障害者保健福祉手帳所持者もＪＲ等の運賃割引の対象となり、1級の方は「第1種」、2級・3級の方は「第2種」に区分されています。</w:t>
      </w:r>
    </w:p>
    <w:p w14:paraId="72BFC832" w14:textId="77777777" w:rsidR="009D6CAB" w:rsidRPr="00370011" w:rsidRDefault="00000000" w:rsidP="00D83565">
      <w:pPr>
        <w:pBdr>
          <w:top w:val="single" w:sz="12" w:space="1" w:color="385623" w:themeColor="accent6" w:themeShade="80"/>
          <w:left w:val="single" w:sz="12" w:space="4" w:color="385623" w:themeColor="accent6" w:themeShade="80"/>
          <w:bottom w:val="single" w:sz="12" w:space="1" w:color="385623" w:themeColor="accent6" w:themeShade="80"/>
          <w:right w:val="single" w:sz="12" w:space="4" w:color="385623" w:themeColor="accent6" w:themeShade="80"/>
        </w:pBdr>
        <w:shd w:val="solid" w:color="E2EFD9" w:themeColor="accent6" w:themeTint="33" w:fill="auto"/>
        <w:spacing w:line="340" w:lineRule="auto"/>
        <w:ind w:left="240" w:hanging="240"/>
        <w:rPr>
          <w:rFonts w:ascii="BIZ UDPゴシック" w:eastAsia="BIZ UDPゴシック" w:hAnsi="BIZ UDPゴシック"/>
        </w:rPr>
      </w:pPr>
      <w:r>
        <w:rPr>
          <w:rFonts w:ascii="BIZ UDPゴシック" w:eastAsia="BIZ UDPゴシック" w:hAnsi="BIZ UDPゴシック"/>
          <w:sz w:val="22"/>
          <w:szCs w:val="22"/>
        </w:rPr>
        <w:t>・第1種…各種交通機関を利用する際、障がい者本人と介護者（付添い）のどちらも割引適用</w:t>
      </w:r>
    </w:p>
    <w:p w14:paraId="42702E29" w14:textId="77777777" w:rsidR="009D6CAB" w:rsidRPr="00370011" w:rsidRDefault="00000000" w:rsidP="00D83565">
      <w:pPr>
        <w:pBdr>
          <w:top w:val="single" w:sz="12" w:space="1" w:color="385623" w:themeColor="accent6" w:themeShade="80"/>
          <w:left w:val="single" w:sz="12" w:space="4" w:color="385623" w:themeColor="accent6" w:themeShade="80"/>
          <w:bottom w:val="single" w:sz="12" w:space="1" w:color="385623" w:themeColor="accent6" w:themeShade="80"/>
          <w:right w:val="single" w:sz="12" w:space="4" w:color="385623" w:themeColor="accent6" w:themeShade="80"/>
        </w:pBdr>
        <w:shd w:val="solid" w:color="E2EFD9" w:themeColor="accent6" w:themeTint="33" w:fill="auto"/>
        <w:spacing w:line="340" w:lineRule="auto"/>
        <w:ind w:left="240" w:hanging="240"/>
        <w:rPr>
          <w:rFonts w:ascii="BIZ UDPゴシック" w:eastAsia="BIZ UDPゴシック" w:hAnsi="BIZ UDPゴシック"/>
        </w:rPr>
      </w:pPr>
      <w:r>
        <w:rPr>
          <w:rFonts w:ascii="BIZ UDPゴシック" w:eastAsia="BIZ UDPゴシック" w:hAnsi="BIZ UDPゴシック"/>
          <w:sz w:val="22"/>
          <w:szCs w:val="22"/>
        </w:rPr>
        <w:lastRenderedPageBreak/>
        <w:t>・第2種…各種交通機関を利用する際、障がい者本人のみ割引適用</w:t>
      </w:r>
    </w:p>
    <w:p w14:paraId="64A7A872"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（2）身体障害者手帳所持者数</w:t>
      </w:r>
    </w:p>
    <w:p w14:paraId="0EF5F72E" w14:textId="77777777" w:rsidR="009D6CAB" w:rsidRDefault="00000000" w:rsidP="00D83565">
      <w:pP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身体障害者手帳所持者数は、令和3年度の438人から令和8年度には363人と減少傾向で推移しており、対人口比も4.5％から4.3％に低下しています。今後も、障がいの重度化・高齢化を見据えた在宅支援や医療との連携が求められます。</w:t>
      </w:r>
    </w:p>
    <w:p w14:paraId="0D186A6B" w14:textId="77777777" w:rsidR="00DF37FA" w:rsidRDefault="00DF37FA" w:rsidP="00DF37FA">
      <w:pPr>
        <w:keepNext/>
        <w:spacing w:after="200" w:line="360" w:lineRule="auto"/>
        <w:rPr>
          <w:rFonts w:ascii="BIZ UDPゴシック" w:eastAsia="BIZ UDPゴシック" w:hAnsi="BIZ UDPゴシック"/>
          <w:sz w:val="22"/>
          <w:szCs w:val="22"/>
        </w:rPr>
      </w:pPr>
      <w:del w:id="91742" w:author="Ryo Wakayama" w:date="2026-10-23T09:00:00Z">
        <w:r>
          <w:rPr>
            <w:rFonts w:ascii="BIZ UDPゴシック" w:eastAsia="BIZ UDPゴシック" w:hAnsi="BIZ UDPゴシック" w:hint="eastAsia"/>
            <w:sz w:val="22"/>
            <w:szCs w:val="22"/>
          </w:rPr>
          <w:delText xml:space="preserve">■</w:delText>
        </w:r>
      </w:del>
      <w:ins w:id="91743" w:author="Ryo Wakayama" w:date="2026-10-23T09:00:00Z">
        <w:r>
          <w:rPr>
            <w:rFonts w:ascii="BIZ UDPゴシック" w:eastAsia="BIZ UDPゴシック" w:hAnsi="BIZ UDPゴシック" w:hint="eastAsia"/>
            <w:sz w:val="22"/>
            <w:szCs w:val="22"/>
          </w:rPr>
          <w:t xml:space="preserve">【図7】</w:t>
        </w:r>
      </w:ins>
      <w:r>
        <w:rPr>
          <w:rFonts w:ascii="BIZ UDPゴシック" w:eastAsia="BIZ UDPゴシック" w:hAnsi="BIZ UDPゴシック" w:hint="eastAsia"/>
          <w:sz w:val="22"/>
          <w:szCs w:val="22"/>
        </w:rPr>
        <w:t xml:space="preserve">身体障害者手帳所持者数の推移</w:t>
      </w:r>
    </w:p>
    <w:p w14:paraId="7CB74204" w14:textId="77777777" w:rsidR="00DF37FA" w:rsidRDefault="00DF37FA" w:rsidP="00DF37FA">
      <w:pPr>
        <w:spacing w:after="200" w:line="360" w:lineRule="auto"/>
        <w:rPr>
          <w:rFonts w:ascii="BIZ UDPゴシック" w:eastAsia="BIZ UDPゴシック" w:hAnsi="BIZ UDPゴシック"/>
          <w:sz w:val="22"/>
          <w:szCs w:val="22"/>
        </w:rPr>
      </w:pPr>
      <w:r>
        <w:rPr>
          <w:noProof/>
        </w:rPr>
        <w:drawing>
          <wp:inline distT="0" distB="0" distL="0" distR="0" wp14:anchorId="62E63BA1" wp14:editId="1EBAD719">
            <wp:extent cx="5782310" cy="3724275"/>
            <wp:effectExtent l="0" t="0" r="8890" b="9525"/>
            <wp:docPr id="1605358578" name="グラフ 1">
              <a:extLst xmlns:a="http://schemas.openxmlformats.org/drawingml/2006/main">
                <a:ext uri="{FF2B5EF4-FFF2-40B4-BE49-F238E27FC236}">
                  <a16:creationId xmlns:a16="http://schemas.microsoft.com/office/drawing/2014/main" id="{00000000-0008-0000-18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D6C87AB" w14:textId="77777777" w:rsidR="00DF37FA" w:rsidRDefault="00DF37FA" w:rsidP="00DF37FA">
      <w:pPr>
        <w:spacing w:after="200" w:line="360" w:lineRule="auto"/>
        <w:rPr>
          <w:rFonts w:ascii="BIZ UDPゴシック" w:eastAsia="BIZ UDPゴシック" w:hAnsi="BIZ UDPゴシック"/>
          <w:sz w:val="22"/>
          <w:szCs w:val="22"/>
        </w:rPr>
      </w:pPr>
    </w:p>
    <w:p w14:paraId="679D7A78"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（3）療育手帳所持者数</w:t>
      </w:r>
    </w:p>
    <w:p w14:paraId="1F703526" w14:textId="77777777" w:rsidR="009D6CAB" w:rsidRDefault="00000000" w:rsidP="00D83565">
      <w:pP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療育手帳所持者数は、令和3年度の79人から令和8年度には72人となっており、おおむね横ばいから微減で推移しています。一方、町の人口減少に伴い、対人口比は0.8％台で推移しています。今後も、発達に支援が必要なこどもの早期発見・早期支援に向け、母子保健や保育・教育等の関係機関と連携した体制の強化が重要です。</w:t>
      </w:r>
    </w:p>
    <w:p w14:paraId="2EB3A755" w14:textId="77777777" w:rsidR="00DF37FA" w:rsidRDefault="00DF37FA" w:rsidP="00DF37FA">
      <w:pPr>
        <w:keepNext/>
        <w:spacing w:after="200" w:line="360" w:lineRule="auto"/>
        <w:rPr>
          <w:rFonts w:ascii="BIZ UDPゴシック" w:eastAsia="BIZ UDPゴシック" w:hAnsi="BIZ UDPゴシック"/>
          <w:sz w:val="22"/>
          <w:szCs w:val="22"/>
        </w:rPr>
      </w:pPr>
      <w:del w:id="91744" w:author="Ryo Wakayama" w:date="2026-10-23T09:00:00Z">
        <w:r>
          <w:rPr>
            <w:rFonts w:ascii="BIZ UDPゴシック" w:eastAsia="BIZ UDPゴシック" w:hAnsi="BIZ UDPゴシック" w:hint="eastAsia"/>
            <w:sz w:val="22"/>
            <w:szCs w:val="22"/>
          </w:rPr>
          <w:delText xml:space="preserve">■</w:delText>
        </w:r>
      </w:del>
      <w:ins w:id="91745" w:author="Ryo Wakayama" w:date="2026-10-23T09:00:00Z">
        <w:r>
          <w:rPr>
            <w:rFonts w:ascii="BIZ UDPゴシック" w:eastAsia="BIZ UDPゴシック" w:hAnsi="BIZ UDPゴシック" w:hint="eastAsia"/>
            <w:sz w:val="22"/>
            <w:szCs w:val="22"/>
          </w:rPr>
          <w:t xml:space="preserve">【図8】</w:t>
        </w:r>
      </w:ins>
      <w:r>
        <w:rPr>
          <w:rFonts w:ascii="BIZ UDPゴシック" w:eastAsia="BIZ UDPゴシック" w:hAnsi="BIZ UDPゴシック" w:hint="eastAsia"/>
          <w:sz w:val="22"/>
          <w:szCs w:val="22"/>
        </w:rPr>
        <w:lastRenderedPageBreak/>
        <w:t xml:space="preserve">療育手帳所持者数の推移</w:t>
      </w:r>
    </w:p>
    <w:p w14:paraId="3D272805" w14:textId="77777777" w:rsidR="00DF37FA" w:rsidRDefault="00DF37FA" w:rsidP="00DF37FA">
      <w:pPr>
        <w:spacing w:after="200" w:line="360" w:lineRule="auto"/>
        <w:rPr>
          <w:rFonts w:ascii="BIZ UDPゴシック" w:eastAsia="BIZ UDPゴシック" w:hAnsi="BIZ UDPゴシック"/>
          <w:sz w:val="22"/>
          <w:szCs w:val="22"/>
        </w:rPr>
      </w:pPr>
      <w:r>
        <w:rPr>
          <w:noProof/>
        </w:rPr>
        <w:drawing>
          <wp:inline distT="0" distB="0" distL="0" distR="0" wp14:anchorId="19870CDB" wp14:editId="37E7E158">
            <wp:extent cx="5782310" cy="3702685"/>
            <wp:effectExtent l="0" t="0" r="8890" b="12065"/>
            <wp:docPr id="1260345533" name="グラフ 1">
              <a:extLst xmlns:a="http://schemas.openxmlformats.org/drawingml/2006/main">
                <a:ext uri="{FF2B5EF4-FFF2-40B4-BE49-F238E27FC236}">
                  <a16:creationId xmlns:a16="http://schemas.microsoft.com/office/drawing/2014/main" id="{00000000-0008-0000-19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2370DE0" w14:textId="77777777" w:rsidR="00DF37FA" w:rsidRPr="00370011" w:rsidRDefault="00DF37FA" w:rsidP="00DF37FA">
      <w:pPr>
        <w:spacing w:after="200" w:line="360" w:lineRule="auto"/>
        <w:rPr>
          <w:rFonts w:ascii="BIZ UDPゴシック" w:eastAsia="BIZ UDPゴシック" w:hAnsi="BIZ UDPゴシック"/>
        </w:rPr>
      </w:pPr>
    </w:p>
    <w:p w14:paraId="351C1DD9"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（4）精神障害者保健福祉手帳所持者数</w:t>
      </w:r>
    </w:p>
    <w:p w14:paraId="12B1CEA6" w14:textId="77777777" w:rsidR="009D6CAB" w:rsidRPr="00370011" w:rsidRDefault="00000000" w:rsidP="00D83565">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精神障害者保健福祉手帳所持者数は、令和3年度の40人から増加傾向にあり、令和8年度では60人（対人口比0.7％）となっています。精神障がいにも対応した地域包括ケアシステムの構築や、こころの健康に関する相談体制の充実が一層求められています。</w:t>
      </w:r>
    </w:p>
    <w:p w14:paraId="4A516E5A" w14:textId="77777777" w:rsidR="00DF37FA" w:rsidRDefault="00DF37FA" w:rsidP="00DF37FA">
      <w:pPr>
        <w:keepNext/>
        <w:spacing w:after="200" w:line="360" w:lineRule="auto"/>
        <w:rPr>
          <w:rFonts w:ascii="BIZ UDPゴシック" w:eastAsia="BIZ UDPゴシック" w:hAnsi="BIZ UDPゴシック"/>
          <w:sz w:val="22"/>
          <w:szCs w:val="22"/>
        </w:rPr>
      </w:pPr>
      <w:del w:id="91746" w:author="Ryo Wakayama" w:date="2026-10-23T09:00:00Z">
        <w:r>
          <w:rPr>
            <w:rFonts w:ascii="BIZ UDPゴシック" w:eastAsia="BIZ UDPゴシック" w:hAnsi="BIZ UDPゴシック" w:hint="eastAsia"/>
            <w:sz w:val="22"/>
            <w:szCs w:val="22"/>
          </w:rPr>
          <w:delText xml:space="preserve">■</w:delText>
        </w:r>
      </w:del>
      <w:ins w:id="91747" w:author="Ryo Wakayama" w:date="2026-10-23T09:00:00Z">
        <w:r>
          <w:rPr>
            <w:rFonts w:ascii="BIZ UDPゴシック" w:eastAsia="BIZ UDPゴシック" w:hAnsi="BIZ UDPゴシック" w:hint="eastAsia"/>
            <w:sz w:val="22"/>
            <w:szCs w:val="22"/>
          </w:rPr>
          <w:t xml:space="preserve">【図9】</w:t>
        </w:r>
      </w:ins>
      <w:r>
        <w:rPr>
          <w:rFonts w:ascii="BIZ UDPゴシック" w:eastAsia="BIZ UDPゴシック" w:hAnsi="BIZ UDPゴシック" w:hint="eastAsia"/>
          <w:sz w:val="22"/>
          <w:szCs w:val="22"/>
        </w:rPr>
        <w:lastRenderedPageBreak/>
        <w:t xml:space="preserve">精神障害者保健福祉手帳所持者数の推移</w:t>
      </w:r>
    </w:p>
    <w:p w14:paraId="31034771" w14:textId="77777777" w:rsidR="00DF37FA" w:rsidRDefault="00DF37FA" w:rsidP="00DF37FA">
      <w:pPr>
        <w:spacing w:after="200" w:line="360" w:lineRule="auto"/>
        <w:rPr>
          <w:rFonts w:ascii="BIZ UDPゴシック" w:eastAsia="BIZ UDPゴシック" w:hAnsi="BIZ UDPゴシック"/>
          <w:sz w:val="22"/>
          <w:szCs w:val="22"/>
        </w:rPr>
      </w:pPr>
      <w:r>
        <w:rPr>
          <w:noProof/>
        </w:rPr>
        <w:drawing>
          <wp:inline distT="0" distB="0" distL="0" distR="0" wp14:anchorId="0CE7266E" wp14:editId="383B8861">
            <wp:extent cx="5782310" cy="3724275"/>
            <wp:effectExtent l="0" t="0" r="8890" b="9525"/>
            <wp:docPr id="629466779" name="グラフ 1">
              <a:extLst xmlns:a="http://schemas.openxmlformats.org/drawingml/2006/main">
                <a:ext uri="{FF2B5EF4-FFF2-40B4-BE49-F238E27FC236}">
                  <a16:creationId xmlns:a16="http://schemas.microsoft.com/office/drawing/2014/main" id="{00000000-0008-0000-18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5D87E3C"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（5）障がい支援区分認定者数</w:t>
      </w:r>
    </w:p>
    <w:p w14:paraId="3D6FA8E0" w14:textId="77777777" w:rsidR="009D6CAB" w:rsidRDefault="00000000">
      <w:pPr>
        <w:spacing w:after="200" w:line="360" w:lineRule="auto"/>
        <w:rPr>
          <w:rFonts w:ascii="BIZ UDPゴシック" w:eastAsia="BIZ UDPゴシック" w:hAnsi="BIZ UDPゴシック"/>
          <w:sz w:val="22"/>
          <w:szCs w:val="22"/>
        </w:rPr>
      </w:pPr>
      <w:r>
        <w:rPr>
          <w:rFonts w:ascii="BIZ UDPゴシック" w:eastAsia="BIZ UDPゴシック" w:hAnsi="BIZ UDPゴシック"/>
          <w:sz w:val="22"/>
          <w:szCs w:val="22"/>
        </w:rPr>
        <w:t>障がい支援区分認定者数は、近年ほぼ横ばいで推移しています。区分の高い（介護の必要性が高い）認定者も一定数おり、訪問系サービスや短期入所等の確保が引き続き必要です。</w:t>
      </w:r>
    </w:p>
    <w:p w14:paraId="7FAE747C" w14:textId="77777777" w:rsidR="009D6CAB" w:rsidRPr="00370011" w:rsidRDefault="00000000">
      <w:pPr>
        <w:pStyle w:val="2"/>
        <w:keepNext/>
        <w:shd w:val="clear" w:color="auto" w:fill="DCE8DC"/>
        <w:spacing w:before="400" w:after="240"/>
        <w:ind w:left="40"/>
        <w:rPr>
          <w:rFonts w:ascii="BIZ UDPゴシック" w:eastAsia="BIZ UDPゴシック" w:hAnsi="BIZ UDPゴシック"/>
        </w:rPr>
      </w:pPr>
      <w:bookmarkStart w:id="7" w:name="_TocOno101"/>
      <w:r>
        <w:rPr>
          <w:rFonts w:ascii="BIZ UDPゴシック" w:eastAsia="BIZ UDPゴシック" w:hAnsi="BIZ UDPゴシック"/>
          <w:b/>
          <w:bCs/>
          <w:color w:val="1B3B2A"/>
          <w:sz w:val="25"/>
          <w:szCs w:val="25"/>
        </w:rPr>
        <w:t>3　障がい児の状況</w:t>
      </w:r>
      <w:bookmarkEnd w:id="7"/>
    </w:p>
    <w:p w14:paraId="62B7B474"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18歳未満の障がい児の状況は、障がい者手帳の所持だけでは把握できません。発達の特性があっても手帳を取得していない児童や、医療的ケアを必要とする児童がいるため、障がい児通所支援の利用、特別支援学級・特別支援学校の在籍、医療的ケアの状況をあわせて把握します。</w:t>
      </w:r>
    </w:p>
    <w:p w14:paraId="3C92A646" w14:textId="77777777" w:rsidR="009D6CAB" w:rsidRPr="00370011" w:rsidRDefault="00000000" w:rsidP="005E6C22">
      <w:pPr>
        <w:keepNext/>
        <w:spacing w:before="260" w:after="160"/>
        <w:rPr>
          <w:rFonts w:ascii="BIZ UDPゴシック" w:eastAsia="BIZ UDPゴシック" w:hAnsi="BIZ UDPゴシック"/>
        </w:rPr>
      </w:pPr>
      <w:del w:id="91748" w:author="Ryo Wakayama" w:date="2026-10-23T09:00:00Z">
        <w:r>
          <w:rPr>
            <w:rFonts w:ascii="BIZ UDPゴシック" w:eastAsia="BIZ UDPゴシック" w:hAnsi="BIZ UDPゴシック"/>
            <w:b/>
            <w:bCs/>
            <w:sz w:val="22"/>
            <w:szCs w:val="22"/>
          </w:rPr>
          <w:delText xml:space="preserve">■</w:delText>
        </w:r>
      </w:del>
      <w:ins w:id="91749" w:author="Ryo Wakayama" w:date="2026-10-23T09:00:00Z">
        <w:r>
          <w:rPr>
            <w:rFonts w:ascii="BIZ UDPゴシック" w:eastAsia="BIZ UDPゴシック" w:hAnsi="BIZ UDPゴシック"/>
            <w:b/>
            <w:bCs/>
            <w:sz w:val="22"/>
            <w:szCs w:val="22"/>
          </w:rPr>
          <w:t xml:space="preserve">【表10】</w:t>
        </w:r>
      </w:ins>
      <w:r>
        <w:rPr>
          <w:rFonts w:ascii="BIZ UDPゴシック" w:eastAsia="BIZ UDPゴシック" w:hAnsi="BIZ UDPゴシック"/>
          <w:b/>
          <w:bCs/>
          <w:sz w:val="22"/>
          <w:szCs w:val="22"/>
        </w:rPr>
        <w:lastRenderedPageBreak/>
        <w:t xml:space="preserve">障がい児の状況</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227"/>
        <w:gridCol w:w="1227"/>
        <w:gridCol w:w="1227"/>
        <w:gridCol w:w="1719"/>
      </w:tblGrid>
      <w:tr w:rsidR="001E7E48" w14:paraId="3C56A4BB" w14:textId="77777777">
        <w:trPr>
          <w:cantSplit/>
          <w:tblHeader/>
        </w:trPr>
        <w:tc>
          <w:tcPr>
            <w:tcW w:w="3600" w:type="dxa"/>
            <w:shd w:val="clear" w:color="auto" w:fill="DCE8DC"/>
            <w:tcMar>
              <w:top w:w="130" w:type="dxa"/>
              <w:left w:w="130" w:type="dxa"/>
              <w:bottom w:w="130" w:type="dxa"/>
              <w:right w:w="130" w:type="dxa"/>
            </w:tcMar>
            <w:vAlign w:val="center"/>
          </w:tcPr>
          <w:p w14:paraId="6101A6FE"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項目</w:t>
            </w:r>
          </w:p>
        </w:tc>
        <w:tc>
          <w:tcPr>
            <w:tcW w:w="1227" w:type="dxa"/>
            <w:shd w:val="clear" w:color="auto" w:fill="DCE8DC"/>
            <w:tcMar>
              <w:top w:w="130" w:type="dxa"/>
              <w:left w:w="130" w:type="dxa"/>
              <w:bottom w:w="130" w:type="dxa"/>
              <w:right w:w="130" w:type="dxa"/>
            </w:tcMar>
            <w:vAlign w:val="center"/>
          </w:tcPr>
          <w:p w14:paraId="177036C4"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令和6年度</w:t>
            </w:r>
          </w:p>
        </w:tc>
        <w:tc>
          <w:tcPr>
            <w:tcW w:w="1227" w:type="dxa"/>
            <w:shd w:val="clear" w:color="auto" w:fill="DCE8DC"/>
            <w:tcMar>
              <w:top w:w="130" w:type="dxa"/>
              <w:left w:w="130" w:type="dxa"/>
              <w:bottom w:w="130" w:type="dxa"/>
              <w:right w:w="130" w:type="dxa"/>
            </w:tcMar>
            <w:vAlign w:val="center"/>
          </w:tcPr>
          <w:p w14:paraId="46F1C489"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令和7年度</w:t>
            </w:r>
          </w:p>
        </w:tc>
        <w:tc>
          <w:tcPr>
            <w:tcW w:w="1227" w:type="dxa"/>
            <w:shd w:val="clear" w:color="auto" w:fill="DCE8DC"/>
            <w:tcMar>
              <w:top w:w="130" w:type="dxa"/>
              <w:left w:w="130" w:type="dxa"/>
              <w:bottom w:w="130" w:type="dxa"/>
              <w:right w:w="130" w:type="dxa"/>
            </w:tcMar>
            <w:vAlign w:val="center"/>
          </w:tcPr>
          <w:p w14:paraId="440D929D"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令和8年度</w:t>
            </w:r>
          </w:p>
        </w:tc>
        <w:tc>
          <w:tcPr>
            <w:tcW w:w="1719" w:type="dxa"/>
            <w:shd w:val="clear" w:color="auto" w:fill="DCE8DC"/>
            <w:tcMar>
              <w:top w:w="130" w:type="dxa"/>
              <w:left w:w="130" w:type="dxa"/>
              <w:bottom w:w="130" w:type="dxa"/>
              <w:right w:w="130" w:type="dxa"/>
            </w:tcMar>
            <w:vAlign w:val="center"/>
          </w:tcPr>
          <w:p w14:paraId="57BE5884"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資料</w:t>
            </w:r>
          </w:p>
        </w:tc>
      </w:tr>
      <w:tr w:rsidR="001E7E48" w14:paraId="4989939F" w14:textId="77777777">
        <w:trPr>
          <w:cantSplit/>
        </w:trPr>
        <w:tc>
          <w:tcPr>
            <w:tcW w:w="3600" w:type="dxa"/>
            <w:tcMar>
              <w:top w:w="130" w:type="dxa"/>
              <w:left w:w="130" w:type="dxa"/>
              <w:bottom w:w="130" w:type="dxa"/>
              <w:right w:w="130" w:type="dxa"/>
            </w:tcMar>
            <w:vAlign w:val="center"/>
          </w:tcPr>
          <w:p w14:paraId="62FA7F89"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児童発達支援の利用者数（月平均）</w:t>
            </w:r>
          </w:p>
        </w:tc>
        <w:tc>
          <w:tcPr>
            <w:tcW w:w="1227" w:type="dxa"/>
            <w:tcMar>
              <w:top w:w="130" w:type="dxa"/>
              <w:left w:w="130" w:type="dxa"/>
              <w:bottom w:w="130" w:type="dxa"/>
              <w:right w:w="130" w:type="dxa"/>
            </w:tcMar>
            <w:vAlign w:val="center"/>
          </w:tcPr>
          <w:p w14:paraId="3EFB904C"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7人</w:t>
            </w:r>
          </w:p>
        </w:tc>
        <w:tc>
          <w:tcPr>
            <w:tcW w:w="1227" w:type="dxa"/>
            <w:tcMar>
              <w:top w:w="130" w:type="dxa"/>
              <w:left w:w="130" w:type="dxa"/>
              <w:bottom w:w="130" w:type="dxa"/>
              <w:right w:w="130" w:type="dxa"/>
            </w:tcMar>
            <w:vAlign w:val="center"/>
          </w:tcPr>
          <w:p w14:paraId="53DB922B"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5人</w:t>
            </w:r>
          </w:p>
        </w:tc>
        <w:tc>
          <w:tcPr>
            <w:tcW w:w="1227" w:type="dxa"/>
            <w:tcMar>
              <w:top w:w="130" w:type="dxa"/>
              <w:left w:w="130" w:type="dxa"/>
              <w:bottom w:w="130" w:type="dxa"/>
              <w:right w:w="130" w:type="dxa"/>
            </w:tcMar>
            <w:vAlign w:val="center"/>
          </w:tcPr>
          <w:p w14:paraId="29835E4E"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6人</w:t>
            </w:r>
          </w:p>
        </w:tc>
        <w:tc>
          <w:tcPr>
            <w:tcW w:w="1719" w:type="dxa"/>
            <w:tcMar>
              <w:top w:w="130" w:type="dxa"/>
              <w:left w:w="130" w:type="dxa"/>
              <w:bottom w:w="130" w:type="dxa"/>
              <w:right w:w="130" w:type="dxa"/>
            </w:tcMar>
            <w:vAlign w:val="center"/>
          </w:tcPr>
          <w:p w14:paraId="2FC59248"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給付実績（第3部第7章）</w:t>
            </w:r>
          </w:p>
        </w:tc>
      </w:tr>
      <w:tr w:rsidR="001E7E48" w14:paraId="1496FFC8" w14:textId="77777777">
        <w:trPr>
          <w:cantSplit/>
        </w:trPr>
        <w:tc>
          <w:tcPr>
            <w:tcW w:w="3600" w:type="dxa"/>
            <w:tcMar>
              <w:top w:w="130" w:type="dxa"/>
              <w:left w:w="130" w:type="dxa"/>
              <w:bottom w:w="130" w:type="dxa"/>
              <w:right w:w="130" w:type="dxa"/>
            </w:tcMar>
            <w:vAlign w:val="center"/>
          </w:tcPr>
          <w:p w14:paraId="3DF10ED5"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放課後等デイサービスの利用者数（月平均）</w:t>
            </w:r>
          </w:p>
        </w:tc>
        <w:tc>
          <w:tcPr>
            <w:tcW w:w="1227" w:type="dxa"/>
            <w:tcMar>
              <w:top w:w="130" w:type="dxa"/>
              <w:left w:w="130" w:type="dxa"/>
              <w:bottom w:w="130" w:type="dxa"/>
              <w:right w:w="130" w:type="dxa"/>
            </w:tcMar>
            <w:vAlign w:val="center"/>
          </w:tcPr>
          <w:p w14:paraId="63D2D39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30人</w:t>
            </w:r>
          </w:p>
        </w:tc>
        <w:tc>
          <w:tcPr>
            <w:tcW w:w="1227" w:type="dxa"/>
            <w:tcMar>
              <w:top w:w="130" w:type="dxa"/>
              <w:left w:w="130" w:type="dxa"/>
              <w:bottom w:w="130" w:type="dxa"/>
              <w:right w:w="130" w:type="dxa"/>
            </w:tcMar>
            <w:vAlign w:val="center"/>
          </w:tcPr>
          <w:p w14:paraId="2A0B9235"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24人</w:t>
            </w:r>
          </w:p>
        </w:tc>
        <w:tc>
          <w:tcPr>
            <w:tcW w:w="1227" w:type="dxa"/>
            <w:tcMar>
              <w:top w:w="130" w:type="dxa"/>
              <w:left w:w="130" w:type="dxa"/>
              <w:bottom w:w="130" w:type="dxa"/>
              <w:right w:w="130" w:type="dxa"/>
            </w:tcMar>
            <w:vAlign w:val="center"/>
          </w:tcPr>
          <w:p w14:paraId="18F4D2FF"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19人</w:t>
            </w:r>
          </w:p>
        </w:tc>
        <w:tc>
          <w:tcPr>
            <w:tcW w:w="1719" w:type="dxa"/>
            <w:tcMar>
              <w:top w:w="130" w:type="dxa"/>
              <w:left w:w="130" w:type="dxa"/>
              <w:bottom w:w="130" w:type="dxa"/>
              <w:right w:w="130" w:type="dxa"/>
            </w:tcMar>
            <w:vAlign w:val="center"/>
          </w:tcPr>
          <w:p w14:paraId="034F4F04"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給付実績（第3部第7章）</w:t>
            </w:r>
          </w:p>
        </w:tc>
      </w:tr>
      <w:tr w:rsidR="001E7E48" w14:paraId="007ACCDF" w14:textId="77777777">
        <w:trPr>
          <w:cantSplit/>
        </w:trPr>
        <w:tc>
          <w:tcPr>
            <w:tcW w:w="3600" w:type="dxa"/>
            <w:tcMar>
              <w:top w:w="130" w:type="dxa"/>
              <w:left w:w="130" w:type="dxa"/>
              <w:bottom w:w="130" w:type="dxa"/>
              <w:right w:w="130" w:type="dxa"/>
            </w:tcMar>
            <w:vAlign w:val="center"/>
          </w:tcPr>
          <w:p w14:paraId="7FDF5F64"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18歳未満の障がい者手帳所持者数</w:t>
            </w:r>
          </w:p>
        </w:tc>
        <w:tc>
          <w:tcPr>
            <w:tcW w:w="1227" w:type="dxa"/>
            <w:tcMar>
              <w:top w:w="130" w:type="dxa"/>
              <w:left w:w="130" w:type="dxa"/>
              <w:bottom w:w="130" w:type="dxa"/>
              <w:right w:w="130" w:type="dxa"/>
            </w:tcMar>
            <w:vAlign w:val="center"/>
          </w:tcPr>
          <w:p w14:paraId="375B77F7"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227" w:type="dxa"/>
            <w:tcMar>
              <w:top w:w="130" w:type="dxa"/>
              <w:left w:w="130" w:type="dxa"/>
              <w:bottom w:w="130" w:type="dxa"/>
              <w:right w:w="130" w:type="dxa"/>
            </w:tcMar>
            <w:vAlign w:val="center"/>
          </w:tcPr>
          <w:p w14:paraId="4B16034A"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227" w:type="dxa"/>
            <w:tcMar>
              <w:top w:w="130" w:type="dxa"/>
              <w:left w:w="130" w:type="dxa"/>
              <w:bottom w:w="130" w:type="dxa"/>
              <w:right w:w="130" w:type="dxa"/>
            </w:tcMar>
            <w:vAlign w:val="center"/>
          </w:tcPr>
          <w:p w14:paraId="26890F71"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719" w:type="dxa"/>
            <w:tcMar>
              <w:top w:w="130" w:type="dxa"/>
              <w:left w:w="130" w:type="dxa"/>
              <w:bottom w:w="130" w:type="dxa"/>
              <w:right w:w="130" w:type="dxa"/>
            </w:tcMar>
            <w:vAlign w:val="center"/>
          </w:tcPr>
          <w:p w14:paraId="7322288E"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健康福祉課</w:t>
            </w:r>
          </w:p>
        </w:tc>
      </w:tr>
      <w:tr w:rsidR="001E7E48" w14:paraId="283F479B" w14:textId="77777777">
        <w:trPr>
          <w:cantSplit/>
        </w:trPr>
        <w:tc>
          <w:tcPr>
            <w:tcW w:w="3600" w:type="dxa"/>
            <w:tcMar>
              <w:top w:w="130" w:type="dxa"/>
              <w:left w:w="130" w:type="dxa"/>
              <w:bottom w:w="130" w:type="dxa"/>
              <w:right w:w="130" w:type="dxa"/>
            </w:tcMar>
            <w:vAlign w:val="center"/>
          </w:tcPr>
          <w:p w14:paraId="02122F1A"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特別支援学級の在籍児童生徒数（町立小・中学校）</w:t>
            </w:r>
          </w:p>
        </w:tc>
        <w:tc>
          <w:tcPr>
            <w:tcW w:w="1227" w:type="dxa"/>
            <w:tcMar>
              <w:top w:w="130" w:type="dxa"/>
              <w:left w:w="130" w:type="dxa"/>
              <w:bottom w:w="130" w:type="dxa"/>
              <w:right w:w="130" w:type="dxa"/>
            </w:tcMar>
            <w:vAlign w:val="center"/>
          </w:tcPr>
          <w:p w14:paraId="0EA5B2BE"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227" w:type="dxa"/>
            <w:tcMar>
              <w:top w:w="130" w:type="dxa"/>
              <w:left w:w="130" w:type="dxa"/>
              <w:bottom w:w="130" w:type="dxa"/>
              <w:right w:w="130" w:type="dxa"/>
            </w:tcMar>
            <w:vAlign w:val="center"/>
          </w:tcPr>
          <w:p w14:paraId="05C6EE24"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227" w:type="dxa"/>
            <w:tcMar>
              <w:top w:w="130" w:type="dxa"/>
              <w:left w:w="130" w:type="dxa"/>
              <w:bottom w:w="130" w:type="dxa"/>
              <w:right w:w="130" w:type="dxa"/>
            </w:tcMar>
            <w:vAlign w:val="center"/>
          </w:tcPr>
          <w:p w14:paraId="3BAA8E5E"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719" w:type="dxa"/>
            <w:tcMar>
              <w:top w:w="130" w:type="dxa"/>
              <w:left w:w="130" w:type="dxa"/>
              <w:bottom w:w="130" w:type="dxa"/>
              <w:right w:w="130" w:type="dxa"/>
            </w:tcMar>
            <w:vAlign w:val="center"/>
          </w:tcPr>
          <w:p w14:paraId="19247F95"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教育委員会</w:t>
            </w:r>
          </w:p>
        </w:tc>
      </w:tr>
      <w:tr w:rsidR="001E7E48" w14:paraId="23819D29" w14:textId="77777777">
        <w:trPr>
          <w:cantSplit/>
        </w:trPr>
        <w:tc>
          <w:tcPr>
            <w:tcW w:w="3600" w:type="dxa"/>
            <w:tcMar>
              <w:top w:w="130" w:type="dxa"/>
              <w:left w:w="130" w:type="dxa"/>
              <w:bottom w:w="130" w:type="dxa"/>
              <w:right w:w="130" w:type="dxa"/>
            </w:tcMar>
            <w:vAlign w:val="center"/>
          </w:tcPr>
          <w:p w14:paraId="1EAABBE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特別支援学校の在籍児童生徒数（町内在住）</w:t>
            </w:r>
          </w:p>
        </w:tc>
        <w:tc>
          <w:tcPr>
            <w:tcW w:w="1227" w:type="dxa"/>
            <w:tcMar>
              <w:top w:w="130" w:type="dxa"/>
              <w:left w:w="130" w:type="dxa"/>
              <w:bottom w:w="130" w:type="dxa"/>
              <w:right w:w="130" w:type="dxa"/>
            </w:tcMar>
            <w:vAlign w:val="center"/>
          </w:tcPr>
          <w:p w14:paraId="16F8834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227" w:type="dxa"/>
            <w:tcMar>
              <w:top w:w="130" w:type="dxa"/>
              <w:left w:w="130" w:type="dxa"/>
              <w:bottom w:w="130" w:type="dxa"/>
              <w:right w:w="130" w:type="dxa"/>
            </w:tcMar>
            <w:vAlign w:val="center"/>
          </w:tcPr>
          <w:p w14:paraId="56D06719"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227" w:type="dxa"/>
            <w:tcMar>
              <w:top w:w="130" w:type="dxa"/>
              <w:left w:w="130" w:type="dxa"/>
              <w:bottom w:w="130" w:type="dxa"/>
              <w:right w:w="130" w:type="dxa"/>
            </w:tcMar>
            <w:vAlign w:val="center"/>
          </w:tcPr>
          <w:p w14:paraId="1410080C"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719" w:type="dxa"/>
            <w:tcMar>
              <w:top w:w="130" w:type="dxa"/>
              <w:left w:w="130" w:type="dxa"/>
              <w:bottom w:w="130" w:type="dxa"/>
              <w:right w:w="130" w:type="dxa"/>
            </w:tcMar>
            <w:vAlign w:val="center"/>
          </w:tcPr>
          <w:p w14:paraId="46115F4B"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教育委員会</w:t>
            </w:r>
          </w:p>
        </w:tc>
      </w:tr>
      <w:tr w:rsidR="001E7E48" w14:paraId="2AB4249E" w14:textId="77777777">
        <w:trPr>
          <w:cantSplit/>
        </w:trPr>
        <w:tc>
          <w:tcPr>
            <w:tcW w:w="3600" w:type="dxa"/>
            <w:tcMar>
              <w:top w:w="130" w:type="dxa"/>
              <w:left w:w="130" w:type="dxa"/>
              <w:bottom w:w="130" w:type="dxa"/>
              <w:right w:w="130" w:type="dxa"/>
            </w:tcMar>
            <w:vAlign w:val="center"/>
          </w:tcPr>
          <w:p w14:paraId="3E76EA5D"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医療的ケア児数</w:t>
            </w:r>
          </w:p>
        </w:tc>
        <w:tc>
          <w:tcPr>
            <w:tcW w:w="1227" w:type="dxa"/>
            <w:tcMar>
              <w:top w:w="130" w:type="dxa"/>
              <w:left w:w="130" w:type="dxa"/>
              <w:bottom w:w="130" w:type="dxa"/>
              <w:right w:w="130" w:type="dxa"/>
            </w:tcMar>
            <w:vAlign w:val="center"/>
          </w:tcPr>
          <w:p w14:paraId="7309BBA9"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227" w:type="dxa"/>
            <w:tcMar>
              <w:top w:w="130" w:type="dxa"/>
              <w:left w:w="130" w:type="dxa"/>
              <w:bottom w:w="130" w:type="dxa"/>
              <w:right w:w="130" w:type="dxa"/>
            </w:tcMar>
            <w:vAlign w:val="center"/>
          </w:tcPr>
          <w:p w14:paraId="57714658"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227" w:type="dxa"/>
            <w:tcMar>
              <w:top w:w="130" w:type="dxa"/>
              <w:left w:w="130" w:type="dxa"/>
              <w:bottom w:w="130" w:type="dxa"/>
              <w:right w:w="130" w:type="dxa"/>
            </w:tcMar>
            <w:vAlign w:val="center"/>
          </w:tcPr>
          <w:p w14:paraId="2FA472DD"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719" w:type="dxa"/>
            <w:tcMar>
              <w:top w:w="130" w:type="dxa"/>
              <w:left w:w="130" w:type="dxa"/>
              <w:bottom w:w="130" w:type="dxa"/>
              <w:right w:w="130" w:type="dxa"/>
            </w:tcMar>
            <w:vAlign w:val="center"/>
          </w:tcPr>
          <w:p w14:paraId="52D75A68"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健康福祉課</w:t>
            </w:r>
          </w:p>
        </w:tc>
      </w:tr>
    </w:tbl>
    <w:p w14:paraId="5BED9D42"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※○の欄は、健康福祉課・教育委員会の資料により記載します。</w:t>
      </w:r>
      <w:r>
        <w:rPr>
          <w:rFonts w:ascii="BIZ UDPゴシック" w:eastAsia="BIZ UDPゴシック" w:hAnsi="BIZ UDPゴシック"/>
          <w:color w:val="5B5B5B"/>
          <w:sz w:val="19"/>
          <w:szCs w:val="19"/>
          <w:highlight w:val="yellow"/>
        </w:rPr>
        <w:t>【要確認】</w:t>
      </w:r>
    </w:p>
    <w:p w14:paraId="45B6E157"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 xml:space="preserve">放課後等デイサービスの利用者数は、年少人口の減少等を背景に減少傾向（令和6年度30人→令和8年度19人）にありますが、</w:t>
      </w:r>
      <w:del w:id="90666" w:author="Ryo Wakayama" w:date="2026-10-20T09:00:00Z">
        <w:r>
          <w:rPr>
            <w:rFonts w:ascii="BIZ UDPゴシック" w:eastAsia="BIZ UDPゴシック" w:hAnsi="BIZ UDPゴシック"/>
            <w:sz w:val="22"/>
            <w:szCs w:val="22"/>
          </w:rPr>
          <w:delText xml:space="preserve">前回のアンケート調査では、障がい児の63.6％が放課後等デイサービスの利用意向を示しています。</w:delText>
        </w:r>
      </w:del>
      <w:ins w:id="90667" w:author="Ryo Wakayama" w:date="2026-10-20T09:00:00Z">
        <w:r>
          <w:rPr>
            <w:rFonts w:ascii="BIZ UDPゴシック" w:eastAsia="BIZ UDPゴシック" w:hAnsi="BIZ UDPゴシック"/>
            <w:sz w:val="22"/>
            <w:szCs w:val="22"/>
          </w:rPr>
          <w:t xml:space="preserve">令和8年度の調査では、障がいのある子どもの放課後等デイサービスの利用意向は4.0％（1件） で、前回調査（63.6％）から大きく下がっています。今後の利用意向は「就労継続支援」32.0％（8件）、「児童発達支援」24.0％（6件）が多くなっています（回答が25件のため、幅をもって見ます）。</w:t>
        </w:r>
      </w:ins>
      <w:r>
        <w:rPr>
          <w:rFonts w:ascii="BIZ UDPゴシック" w:eastAsia="BIZ UDPゴシック" w:hAnsi="BIZ UDPゴシック"/>
          <w:sz w:val="22"/>
          <w:szCs w:val="22"/>
        </w:rPr>
        <w:t xml:space="preserve">学齢期から卒業後の進路までを見通した支援が必要であり、卒業予定者の把握と成人期のサービスへの引継ぎを第3部第9章1により進めます。</w:t>
      </w:r>
    </w:p>
    <w:p w14:paraId="13EFA3D2" w14:textId="77777777" w:rsidR="009D6CAB" w:rsidRPr="00370011" w:rsidRDefault="00000000">
      <w:pPr>
        <w:pStyle w:val="2"/>
        <w:keepNext/>
        <w:shd w:val="clear" w:color="auto" w:fill="DCE8DC"/>
        <w:spacing w:before="400" w:after="240"/>
        <w:ind w:left="40"/>
        <w:rPr>
          <w:rFonts w:ascii="BIZ UDPゴシック" w:eastAsia="BIZ UDPゴシック" w:hAnsi="BIZ UDPゴシック"/>
        </w:rPr>
      </w:pPr>
      <w:bookmarkStart w:id="8" w:name="_TocOno102"/>
      <w:r>
        <w:rPr>
          <w:rFonts w:ascii="BIZ UDPゴシック" w:eastAsia="BIZ UDPゴシック" w:hAnsi="BIZ UDPゴシック"/>
          <w:b/>
          <w:bCs/>
          <w:color w:val="1B3B2A"/>
          <w:sz w:val="25"/>
          <w:szCs w:val="25"/>
        </w:rPr>
        <w:t>4　難病患者等の状況</w:t>
      </w:r>
      <w:bookmarkEnd w:id="8"/>
    </w:p>
    <w:p w14:paraId="6B6C6144"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害者総合支援法では、難病等（治療方法が確立していない疾病その他の特殊の疾病であって政令で定めるもの）による障がいの程度が一定以上の人を障がい者の範囲に含めており、身体障害者手帳を所持していなくても障がい福祉サービス等の対象となります。対象となる疾病は、令和7年4月から376疾病となっています。</w:t>
      </w:r>
    </w:p>
    <w:p w14:paraId="37DC4D76" w14:textId="77777777" w:rsidR="009D6CAB" w:rsidRPr="00370011" w:rsidRDefault="00000000" w:rsidP="005E6C22">
      <w:pPr>
        <w:keepNext/>
        <w:spacing w:before="260" w:after="160"/>
        <w:rPr>
          <w:rFonts w:ascii="BIZ UDPゴシック" w:eastAsia="BIZ UDPゴシック" w:hAnsi="BIZ UDPゴシック"/>
        </w:rPr>
      </w:pPr>
      <w:del w:id="91750" w:author="Ryo Wakayama" w:date="2026-10-23T09:00:00Z">
        <w:r>
          <w:rPr>
            <w:rFonts w:ascii="BIZ UDPゴシック" w:eastAsia="BIZ UDPゴシック" w:hAnsi="BIZ UDPゴシック"/>
            <w:b/>
            <w:bCs/>
            <w:sz w:val="22"/>
            <w:szCs w:val="22"/>
          </w:rPr>
          <w:delText xml:space="preserve">■</w:delText>
        </w:r>
      </w:del>
      <w:ins w:id="91751" w:author="Ryo Wakayama" w:date="2026-10-23T09:00:00Z">
        <w:r>
          <w:rPr>
            <w:rFonts w:ascii="BIZ UDPゴシック" w:eastAsia="BIZ UDPゴシック" w:hAnsi="BIZ UDPゴシック"/>
            <w:b/>
            <w:bCs/>
            <w:sz w:val="22"/>
            <w:szCs w:val="22"/>
          </w:rPr>
          <w:t xml:space="preserve">【表11】</w:t>
        </w:r>
      </w:ins>
      <w:r>
        <w:rPr>
          <w:rFonts w:ascii="BIZ UDPゴシック" w:eastAsia="BIZ UDPゴシック" w:hAnsi="BIZ UDPゴシック"/>
          <w:b/>
          <w:bCs/>
          <w:sz w:val="22"/>
          <w:szCs w:val="22"/>
        </w:rPr>
        <w:lastRenderedPageBreak/>
        <w:t xml:space="preserve">難病患者等の状況</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0"/>
        <w:gridCol w:w="1350"/>
        <w:gridCol w:w="1350"/>
        <w:gridCol w:w="1350"/>
      </w:tblGrid>
      <w:tr w:rsidR="001E7E48" w14:paraId="292178E8" w14:textId="77777777">
        <w:trPr>
          <w:cantSplit/>
          <w:tblHeader/>
        </w:trPr>
        <w:tc>
          <w:tcPr>
            <w:tcW w:w="4950" w:type="dxa"/>
            <w:shd w:val="clear" w:color="auto" w:fill="DCE8DC"/>
            <w:tcMar>
              <w:top w:w="130" w:type="dxa"/>
              <w:left w:w="130" w:type="dxa"/>
              <w:bottom w:w="130" w:type="dxa"/>
              <w:right w:w="130" w:type="dxa"/>
            </w:tcMar>
            <w:vAlign w:val="center"/>
          </w:tcPr>
          <w:p w14:paraId="1994871B"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項目</w:t>
            </w:r>
          </w:p>
        </w:tc>
        <w:tc>
          <w:tcPr>
            <w:tcW w:w="1350" w:type="dxa"/>
            <w:shd w:val="clear" w:color="auto" w:fill="DCE8DC"/>
            <w:tcMar>
              <w:top w:w="130" w:type="dxa"/>
              <w:left w:w="130" w:type="dxa"/>
              <w:bottom w:w="130" w:type="dxa"/>
              <w:right w:w="130" w:type="dxa"/>
            </w:tcMar>
            <w:vAlign w:val="center"/>
          </w:tcPr>
          <w:p w14:paraId="720FC51D"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令和6年度</w:t>
            </w:r>
          </w:p>
        </w:tc>
        <w:tc>
          <w:tcPr>
            <w:tcW w:w="1350" w:type="dxa"/>
            <w:shd w:val="clear" w:color="auto" w:fill="DCE8DC"/>
            <w:tcMar>
              <w:top w:w="130" w:type="dxa"/>
              <w:left w:w="130" w:type="dxa"/>
              <w:bottom w:w="130" w:type="dxa"/>
              <w:right w:w="130" w:type="dxa"/>
            </w:tcMar>
            <w:vAlign w:val="center"/>
          </w:tcPr>
          <w:p w14:paraId="6209CD1D"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令和7年度</w:t>
            </w:r>
          </w:p>
        </w:tc>
        <w:tc>
          <w:tcPr>
            <w:tcW w:w="1350" w:type="dxa"/>
            <w:shd w:val="clear" w:color="auto" w:fill="DCE8DC"/>
            <w:tcMar>
              <w:top w:w="130" w:type="dxa"/>
              <w:left w:w="130" w:type="dxa"/>
              <w:bottom w:w="130" w:type="dxa"/>
              <w:right w:w="130" w:type="dxa"/>
            </w:tcMar>
            <w:vAlign w:val="center"/>
          </w:tcPr>
          <w:p w14:paraId="2D0EBAD0"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令和8年度</w:t>
            </w:r>
          </w:p>
        </w:tc>
      </w:tr>
      <w:tr w:rsidR="001E7E48" w14:paraId="11126471" w14:textId="77777777">
        <w:trPr>
          <w:cantSplit/>
        </w:trPr>
        <w:tc>
          <w:tcPr>
            <w:tcW w:w="4950" w:type="dxa"/>
            <w:tcMar>
              <w:top w:w="130" w:type="dxa"/>
              <w:left w:w="130" w:type="dxa"/>
              <w:bottom w:w="130" w:type="dxa"/>
              <w:right w:w="130" w:type="dxa"/>
            </w:tcMar>
            <w:vAlign w:val="center"/>
          </w:tcPr>
          <w:p w14:paraId="042830BB"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特定医療費（指定難病）受給者証の所持者数</w:t>
            </w:r>
          </w:p>
        </w:tc>
        <w:tc>
          <w:tcPr>
            <w:tcW w:w="1350" w:type="dxa"/>
            <w:tcMar>
              <w:top w:w="130" w:type="dxa"/>
              <w:left w:w="130" w:type="dxa"/>
              <w:bottom w:w="130" w:type="dxa"/>
              <w:right w:w="130" w:type="dxa"/>
            </w:tcMar>
            <w:vAlign w:val="center"/>
          </w:tcPr>
          <w:p w14:paraId="14E21E3F"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350" w:type="dxa"/>
            <w:tcMar>
              <w:top w:w="130" w:type="dxa"/>
              <w:left w:w="130" w:type="dxa"/>
              <w:bottom w:w="130" w:type="dxa"/>
              <w:right w:w="130" w:type="dxa"/>
            </w:tcMar>
            <w:vAlign w:val="center"/>
          </w:tcPr>
          <w:p w14:paraId="41AF2616"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350" w:type="dxa"/>
            <w:tcMar>
              <w:top w:w="130" w:type="dxa"/>
              <w:left w:w="130" w:type="dxa"/>
              <w:bottom w:w="130" w:type="dxa"/>
              <w:right w:w="130" w:type="dxa"/>
            </w:tcMar>
            <w:vAlign w:val="center"/>
          </w:tcPr>
          <w:p w14:paraId="7754F39A"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r>
      <w:tr w:rsidR="001E7E48" w14:paraId="584A5EE5" w14:textId="77777777">
        <w:trPr>
          <w:cantSplit/>
        </w:trPr>
        <w:tc>
          <w:tcPr>
            <w:tcW w:w="4950" w:type="dxa"/>
            <w:tcMar>
              <w:top w:w="130" w:type="dxa"/>
              <w:left w:w="130" w:type="dxa"/>
              <w:bottom w:w="130" w:type="dxa"/>
              <w:right w:w="130" w:type="dxa"/>
            </w:tcMar>
            <w:vAlign w:val="center"/>
          </w:tcPr>
          <w:p w14:paraId="09A40285"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小児慢性特定疾病医療受給者証の所持者数</w:t>
            </w:r>
          </w:p>
        </w:tc>
        <w:tc>
          <w:tcPr>
            <w:tcW w:w="1350" w:type="dxa"/>
            <w:tcMar>
              <w:top w:w="130" w:type="dxa"/>
              <w:left w:w="130" w:type="dxa"/>
              <w:bottom w:w="130" w:type="dxa"/>
              <w:right w:w="130" w:type="dxa"/>
            </w:tcMar>
            <w:vAlign w:val="center"/>
          </w:tcPr>
          <w:p w14:paraId="74015605"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350" w:type="dxa"/>
            <w:tcMar>
              <w:top w:w="130" w:type="dxa"/>
              <w:left w:w="130" w:type="dxa"/>
              <w:bottom w:w="130" w:type="dxa"/>
              <w:right w:w="130" w:type="dxa"/>
            </w:tcMar>
            <w:vAlign w:val="center"/>
          </w:tcPr>
          <w:p w14:paraId="724DF660"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350" w:type="dxa"/>
            <w:tcMar>
              <w:top w:w="130" w:type="dxa"/>
              <w:left w:w="130" w:type="dxa"/>
              <w:bottom w:w="130" w:type="dxa"/>
              <w:right w:w="130" w:type="dxa"/>
            </w:tcMar>
            <w:vAlign w:val="center"/>
          </w:tcPr>
          <w:p w14:paraId="33F1A4C1"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r>
      <w:tr w:rsidR="001E7E48" w14:paraId="7675ABB8" w14:textId="77777777">
        <w:trPr>
          <w:cantSplit/>
        </w:trPr>
        <w:tc>
          <w:tcPr>
            <w:tcW w:w="4950" w:type="dxa"/>
            <w:tcMar>
              <w:top w:w="130" w:type="dxa"/>
              <w:left w:w="130" w:type="dxa"/>
              <w:bottom w:w="130" w:type="dxa"/>
              <w:right w:w="130" w:type="dxa"/>
            </w:tcMar>
            <w:vAlign w:val="center"/>
          </w:tcPr>
          <w:p w14:paraId="38276EC7"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難病等を理由とする障がい福祉サービスの利用者数</w:t>
            </w:r>
          </w:p>
        </w:tc>
        <w:tc>
          <w:tcPr>
            <w:tcW w:w="1350" w:type="dxa"/>
            <w:tcMar>
              <w:top w:w="130" w:type="dxa"/>
              <w:left w:w="130" w:type="dxa"/>
              <w:bottom w:w="130" w:type="dxa"/>
              <w:right w:w="130" w:type="dxa"/>
            </w:tcMar>
            <w:vAlign w:val="center"/>
          </w:tcPr>
          <w:p w14:paraId="5BD19E3C"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350" w:type="dxa"/>
            <w:tcMar>
              <w:top w:w="130" w:type="dxa"/>
              <w:left w:w="130" w:type="dxa"/>
              <w:bottom w:w="130" w:type="dxa"/>
              <w:right w:w="130" w:type="dxa"/>
            </w:tcMar>
            <w:vAlign w:val="center"/>
          </w:tcPr>
          <w:p w14:paraId="13B04AC0"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350" w:type="dxa"/>
            <w:tcMar>
              <w:top w:w="130" w:type="dxa"/>
              <w:left w:w="130" w:type="dxa"/>
              <w:bottom w:w="130" w:type="dxa"/>
              <w:right w:w="130" w:type="dxa"/>
            </w:tcMar>
            <w:vAlign w:val="center"/>
          </w:tcPr>
          <w:p w14:paraId="6D307141"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r>
    </w:tbl>
    <w:p w14:paraId="1B499B45"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※資料：県中保健福祉事務所、健康福祉課。</w:t>
      </w:r>
      <w:r>
        <w:rPr>
          <w:rFonts w:ascii="BIZ UDPゴシック" w:eastAsia="BIZ UDPゴシック" w:hAnsi="BIZ UDPゴシック"/>
          <w:color w:val="5B5B5B"/>
          <w:sz w:val="19"/>
          <w:szCs w:val="19"/>
          <w:highlight w:val="yellow"/>
        </w:rPr>
        <w:t>【要確認：受給者証所持者数の提供】</w:t>
      </w:r>
    </w:p>
    <w:p w14:paraId="71D66F6B"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難病患者等は、手帳の所持の有無にかかわらず障がい福祉サービス等の対象となることが十分に知られていない場合があります。県中保健福祉事務所（難病の医療費助成の窓口）と連携し、受給者証の申請・更新の機会を通じて障がい福祉サービスの案内を行います。</w:t>
      </w:r>
    </w:p>
    <w:p w14:paraId="4A7D5568" w14:textId="77777777" w:rsidR="009D6CAB" w:rsidRPr="00370011" w:rsidRDefault="00000000">
      <w:pPr>
        <w:pStyle w:val="2"/>
        <w:keepNext/>
        <w:shd w:val="clear" w:color="auto" w:fill="DCE8DC"/>
        <w:spacing w:before="400" w:after="240"/>
        <w:ind w:left="40"/>
        <w:rPr>
          <w:rFonts w:ascii="BIZ UDPゴシック" w:eastAsia="BIZ UDPゴシック" w:hAnsi="BIZ UDPゴシック"/>
        </w:rPr>
      </w:pPr>
      <w:bookmarkStart w:id="9" w:name="_TocOno103"/>
      <w:r>
        <w:rPr>
          <w:rFonts w:ascii="BIZ UDPゴシック" w:eastAsia="BIZ UDPゴシック" w:hAnsi="BIZ UDPゴシック"/>
          <w:b/>
          <w:bCs/>
          <w:color w:val="1B3B2A"/>
          <w:sz w:val="25"/>
          <w:szCs w:val="25"/>
        </w:rPr>
        <w:t>5　アンケート調査結果からみた課題と本計画での対応</w:t>
      </w:r>
      <w:bookmarkEnd w:id="9"/>
    </w:p>
    <w:p w14:paraId="4542423C" w14:textId="77777777" w:rsidR="009D6CAB" w:rsidRPr="00370011" w:rsidRDefault="00000000" w:rsidP="00EA4FAB">
      <w:pPr>
        <w:spacing w:after="200" w:line="360" w:lineRule="auto"/>
        <w:ind w:firstLineChars="100" w:firstLine="220"/>
        <w:rPr>
          <w:rFonts w:ascii="BIZ UDPゴシック" w:eastAsia="BIZ UDPゴシック" w:hAnsi="BIZ UDPゴシック"/>
        </w:rPr>
      </w:pPr>
      <w:del w:id="90668" w:author="Ryo Wakayama" w:date="2026-10-20T09:00:00Z">
        <w:r>
          <w:rPr>
            <w:rFonts w:ascii="BIZ UDPゴシック" w:eastAsia="BIZ UDPゴシック" w:hAnsi="BIZ UDPゴシック"/>
            <w:sz w:val="22"/>
            <w:szCs w:val="22"/>
          </w:rPr>
          <w:delText xml:space="preserve">令和５年10月に実施したアンケート調査と</w:delText>
        </w:r>
      </w:del>
      <w:ins w:id="90669" w:author="Ryo Wakayama" w:date="2026-10-20T09:00:00Z">
        <w:r>
          <w:rPr>
            <w:rFonts w:ascii="BIZ UDPゴシック" w:eastAsia="BIZ UDPゴシック" w:hAnsi="BIZ UDPゴシック"/>
            <w:sz w:val="22"/>
            <w:szCs w:val="22"/>
          </w:rPr>
          <w:t xml:space="preserve">令和8年8月から9月に実施したアンケート調査と</w:t>
        </w:r>
      </w:ins>
      <w:r>
        <w:rPr>
          <w:rFonts w:ascii="BIZ UDPゴシック" w:eastAsia="BIZ UDPゴシック" w:hAnsi="BIZ UDPゴシック"/>
          <w:sz w:val="22"/>
          <w:szCs w:val="22"/>
        </w:rPr>
        <w:t xml:space="preserve">、令和8年8月に実施したヒアリングから把握した主な課題と、本計画での対応は次のとおりです。</w:t>
      </w:r>
    </w:p>
    <w:p w14:paraId="19F3CE44" w14:textId="77777777" w:rsidR="009D6CAB" w:rsidRPr="00370011" w:rsidRDefault="00000000" w:rsidP="005E6C22">
      <w:pPr>
        <w:keepNext/>
        <w:spacing w:before="260" w:after="160"/>
        <w:rPr>
          <w:rFonts w:ascii="BIZ UDPゴシック" w:eastAsia="BIZ UDPゴシック" w:hAnsi="BIZ UDPゴシック"/>
        </w:rPr>
      </w:pPr>
      <w:del w:id="91752" w:author="Ryo Wakayama" w:date="2026-10-23T09:00:00Z">
        <w:r>
          <w:rPr>
            <w:rFonts w:ascii="BIZ UDPゴシック" w:eastAsia="BIZ UDPゴシック" w:hAnsi="BIZ UDPゴシック"/>
            <w:b/>
            <w:bCs/>
            <w:sz w:val="22"/>
            <w:szCs w:val="22"/>
          </w:rPr>
          <w:delText xml:space="preserve">■</w:delText>
        </w:r>
      </w:del>
      <w:ins w:id="91753" w:author="Ryo Wakayama" w:date="2026-10-23T09:00:00Z">
        <w:r>
          <w:rPr>
            <w:rFonts w:ascii="BIZ UDPゴシック" w:eastAsia="BIZ UDPゴシック" w:hAnsi="BIZ UDPゴシック"/>
            <w:b/>
            <w:bCs/>
            <w:sz w:val="22"/>
            <w:szCs w:val="22"/>
          </w:rPr>
          <w:t xml:space="preserve">【表12】</w:t>
        </w:r>
      </w:ins>
      <w:r>
        <w:rPr>
          <w:rFonts w:ascii="BIZ UDPゴシック" w:eastAsia="BIZ UDPゴシック" w:hAnsi="BIZ UDPゴシック"/>
          <w:b/>
          <w:bCs/>
          <w:sz w:val="22"/>
          <w:szCs w:val="22"/>
        </w:rPr>
        <w:t xml:space="preserve">主な課題と本計画での対応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0"/>
        <w:gridCol w:w="4500"/>
        <w:gridCol w:w="2970"/>
      </w:tblGrid>
      <w:tr w:rsidR="001E7E48" w14:paraId="0D552E3F" w14:textId="77777777">
        <w:trPr>
          <w:cantSplit/>
          <w:tblHeader/>
        </w:trPr>
        <w:tc>
          <w:tcPr>
            <w:tcW w:w="1530" w:type="dxa"/>
            <w:shd w:val="clear" w:color="auto" w:fill="DCE8DC"/>
            <w:tcMar>
              <w:top w:w="130" w:type="dxa"/>
              <w:left w:w="130" w:type="dxa"/>
              <w:bottom w:w="130" w:type="dxa"/>
              <w:right w:w="130" w:type="dxa"/>
            </w:tcMar>
            <w:vAlign w:val="center"/>
          </w:tcPr>
          <w:p w14:paraId="393CD1B5"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分野</w:t>
            </w:r>
          </w:p>
        </w:tc>
        <w:tc>
          <w:tcPr>
            <w:tcW w:w="4500" w:type="dxa"/>
            <w:shd w:val="clear" w:color="auto" w:fill="DCE8DC"/>
            <w:tcMar>
              <w:top w:w="130" w:type="dxa"/>
              <w:left w:w="130" w:type="dxa"/>
              <w:bottom w:w="130" w:type="dxa"/>
              <w:right w:w="130" w:type="dxa"/>
            </w:tcMar>
            <w:vAlign w:val="center"/>
          </w:tcPr>
          <w:p w14:paraId="6D45DFC6"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アンケート調査・ヒアリングの結果</w:t>
            </w:r>
          </w:p>
        </w:tc>
        <w:tc>
          <w:tcPr>
            <w:tcW w:w="2970" w:type="dxa"/>
            <w:shd w:val="clear" w:color="auto" w:fill="DCE8DC"/>
            <w:tcMar>
              <w:top w:w="130" w:type="dxa"/>
              <w:left w:w="130" w:type="dxa"/>
              <w:bottom w:w="130" w:type="dxa"/>
              <w:right w:w="130" w:type="dxa"/>
            </w:tcMar>
            <w:vAlign w:val="center"/>
          </w:tcPr>
          <w:p w14:paraId="2CA692A9"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本計画での対応</w:t>
            </w:r>
          </w:p>
        </w:tc>
      </w:tr>
      <w:tr w:rsidR="001E7E48" w14:paraId="563A9667" w14:textId="77777777">
        <w:trPr>
          <w:cantSplit/>
        </w:trPr>
        <w:tc>
          <w:tcPr>
            <w:tcW w:w="1530" w:type="dxa"/>
            <w:tcMar>
              <w:top w:w="130" w:type="dxa"/>
              <w:left w:w="130" w:type="dxa"/>
              <w:bottom w:w="130" w:type="dxa"/>
              <w:right w:w="130" w:type="dxa"/>
            </w:tcMar>
            <w:vAlign w:val="center"/>
          </w:tcPr>
          <w:p w14:paraId="17DBD9FE"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権利擁護</w:t>
            </w:r>
          </w:p>
        </w:tc>
        <w:tc>
          <w:tcPr>
            <w:tcW w:w="4500" w:type="dxa"/>
            <w:tcMar>
              <w:top w:w="130" w:type="dxa"/>
              <w:left w:w="130" w:type="dxa"/>
              <w:bottom w:w="130" w:type="dxa"/>
              <w:right w:w="130" w:type="dxa"/>
            </w:tcMar>
            <w:vAlign w:val="center"/>
          </w:tcPr>
          <w:p w14:paraId="6846941A" w14:textId="77777777" w:rsidR="001E7E48" w:rsidRDefault="00000000">
            <w:pPr>
              <w:spacing w:line="320" w:lineRule="auto"/>
              <w:rPr>
                <w:rFonts w:ascii="BIZ UDPゴシック" w:eastAsia="BIZ UDPゴシック" w:hAnsi="BIZ UDPゴシック"/>
                <w:sz w:val="20"/>
                <w:szCs w:val="20"/>
              </w:rPr>
            </w:pPr>
            <w:del w:id="90670" w:author="Ryo Wakayama" w:date="2026-10-23T09:00:00Z">
              <w:r>
                <w:rPr>
                  <w:rFonts w:ascii="BIZ UDPゴシック" w:eastAsia="BIZ UDPゴシック" w:hAnsi="BIZ UDPゴシック"/>
                  <w:sz w:val="20"/>
                  <w:szCs w:val="20"/>
                </w:rPr>
                <w:delText>成年後見制度を「名前も内容も知らない」が障がい者38.2％、障がい児36.4％。ヒアリングでも制度の周知不足が指摘された</w:delText>
              </w:r>
            </w:del>
            <w:ins w:id="90671" w:author="Ryo Wakayama" w:date="2026-10-20T09:00:00Z">
              <w:r>
                <w:rPr>
                  <w:rFonts w:ascii="BIZ UDPゴシック" w:eastAsia="BIZ UDPゴシック" w:hAnsi="BIZ UDPゴシック"/>
                  <w:sz w:val="20"/>
                  <w:szCs w:val="20"/>
                </w:rPr>
                <w:t xml:space="preserve">成年後見制度を「名前も内容も知らない」が障がい者36.7％、障がい児80.0％（前回調査 38.2％・36.4％）。ヒアリングでも制度の周知不足が指摘された</w:t>
              </w:r>
            </w:ins>
          </w:p>
        </w:tc>
        <w:tc>
          <w:tcPr>
            <w:tcW w:w="2970" w:type="dxa"/>
            <w:tcMar>
              <w:top w:w="130" w:type="dxa"/>
              <w:left w:w="130" w:type="dxa"/>
              <w:bottom w:w="130" w:type="dxa"/>
              <w:right w:w="130" w:type="dxa"/>
            </w:tcMar>
            <w:vAlign w:val="center"/>
          </w:tcPr>
          <w:p w14:paraId="76AC977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第2部第2章1・3（成年後見制度の利用促進）、第3部第8章（成年後見制度利用支援事業）</w:t>
            </w:r>
          </w:p>
        </w:tc>
      </w:tr>
      <w:tr w:rsidR="001E7E48" w14:paraId="46D9B99F" w14:textId="77777777">
        <w:trPr>
          <w:cantSplit/>
        </w:trPr>
        <w:tc>
          <w:tcPr>
            <w:tcW w:w="1530" w:type="dxa"/>
            <w:tcMar>
              <w:top w:w="130" w:type="dxa"/>
              <w:left w:w="130" w:type="dxa"/>
              <w:bottom w:w="130" w:type="dxa"/>
              <w:right w:w="130" w:type="dxa"/>
            </w:tcMar>
            <w:vAlign w:val="center"/>
          </w:tcPr>
          <w:p w14:paraId="20A8CADB"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差別の解消</w:t>
            </w:r>
          </w:p>
        </w:tc>
        <w:tc>
          <w:tcPr>
            <w:tcW w:w="4500" w:type="dxa"/>
            <w:tcMar>
              <w:top w:w="130" w:type="dxa"/>
              <w:left w:w="130" w:type="dxa"/>
              <w:bottom w:w="130" w:type="dxa"/>
              <w:right w:w="130" w:type="dxa"/>
            </w:tcMar>
            <w:vAlign w:val="center"/>
          </w:tcPr>
          <w:p w14:paraId="067AFA72" w14:textId="77777777" w:rsidR="001E7E48" w:rsidRDefault="00000000">
            <w:pPr>
              <w:spacing w:line="320" w:lineRule="auto"/>
              <w:rPr>
                <w:rFonts w:ascii="BIZ UDPゴシック" w:eastAsia="BIZ UDPゴシック" w:hAnsi="BIZ UDPゴシック"/>
                <w:sz w:val="20"/>
                <w:szCs w:val="20"/>
              </w:rPr>
            </w:pPr>
            <w:del w:id="90672" w:author="Ryo Wakayama" w:date="2026-10-23T09:00:00Z">
              <w:r>
                <w:rPr>
                  <w:rFonts w:ascii="BIZ UDPゴシック" w:eastAsia="BIZ UDPゴシック" w:hAnsi="BIZ UDPゴシック"/>
                  <w:sz w:val="20"/>
                  <w:szCs w:val="20"/>
                </w:rPr>
                <w:delText>差別や嫌な思いをする（した）ことが「ある」「少しある」が障がい者31.4％、障がい児72.7％</w:delText>
              </w:r>
            </w:del>
            <w:ins w:id="90673" w:author="Ryo Wakayama" w:date="2026-10-20T09:00:00Z">
              <w:r>
                <w:rPr>
                  <w:rFonts w:ascii="BIZ UDPゴシック" w:eastAsia="BIZ UDPゴシック" w:hAnsi="BIZ UDPゴシック"/>
                  <w:sz w:val="20"/>
                  <w:szCs w:val="20"/>
                </w:rPr>
                <w:t xml:space="preserve">差別や嫌な思いをする（した）ことが「ある」「少しある」が障がい者25.9％（精神障がい50.0％）、障がい児28.0％</w:t>
              </w:r>
            </w:ins>
          </w:p>
        </w:tc>
        <w:tc>
          <w:tcPr>
            <w:tcW w:w="2970" w:type="dxa"/>
            <w:tcMar>
              <w:top w:w="130" w:type="dxa"/>
              <w:left w:w="130" w:type="dxa"/>
              <w:bottom w:w="130" w:type="dxa"/>
              <w:right w:w="130" w:type="dxa"/>
            </w:tcMar>
            <w:vAlign w:val="center"/>
          </w:tcPr>
          <w:p w14:paraId="36E69472"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第2部第2章2</w:t>
            </w:r>
          </w:p>
        </w:tc>
      </w:tr>
      <w:tr w:rsidR="001E7E48" w14:paraId="63365021" w14:textId="77777777">
        <w:trPr>
          <w:cantSplit/>
        </w:trPr>
        <w:tc>
          <w:tcPr>
            <w:tcW w:w="1530" w:type="dxa"/>
            <w:tcMar>
              <w:top w:w="130" w:type="dxa"/>
              <w:left w:w="130" w:type="dxa"/>
              <w:bottom w:w="130" w:type="dxa"/>
              <w:right w:w="130" w:type="dxa"/>
            </w:tcMar>
            <w:vAlign w:val="center"/>
          </w:tcPr>
          <w:p w14:paraId="29B2EB4B"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移動・外出</w:t>
            </w:r>
          </w:p>
        </w:tc>
        <w:tc>
          <w:tcPr>
            <w:tcW w:w="4500" w:type="dxa"/>
            <w:tcMar>
              <w:top w:w="130" w:type="dxa"/>
              <w:left w:w="130" w:type="dxa"/>
              <w:bottom w:w="130" w:type="dxa"/>
              <w:right w:w="130" w:type="dxa"/>
            </w:tcMar>
            <w:vAlign w:val="center"/>
          </w:tcPr>
          <w:p w14:paraId="4FF9709D" w14:textId="77777777" w:rsidR="001E7E48" w:rsidRDefault="00000000">
            <w:pPr>
              <w:spacing w:line="320" w:lineRule="auto"/>
              <w:rPr>
                <w:rFonts w:ascii="BIZ UDPゴシック" w:eastAsia="BIZ UDPゴシック" w:hAnsi="BIZ UDPゴシック"/>
                <w:sz w:val="20"/>
                <w:szCs w:val="20"/>
              </w:rPr>
            </w:pPr>
            <w:del w:id="90674" w:author="Ryo Wakayama" w:date="2026-10-23T09:00:00Z">
              <w:r>
                <w:rPr>
                  <w:rFonts w:ascii="BIZ UDPゴシック" w:eastAsia="BIZ UDPゴシック" w:hAnsi="BIZ UDPゴシック"/>
                  <w:sz w:val="20"/>
                  <w:szCs w:val="20"/>
                </w:rPr>
                <w:delText>外出時に困ることは「困ったときにどうすればいいのか心配」「道路や駅に階段や段差が多い」が各21.6％、「公共交通機関が少ない」が21.2％（障がい者）</w:delText>
              </w:r>
            </w:del>
            <w:ins w:id="90675" w:author="Ryo Wakayama" w:date="2026-10-20T09:00:00Z">
              <w:r>
                <w:rPr>
                  <w:rFonts w:ascii="BIZ UDPゴシック" w:eastAsia="BIZ UDPゴシック" w:hAnsi="BIZ UDPゴシック"/>
                  <w:sz w:val="20"/>
                  <w:szCs w:val="20"/>
                </w:rPr>
                <w:t xml:space="preserve">外出時に困ることは「外出にお金がかかる」25.1％、「困ったときにどうすればいいのか心配」23.2％、「公共交通機関が少ない」19.7％（障がい者）</w:t>
              </w:r>
            </w:ins>
          </w:p>
        </w:tc>
        <w:tc>
          <w:tcPr>
            <w:tcW w:w="2970" w:type="dxa"/>
            <w:tcMar>
              <w:top w:w="130" w:type="dxa"/>
              <w:left w:w="130" w:type="dxa"/>
              <w:bottom w:w="130" w:type="dxa"/>
              <w:right w:w="130" w:type="dxa"/>
            </w:tcMar>
            <w:vAlign w:val="center"/>
          </w:tcPr>
          <w:p w14:paraId="2F62251B"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第2部第3章2</w:t>
            </w:r>
          </w:p>
        </w:tc>
      </w:tr>
      <w:tr w:rsidR="001E7E48" w14:paraId="73A4A51E" w14:textId="77777777">
        <w:trPr>
          <w:cantSplit/>
        </w:trPr>
        <w:tc>
          <w:tcPr>
            <w:tcW w:w="1530" w:type="dxa"/>
            <w:tcMar>
              <w:top w:w="130" w:type="dxa"/>
              <w:left w:w="130" w:type="dxa"/>
              <w:bottom w:w="130" w:type="dxa"/>
              <w:right w:w="130" w:type="dxa"/>
            </w:tcMar>
            <w:vAlign w:val="center"/>
          </w:tcPr>
          <w:p w14:paraId="35ACDB3B"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防災</w:t>
            </w:r>
          </w:p>
        </w:tc>
        <w:tc>
          <w:tcPr>
            <w:tcW w:w="4500" w:type="dxa"/>
            <w:tcMar>
              <w:top w:w="130" w:type="dxa"/>
              <w:left w:w="130" w:type="dxa"/>
              <w:bottom w:w="130" w:type="dxa"/>
              <w:right w:w="130" w:type="dxa"/>
            </w:tcMar>
            <w:vAlign w:val="center"/>
          </w:tcPr>
          <w:p w14:paraId="436326B9" w14:textId="77777777" w:rsidR="001E7E48" w:rsidRDefault="00000000">
            <w:pPr>
              <w:spacing w:line="320" w:lineRule="auto"/>
              <w:rPr>
                <w:rFonts w:ascii="BIZ UDPゴシック" w:eastAsia="BIZ UDPゴシック" w:hAnsi="BIZ UDPゴシック"/>
                <w:sz w:val="20"/>
                <w:szCs w:val="20"/>
              </w:rPr>
            </w:pPr>
            <w:del w:id="90676" w:author="Ryo Wakayama" w:date="2026-10-23T09:00:00Z">
              <w:r>
                <w:rPr>
                  <w:rFonts w:ascii="BIZ UDPゴシック" w:eastAsia="BIZ UDPゴシック" w:hAnsi="BIZ UDPゴシック"/>
                  <w:sz w:val="20"/>
                  <w:szCs w:val="20"/>
                </w:rPr>
                <w:delText>災害時に一人で避難「できない」が障がい者35.4％、障がい児54.5％。近所に助けてくれる人が「いない」が障がい者22.9％、障がい児40.9％</w:delText>
              </w:r>
            </w:del>
            <w:ins w:id="90677" w:author="Ryo Wakayama" w:date="2026-10-20T09:00:00Z">
              <w:r>
                <w:rPr>
                  <w:rFonts w:ascii="BIZ UDPゴシック" w:eastAsia="BIZ UDPゴシック" w:hAnsi="BIZ UDPゴシック"/>
                  <w:sz w:val="20"/>
                  <w:szCs w:val="20"/>
                </w:rPr>
                <w:t xml:space="preserve">災害時に一人で避難「できない」が障がい者35.5％、障がい児44.0％。近所に助けてくれる人が「いない」が障がい者23.2％、障がい児20.0％</w:t>
              </w:r>
            </w:ins>
          </w:p>
        </w:tc>
        <w:tc>
          <w:tcPr>
            <w:tcW w:w="2970" w:type="dxa"/>
            <w:tcMar>
              <w:top w:w="130" w:type="dxa"/>
              <w:left w:w="130" w:type="dxa"/>
              <w:bottom w:w="130" w:type="dxa"/>
              <w:right w:w="130" w:type="dxa"/>
            </w:tcMar>
            <w:vAlign w:val="center"/>
          </w:tcPr>
          <w:p w14:paraId="4DD15B3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第2部第5章1、第3部第6章5（4）</w:t>
            </w:r>
          </w:p>
        </w:tc>
      </w:tr>
      <w:tr w:rsidR="001E7E48" w14:paraId="0CBDA475" w14:textId="77777777">
        <w:trPr>
          <w:cantSplit/>
        </w:trPr>
        <w:tc>
          <w:tcPr>
            <w:tcW w:w="1530" w:type="dxa"/>
            <w:tcMar>
              <w:top w:w="130" w:type="dxa"/>
              <w:left w:w="130" w:type="dxa"/>
              <w:bottom w:w="130" w:type="dxa"/>
              <w:right w:w="130" w:type="dxa"/>
            </w:tcMar>
            <w:vAlign w:val="center"/>
          </w:tcPr>
          <w:p w14:paraId="0E5F57D4"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lastRenderedPageBreak/>
              <w:t>サービスの利用意向</w:t>
            </w:r>
          </w:p>
        </w:tc>
        <w:tc>
          <w:tcPr>
            <w:tcW w:w="4500" w:type="dxa"/>
            <w:tcMar>
              <w:top w:w="130" w:type="dxa"/>
              <w:left w:w="130" w:type="dxa"/>
              <w:bottom w:w="130" w:type="dxa"/>
              <w:right w:w="130" w:type="dxa"/>
            </w:tcMar>
            <w:vAlign w:val="center"/>
          </w:tcPr>
          <w:p w14:paraId="7AB91117" w14:textId="77777777" w:rsidR="001E7E48" w:rsidRDefault="00000000">
            <w:pPr>
              <w:spacing w:line="320" w:lineRule="auto"/>
              <w:rPr>
                <w:rFonts w:ascii="BIZ UDPゴシック" w:eastAsia="BIZ UDPゴシック" w:hAnsi="BIZ UDPゴシック"/>
                <w:sz w:val="20"/>
                <w:szCs w:val="20"/>
              </w:rPr>
            </w:pPr>
            <w:del w:id="90678" w:author="Ryo Wakayama" w:date="2026-10-23T09:00:00Z">
              <w:r>
                <w:rPr>
                  <w:rFonts w:ascii="BIZ UDPゴシック" w:eastAsia="BIZ UDPゴシック" w:hAnsi="BIZ UDPゴシック"/>
                  <w:sz w:val="20"/>
                  <w:szCs w:val="20"/>
                </w:rPr>
                <w:delText>障がい者は相談支援32.1％、生活介護23.6％、短期入所22.9％、居宅介護21.4％。障がい児は放課後等デイサービス・就労系サービスが各63.6％</w:delText>
              </w:r>
            </w:del>
            <w:ins w:id="90679" w:author="Ryo Wakayama" w:date="2026-10-20T09:00:00Z">
              <w:r>
                <w:rPr>
                  <w:rFonts w:ascii="BIZ UDPゴシック" w:eastAsia="BIZ UDPゴシック" w:hAnsi="BIZ UDPゴシック"/>
                  <w:sz w:val="20"/>
                  <w:szCs w:val="20"/>
                </w:rPr>
                <w:t xml:space="preserve">障がい者は相談支援32.4％、居宅介護32.0％、生活介護28.2％、短期入所25.9％。障がい児は就労継続支援32.0％（8件）、児童発達支援24.0％（6件）</w:t>
              </w:r>
            </w:ins>
          </w:p>
        </w:tc>
        <w:tc>
          <w:tcPr>
            <w:tcW w:w="2970" w:type="dxa"/>
            <w:tcMar>
              <w:top w:w="130" w:type="dxa"/>
              <w:left w:w="130" w:type="dxa"/>
              <w:bottom w:w="130" w:type="dxa"/>
              <w:right w:w="130" w:type="dxa"/>
            </w:tcMar>
            <w:vAlign w:val="center"/>
          </w:tcPr>
          <w:p w14:paraId="28D19E96"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第3部第6章・第7章（見込量）</w:t>
            </w:r>
          </w:p>
        </w:tc>
      </w:tr>
      <w:tr w:rsidR="001E7E48" w14:paraId="3ADBF959" w14:textId="77777777">
        <w:trPr>
          <w:cantSplit/>
        </w:trPr>
        <w:tc>
          <w:tcPr>
            <w:tcW w:w="1530" w:type="dxa"/>
            <w:tcMar>
              <w:top w:w="130" w:type="dxa"/>
              <w:left w:w="130" w:type="dxa"/>
              <w:bottom w:w="130" w:type="dxa"/>
              <w:right w:w="130" w:type="dxa"/>
            </w:tcMar>
            <w:vAlign w:val="center"/>
          </w:tcPr>
          <w:p w14:paraId="625AC65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就労</w:t>
            </w:r>
          </w:p>
        </w:tc>
        <w:tc>
          <w:tcPr>
            <w:tcW w:w="4500" w:type="dxa"/>
            <w:tcMar>
              <w:top w:w="130" w:type="dxa"/>
              <w:left w:w="130" w:type="dxa"/>
              <w:bottom w:w="130" w:type="dxa"/>
              <w:right w:w="130" w:type="dxa"/>
            </w:tcMar>
            <w:vAlign w:val="center"/>
          </w:tcPr>
          <w:p w14:paraId="4F76D28A" w14:textId="77777777" w:rsidR="001E7E48" w:rsidRDefault="00000000">
            <w:pPr>
              <w:spacing w:line="320" w:lineRule="auto"/>
              <w:rPr>
                <w:rFonts w:ascii="BIZ UDPゴシック" w:eastAsia="BIZ UDPゴシック" w:hAnsi="BIZ UDPゴシック"/>
                <w:sz w:val="20"/>
                <w:szCs w:val="20"/>
              </w:rPr>
            </w:pPr>
            <w:del w:id="90680" w:author="Ryo Wakayama" w:date="2026-10-23T09:00:00Z">
              <w:r>
                <w:rPr>
                  <w:rFonts w:ascii="BIZ UDPゴシック" w:eastAsia="BIZ UDPゴシック" w:hAnsi="BIZ UDPゴシック"/>
                  <w:sz w:val="20"/>
                  <w:szCs w:val="20"/>
                </w:rPr>
                <w:delText>就労支援として必要なことは「職場の上司や同僚に障がいの理解があること」32.5％、「通勤手段の確保」25.0％（障がい者）</w:delText>
              </w:r>
            </w:del>
            <w:ins w:id="90681" w:author="Ryo Wakayama" w:date="2026-10-20T09:00:00Z">
              <w:r>
                <w:rPr>
                  <w:rFonts w:ascii="BIZ UDPゴシック" w:eastAsia="BIZ UDPゴシック" w:hAnsi="BIZ UDPゴシック"/>
                  <w:sz w:val="20"/>
                  <w:szCs w:val="20"/>
                </w:rPr>
                <w:t xml:space="preserve">就労支援として必要なことは「職場の上司や同僚に障がいの理解があること」35.9％、「通勤手段の確保」32.8％（障がい者）</w:t>
              </w:r>
            </w:ins>
          </w:p>
        </w:tc>
        <w:tc>
          <w:tcPr>
            <w:tcW w:w="2970" w:type="dxa"/>
            <w:tcMar>
              <w:top w:w="130" w:type="dxa"/>
              <w:left w:w="130" w:type="dxa"/>
              <w:bottom w:w="130" w:type="dxa"/>
              <w:right w:w="130" w:type="dxa"/>
            </w:tcMar>
            <w:vAlign w:val="center"/>
          </w:tcPr>
          <w:p w14:paraId="1C77CC0E"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第2部第9章、第3部第5章3</w:t>
            </w:r>
          </w:p>
        </w:tc>
      </w:tr>
      <w:tr w:rsidR="001E7E48" w14:paraId="4F2B8EEA" w14:textId="77777777">
        <w:trPr>
          <w:cantSplit/>
        </w:trPr>
        <w:tc>
          <w:tcPr>
            <w:tcW w:w="1530" w:type="dxa"/>
            <w:tcMar>
              <w:top w:w="130" w:type="dxa"/>
              <w:left w:w="130" w:type="dxa"/>
              <w:bottom w:w="130" w:type="dxa"/>
              <w:right w:w="130" w:type="dxa"/>
            </w:tcMar>
            <w:vAlign w:val="center"/>
          </w:tcPr>
          <w:p w14:paraId="23F99104"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相談・地域連携</w:t>
            </w:r>
          </w:p>
        </w:tc>
        <w:tc>
          <w:tcPr>
            <w:tcW w:w="4500" w:type="dxa"/>
            <w:tcMar>
              <w:top w:w="130" w:type="dxa"/>
              <w:left w:w="130" w:type="dxa"/>
              <w:bottom w:w="130" w:type="dxa"/>
              <w:right w:w="130" w:type="dxa"/>
            </w:tcMar>
            <w:vAlign w:val="center"/>
          </w:tcPr>
          <w:p w14:paraId="383D1D72"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ヒアリングで、支援が必要な人の把握の難しさ、児童・障がい・高齢等の分野間の縦割りの解消が指摘された</w:t>
            </w:r>
          </w:p>
        </w:tc>
        <w:tc>
          <w:tcPr>
            <w:tcW w:w="2970" w:type="dxa"/>
            <w:tcMar>
              <w:top w:w="130" w:type="dxa"/>
              <w:left w:w="130" w:type="dxa"/>
              <w:bottom w:w="130" w:type="dxa"/>
              <w:right w:w="130" w:type="dxa"/>
            </w:tcMar>
            <w:vAlign w:val="center"/>
          </w:tcPr>
          <w:p w14:paraId="1B9F73D6"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第2部第7章1、第3部第9章2</w:t>
            </w:r>
          </w:p>
        </w:tc>
      </w:tr>
    </w:tbl>
    <w:p w14:paraId="55168D5C" w14:textId="77777777" w:rsidR="009D6CAB" w:rsidRDefault="00000000">
      <w:pPr>
        <w:spacing w:before="100" w:after="320"/>
        <w:jc w:val="right"/>
        <w:rPr>
          <w:rFonts w:ascii="BIZ UDPゴシック" w:eastAsia="BIZ UDPゴシック" w:hAnsi="BIZ UDPゴシック"/>
          <w:color w:val="5B5B5B"/>
          <w:sz w:val="18"/>
          <w:szCs w:val="18"/>
        </w:rPr>
      </w:pPr>
      <w:r>
        <w:rPr>
          <w:rFonts w:ascii="BIZ UDPゴシック" w:eastAsia="BIZ UDPゴシック" w:hAnsi="BIZ UDPゴシック"/>
          <w:color w:val="5B5B5B"/>
          <w:sz w:val="18"/>
          <w:szCs w:val="18"/>
        </w:rPr>
        <w:t xml:space="preserve">資料：</w:t>
      </w:r>
      <w:del w:id="90682" w:author="Ryo Wakayama" w:date="2026-10-20T09:00:00Z">
        <w:r>
          <w:rPr>
            <w:rFonts w:ascii="BIZ UDPゴシック" w:eastAsia="BIZ UDPゴシック" w:hAnsi="BIZ UDPゴシック"/>
            <w:color w:val="5B5B5B"/>
            <w:sz w:val="18"/>
            <w:szCs w:val="18"/>
          </w:rPr>
          <w:delText xml:space="preserve">小野町障がい福祉に関するアンケート調査（令和５年10月実施）</w:delText>
        </w:r>
      </w:del>
      <w:ins w:id="90683" w:author="Ryo Wakayama" w:date="2026-10-20T09:00:00Z">
        <w:r>
          <w:rPr>
            <w:rFonts w:ascii="BIZ UDPゴシック" w:eastAsia="BIZ UDPゴシック" w:hAnsi="BIZ UDPゴシック"/>
            <w:color w:val="5B5B5B"/>
            <w:sz w:val="18"/>
            <w:szCs w:val="18"/>
          </w:rPr>
          <w:t xml:space="preserve">令和8年度 障がい福祉に関するアンケート調査（前回調査は令和5年10月実施）</w:t>
        </w:r>
      </w:ins>
      <w:r>
        <w:rPr>
          <w:rFonts w:ascii="BIZ UDPゴシック" w:eastAsia="BIZ UDPゴシック" w:hAnsi="BIZ UDPゴシック"/>
          <w:color w:val="5B5B5B"/>
          <w:sz w:val="18"/>
          <w:szCs w:val="18"/>
        </w:rPr>
        <w:t xml:space="preserve">、令和8年8月のヒアリング</w:t>
      </w:r>
    </w:p>
    <w:p>
      <w:pPr>
        <w:pBdr>
          <w:left w:val="single" w:sz="18" w:space="4" w:color="538135" w:themeColor="accent6" w:themeShade="BF"/>
        </w:pBdr>
        <w:spacing w:after="200" w:line="360" w:lineRule="auto"/>
        <w:ind w:firstLineChars="100" w:firstLine="220"/>
        <w:rPr>
          <w:ins w:id="91334" w:author="Ryo Wakayama" w:date="2026-10-20T09:00:00Z"/>
          <w:rFonts w:ascii="BIZ UDPゴシック" w:eastAsia="BIZ UDPゴシック" w:hAnsi="BIZ UDPゴシック"/>
        </w:rPr>
      </w:pPr>
      <w:ins w:id="91335" w:author="Ryo Wakayama" w:date="2026-10-20T09:00:00Z">
        <w:r>
          <w:rPr>
            <w:rFonts w:ascii="BIZ UDPゴシック" w:eastAsia="BIZ UDPゴシック" w:hAnsi="BIZ UDPゴシック"/>
            <w:sz w:val="22"/>
            <w:szCs w:val="22"/>
          </w:rPr>
          <w:t xml:space="preserve">障がい別にみると、次の項目で障がいのある方全体との差が大きくなっています。</w:t>
        </w:r>
      </w:ins>
    </w:p>
    <w:p>
      <w:pPr>
        <w:spacing w:before="260" w:after="160"/>
        <w:rPr>
          <w:ins w:id="91336" w:author="Ryo Wakayama" w:date="2026-10-20T09:00:00Z"/>
          <w:rFonts w:ascii="BIZ UDPゴシック" w:eastAsia="BIZ UDPゴシック" w:hAnsi="BIZ UDPゴシック"/>
        </w:rPr>
      </w:pPr>
      <w:ins w:id="91337" w:author="Ryo Wakayama" w:date="2026-10-20T09:00:00Z">
        <w:r>
          <w:rPr>
            <w:rFonts w:ascii="BIZ UDPゴシック" w:eastAsia="BIZ UDPゴシック" w:hAnsi="BIZ UDPゴシック"/>
            <w:sz w:val="22"/>
            <w:szCs w:val="22"/>
          </w:rPr>
          <w:t xml:space="preserve">【表13】主な項目の障がい別の状況（令和8年度調査）</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4"/>
        <w:gridCol w:w="4762"/>
        <w:gridCol w:w="1360"/>
        <w:gridCol w:w="1360"/>
      </w:tblGrid>
      <w:tr>
        <w:trPr>
          <w:cantSplit/>
          <w:tblHeader/>
          <w:ins w:id="91338" w:author="Ryo Wakayama" w:date="2026-10-20T09:00:00Z"/>
        </w:trPr>
        <w:tc>
          <w:tcPr>
            <w:tcW w:w="1474" w:type="dxa"/>
            <w:shd w:val="clear" w:color="auto" w:fill="DCE8DC"/>
            <w:tcMar>
              <w:top w:w="130" w:type="dxa"/>
              <w:left w:w="130" w:type="dxa"/>
              <w:bottom w:w="130" w:type="dxa"/>
              <w:right w:w="130" w:type="dxa"/>
            </w:tcMar>
            <w:vAlign w:val="center"/>
          </w:tcPr>
          <w:p>
            <w:pPr>
              <w:spacing w:line="320" w:lineRule="auto"/>
              <w:jc w:val="center"/>
              <w:rPr>
                <w:ins w:id="91339" w:author="Ryo Wakayama" w:date="2026-10-20T09:00:00Z"/>
                <w:rFonts w:ascii="BIZ UDPゴシック" w:eastAsia="BIZ UDPゴシック" w:hAnsi="BIZ UDPゴシック"/>
                <w:sz w:val="20"/>
                <w:szCs w:val="20"/>
              </w:rPr>
            </w:pPr>
            <w:ins w:id="91340" w:author="Ryo Wakayama" w:date="2026-10-20T09:00:00Z">
              <w:r>
                <w:rPr>
                  <w:rFonts w:ascii="BIZ UDPゴシック" w:eastAsia="BIZ UDPゴシック" w:hAnsi="BIZ UDPゴシック"/>
                  <w:b/>
                  <w:sz w:val="20"/>
                  <w:szCs w:val="20"/>
                </w:rPr>
                <w:t xml:space="preserve">障がい</w:t>
              </w:r>
            </w:ins>
          </w:p>
        </w:tc>
        <w:tc>
          <w:tcPr>
            <w:tcW w:w="4762" w:type="dxa"/>
            <w:shd w:val="clear" w:color="auto" w:fill="DCE8DC"/>
            <w:tcMar>
              <w:top w:w="130" w:type="dxa"/>
              <w:left w:w="130" w:type="dxa"/>
              <w:bottom w:w="130" w:type="dxa"/>
              <w:right w:w="130" w:type="dxa"/>
            </w:tcMar>
            <w:vAlign w:val="center"/>
          </w:tcPr>
          <w:p>
            <w:pPr>
              <w:spacing w:line="320" w:lineRule="auto"/>
              <w:jc w:val="center"/>
              <w:rPr>
                <w:ins w:id="91341" w:author="Ryo Wakayama" w:date="2026-10-20T09:00:00Z"/>
                <w:rFonts w:ascii="BIZ UDPゴシック" w:eastAsia="BIZ UDPゴシック" w:hAnsi="BIZ UDPゴシック"/>
                <w:sz w:val="20"/>
                <w:szCs w:val="20"/>
              </w:rPr>
            </w:pPr>
            <w:ins w:id="91342" w:author="Ryo Wakayama" w:date="2026-10-20T09:00:00Z">
              <w:r>
                <w:rPr>
                  <w:rFonts w:ascii="BIZ UDPゴシック" w:eastAsia="BIZ UDPゴシック" w:hAnsi="BIZ UDPゴシック"/>
                  <w:b/>
                  <w:sz w:val="20"/>
                  <w:szCs w:val="20"/>
                </w:rPr>
                <w:t xml:space="preserve">項目</w:t>
              </w:r>
            </w:ins>
          </w:p>
        </w:tc>
        <w:tc>
          <w:tcPr>
            <w:tcW w:w="1360" w:type="dxa"/>
            <w:shd w:val="clear" w:color="auto" w:fill="DCE8DC"/>
            <w:tcMar>
              <w:top w:w="130" w:type="dxa"/>
              <w:left w:w="130" w:type="dxa"/>
              <w:bottom w:w="130" w:type="dxa"/>
              <w:right w:w="130" w:type="dxa"/>
            </w:tcMar>
            <w:vAlign w:val="center"/>
          </w:tcPr>
          <w:p>
            <w:pPr>
              <w:spacing w:line="320" w:lineRule="auto"/>
              <w:jc w:val="center"/>
              <w:rPr>
                <w:ins w:id="91343" w:author="Ryo Wakayama" w:date="2026-10-20T09:00:00Z"/>
                <w:rFonts w:ascii="BIZ UDPゴシック" w:eastAsia="BIZ UDPゴシック" w:hAnsi="BIZ UDPゴシック"/>
                <w:sz w:val="20"/>
                <w:szCs w:val="20"/>
              </w:rPr>
            </w:pPr>
            <w:ins w:id="91344" w:author="Ryo Wakayama" w:date="2026-10-20T09:00:00Z">
              <w:r>
                <w:rPr>
                  <w:rFonts w:ascii="BIZ UDPゴシック" w:eastAsia="BIZ UDPゴシック" w:hAnsi="BIZ UDPゴシック"/>
                  <w:b/>
                  <w:sz w:val="20"/>
                  <w:szCs w:val="20"/>
                </w:rPr>
                <w:t xml:space="preserve">該当者</w:t>
              </w:r>
            </w:ins>
          </w:p>
        </w:tc>
        <w:tc>
          <w:tcPr>
            <w:tcW w:w="1360" w:type="dxa"/>
            <w:shd w:val="clear" w:color="auto" w:fill="DCE8DC"/>
            <w:tcMar>
              <w:top w:w="130" w:type="dxa"/>
              <w:left w:w="130" w:type="dxa"/>
              <w:bottom w:w="130" w:type="dxa"/>
              <w:right w:w="130" w:type="dxa"/>
            </w:tcMar>
            <w:vAlign w:val="center"/>
          </w:tcPr>
          <w:p>
            <w:pPr>
              <w:spacing w:line="320" w:lineRule="auto"/>
              <w:jc w:val="center"/>
              <w:rPr>
                <w:ins w:id="91345" w:author="Ryo Wakayama" w:date="2026-10-20T09:00:00Z"/>
                <w:rFonts w:ascii="BIZ UDPゴシック" w:eastAsia="BIZ UDPゴシック" w:hAnsi="BIZ UDPゴシック"/>
                <w:sz w:val="20"/>
                <w:szCs w:val="20"/>
              </w:rPr>
            </w:pPr>
            <w:ins w:id="91346" w:author="Ryo Wakayama" w:date="2026-10-20T09:00:00Z">
              <w:r>
                <w:rPr>
                  <w:rFonts w:ascii="BIZ UDPゴシック" w:eastAsia="BIZ UDPゴシック" w:hAnsi="BIZ UDPゴシック"/>
                  <w:b/>
                  <w:sz w:val="20"/>
                  <w:szCs w:val="20"/>
                </w:rPr>
                <w:t xml:space="preserve">全体</w:t>
              </w:r>
            </w:ins>
          </w:p>
        </w:tc>
      </w:tr>
      <w:tr>
        <w:trPr>
          <w:cantSplit/>
          <w:ins w:id="91347" w:author="Ryo Wakayama" w:date="2026-10-20T09:00:00Z"/>
        </w:trPr>
        <w:tc>
          <w:tcPr>
            <w:tcW w:w="1474" w:type="dxa"/>
            <w:tcMar>
              <w:top w:w="130" w:type="dxa"/>
              <w:left w:w="130" w:type="dxa"/>
              <w:bottom w:w="130" w:type="dxa"/>
              <w:right w:w="130" w:type="dxa"/>
            </w:tcMar>
            <w:vAlign w:val="center"/>
          </w:tcPr>
          <w:p>
            <w:pPr>
              <w:spacing w:line="320" w:lineRule="auto"/>
              <w:rPr>
                <w:ins w:id="91348" w:author="Ryo Wakayama" w:date="2026-10-20T09:00:00Z"/>
                <w:rFonts w:ascii="BIZ UDPゴシック" w:eastAsia="BIZ UDPゴシック" w:hAnsi="BIZ UDPゴシック"/>
                <w:sz w:val="20"/>
                <w:szCs w:val="20"/>
              </w:rPr>
            </w:pPr>
            <w:ins w:id="91349" w:author="Ryo Wakayama" w:date="2026-10-20T09:00:00Z">
              <w:r>
                <w:rPr>
                  <w:rFonts w:ascii="BIZ UDPゴシック" w:eastAsia="BIZ UDPゴシック" w:hAnsi="BIZ UDPゴシック"/>
                  <w:sz w:val="20"/>
                  <w:szCs w:val="20"/>
                </w:rPr>
                <w:t xml:space="preserve">知的障がい</w:t>
              </w:r>
            </w:ins>
          </w:p>
        </w:tc>
        <w:tc>
          <w:tcPr>
            <w:tcW w:w="4762" w:type="dxa"/>
            <w:tcMar>
              <w:top w:w="130" w:type="dxa"/>
              <w:left w:w="130" w:type="dxa"/>
              <w:bottom w:w="130" w:type="dxa"/>
              <w:right w:w="130" w:type="dxa"/>
            </w:tcMar>
            <w:vAlign w:val="center"/>
          </w:tcPr>
          <w:p>
            <w:pPr>
              <w:spacing w:line="320" w:lineRule="auto"/>
              <w:rPr>
                <w:ins w:id="91350" w:author="Ryo Wakayama" w:date="2026-10-20T09:00:00Z"/>
                <w:rFonts w:ascii="BIZ UDPゴシック" w:eastAsia="BIZ UDPゴシック" w:hAnsi="BIZ UDPゴシック"/>
                <w:sz w:val="20"/>
                <w:szCs w:val="20"/>
              </w:rPr>
            </w:pPr>
            <w:ins w:id="91351" w:author="Ryo Wakayama" w:date="2026-10-20T09:00:00Z">
              <w:r>
                <w:rPr>
                  <w:rFonts w:ascii="BIZ UDPゴシック" w:eastAsia="BIZ UDPゴシック" w:hAnsi="BIZ UDPゴシック"/>
                  <w:sz w:val="20"/>
                  <w:szCs w:val="20"/>
                </w:rPr>
                <w:t xml:space="preserve">平日の日中に福祉施設・作業所等に通っている</w:t>
              </w:r>
            </w:ins>
          </w:p>
        </w:tc>
        <w:tc>
          <w:tcPr>
            <w:tcW w:w="1360" w:type="dxa"/>
            <w:tcMar>
              <w:top w:w="130" w:type="dxa"/>
              <w:left w:w="130" w:type="dxa"/>
              <w:bottom w:w="130" w:type="dxa"/>
              <w:right w:w="130" w:type="dxa"/>
            </w:tcMar>
            <w:vAlign w:val="center"/>
          </w:tcPr>
          <w:p>
            <w:pPr>
              <w:spacing w:line="320" w:lineRule="auto"/>
              <w:rPr>
                <w:ins w:id="91352" w:author="Ryo Wakayama" w:date="2026-10-20T09:00:00Z"/>
                <w:rFonts w:ascii="BIZ UDPゴシック" w:eastAsia="BIZ UDPゴシック" w:hAnsi="BIZ UDPゴシック"/>
                <w:sz w:val="20"/>
                <w:szCs w:val="20"/>
              </w:rPr>
            </w:pPr>
            <w:ins w:id="91353" w:author="Ryo Wakayama" w:date="2026-10-20T09:00:00Z">
              <w:r>
                <w:rPr>
                  <w:rFonts w:ascii="BIZ UDPゴシック" w:eastAsia="BIZ UDPゴシック" w:hAnsi="BIZ UDPゴシック"/>
                  <w:sz w:val="20"/>
                  <w:szCs w:val="20"/>
                </w:rPr>
                <w:t xml:space="preserve">42.4％</w:t>
              </w:r>
            </w:ins>
          </w:p>
        </w:tc>
        <w:tc>
          <w:tcPr>
            <w:tcW w:w="1360" w:type="dxa"/>
            <w:tcMar>
              <w:top w:w="130" w:type="dxa"/>
              <w:left w:w="130" w:type="dxa"/>
              <w:bottom w:w="130" w:type="dxa"/>
              <w:right w:w="130" w:type="dxa"/>
            </w:tcMar>
            <w:vAlign w:val="center"/>
          </w:tcPr>
          <w:p>
            <w:pPr>
              <w:spacing w:line="320" w:lineRule="auto"/>
              <w:rPr>
                <w:ins w:id="91354" w:author="Ryo Wakayama" w:date="2026-10-20T09:00:00Z"/>
                <w:rFonts w:ascii="BIZ UDPゴシック" w:eastAsia="BIZ UDPゴシック" w:hAnsi="BIZ UDPゴシック"/>
                <w:sz w:val="20"/>
                <w:szCs w:val="20"/>
              </w:rPr>
            </w:pPr>
            <w:ins w:id="91355" w:author="Ryo Wakayama" w:date="2026-10-20T09:00:00Z">
              <w:r>
                <w:rPr>
                  <w:rFonts w:ascii="BIZ UDPゴシック" w:eastAsia="BIZ UDPゴシック" w:hAnsi="BIZ UDPゴシック"/>
                  <w:sz w:val="20"/>
                  <w:szCs w:val="20"/>
                </w:rPr>
                <w:t xml:space="preserve">10.0％</w:t>
              </w:r>
            </w:ins>
          </w:p>
        </w:tc>
      </w:tr>
      <w:tr>
        <w:trPr>
          <w:cantSplit/>
          <w:ins w:id="91356" w:author="Ryo Wakayama" w:date="2026-10-20T09:00:00Z"/>
        </w:trPr>
        <w:tc>
          <w:tcPr>
            <w:tcW w:w="1474" w:type="dxa"/>
            <w:tcMar>
              <w:top w:w="130" w:type="dxa"/>
              <w:left w:w="130" w:type="dxa"/>
              <w:bottom w:w="130" w:type="dxa"/>
              <w:right w:w="130" w:type="dxa"/>
            </w:tcMar>
            <w:vAlign w:val="center"/>
          </w:tcPr>
          <w:p>
            <w:pPr>
              <w:spacing w:line="320" w:lineRule="auto"/>
              <w:rPr>
                <w:ins w:id="91357" w:author="Ryo Wakayama" w:date="2026-10-20T09:00:00Z"/>
                <w:rFonts w:ascii="BIZ UDPゴシック" w:eastAsia="BIZ UDPゴシック" w:hAnsi="BIZ UDPゴシック"/>
                <w:sz w:val="20"/>
                <w:szCs w:val="20"/>
              </w:rPr>
            </w:pPr>
            <w:ins w:id="91358" w:author="Ryo Wakayama" w:date="2026-10-20T09:00:00Z">
              <w:r>
                <w:rPr>
                  <w:rFonts w:ascii="BIZ UDPゴシック" w:eastAsia="BIZ UDPゴシック" w:hAnsi="BIZ UDPゴシック"/>
                  <w:sz w:val="20"/>
                  <w:szCs w:val="20"/>
                </w:rPr>
                <w:t xml:space="preserve">精神障がい</w:t>
              </w:r>
            </w:ins>
          </w:p>
        </w:tc>
        <w:tc>
          <w:tcPr>
            <w:tcW w:w="4762" w:type="dxa"/>
            <w:tcMar>
              <w:top w:w="130" w:type="dxa"/>
              <w:left w:w="130" w:type="dxa"/>
              <w:bottom w:w="130" w:type="dxa"/>
              <w:right w:w="130" w:type="dxa"/>
            </w:tcMar>
            <w:vAlign w:val="center"/>
          </w:tcPr>
          <w:p>
            <w:pPr>
              <w:spacing w:line="320" w:lineRule="auto"/>
              <w:rPr>
                <w:ins w:id="91359" w:author="Ryo Wakayama" w:date="2026-10-20T09:00:00Z"/>
                <w:rFonts w:ascii="BIZ UDPゴシック" w:eastAsia="BIZ UDPゴシック" w:hAnsi="BIZ UDPゴシック"/>
                <w:sz w:val="20"/>
                <w:szCs w:val="20"/>
              </w:rPr>
            </w:pPr>
            <w:ins w:id="91360" w:author="Ryo Wakayama" w:date="2026-10-20T09:00:00Z">
              <w:r>
                <w:rPr>
                  <w:rFonts w:ascii="BIZ UDPゴシック" w:eastAsia="BIZ UDPゴシック" w:hAnsi="BIZ UDPゴシック"/>
                  <w:sz w:val="20"/>
                  <w:szCs w:val="20"/>
                </w:rPr>
                <w:t xml:space="preserve">就労支援として「職場の上司や同僚の障がいの理解」が必要</w:t>
              </w:r>
            </w:ins>
          </w:p>
        </w:tc>
        <w:tc>
          <w:tcPr>
            <w:tcW w:w="1360" w:type="dxa"/>
            <w:tcMar>
              <w:top w:w="130" w:type="dxa"/>
              <w:left w:w="130" w:type="dxa"/>
              <w:bottom w:w="130" w:type="dxa"/>
              <w:right w:w="130" w:type="dxa"/>
            </w:tcMar>
            <w:vAlign w:val="center"/>
          </w:tcPr>
          <w:p>
            <w:pPr>
              <w:spacing w:line="320" w:lineRule="auto"/>
              <w:rPr>
                <w:ins w:id="91361" w:author="Ryo Wakayama" w:date="2026-10-20T09:00:00Z"/>
                <w:rFonts w:ascii="BIZ UDPゴシック" w:eastAsia="BIZ UDPゴシック" w:hAnsi="BIZ UDPゴシック"/>
                <w:sz w:val="20"/>
                <w:szCs w:val="20"/>
              </w:rPr>
            </w:pPr>
            <w:ins w:id="91362" w:author="Ryo Wakayama" w:date="2026-10-20T09:00:00Z">
              <w:r>
                <w:rPr>
                  <w:rFonts w:ascii="BIZ UDPゴシック" w:eastAsia="BIZ UDPゴシック" w:hAnsi="BIZ UDPゴシック"/>
                  <w:sz w:val="20"/>
                  <w:szCs w:val="20"/>
                </w:rPr>
                <w:t xml:space="preserve">65.9％</w:t>
              </w:r>
            </w:ins>
          </w:p>
        </w:tc>
        <w:tc>
          <w:tcPr>
            <w:tcW w:w="1360" w:type="dxa"/>
            <w:tcMar>
              <w:top w:w="130" w:type="dxa"/>
              <w:left w:w="130" w:type="dxa"/>
              <w:bottom w:w="130" w:type="dxa"/>
              <w:right w:w="130" w:type="dxa"/>
            </w:tcMar>
            <w:vAlign w:val="center"/>
          </w:tcPr>
          <w:p>
            <w:pPr>
              <w:spacing w:line="320" w:lineRule="auto"/>
              <w:rPr>
                <w:ins w:id="91363" w:author="Ryo Wakayama" w:date="2026-10-20T09:00:00Z"/>
                <w:rFonts w:ascii="BIZ UDPゴシック" w:eastAsia="BIZ UDPゴシック" w:hAnsi="BIZ UDPゴシック"/>
                <w:sz w:val="20"/>
                <w:szCs w:val="20"/>
              </w:rPr>
            </w:pPr>
            <w:ins w:id="91364" w:author="Ryo Wakayama" w:date="2026-10-20T09:00:00Z">
              <w:r>
                <w:rPr>
                  <w:rFonts w:ascii="BIZ UDPゴシック" w:eastAsia="BIZ UDPゴシック" w:hAnsi="BIZ UDPゴシック"/>
                  <w:sz w:val="20"/>
                  <w:szCs w:val="20"/>
                </w:rPr>
                <w:t xml:space="preserve">35.9％</w:t>
              </w:r>
            </w:ins>
          </w:p>
        </w:tc>
      </w:tr>
      <w:tr>
        <w:trPr>
          <w:cantSplit/>
          <w:ins w:id="91365" w:author="Ryo Wakayama" w:date="2026-10-20T09:00:00Z"/>
        </w:trPr>
        <w:tc>
          <w:tcPr>
            <w:tcW w:w="1474" w:type="dxa"/>
            <w:tcMar>
              <w:top w:w="130" w:type="dxa"/>
              <w:left w:w="130" w:type="dxa"/>
              <w:bottom w:w="130" w:type="dxa"/>
              <w:right w:w="130" w:type="dxa"/>
            </w:tcMar>
            <w:vAlign w:val="center"/>
          </w:tcPr>
          <w:p>
            <w:pPr>
              <w:spacing w:line="320" w:lineRule="auto"/>
              <w:rPr>
                <w:ins w:id="91366" w:author="Ryo Wakayama" w:date="2026-10-20T09:00:00Z"/>
                <w:rFonts w:ascii="BIZ UDPゴシック" w:eastAsia="BIZ UDPゴシック" w:hAnsi="BIZ UDPゴシック"/>
                <w:sz w:val="20"/>
                <w:szCs w:val="20"/>
              </w:rPr>
            </w:pPr>
            <w:ins w:id="91367" w:author="Ryo Wakayama" w:date="2026-10-20T09:00:00Z">
              <w:r>
                <w:rPr>
                  <w:rFonts w:ascii="BIZ UDPゴシック" w:eastAsia="BIZ UDPゴシック" w:hAnsi="BIZ UDPゴシック"/>
                  <w:sz w:val="20"/>
                  <w:szCs w:val="20"/>
                </w:rPr>
                <w:t xml:space="preserve">知的障がい</w:t>
              </w:r>
            </w:ins>
          </w:p>
        </w:tc>
        <w:tc>
          <w:tcPr>
            <w:tcW w:w="4762" w:type="dxa"/>
            <w:tcMar>
              <w:top w:w="130" w:type="dxa"/>
              <w:left w:w="130" w:type="dxa"/>
              <w:bottom w:w="130" w:type="dxa"/>
              <w:right w:w="130" w:type="dxa"/>
            </w:tcMar>
            <w:vAlign w:val="center"/>
          </w:tcPr>
          <w:p>
            <w:pPr>
              <w:spacing w:line="320" w:lineRule="auto"/>
              <w:rPr>
                <w:ins w:id="91368" w:author="Ryo Wakayama" w:date="2026-10-20T09:00:00Z"/>
                <w:rFonts w:ascii="BIZ UDPゴシック" w:eastAsia="BIZ UDPゴシック" w:hAnsi="BIZ UDPゴシック"/>
                <w:sz w:val="20"/>
                <w:szCs w:val="20"/>
              </w:rPr>
            </w:pPr>
            <w:ins w:id="91369" w:author="Ryo Wakayama" w:date="2026-10-20T09:00:00Z">
              <w:r>
                <w:rPr>
                  <w:rFonts w:ascii="BIZ UDPゴシック" w:eastAsia="BIZ UDPゴシック" w:hAnsi="BIZ UDPゴシック"/>
                  <w:sz w:val="20"/>
                  <w:szCs w:val="20"/>
                </w:rPr>
                <w:t xml:space="preserve">相談相手が「施設の指導員など」</w:t>
              </w:r>
            </w:ins>
          </w:p>
        </w:tc>
        <w:tc>
          <w:tcPr>
            <w:tcW w:w="1360" w:type="dxa"/>
            <w:tcMar>
              <w:top w:w="130" w:type="dxa"/>
              <w:left w:w="130" w:type="dxa"/>
              <w:bottom w:w="130" w:type="dxa"/>
              <w:right w:w="130" w:type="dxa"/>
            </w:tcMar>
            <w:vAlign w:val="center"/>
          </w:tcPr>
          <w:p>
            <w:pPr>
              <w:spacing w:line="320" w:lineRule="auto"/>
              <w:rPr>
                <w:ins w:id="91370" w:author="Ryo Wakayama" w:date="2026-10-20T09:00:00Z"/>
                <w:rFonts w:ascii="BIZ UDPゴシック" w:eastAsia="BIZ UDPゴシック" w:hAnsi="BIZ UDPゴシック"/>
                <w:sz w:val="20"/>
                <w:szCs w:val="20"/>
              </w:rPr>
            </w:pPr>
            <w:ins w:id="91371" w:author="Ryo Wakayama" w:date="2026-10-20T09:00:00Z">
              <w:r>
                <w:rPr>
                  <w:rFonts w:ascii="BIZ UDPゴシック" w:eastAsia="BIZ UDPゴシック" w:hAnsi="BIZ UDPゴシック"/>
                  <w:sz w:val="20"/>
                  <w:szCs w:val="20"/>
                </w:rPr>
                <w:t xml:space="preserve">36.4％</w:t>
              </w:r>
            </w:ins>
          </w:p>
        </w:tc>
        <w:tc>
          <w:tcPr>
            <w:tcW w:w="1360" w:type="dxa"/>
            <w:tcMar>
              <w:top w:w="130" w:type="dxa"/>
              <w:left w:w="130" w:type="dxa"/>
              <w:bottom w:w="130" w:type="dxa"/>
              <w:right w:w="130" w:type="dxa"/>
            </w:tcMar>
            <w:vAlign w:val="center"/>
          </w:tcPr>
          <w:p>
            <w:pPr>
              <w:spacing w:line="320" w:lineRule="auto"/>
              <w:rPr>
                <w:ins w:id="91372" w:author="Ryo Wakayama" w:date="2026-10-20T09:00:00Z"/>
                <w:rFonts w:ascii="BIZ UDPゴシック" w:eastAsia="BIZ UDPゴシック" w:hAnsi="BIZ UDPゴシック"/>
                <w:sz w:val="20"/>
                <w:szCs w:val="20"/>
              </w:rPr>
            </w:pPr>
            <w:ins w:id="91373" w:author="Ryo Wakayama" w:date="2026-10-20T09:00:00Z">
              <w:r>
                <w:rPr>
                  <w:rFonts w:ascii="BIZ UDPゴシック" w:eastAsia="BIZ UDPゴシック" w:hAnsi="BIZ UDPゴシック"/>
                  <w:sz w:val="20"/>
                  <w:szCs w:val="20"/>
                </w:rPr>
                <w:t xml:space="preserve">14.3％</w:t>
              </w:r>
            </w:ins>
          </w:p>
        </w:tc>
      </w:tr>
      <w:tr>
        <w:trPr>
          <w:cantSplit/>
          <w:ins w:id="91374" w:author="Ryo Wakayama" w:date="2026-10-20T09:00:00Z"/>
        </w:trPr>
        <w:tc>
          <w:tcPr>
            <w:tcW w:w="1474" w:type="dxa"/>
            <w:tcMar>
              <w:top w:w="130" w:type="dxa"/>
              <w:left w:w="130" w:type="dxa"/>
              <w:bottom w:w="130" w:type="dxa"/>
              <w:right w:w="130" w:type="dxa"/>
            </w:tcMar>
            <w:vAlign w:val="center"/>
          </w:tcPr>
          <w:p>
            <w:pPr>
              <w:spacing w:line="320" w:lineRule="auto"/>
              <w:rPr>
                <w:ins w:id="91375" w:author="Ryo Wakayama" w:date="2026-10-20T09:00:00Z"/>
                <w:rFonts w:ascii="BIZ UDPゴシック" w:eastAsia="BIZ UDPゴシック" w:hAnsi="BIZ UDPゴシック"/>
                <w:sz w:val="20"/>
                <w:szCs w:val="20"/>
              </w:rPr>
            </w:pPr>
            <w:ins w:id="91376" w:author="Ryo Wakayama" w:date="2026-10-20T09:00:00Z">
              <w:r>
                <w:rPr>
                  <w:rFonts w:ascii="BIZ UDPゴシック" w:eastAsia="BIZ UDPゴシック" w:hAnsi="BIZ UDPゴシック"/>
                  <w:sz w:val="20"/>
                  <w:szCs w:val="20"/>
                </w:rPr>
                <w:t xml:space="preserve">精神障がい</w:t>
              </w:r>
            </w:ins>
          </w:p>
        </w:tc>
        <w:tc>
          <w:tcPr>
            <w:tcW w:w="4762" w:type="dxa"/>
            <w:tcMar>
              <w:top w:w="130" w:type="dxa"/>
              <w:left w:w="130" w:type="dxa"/>
              <w:bottom w:w="130" w:type="dxa"/>
              <w:right w:w="130" w:type="dxa"/>
            </w:tcMar>
            <w:vAlign w:val="center"/>
          </w:tcPr>
          <w:p>
            <w:pPr>
              <w:spacing w:line="320" w:lineRule="auto"/>
              <w:rPr>
                <w:ins w:id="91377" w:author="Ryo Wakayama" w:date="2026-10-20T09:00:00Z"/>
                <w:rFonts w:ascii="BIZ UDPゴシック" w:eastAsia="BIZ UDPゴシック" w:hAnsi="BIZ UDPゴシック"/>
                <w:sz w:val="20"/>
                <w:szCs w:val="20"/>
              </w:rPr>
            </w:pPr>
            <w:ins w:id="91378" w:author="Ryo Wakayama" w:date="2026-10-20T09:00:00Z">
              <w:r>
                <w:rPr>
                  <w:rFonts w:ascii="BIZ UDPゴシック" w:eastAsia="BIZ UDPゴシック" w:hAnsi="BIZ UDPゴシック"/>
                  <w:sz w:val="20"/>
                  <w:szCs w:val="20"/>
                </w:rPr>
                <w:t xml:space="preserve">地域生活に「相談対応等の充実」が必要</w:t>
              </w:r>
            </w:ins>
          </w:p>
        </w:tc>
        <w:tc>
          <w:tcPr>
            <w:tcW w:w="1360" w:type="dxa"/>
            <w:tcMar>
              <w:top w:w="130" w:type="dxa"/>
              <w:left w:w="130" w:type="dxa"/>
              <w:bottom w:w="130" w:type="dxa"/>
              <w:right w:w="130" w:type="dxa"/>
            </w:tcMar>
            <w:vAlign w:val="center"/>
          </w:tcPr>
          <w:p>
            <w:pPr>
              <w:spacing w:line="320" w:lineRule="auto"/>
              <w:rPr>
                <w:ins w:id="91379" w:author="Ryo Wakayama" w:date="2026-10-20T09:00:00Z"/>
                <w:rFonts w:ascii="BIZ UDPゴシック" w:eastAsia="BIZ UDPゴシック" w:hAnsi="BIZ UDPゴシック"/>
                <w:sz w:val="20"/>
                <w:szCs w:val="20"/>
              </w:rPr>
            </w:pPr>
            <w:ins w:id="91380" w:author="Ryo Wakayama" w:date="2026-10-20T09:00:00Z">
              <w:r>
                <w:rPr>
                  <w:rFonts w:ascii="BIZ UDPゴシック" w:eastAsia="BIZ UDPゴシック" w:hAnsi="BIZ UDPゴシック"/>
                  <w:sz w:val="20"/>
                  <w:szCs w:val="20"/>
                </w:rPr>
                <w:t xml:space="preserve">43.2％</w:t>
              </w:r>
            </w:ins>
          </w:p>
        </w:tc>
        <w:tc>
          <w:tcPr>
            <w:tcW w:w="1360" w:type="dxa"/>
            <w:tcMar>
              <w:top w:w="130" w:type="dxa"/>
              <w:left w:w="130" w:type="dxa"/>
              <w:bottom w:w="130" w:type="dxa"/>
              <w:right w:w="130" w:type="dxa"/>
            </w:tcMar>
            <w:vAlign w:val="center"/>
          </w:tcPr>
          <w:p>
            <w:pPr>
              <w:spacing w:line="320" w:lineRule="auto"/>
              <w:rPr>
                <w:ins w:id="91381" w:author="Ryo Wakayama" w:date="2026-10-20T09:00:00Z"/>
                <w:rFonts w:ascii="BIZ UDPゴシック" w:eastAsia="BIZ UDPゴシック" w:hAnsi="BIZ UDPゴシック"/>
                <w:sz w:val="20"/>
                <w:szCs w:val="20"/>
              </w:rPr>
            </w:pPr>
            <w:ins w:id="91382" w:author="Ryo Wakayama" w:date="2026-10-20T09:00:00Z">
              <w:r>
                <w:rPr>
                  <w:rFonts w:ascii="BIZ UDPゴシック" w:eastAsia="BIZ UDPゴシック" w:hAnsi="BIZ UDPゴシック"/>
                  <w:sz w:val="20"/>
                  <w:szCs w:val="20"/>
                </w:rPr>
                <w:t xml:space="preserve">22.0％</w:t>
              </w:r>
            </w:ins>
          </w:p>
        </w:tc>
      </w:tr>
      <w:tr>
        <w:trPr>
          <w:cantSplit/>
          <w:ins w:id="91383" w:author="Ryo Wakayama" w:date="2026-10-20T09:00:00Z"/>
        </w:trPr>
        <w:tc>
          <w:tcPr>
            <w:tcW w:w="1474" w:type="dxa"/>
            <w:tcMar>
              <w:top w:w="130" w:type="dxa"/>
              <w:left w:w="130" w:type="dxa"/>
              <w:bottom w:w="130" w:type="dxa"/>
              <w:right w:w="130" w:type="dxa"/>
            </w:tcMar>
            <w:vAlign w:val="center"/>
          </w:tcPr>
          <w:p>
            <w:pPr>
              <w:spacing w:line="320" w:lineRule="auto"/>
              <w:rPr>
                <w:ins w:id="91384" w:author="Ryo Wakayama" w:date="2026-10-20T09:00:00Z"/>
                <w:rFonts w:ascii="BIZ UDPゴシック" w:eastAsia="BIZ UDPゴシック" w:hAnsi="BIZ UDPゴシック"/>
                <w:sz w:val="20"/>
                <w:szCs w:val="20"/>
              </w:rPr>
            </w:pPr>
            <w:ins w:id="91385" w:author="Ryo Wakayama" w:date="2026-10-20T09:00:00Z">
              <w:r>
                <w:rPr>
                  <w:rFonts w:ascii="BIZ UDPゴシック" w:eastAsia="BIZ UDPゴシック" w:hAnsi="BIZ UDPゴシック"/>
                  <w:sz w:val="20"/>
                  <w:szCs w:val="20"/>
                </w:rPr>
                <w:t xml:space="preserve">精神障がい</w:t>
              </w:r>
            </w:ins>
          </w:p>
        </w:tc>
        <w:tc>
          <w:tcPr>
            <w:tcW w:w="4762" w:type="dxa"/>
            <w:tcMar>
              <w:top w:w="130" w:type="dxa"/>
              <w:left w:w="130" w:type="dxa"/>
              <w:bottom w:w="130" w:type="dxa"/>
              <w:right w:w="130" w:type="dxa"/>
            </w:tcMar>
            <w:vAlign w:val="center"/>
          </w:tcPr>
          <w:p>
            <w:pPr>
              <w:spacing w:line="320" w:lineRule="auto"/>
              <w:rPr>
                <w:ins w:id="91386" w:author="Ryo Wakayama" w:date="2026-10-20T09:00:00Z"/>
                <w:rFonts w:ascii="BIZ UDPゴシック" w:eastAsia="BIZ UDPゴシック" w:hAnsi="BIZ UDPゴシック"/>
                <w:sz w:val="20"/>
                <w:szCs w:val="20"/>
              </w:rPr>
            </w:pPr>
            <w:ins w:id="91387" w:author="Ryo Wakayama" w:date="2026-10-20T09:00:00Z">
              <w:r>
                <w:rPr>
                  <w:rFonts w:ascii="BIZ UDPゴシック" w:eastAsia="BIZ UDPゴシック" w:hAnsi="BIZ UDPゴシック"/>
                  <w:sz w:val="20"/>
                  <w:szCs w:val="20"/>
                </w:rPr>
                <w:t xml:space="preserve">災害時に「周囲とのコミュニケーションがとれない」</w:t>
              </w:r>
            </w:ins>
          </w:p>
        </w:tc>
        <w:tc>
          <w:tcPr>
            <w:tcW w:w="1360" w:type="dxa"/>
            <w:tcMar>
              <w:top w:w="130" w:type="dxa"/>
              <w:left w:w="130" w:type="dxa"/>
              <w:bottom w:w="130" w:type="dxa"/>
              <w:right w:w="130" w:type="dxa"/>
            </w:tcMar>
            <w:vAlign w:val="center"/>
          </w:tcPr>
          <w:p>
            <w:pPr>
              <w:spacing w:line="320" w:lineRule="auto"/>
              <w:rPr>
                <w:ins w:id="91388" w:author="Ryo Wakayama" w:date="2026-10-20T09:00:00Z"/>
                <w:rFonts w:ascii="BIZ UDPゴシック" w:eastAsia="BIZ UDPゴシック" w:hAnsi="BIZ UDPゴシック"/>
                <w:sz w:val="20"/>
                <w:szCs w:val="20"/>
              </w:rPr>
            </w:pPr>
            <w:ins w:id="91389" w:author="Ryo Wakayama" w:date="2026-10-20T09:00:00Z">
              <w:r>
                <w:rPr>
                  <w:rFonts w:ascii="BIZ UDPゴシック" w:eastAsia="BIZ UDPゴシック" w:hAnsi="BIZ UDPゴシック"/>
                  <w:sz w:val="20"/>
                  <w:szCs w:val="20"/>
                </w:rPr>
                <w:t xml:space="preserve">36.4％</w:t>
              </w:r>
            </w:ins>
          </w:p>
        </w:tc>
        <w:tc>
          <w:tcPr>
            <w:tcW w:w="1360" w:type="dxa"/>
            <w:tcMar>
              <w:top w:w="130" w:type="dxa"/>
              <w:left w:w="130" w:type="dxa"/>
              <w:bottom w:w="130" w:type="dxa"/>
              <w:right w:w="130" w:type="dxa"/>
            </w:tcMar>
            <w:vAlign w:val="center"/>
          </w:tcPr>
          <w:p>
            <w:pPr>
              <w:spacing w:line="320" w:lineRule="auto"/>
              <w:rPr>
                <w:ins w:id="91390" w:author="Ryo Wakayama" w:date="2026-10-20T09:00:00Z"/>
                <w:rFonts w:ascii="BIZ UDPゴシック" w:eastAsia="BIZ UDPゴシック" w:hAnsi="BIZ UDPゴシック"/>
                <w:sz w:val="20"/>
                <w:szCs w:val="20"/>
              </w:rPr>
            </w:pPr>
            <w:ins w:id="91391" w:author="Ryo Wakayama" w:date="2026-10-20T09:00:00Z">
              <w:r>
                <w:rPr>
                  <w:rFonts w:ascii="BIZ UDPゴシック" w:eastAsia="BIZ UDPゴシック" w:hAnsi="BIZ UDPゴシック"/>
                  <w:sz w:val="20"/>
                  <w:szCs w:val="20"/>
                </w:rPr>
                <w:t xml:space="preserve">16.6％</w:t>
              </w:r>
            </w:ins>
          </w:p>
        </w:tc>
      </w:tr>
      <w:tr>
        <w:trPr>
          <w:cantSplit/>
          <w:ins w:id="91392" w:author="Ryo Wakayama" w:date="2026-10-20T09:00:00Z"/>
        </w:trPr>
        <w:tc>
          <w:tcPr>
            <w:tcW w:w="1474" w:type="dxa"/>
            <w:tcMar>
              <w:top w:w="130" w:type="dxa"/>
              <w:left w:w="130" w:type="dxa"/>
              <w:bottom w:w="130" w:type="dxa"/>
              <w:right w:w="130" w:type="dxa"/>
            </w:tcMar>
            <w:vAlign w:val="center"/>
          </w:tcPr>
          <w:p>
            <w:pPr>
              <w:spacing w:line="320" w:lineRule="auto"/>
              <w:rPr>
                <w:ins w:id="91393" w:author="Ryo Wakayama" w:date="2026-10-20T09:00:00Z"/>
                <w:rFonts w:ascii="BIZ UDPゴシック" w:eastAsia="BIZ UDPゴシック" w:hAnsi="BIZ UDPゴシック"/>
                <w:sz w:val="20"/>
                <w:szCs w:val="20"/>
              </w:rPr>
            </w:pPr>
            <w:ins w:id="91394" w:author="Ryo Wakayama" w:date="2026-10-20T09:00:00Z">
              <w:r>
                <w:rPr>
                  <w:rFonts w:ascii="BIZ UDPゴシック" w:eastAsia="BIZ UDPゴシック" w:hAnsi="BIZ UDPゴシック"/>
                  <w:sz w:val="20"/>
                  <w:szCs w:val="20"/>
                </w:rPr>
                <w:t xml:space="preserve">精神障がい</w:t>
              </w:r>
            </w:ins>
          </w:p>
        </w:tc>
        <w:tc>
          <w:tcPr>
            <w:tcW w:w="4762" w:type="dxa"/>
            <w:tcMar>
              <w:top w:w="130" w:type="dxa"/>
              <w:left w:w="130" w:type="dxa"/>
              <w:bottom w:w="130" w:type="dxa"/>
              <w:right w:w="130" w:type="dxa"/>
            </w:tcMar>
            <w:vAlign w:val="center"/>
          </w:tcPr>
          <w:p>
            <w:pPr>
              <w:spacing w:line="320" w:lineRule="auto"/>
              <w:rPr>
                <w:ins w:id="91395" w:author="Ryo Wakayama" w:date="2026-10-20T09:00:00Z"/>
                <w:rFonts w:ascii="BIZ UDPゴシック" w:eastAsia="BIZ UDPゴシック" w:hAnsi="BIZ UDPゴシック"/>
                <w:sz w:val="20"/>
                <w:szCs w:val="20"/>
              </w:rPr>
            </w:pPr>
            <w:ins w:id="91396" w:author="Ryo Wakayama" w:date="2026-10-20T09:00:00Z">
              <w:r>
                <w:rPr>
                  <w:rFonts w:ascii="BIZ UDPゴシック" w:eastAsia="BIZ UDPゴシック" w:hAnsi="BIZ UDPゴシック"/>
                  <w:sz w:val="20"/>
                  <w:szCs w:val="20"/>
                </w:rPr>
                <w:t xml:space="preserve">情報の入手先が「インターネット」</w:t>
              </w:r>
            </w:ins>
          </w:p>
        </w:tc>
        <w:tc>
          <w:tcPr>
            <w:tcW w:w="1360" w:type="dxa"/>
            <w:tcMar>
              <w:top w:w="130" w:type="dxa"/>
              <w:left w:w="130" w:type="dxa"/>
              <w:bottom w:w="130" w:type="dxa"/>
              <w:right w:w="130" w:type="dxa"/>
            </w:tcMar>
            <w:vAlign w:val="center"/>
          </w:tcPr>
          <w:p>
            <w:pPr>
              <w:spacing w:line="320" w:lineRule="auto"/>
              <w:rPr>
                <w:ins w:id="91397" w:author="Ryo Wakayama" w:date="2026-10-20T09:00:00Z"/>
                <w:rFonts w:ascii="BIZ UDPゴシック" w:eastAsia="BIZ UDPゴシック" w:hAnsi="BIZ UDPゴシック"/>
                <w:sz w:val="20"/>
                <w:szCs w:val="20"/>
              </w:rPr>
            </w:pPr>
            <w:ins w:id="91398" w:author="Ryo Wakayama" w:date="2026-10-20T09:00:00Z">
              <w:r>
                <w:rPr>
                  <w:rFonts w:ascii="BIZ UDPゴシック" w:eastAsia="BIZ UDPゴシック" w:hAnsi="BIZ UDPゴシック"/>
                  <w:sz w:val="20"/>
                  <w:szCs w:val="20"/>
                </w:rPr>
                <w:t xml:space="preserve">34.1％</w:t>
              </w:r>
            </w:ins>
          </w:p>
        </w:tc>
        <w:tc>
          <w:tcPr>
            <w:tcW w:w="1360" w:type="dxa"/>
            <w:tcMar>
              <w:top w:w="130" w:type="dxa"/>
              <w:left w:w="130" w:type="dxa"/>
              <w:bottom w:w="130" w:type="dxa"/>
              <w:right w:w="130" w:type="dxa"/>
            </w:tcMar>
            <w:vAlign w:val="center"/>
          </w:tcPr>
          <w:p>
            <w:pPr>
              <w:spacing w:line="320" w:lineRule="auto"/>
              <w:rPr>
                <w:ins w:id="91399" w:author="Ryo Wakayama" w:date="2026-10-20T09:00:00Z"/>
                <w:rFonts w:ascii="BIZ UDPゴシック" w:eastAsia="BIZ UDPゴシック" w:hAnsi="BIZ UDPゴシック"/>
                <w:sz w:val="20"/>
                <w:szCs w:val="20"/>
              </w:rPr>
            </w:pPr>
            <w:ins w:id="91400" w:author="Ryo Wakayama" w:date="2026-10-20T09:00:00Z">
              <w:r>
                <w:rPr>
                  <w:rFonts w:ascii="BIZ UDPゴシック" w:eastAsia="BIZ UDPゴシック" w:hAnsi="BIZ UDPゴシック"/>
                  <w:sz w:val="20"/>
                  <w:szCs w:val="20"/>
                </w:rPr>
                <w:t xml:space="preserve">17.0％</w:t>
              </w:r>
            </w:ins>
          </w:p>
        </w:tc>
      </w:tr>
    </w:tbl>
    <w:p>
      <w:pPr>
        <w:spacing w:line="240" w:lineRule="auto"/>
        <w:jc w:val="right"/>
        <w:rPr>
          <w:ins w:id="91401" w:author="Ryo Wakayama" w:date="2026-10-20T09:00:00Z"/>
          <w:rFonts w:ascii="BIZ UDPゴシック" w:eastAsia="BIZ UDPゴシック" w:hAnsi="BIZ UDPゴシック"/>
        </w:rPr>
      </w:pPr>
      <w:ins w:id="91402" w:author="Ryo Wakayama" w:date="2026-10-20T09:00:00Z">
        <w:r>
          <w:rPr>
            <w:rFonts w:ascii="BIZ UDPゴシック" w:eastAsia="BIZ UDPゴシック" w:hAnsi="BIZ UDPゴシック"/>
            <w:sz w:val="18"/>
            <w:szCs w:val="18"/>
          </w:rPr>
          <w:t xml:space="preserve">資料：令和8年度 障がい福祉に関するアンケート調査（障がい別は所持している手帳による）</w:t>
        </w:r>
      </w:ins>
    </w:p>
    <w:p>
      <w:pPr>
        <w:pBdr>
          <w:left w:val="single" w:sz="18" w:space="4" w:color="538135" w:themeColor="accent6" w:themeShade="BF"/>
        </w:pBdr>
        <w:spacing w:after="200" w:line="360" w:lineRule="auto"/>
        <w:ind w:firstLineChars="100" w:firstLine="220"/>
        <w:rPr>
          <w:ins w:id="91403" w:author="Ryo Wakayama" w:date="2026-10-20T09:00:00Z"/>
          <w:rFonts w:ascii="BIZ UDPゴシック" w:eastAsia="BIZ UDPゴシック" w:hAnsi="BIZ UDPゴシック"/>
        </w:rPr>
      </w:pPr>
      <w:ins w:id="91404" w:author="Ryo Wakayama" w:date="2026-10-20T09:00:00Z">
        <w:r>
          <w:rPr>
            <w:rFonts w:ascii="BIZ UDPゴシック" w:eastAsia="BIZ UDPゴシック" w:hAnsi="BIZ UDPゴシック"/>
            <w:sz w:val="22"/>
            <w:szCs w:val="22"/>
          </w:rPr>
          <w:t xml:space="preserve">前回調査（令和5年度）と比べると、主な項目は次のとおりです。</w:t>
        </w:r>
      </w:ins>
    </w:p>
    <w:p>
      <w:pPr>
        <w:spacing w:before="260" w:after="160"/>
        <w:rPr>
          <w:ins w:id="91405" w:author="Ryo Wakayama" w:date="2026-10-20T09:00:00Z"/>
          <w:rFonts w:ascii="BIZ UDPゴシック" w:eastAsia="BIZ UDPゴシック" w:hAnsi="BIZ UDPゴシック"/>
        </w:rPr>
      </w:pPr>
      <w:ins w:id="91406" w:author="Ryo Wakayama" w:date="2026-10-20T09:00:00Z">
        <w:r>
          <w:rPr>
            <w:rFonts w:ascii="BIZ UDPゴシック" w:eastAsia="BIZ UDPゴシック" w:hAnsi="BIZ UDPゴシック"/>
            <w:sz w:val="22"/>
            <w:szCs w:val="22"/>
          </w:rPr>
          <w:t xml:space="preserve">【表14】前回調査（令和5年度）と今期調査（令和8年度）の比較</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5"/>
        <w:gridCol w:w="3061"/>
        <w:gridCol w:w="3061"/>
      </w:tblGrid>
      <w:tr>
        <w:trPr>
          <w:cantSplit/>
          <w:tblHeader/>
          <w:ins w:id="91407" w:author="Ryo Wakayama" w:date="2026-10-20T09:00:00Z"/>
        </w:trPr>
        <w:tc>
          <w:tcPr>
            <w:tcW w:w="2835" w:type="dxa"/>
            <w:shd w:val="clear" w:color="auto" w:fill="DCE8DC"/>
            <w:tcMar>
              <w:top w:w="130" w:type="dxa"/>
              <w:left w:w="130" w:type="dxa"/>
              <w:bottom w:w="130" w:type="dxa"/>
              <w:right w:w="130" w:type="dxa"/>
            </w:tcMar>
            <w:vAlign w:val="center"/>
          </w:tcPr>
          <w:p>
            <w:pPr>
              <w:spacing w:line="320" w:lineRule="auto"/>
              <w:jc w:val="center"/>
              <w:rPr>
                <w:ins w:id="91408" w:author="Ryo Wakayama" w:date="2026-10-20T09:00:00Z"/>
                <w:rFonts w:ascii="BIZ UDPゴシック" w:eastAsia="BIZ UDPゴシック" w:hAnsi="BIZ UDPゴシック"/>
                <w:sz w:val="20"/>
                <w:szCs w:val="20"/>
              </w:rPr>
            </w:pPr>
            <w:ins w:id="91409" w:author="Ryo Wakayama" w:date="2026-10-20T09:00:00Z">
              <w:r>
                <w:rPr>
                  <w:rFonts w:ascii="BIZ UDPゴシック" w:eastAsia="BIZ UDPゴシック" w:hAnsi="BIZ UDPゴシック"/>
                  <w:b/>
                  <w:sz w:val="20"/>
                  <w:szCs w:val="20"/>
                </w:rPr>
                <w:t xml:space="preserve">調査項目</w:t>
              </w:r>
            </w:ins>
          </w:p>
        </w:tc>
        <w:tc>
          <w:tcPr>
            <w:tcW w:w="3061" w:type="dxa"/>
            <w:shd w:val="clear" w:color="auto" w:fill="DCE8DC"/>
            <w:tcMar>
              <w:top w:w="130" w:type="dxa"/>
              <w:left w:w="130" w:type="dxa"/>
              <w:bottom w:w="130" w:type="dxa"/>
              <w:right w:w="130" w:type="dxa"/>
            </w:tcMar>
            <w:vAlign w:val="center"/>
          </w:tcPr>
          <w:p>
            <w:pPr>
              <w:spacing w:line="320" w:lineRule="auto"/>
              <w:jc w:val="center"/>
              <w:rPr>
                <w:ins w:id="91410" w:author="Ryo Wakayama" w:date="2026-10-20T09:00:00Z"/>
                <w:rFonts w:ascii="BIZ UDPゴシック" w:eastAsia="BIZ UDPゴシック" w:hAnsi="BIZ UDPゴシック"/>
                <w:sz w:val="20"/>
                <w:szCs w:val="20"/>
              </w:rPr>
            </w:pPr>
            <w:ins w:id="91411" w:author="Ryo Wakayama" w:date="2026-10-20T09:00:00Z">
              <w:r>
                <w:rPr>
                  <w:rFonts w:ascii="BIZ UDPゴシック" w:eastAsia="BIZ UDPゴシック" w:hAnsi="BIZ UDPゴシック"/>
                  <w:b/>
                  <w:sz w:val="20"/>
                  <w:szCs w:val="20"/>
                </w:rPr>
                <w:t xml:space="preserve">前回調査（令和5年度）</w:t>
              </w:r>
            </w:ins>
          </w:p>
        </w:tc>
        <w:tc>
          <w:tcPr>
            <w:tcW w:w="3061" w:type="dxa"/>
            <w:shd w:val="clear" w:color="auto" w:fill="DCE8DC"/>
            <w:tcMar>
              <w:top w:w="130" w:type="dxa"/>
              <w:left w:w="130" w:type="dxa"/>
              <w:bottom w:w="130" w:type="dxa"/>
              <w:right w:w="130" w:type="dxa"/>
            </w:tcMar>
            <w:vAlign w:val="center"/>
          </w:tcPr>
          <w:p>
            <w:pPr>
              <w:spacing w:line="320" w:lineRule="auto"/>
              <w:jc w:val="center"/>
              <w:rPr>
                <w:ins w:id="91412" w:author="Ryo Wakayama" w:date="2026-10-20T09:00:00Z"/>
                <w:rFonts w:ascii="BIZ UDPゴシック" w:eastAsia="BIZ UDPゴシック" w:hAnsi="BIZ UDPゴシック"/>
                <w:sz w:val="20"/>
                <w:szCs w:val="20"/>
              </w:rPr>
            </w:pPr>
            <w:ins w:id="91413" w:author="Ryo Wakayama" w:date="2026-10-20T09:00:00Z">
              <w:r>
                <w:rPr>
                  <w:rFonts w:ascii="BIZ UDPゴシック" w:eastAsia="BIZ UDPゴシック" w:hAnsi="BIZ UDPゴシック"/>
                  <w:b/>
                  <w:sz w:val="20"/>
                  <w:szCs w:val="20"/>
                </w:rPr>
                <w:t xml:space="preserve">今期調査（令和8年度）</w:t>
              </w:r>
            </w:ins>
          </w:p>
        </w:tc>
      </w:tr>
      <w:tr>
        <w:trPr>
          <w:cantSplit/>
          <w:ins w:id="91414" w:author="Ryo Wakayama" w:date="2026-10-20T09:00:00Z"/>
        </w:trPr>
        <w:tc>
          <w:tcPr>
            <w:tcW w:w="2835" w:type="dxa"/>
            <w:tcMar>
              <w:top w:w="130" w:type="dxa"/>
              <w:left w:w="130" w:type="dxa"/>
              <w:bottom w:w="130" w:type="dxa"/>
              <w:right w:w="130" w:type="dxa"/>
            </w:tcMar>
            <w:vAlign w:val="center"/>
          </w:tcPr>
          <w:p>
            <w:pPr>
              <w:spacing w:line="320" w:lineRule="auto"/>
              <w:rPr>
                <w:ins w:id="91415" w:author="Ryo Wakayama" w:date="2026-10-20T09:00:00Z"/>
                <w:rFonts w:ascii="BIZ UDPゴシック" w:eastAsia="BIZ UDPゴシック" w:hAnsi="BIZ UDPゴシック"/>
                <w:sz w:val="20"/>
                <w:szCs w:val="20"/>
              </w:rPr>
            </w:pPr>
            <w:ins w:id="91416" w:author="Ryo Wakayama" w:date="2026-10-20T09:00:00Z">
              <w:r>
                <w:rPr>
                  <w:rFonts w:ascii="BIZ UDPゴシック" w:eastAsia="BIZ UDPゴシック" w:hAnsi="BIZ UDPゴシック"/>
                  <w:sz w:val="20"/>
                  <w:szCs w:val="20"/>
                </w:rPr>
                <w:t xml:space="preserve">地域で生活するために必要な支援（最多）</w:t>
              </w:r>
            </w:ins>
          </w:p>
        </w:tc>
        <w:tc>
          <w:tcPr>
            <w:tcW w:w="3061" w:type="dxa"/>
            <w:tcMar>
              <w:top w:w="130" w:type="dxa"/>
              <w:left w:w="130" w:type="dxa"/>
              <w:bottom w:w="130" w:type="dxa"/>
              <w:right w:w="130" w:type="dxa"/>
            </w:tcMar>
            <w:vAlign w:val="center"/>
          </w:tcPr>
          <w:p>
            <w:pPr>
              <w:spacing w:line="320" w:lineRule="auto"/>
              <w:rPr>
                <w:ins w:id="91417" w:author="Ryo Wakayama" w:date="2026-10-20T09:00:00Z"/>
                <w:rFonts w:ascii="BIZ UDPゴシック" w:eastAsia="BIZ UDPゴシック" w:hAnsi="BIZ UDPゴシック"/>
                <w:sz w:val="20"/>
                <w:szCs w:val="20"/>
              </w:rPr>
            </w:pPr>
            <w:ins w:id="91418" w:author="Ryo Wakayama" w:date="2026-10-20T09:00:00Z">
              <w:r>
                <w:rPr>
                  <w:rFonts w:ascii="BIZ UDPゴシック" w:eastAsia="BIZ UDPゴシック" w:hAnsi="BIZ UDPゴシック"/>
                  <w:sz w:val="20"/>
                  <w:szCs w:val="20"/>
                </w:rPr>
                <w:t xml:space="preserve">経済的な負担の軽減　54.6％</w:t>
              </w:r>
            </w:ins>
          </w:p>
        </w:tc>
        <w:tc>
          <w:tcPr>
            <w:tcW w:w="3061" w:type="dxa"/>
            <w:tcMar>
              <w:top w:w="130" w:type="dxa"/>
              <w:left w:w="130" w:type="dxa"/>
              <w:bottom w:w="130" w:type="dxa"/>
              <w:right w:w="130" w:type="dxa"/>
            </w:tcMar>
            <w:vAlign w:val="center"/>
          </w:tcPr>
          <w:p>
            <w:pPr>
              <w:spacing w:line="320" w:lineRule="auto"/>
              <w:rPr>
                <w:ins w:id="91419" w:author="Ryo Wakayama" w:date="2026-10-20T09:00:00Z"/>
                <w:rFonts w:ascii="BIZ UDPゴシック" w:eastAsia="BIZ UDPゴシック" w:hAnsi="BIZ UDPゴシック"/>
                <w:sz w:val="20"/>
                <w:szCs w:val="20"/>
              </w:rPr>
            </w:pPr>
            <w:ins w:id="91420" w:author="Ryo Wakayama" w:date="2026-10-20T09:00:00Z">
              <w:r>
                <w:rPr>
                  <w:rFonts w:ascii="BIZ UDPゴシック" w:eastAsia="BIZ UDPゴシック" w:hAnsi="BIZ UDPゴシック"/>
                  <w:sz w:val="20"/>
                  <w:szCs w:val="20"/>
                </w:rPr>
                <w:t xml:space="preserve">経済的な負担の軽減　48.3％</w:t>
              </w:r>
            </w:ins>
          </w:p>
        </w:tc>
      </w:tr>
      <w:tr>
        <w:trPr>
          <w:cantSplit/>
          <w:ins w:id="91421" w:author="Ryo Wakayama" w:date="2026-10-20T09:00:00Z"/>
        </w:trPr>
        <w:tc>
          <w:tcPr>
            <w:tcW w:w="2835" w:type="dxa"/>
            <w:tcMar>
              <w:top w:w="130" w:type="dxa"/>
              <w:left w:w="130" w:type="dxa"/>
              <w:bottom w:w="130" w:type="dxa"/>
              <w:right w:w="130" w:type="dxa"/>
            </w:tcMar>
            <w:vAlign w:val="center"/>
          </w:tcPr>
          <w:p>
            <w:pPr>
              <w:spacing w:line="320" w:lineRule="auto"/>
              <w:rPr>
                <w:ins w:id="91422" w:author="Ryo Wakayama" w:date="2026-10-20T09:00:00Z"/>
                <w:rFonts w:ascii="BIZ UDPゴシック" w:eastAsia="BIZ UDPゴシック" w:hAnsi="BIZ UDPゴシック"/>
                <w:sz w:val="20"/>
                <w:szCs w:val="20"/>
              </w:rPr>
            </w:pPr>
            <w:ins w:id="91423" w:author="Ryo Wakayama" w:date="2026-10-20T09:00:00Z">
              <w:r>
                <w:rPr>
                  <w:rFonts w:ascii="BIZ UDPゴシック" w:eastAsia="BIZ UDPゴシック" w:hAnsi="BIZ UDPゴシック"/>
                  <w:sz w:val="20"/>
                  <w:szCs w:val="20"/>
                </w:rPr>
                <w:t xml:space="preserve">外出の目的（最多）</w:t>
              </w:r>
            </w:ins>
          </w:p>
        </w:tc>
        <w:tc>
          <w:tcPr>
            <w:tcW w:w="3061" w:type="dxa"/>
            <w:tcMar>
              <w:top w:w="130" w:type="dxa"/>
              <w:left w:w="130" w:type="dxa"/>
              <w:bottom w:w="130" w:type="dxa"/>
              <w:right w:w="130" w:type="dxa"/>
            </w:tcMar>
            <w:vAlign w:val="center"/>
          </w:tcPr>
          <w:p>
            <w:pPr>
              <w:spacing w:line="320" w:lineRule="auto"/>
              <w:rPr>
                <w:ins w:id="91424" w:author="Ryo Wakayama" w:date="2026-10-20T09:00:00Z"/>
                <w:rFonts w:ascii="BIZ UDPゴシック" w:eastAsia="BIZ UDPゴシック" w:hAnsi="BIZ UDPゴシック"/>
                <w:sz w:val="20"/>
                <w:szCs w:val="20"/>
              </w:rPr>
            </w:pPr>
            <w:ins w:id="91425" w:author="Ryo Wakayama" w:date="2026-10-20T09:00:00Z">
              <w:r>
                <w:rPr>
                  <w:rFonts w:ascii="BIZ UDPゴシック" w:eastAsia="BIZ UDPゴシック" w:hAnsi="BIZ UDPゴシック"/>
                  <w:sz w:val="20"/>
                  <w:szCs w:val="20"/>
                </w:rPr>
                <w:t xml:space="preserve">医療機関への受診　73.0％</w:t>
              </w:r>
            </w:ins>
          </w:p>
        </w:tc>
        <w:tc>
          <w:tcPr>
            <w:tcW w:w="3061" w:type="dxa"/>
            <w:tcMar>
              <w:top w:w="130" w:type="dxa"/>
              <w:left w:w="130" w:type="dxa"/>
              <w:bottom w:w="130" w:type="dxa"/>
              <w:right w:w="130" w:type="dxa"/>
            </w:tcMar>
            <w:vAlign w:val="center"/>
          </w:tcPr>
          <w:p>
            <w:pPr>
              <w:spacing w:line="320" w:lineRule="auto"/>
              <w:rPr>
                <w:ins w:id="91426" w:author="Ryo Wakayama" w:date="2026-10-20T09:00:00Z"/>
                <w:rFonts w:ascii="BIZ UDPゴシック" w:eastAsia="BIZ UDPゴシック" w:hAnsi="BIZ UDPゴシック"/>
                <w:sz w:val="20"/>
                <w:szCs w:val="20"/>
              </w:rPr>
            </w:pPr>
            <w:ins w:id="91427" w:author="Ryo Wakayama" w:date="2026-10-20T09:00:00Z">
              <w:r>
                <w:rPr>
                  <w:rFonts w:ascii="BIZ UDPゴシック" w:eastAsia="BIZ UDPゴシック" w:hAnsi="BIZ UDPゴシック"/>
                  <w:sz w:val="20"/>
                  <w:szCs w:val="20"/>
                </w:rPr>
                <w:t xml:space="preserve">医療機関へ受診　62.2％※</w:t>
              </w:r>
            </w:ins>
          </w:p>
        </w:tc>
      </w:tr>
      <w:tr>
        <w:trPr>
          <w:cantSplit/>
          <w:ins w:id="91428" w:author="Ryo Wakayama" w:date="2026-10-20T09:00:00Z"/>
        </w:trPr>
        <w:tc>
          <w:tcPr>
            <w:tcW w:w="2835" w:type="dxa"/>
            <w:tcMar>
              <w:top w:w="130" w:type="dxa"/>
              <w:left w:w="130" w:type="dxa"/>
              <w:bottom w:w="130" w:type="dxa"/>
              <w:right w:w="130" w:type="dxa"/>
            </w:tcMar>
            <w:vAlign w:val="center"/>
          </w:tcPr>
          <w:p>
            <w:pPr>
              <w:spacing w:line="320" w:lineRule="auto"/>
              <w:rPr>
                <w:ins w:id="91429" w:author="Ryo Wakayama" w:date="2026-10-20T09:00:00Z"/>
                <w:rFonts w:ascii="BIZ UDPゴシック" w:eastAsia="BIZ UDPゴシック" w:hAnsi="BIZ UDPゴシック"/>
                <w:sz w:val="20"/>
                <w:szCs w:val="20"/>
              </w:rPr>
            </w:pPr>
            <w:ins w:id="91430" w:author="Ryo Wakayama" w:date="2026-10-20T09:00:00Z">
              <w:r>
                <w:rPr>
                  <w:rFonts w:ascii="BIZ UDPゴシック" w:eastAsia="BIZ UDPゴシック" w:hAnsi="BIZ UDPゴシック"/>
                  <w:sz w:val="20"/>
                  <w:szCs w:val="20"/>
                </w:rPr>
                <w:t xml:space="preserve">在宅で医療的なケアを受けている</w:t>
              </w:r>
            </w:ins>
          </w:p>
        </w:tc>
        <w:tc>
          <w:tcPr>
            <w:tcW w:w="3061" w:type="dxa"/>
            <w:tcMar>
              <w:top w:w="130" w:type="dxa"/>
              <w:left w:w="130" w:type="dxa"/>
              <w:bottom w:w="130" w:type="dxa"/>
              <w:right w:w="130" w:type="dxa"/>
            </w:tcMar>
            <w:vAlign w:val="center"/>
          </w:tcPr>
          <w:p>
            <w:pPr>
              <w:spacing w:line="320" w:lineRule="auto"/>
              <w:rPr>
                <w:ins w:id="91431" w:author="Ryo Wakayama" w:date="2026-10-20T09:00:00Z"/>
                <w:rFonts w:ascii="BIZ UDPゴシック" w:eastAsia="BIZ UDPゴシック" w:hAnsi="BIZ UDPゴシック"/>
                <w:sz w:val="20"/>
                <w:szCs w:val="20"/>
              </w:rPr>
            </w:pPr>
            <w:ins w:id="91432" w:author="Ryo Wakayama" w:date="2026-10-20T09:00:00Z">
              <w:r>
                <w:rPr>
                  <w:rFonts w:ascii="BIZ UDPゴシック" w:eastAsia="BIZ UDPゴシック" w:hAnsi="BIZ UDPゴシック"/>
                  <w:sz w:val="20"/>
                  <w:szCs w:val="20"/>
                </w:rPr>
                <w:t xml:space="preserve">43.2％</w:t>
              </w:r>
            </w:ins>
          </w:p>
        </w:tc>
        <w:tc>
          <w:tcPr>
            <w:tcW w:w="3061" w:type="dxa"/>
            <w:tcMar>
              <w:top w:w="130" w:type="dxa"/>
              <w:left w:w="130" w:type="dxa"/>
              <w:bottom w:w="130" w:type="dxa"/>
              <w:right w:w="130" w:type="dxa"/>
            </w:tcMar>
            <w:vAlign w:val="center"/>
          </w:tcPr>
          <w:p>
            <w:pPr>
              <w:spacing w:line="320" w:lineRule="auto"/>
              <w:rPr>
                <w:ins w:id="91433" w:author="Ryo Wakayama" w:date="2026-10-20T09:00:00Z"/>
                <w:rFonts w:ascii="BIZ UDPゴシック" w:eastAsia="BIZ UDPゴシック" w:hAnsi="BIZ UDPゴシック"/>
                <w:sz w:val="20"/>
                <w:szCs w:val="20"/>
              </w:rPr>
            </w:pPr>
            <w:ins w:id="91434" w:author="Ryo Wakayama" w:date="2026-10-20T09:00:00Z">
              <w:r>
                <w:rPr>
                  <w:rFonts w:ascii="BIZ UDPゴシック" w:eastAsia="BIZ UDPゴシック" w:hAnsi="BIZ UDPゴシック"/>
                  <w:sz w:val="20"/>
                  <w:szCs w:val="20"/>
                </w:rPr>
                <w:t xml:space="preserve">（今期の報告書に同じ集計なし）</w:t>
              </w:r>
            </w:ins>
          </w:p>
        </w:tc>
      </w:tr>
      <w:tr>
        <w:trPr>
          <w:cantSplit/>
          <w:ins w:id="91435" w:author="Ryo Wakayama" w:date="2026-10-20T09:00:00Z"/>
        </w:trPr>
        <w:tc>
          <w:tcPr>
            <w:tcW w:w="2835" w:type="dxa"/>
            <w:tcMar>
              <w:top w:w="130" w:type="dxa"/>
              <w:left w:w="130" w:type="dxa"/>
              <w:bottom w:w="130" w:type="dxa"/>
              <w:right w:w="130" w:type="dxa"/>
            </w:tcMar>
            <w:vAlign w:val="center"/>
          </w:tcPr>
          <w:p>
            <w:pPr>
              <w:spacing w:line="320" w:lineRule="auto"/>
              <w:rPr>
                <w:ins w:id="91436" w:author="Ryo Wakayama" w:date="2026-10-20T09:00:00Z"/>
                <w:rFonts w:ascii="BIZ UDPゴシック" w:eastAsia="BIZ UDPゴシック" w:hAnsi="BIZ UDPゴシック"/>
                <w:sz w:val="20"/>
                <w:szCs w:val="20"/>
              </w:rPr>
            </w:pPr>
            <w:ins w:id="91437" w:author="Ryo Wakayama" w:date="2026-10-20T09:00:00Z">
              <w:r>
                <w:rPr>
                  <w:rFonts w:ascii="BIZ UDPゴシック" w:eastAsia="BIZ UDPゴシック" w:hAnsi="BIZ UDPゴシック"/>
                  <w:sz w:val="20"/>
                  <w:szCs w:val="20"/>
                </w:rPr>
                <w:t xml:space="preserve">相談相手</w:t>
              </w:r>
            </w:ins>
          </w:p>
        </w:tc>
        <w:tc>
          <w:tcPr>
            <w:tcW w:w="3061" w:type="dxa"/>
            <w:tcMar>
              <w:top w:w="130" w:type="dxa"/>
              <w:left w:w="130" w:type="dxa"/>
              <w:bottom w:w="130" w:type="dxa"/>
              <w:right w:w="130" w:type="dxa"/>
            </w:tcMar>
            <w:vAlign w:val="center"/>
          </w:tcPr>
          <w:p>
            <w:pPr>
              <w:spacing w:line="320" w:lineRule="auto"/>
              <w:rPr>
                <w:ins w:id="91438" w:author="Ryo Wakayama" w:date="2026-10-20T09:00:00Z"/>
                <w:rFonts w:ascii="BIZ UDPゴシック" w:eastAsia="BIZ UDPゴシック" w:hAnsi="BIZ UDPゴシック"/>
                <w:sz w:val="20"/>
                <w:szCs w:val="20"/>
              </w:rPr>
            </w:pPr>
            <w:ins w:id="91439" w:author="Ryo Wakayama" w:date="2026-10-20T09:00:00Z">
              <w:r>
                <w:rPr>
                  <w:rFonts w:ascii="BIZ UDPゴシック" w:eastAsia="BIZ UDPゴシック" w:hAnsi="BIZ UDPゴシック"/>
                  <w:sz w:val="20"/>
                  <w:szCs w:val="20"/>
                </w:rPr>
                <w:t xml:space="preserve">家族　79.6％／医療職　32.9％</w:t>
              </w:r>
            </w:ins>
          </w:p>
        </w:tc>
        <w:tc>
          <w:tcPr>
            <w:tcW w:w="3061" w:type="dxa"/>
            <w:tcMar>
              <w:top w:w="130" w:type="dxa"/>
              <w:left w:w="130" w:type="dxa"/>
              <w:bottom w:w="130" w:type="dxa"/>
              <w:right w:w="130" w:type="dxa"/>
            </w:tcMar>
            <w:vAlign w:val="center"/>
          </w:tcPr>
          <w:p>
            <w:pPr>
              <w:spacing w:line="320" w:lineRule="auto"/>
              <w:rPr>
                <w:ins w:id="91440" w:author="Ryo Wakayama" w:date="2026-10-20T09:00:00Z"/>
                <w:rFonts w:ascii="BIZ UDPゴシック" w:eastAsia="BIZ UDPゴシック" w:hAnsi="BIZ UDPゴシック"/>
                <w:sz w:val="20"/>
                <w:szCs w:val="20"/>
              </w:rPr>
            </w:pPr>
            <w:ins w:id="91441" w:author="Ryo Wakayama" w:date="2026-10-20T09:00:00Z">
              <w:r>
                <w:rPr>
                  <w:rFonts w:ascii="BIZ UDPゴシック" w:eastAsia="BIZ UDPゴシック" w:hAnsi="BIZ UDPゴシック"/>
                  <w:sz w:val="20"/>
                  <w:szCs w:val="20"/>
                </w:rPr>
                <w:t xml:space="preserve">家族や親せき　73.7％／かかりつけの医師や看護師　24.7％</w:t>
              </w:r>
            </w:ins>
          </w:p>
        </w:tc>
      </w:tr>
      <w:tr>
        <w:trPr>
          <w:cantSplit/>
          <w:ins w:id="91442" w:author="Ryo Wakayama" w:date="2026-10-20T09:00:00Z"/>
        </w:trPr>
        <w:tc>
          <w:tcPr>
            <w:tcW w:w="2835" w:type="dxa"/>
            <w:tcMar>
              <w:top w:w="130" w:type="dxa"/>
              <w:left w:w="130" w:type="dxa"/>
              <w:bottom w:w="130" w:type="dxa"/>
              <w:right w:w="130" w:type="dxa"/>
            </w:tcMar>
            <w:vAlign w:val="center"/>
          </w:tcPr>
          <w:p>
            <w:pPr>
              <w:spacing w:line="320" w:lineRule="auto"/>
              <w:rPr>
                <w:ins w:id="91443" w:author="Ryo Wakayama" w:date="2026-10-20T09:00:00Z"/>
                <w:rFonts w:ascii="BIZ UDPゴシック" w:eastAsia="BIZ UDPゴシック" w:hAnsi="BIZ UDPゴシック"/>
                <w:sz w:val="20"/>
                <w:szCs w:val="20"/>
              </w:rPr>
            </w:pPr>
            <w:ins w:id="91444" w:author="Ryo Wakayama" w:date="2026-10-20T09:00:00Z">
              <w:r>
                <w:rPr>
                  <w:rFonts w:ascii="BIZ UDPゴシック" w:eastAsia="BIZ UDPゴシック" w:hAnsi="BIZ UDPゴシック"/>
                  <w:sz w:val="20"/>
                  <w:szCs w:val="20"/>
                </w:rPr>
                <w:t xml:space="preserve">災害時に一人で避難できない</w:t>
              </w:r>
            </w:ins>
          </w:p>
        </w:tc>
        <w:tc>
          <w:tcPr>
            <w:tcW w:w="3061" w:type="dxa"/>
            <w:tcMar>
              <w:top w:w="130" w:type="dxa"/>
              <w:left w:w="130" w:type="dxa"/>
              <w:bottom w:w="130" w:type="dxa"/>
              <w:right w:w="130" w:type="dxa"/>
            </w:tcMar>
            <w:vAlign w:val="center"/>
          </w:tcPr>
          <w:p>
            <w:pPr>
              <w:spacing w:line="320" w:lineRule="auto"/>
              <w:rPr>
                <w:ins w:id="91445" w:author="Ryo Wakayama" w:date="2026-10-20T09:00:00Z"/>
                <w:rFonts w:ascii="BIZ UDPゴシック" w:eastAsia="BIZ UDPゴシック" w:hAnsi="BIZ UDPゴシック"/>
                <w:sz w:val="20"/>
                <w:szCs w:val="20"/>
              </w:rPr>
            </w:pPr>
            <w:ins w:id="91446" w:author="Ryo Wakayama" w:date="2026-10-20T09:00:00Z">
              <w:r>
                <w:rPr>
                  <w:rFonts w:ascii="BIZ UDPゴシック" w:eastAsia="BIZ UDPゴシック" w:hAnsi="BIZ UDPゴシック"/>
                  <w:sz w:val="20"/>
                  <w:szCs w:val="20"/>
                </w:rPr>
                <w:t xml:space="preserve">障がいのある方　35.4％／障がいのある子ども　54.5％</w:t>
              </w:r>
            </w:ins>
          </w:p>
        </w:tc>
        <w:tc>
          <w:tcPr>
            <w:tcW w:w="3061" w:type="dxa"/>
            <w:tcMar>
              <w:top w:w="130" w:type="dxa"/>
              <w:left w:w="130" w:type="dxa"/>
              <w:bottom w:w="130" w:type="dxa"/>
              <w:right w:w="130" w:type="dxa"/>
            </w:tcMar>
            <w:vAlign w:val="center"/>
          </w:tcPr>
          <w:p>
            <w:pPr>
              <w:spacing w:line="320" w:lineRule="auto"/>
              <w:rPr>
                <w:ins w:id="91447" w:author="Ryo Wakayama" w:date="2026-10-20T09:00:00Z"/>
                <w:rFonts w:ascii="BIZ UDPゴシック" w:eastAsia="BIZ UDPゴシック" w:hAnsi="BIZ UDPゴシック"/>
                <w:sz w:val="20"/>
                <w:szCs w:val="20"/>
              </w:rPr>
            </w:pPr>
            <w:ins w:id="91448" w:author="Ryo Wakayama" w:date="2026-10-20T09:00:00Z">
              <w:r>
                <w:rPr>
                  <w:rFonts w:ascii="BIZ UDPゴシック" w:eastAsia="BIZ UDPゴシック" w:hAnsi="BIZ UDPゴシック"/>
                  <w:sz w:val="20"/>
                  <w:szCs w:val="20"/>
                </w:rPr>
                <w:t xml:space="preserve">障がいのある方　35.5％（ほかに「わからない」20.1％）／障がいのある子ども　44.0％</w:t>
              </w:r>
            </w:ins>
          </w:p>
        </w:tc>
      </w:tr>
      <w:tr>
        <w:trPr>
          <w:cantSplit/>
          <w:ins w:id="91449" w:author="Ryo Wakayama" w:date="2026-10-20T09:00:00Z"/>
        </w:trPr>
        <w:tc>
          <w:tcPr>
            <w:tcW w:w="2835" w:type="dxa"/>
            <w:tcMar>
              <w:top w:w="130" w:type="dxa"/>
              <w:left w:w="130" w:type="dxa"/>
              <w:bottom w:w="130" w:type="dxa"/>
              <w:right w:w="130" w:type="dxa"/>
            </w:tcMar>
            <w:vAlign w:val="center"/>
          </w:tcPr>
          <w:p>
            <w:pPr>
              <w:spacing w:line="320" w:lineRule="auto"/>
              <w:rPr>
                <w:ins w:id="91450" w:author="Ryo Wakayama" w:date="2026-10-20T09:00:00Z"/>
                <w:rFonts w:ascii="BIZ UDPゴシック" w:eastAsia="BIZ UDPゴシック" w:hAnsi="BIZ UDPゴシック"/>
                <w:sz w:val="20"/>
                <w:szCs w:val="20"/>
              </w:rPr>
            </w:pPr>
            <w:ins w:id="91451" w:author="Ryo Wakayama" w:date="2026-10-20T09:00:00Z">
              <w:r>
                <w:rPr>
                  <w:rFonts w:ascii="BIZ UDPゴシック" w:eastAsia="BIZ UDPゴシック" w:hAnsi="BIZ UDPゴシック"/>
                  <w:sz w:val="20"/>
                  <w:szCs w:val="20"/>
                </w:rPr>
                <w:t xml:space="preserve">個別避難計画の作成を希望する</w:t>
              </w:r>
            </w:ins>
          </w:p>
        </w:tc>
        <w:tc>
          <w:tcPr>
            <w:tcW w:w="3061" w:type="dxa"/>
            <w:tcMar>
              <w:top w:w="130" w:type="dxa"/>
              <w:left w:w="130" w:type="dxa"/>
              <w:bottom w:w="130" w:type="dxa"/>
              <w:right w:w="130" w:type="dxa"/>
            </w:tcMar>
            <w:vAlign w:val="center"/>
          </w:tcPr>
          <w:p>
            <w:pPr>
              <w:spacing w:line="320" w:lineRule="auto"/>
              <w:rPr>
                <w:ins w:id="91452" w:author="Ryo Wakayama" w:date="2026-10-20T09:00:00Z"/>
                <w:rFonts w:ascii="BIZ UDPゴシック" w:eastAsia="BIZ UDPゴシック" w:hAnsi="BIZ UDPゴシック"/>
                <w:sz w:val="20"/>
                <w:szCs w:val="20"/>
              </w:rPr>
            </w:pPr>
            <w:ins w:id="91453" w:author="Ryo Wakayama" w:date="2026-10-20T09:00:00Z">
              <w:r>
                <w:rPr>
                  <w:rFonts w:ascii="BIZ UDPゴシック" w:eastAsia="BIZ UDPゴシック" w:hAnsi="BIZ UDPゴシック"/>
                  <w:sz w:val="20"/>
                  <w:szCs w:val="20"/>
                </w:rPr>
                <w:t xml:space="preserve">30.7％／40.9％（同上の別）</w:t>
              </w:r>
            </w:ins>
          </w:p>
        </w:tc>
        <w:tc>
          <w:tcPr>
            <w:tcW w:w="3061" w:type="dxa"/>
            <w:tcMar>
              <w:top w:w="130" w:type="dxa"/>
              <w:left w:w="130" w:type="dxa"/>
              <w:bottom w:w="130" w:type="dxa"/>
              <w:right w:w="130" w:type="dxa"/>
            </w:tcMar>
            <w:vAlign w:val="center"/>
          </w:tcPr>
          <w:p>
            <w:pPr>
              <w:spacing w:line="320" w:lineRule="auto"/>
              <w:rPr>
                <w:ins w:id="91454" w:author="Ryo Wakayama" w:date="2026-10-20T09:00:00Z"/>
                <w:rFonts w:ascii="BIZ UDPゴシック" w:eastAsia="BIZ UDPゴシック" w:hAnsi="BIZ UDPゴシック"/>
                <w:sz w:val="20"/>
                <w:szCs w:val="20"/>
              </w:rPr>
            </w:pPr>
            <w:ins w:id="91455" w:author="Ryo Wakayama" w:date="2026-10-20T09:00:00Z">
              <w:r>
                <w:rPr>
                  <w:rFonts w:ascii="BIZ UDPゴシック" w:eastAsia="BIZ UDPゴシック" w:hAnsi="BIZ UDPゴシック"/>
                  <w:sz w:val="20"/>
                  <w:szCs w:val="20"/>
                </w:rPr>
                <w:t xml:space="preserve">25.5％／障がいのある子どもは確認中</w:t>
              </w:r>
            </w:ins>
          </w:p>
        </w:tc>
      </w:tr>
      <w:tr>
        <w:trPr>
          <w:cantSplit/>
          <w:ins w:id="91456" w:author="Ryo Wakayama" w:date="2026-10-20T09:00:00Z"/>
        </w:trPr>
        <w:tc>
          <w:tcPr>
            <w:tcW w:w="2835" w:type="dxa"/>
            <w:tcMar>
              <w:top w:w="130" w:type="dxa"/>
              <w:left w:w="130" w:type="dxa"/>
              <w:bottom w:w="130" w:type="dxa"/>
              <w:right w:w="130" w:type="dxa"/>
            </w:tcMar>
            <w:vAlign w:val="center"/>
          </w:tcPr>
          <w:p>
            <w:pPr>
              <w:spacing w:line="320" w:lineRule="auto"/>
              <w:rPr>
                <w:ins w:id="91457" w:author="Ryo Wakayama" w:date="2026-10-20T09:00:00Z"/>
                <w:rFonts w:ascii="BIZ UDPゴシック" w:eastAsia="BIZ UDPゴシック" w:hAnsi="BIZ UDPゴシック"/>
                <w:sz w:val="20"/>
                <w:szCs w:val="20"/>
              </w:rPr>
            </w:pPr>
            <w:ins w:id="91458" w:author="Ryo Wakayama" w:date="2026-10-20T09:00:00Z">
              <w:r>
                <w:rPr>
                  <w:rFonts w:ascii="BIZ UDPゴシック" w:eastAsia="BIZ UDPゴシック" w:hAnsi="BIZ UDPゴシック"/>
                  <w:sz w:val="20"/>
                  <w:szCs w:val="20"/>
                </w:rPr>
                <w:t xml:space="preserve">投薬・治療が受けられない不安</w:t>
              </w:r>
            </w:ins>
          </w:p>
        </w:tc>
        <w:tc>
          <w:tcPr>
            <w:tcW w:w="3061" w:type="dxa"/>
            <w:tcMar>
              <w:top w:w="130" w:type="dxa"/>
              <w:left w:w="130" w:type="dxa"/>
              <w:bottom w:w="130" w:type="dxa"/>
              <w:right w:w="130" w:type="dxa"/>
            </w:tcMar>
            <w:vAlign w:val="center"/>
          </w:tcPr>
          <w:p>
            <w:pPr>
              <w:spacing w:line="320" w:lineRule="auto"/>
              <w:rPr>
                <w:ins w:id="91459" w:author="Ryo Wakayama" w:date="2026-10-20T09:00:00Z"/>
                <w:rFonts w:ascii="BIZ UDPゴシック" w:eastAsia="BIZ UDPゴシック" w:hAnsi="BIZ UDPゴシック"/>
                <w:sz w:val="20"/>
                <w:szCs w:val="20"/>
              </w:rPr>
            </w:pPr>
            <w:ins w:id="91460" w:author="Ryo Wakayama" w:date="2026-10-20T09:00:00Z">
              <w:r>
                <w:rPr>
                  <w:rFonts w:ascii="BIZ UDPゴシック" w:eastAsia="BIZ UDPゴシック" w:hAnsi="BIZ UDPゴシック"/>
                  <w:sz w:val="20"/>
                  <w:szCs w:val="20"/>
                </w:rPr>
                <w:t xml:space="preserve">50.7％</w:t>
              </w:r>
            </w:ins>
          </w:p>
        </w:tc>
        <w:tc>
          <w:tcPr>
            <w:tcW w:w="3061" w:type="dxa"/>
            <w:tcMar>
              <w:top w:w="130" w:type="dxa"/>
              <w:left w:w="130" w:type="dxa"/>
              <w:bottom w:w="130" w:type="dxa"/>
              <w:right w:w="130" w:type="dxa"/>
            </w:tcMar>
            <w:vAlign w:val="center"/>
          </w:tcPr>
          <w:p>
            <w:pPr>
              <w:spacing w:line="320" w:lineRule="auto"/>
              <w:rPr>
                <w:ins w:id="91461" w:author="Ryo Wakayama" w:date="2026-10-20T09:00:00Z"/>
                <w:rFonts w:ascii="BIZ UDPゴシック" w:eastAsia="BIZ UDPゴシック" w:hAnsi="BIZ UDPゴシック"/>
                <w:sz w:val="20"/>
                <w:szCs w:val="20"/>
              </w:rPr>
            </w:pPr>
            <w:ins w:id="91462" w:author="Ryo Wakayama" w:date="2026-10-20T09:00:00Z">
              <w:r>
                <w:rPr>
                  <w:rFonts w:ascii="BIZ UDPゴシック" w:eastAsia="BIZ UDPゴシック" w:hAnsi="BIZ UDPゴシック"/>
                  <w:sz w:val="20"/>
                  <w:szCs w:val="20"/>
                </w:rPr>
                <w:t xml:space="preserve">51.7％</w:t>
              </w:r>
            </w:ins>
          </w:p>
        </w:tc>
      </w:tr>
      <w:tr>
        <w:trPr>
          <w:cantSplit/>
          <w:ins w:id="91463" w:author="Ryo Wakayama" w:date="2026-10-20T09:00:00Z"/>
        </w:trPr>
        <w:tc>
          <w:tcPr>
            <w:tcW w:w="2835" w:type="dxa"/>
            <w:tcMar>
              <w:top w:w="130" w:type="dxa"/>
              <w:left w:w="130" w:type="dxa"/>
              <w:bottom w:w="130" w:type="dxa"/>
              <w:right w:w="130" w:type="dxa"/>
            </w:tcMar>
            <w:vAlign w:val="center"/>
          </w:tcPr>
          <w:p>
            <w:pPr>
              <w:spacing w:line="320" w:lineRule="auto"/>
              <w:rPr>
                <w:ins w:id="91464" w:author="Ryo Wakayama" w:date="2026-10-20T09:00:00Z"/>
                <w:rFonts w:ascii="BIZ UDPゴシック" w:eastAsia="BIZ UDPゴシック" w:hAnsi="BIZ UDPゴシック"/>
                <w:sz w:val="20"/>
                <w:szCs w:val="20"/>
              </w:rPr>
            </w:pPr>
            <w:ins w:id="91465" w:author="Ryo Wakayama" w:date="2026-10-20T09:00:00Z">
              <w:r>
                <w:rPr>
                  <w:rFonts w:ascii="BIZ UDPゴシック" w:eastAsia="BIZ UDPゴシック" w:hAnsi="BIZ UDPゴシック"/>
                  <w:sz w:val="20"/>
                  <w:szCs w:val="20"/>
                </w:rPr>
                <w:t xml:space="preserve">主介助者が70歳以上</w:t>
              </w:r>
            </w:ins>
          </w:p>
        </w:tc>
        <w:tc>
          <w:tcPr>
            <w:tcW w:w="3061" w:type="dxa"/>
            <w:tcMar>
              <w:top w:w="130" w:type="dxa"/>
              <w:left w:w="130" w:type="dxa"/>
              <w:bottom w:w="130" w:type="dxa"/>
              <w:right w:w="130" w:type="dxa"/>
            </w:tcMar>
            <w:vAlign w:val="center"/>
          </w:tcPr>
          <w:p>
            <w:pPr>
              <w:spacing w:line="320" w:lineRule="auto"/>
              <w:rPr>
                <w:ins w:id="91466" w:author="Ryo Wakayama" w:date="2026-10-20T09:00:00Z"/>
                <w:rFonts w:ascii="BIZ UDPゴシック" w:eastAsia="BIZ UDPゴシック" w:hAnsi="BIZ UDPゴシック"/>
                <w:sz w:val="20"/>
                <w:szCs w:val="20"/>
              </w:rPr>
            </w:pPr>
            <w:ins w:id="91467" w:author="Ryo Wakayama" w:date="2026-10-20T09:00:00Z">
              <w:r>
                <w:rPr>
                  <w:rFonts w:ascii="BIZ UDPゴシック" w:eastAsia="BIZ UDPゴシック" w:hAnsi="BIZ UDPゴシック"/>
                  <w:sz w:val="20"/>
                  <w:szCs w:val="20"/>
                </w:rPr>
                <w:t xml:space="preserve">35.6％</w:t>
              </w:r>
            </w:ins>
          </w:p>
        </w:tc>
        <w:tc>
          <w:tcPr>
            <w:tcW w:w="3061" w:type="dxa"/>
            <w:tcMar>
              <w:top w:w="130" w:type="dxa"/>
              <w:left w:w="130" w:type="dxa"/>
              <w:bottom w:w="130" w:type="dxa"/>
              <w:right w:w="130" w:type="dxa"/>
            </w:tcMar>
            <w:vAlign w:val="center"/>
          </w:tcPr>
          <w:p>
            <w:pPr>
              <w:spacing w:line="320" w:lineRule="auto"/>
              <w:rPr>
                <w:ins w:id="91468" w:author="Ryo Wakayama" w:date="2026-10-20T09:00:00Z"/>
                <w:rFonts w:ascii="BIZ UDPゴシック" w:eastAsia="BIZ UDPゴシック" w:hAnsi="BIZ UDPゴシック"/>
                <w:sz w:val="20"/>
                <w:szCs w:val="20"/>
              </w:rPr>
            </w:pPr>
            <w:ins w:id="91469" w:author="Ryo Wakayama" w:date="2026-10-20T09:00:00Z">
              <w:r>
                <w:rPr>
                  <w:rFonts w:ascii="BIZ UDPゴシック" w:eastAsia="BIZ UDPゴシック" w:hAnsi="BIZ UDPゴシック"/>
                  <w:sz w:val="20"/>
                  <w:szCs w:val="20"/>
                </w:rPr>
                <w:t xml:space="preserve">13.9％※</w:t>
              </w:r>
            </w:ins>
          </w:p>
        </w:tc>
      </w:tr>
      <w:tr>
        <w:trPr>
          <w:cantSplit/>
          <w:ins w:id="91470" w:author="Ryo Wakayama" w:date="2026-10-20T09:00:00Z"/>
        </w:trPr>
        <w:tc>
          <w:tcPr>
            <w:tcW w:w="2835" w:type="dxa"/>
            <w:tcMar>
              <w:top w:w="130" w:type="dxa"/>
              <w:left w:w="130" w:type="dxa"/>
              <w:bottom w:w="130" w:type="dxa"/>
              <w:right w:w="130" w:type="dxa"/>
            </w:tcMar>
            <w:vAlign w:val="center"/>
          </w:tcPr>
          <w:p>
            <w:pPr>
              <w:spacing w:line="320" w:lineRule="auto"/>
              <w:rPr>
                <w:ins w:id="91471" w:author="Ryo Wakayama" w:date="2026-10-20T09:00:00Z"/>
                <w:rFonts w:ascii="BIZ UDPゴシック" w:eastAsia="BIZ UDPゴシック" w:hAnsi="BIZ UDPゴシック"/>
                <w:sz w:val="20"/>
                <w:szCs w:val="20"/>
              </w:rPr>
            </w:pPr>
            <w:ins w:id="91472" w:author="Ryo Wakayama" w:date="2026-10-20T09:00:00Z">
              <w:r>
                <w:rPr>
                  <w:rFonts w:ascii="BIZ UDPゴシック" w:eastAsia="BIZ UDPゴシック" w:hAnsi="BIZ UDPゴシック"/>
                  <w:sz w:val="20"/>
                  <w:szCs w:val="20"/>
                </w:rPr>
                <w:t xml:space="preserve">主介助者の健康状態が「よくない」</w:t>
              </w:r>
            </w:ins>
          </w:p>
        </w:tc>
        <w:tc>
          <w:tcPr>
            <w:tcW w:w="3061" w:type="dxa"/>
            <w:tcMar>
              <w:top w:w="130" w:type="dxa"/>
              <w:left w:w="130" w:type="dxa"/>
              <w:bottom w:w="130" w:type="dxa"/>
              <w:right w:w="130" w:type="dxa"/>
            </w:tcMar>
            <w:vAlign w:val="center"/>
          </w:tcPr>
          <w:p>
            <w:pPr>
              <w:spacing w:line="320" w:lineRule="auto"/>
              <w:rPr>
                <w:ins w:id="91473" w:author="Ryo Wakayama" w:date="2026-10-20T09:00:00Z"/>
                <w:rFonts w:ascii="BIZ UDPゴシック" w:eastAsia="BIZ UDPゴシック" w:hAnsi="BIZ UDPゴシック"/>
                <w:sz w:val="20"/>
                <w:szCs w:val="20"/>
              </w:rPr>
            </w:pPr>
            <w:ins w:id="91474" w:author="Ryo Wakayama" w:date="2026-10-20T09:00:00Z">
              <w:r>
                <w:rPr>
                  <w:rFonts w:ascii="BIZ UDPゴシック" w:eastAsia="BIZ UDPゴシック" w:hAnsi="BIZ UDPゴシック"/>
                  <w:sz w:val="20"/>
                  <w:szCs w:val="20"/>
                </w:rPr>
                <w:t xml:space="preserve">19.8％</w:t>
              </w:r>
            </w:ins>
          </w:p>
        </w:tc>
        <w:tc>
          <w:tcPr>
            <w:tcW w:w="3061" w:type="dxa"/>
            <w:tcMar>
              <w:top w:w="130" w:type="dxa"/>
              <w:left w:w="130" w:type="dxa"/>
              <w:bottom w:w="130" w:type="dxa"/>
              <w:right w:w="130" w:type="dxa"/>
            </w:tcMar>
            <w:vAlign w:val="center"/>
          </w:tcPr>
          <w:p>
            <w:pPr>
              <w:spacing w:line="320" w:lineRule="auto"/>
              <w:rPr>
                <w:ins w:id="91475" w:author="Ryo Wakayama" w:date="2026-10-20T09:00:00Z"/>
                <w:rFonts w:ascii="BIZ UDPゴシック" w:eastAsia="BIZ UDPゴシック" w:hAnsi="BIZ UDPゴシック"/>
                <w:sz w:val="20"/>
                <w:szCs w:val="20"/>
              </w:rPr>
            </w:pPr>
            <w:ins w:id="91476" w:author="Ryo Wakayama" w:date="2026-10-20T09:00:00Z">
              <w:r>
                <w:rPr>
                  <w:rFonts w:ascii="BIZ UDPゴシック" w:eastAsia="BIZ UDPゴシック" w:hAnsi="BIZ UDPゴシック"/>
                  <w:sz w:val="20"/>
                  <w:szCs w:val="20"/>
                </w:rPr>
                <w:t xml:space="preserve">6.2％※</w:t>
              </w:r>
            </w:ins>
          </w:p>
        </w:tc>
      </w:tr>
      <w:tr>
        <w:trPr>
          <w:cantSplit/>
          <w:ins w:id="91477" w:author="Ryo Wakayama" w:date="2026-10-20T09:00:00Z"/>
        </w:trPr>
        <w:tc>
          <w:tcPr>
            <w:tcW w:w="2835" w:type="dxa"/>
            <w:tcMar>
              <w:top w:w="130" w:type="dxa"/>
              <w:left w:w="130" w:type="dxa"/>
              <w:bottom w:w="130" w:type="dxa"/>
              <w:right w:w="130" w:type="dxa"/>
            </w:tcMar>
            <w:vAlign w:val="center"/>
          </w:tcPr>
          <w:p>
            <w:pPr>
              <w:spacing w:line="320" w:lineRule="auto"/>
              <w:rPr>
                <w:ins w:id="91478" w:author="Ryo Wakayama" w:date="2026-10-20T09:00:00Z"/>
                <w:rFonts w:ascii="BIZ UDPゴシック" w:eastAsia="BIZ UDPゴシック" w:hAnsi="BIZ UDPゴシック"/>
                <w:sz w:val="20"/>
                <w:szCs w:val="20"/>
              </w:rPr>
            </w:pPr>
            <w:ins w:id="91479" w:author="Ryo Wakayama" w:date="2026-10-20T09:00:00Z">
              <w:r>
                <w:rPr>
                  <w:rFonts w:ascii="BIZ UDPゴシック" w:eastAsia="BIZ UDPゴシック" w:hAnsi="BIZ UDPゴシック"/>
                  <w:sz w:val="20"/>
                  <w:szCs w:val="20"/>
                </w:rPr>
                <w:t xml:space="preserve">障がいのある子どもの主介助者が女性</w:t>
              </w:r>
            </w:ins>
          </w:p>
        </w:tc>
        <w:tc>
          <w:tcPr>
            <w:tcW w:w="3061" w:type="dxa"/>
            <w:tcMar>
              <w:top w:w="130" w:type="dxa"/>
              <w:left w:w="130" w:type="dxa"/>
              <w:bottom w:w="130" w:type="dxa"/>
              <w:right w:w="130" w:type="dxa"/>
            </w:tcMar>
            <w:vAlign w:val="center"/>
          </w:tcPr>
          <w:p>
            <w:pPr>
              <w:spacing w:line="320" w:lineRule="auto"/>
              <w:rPr>
                <w:ins w:id="91480" w:author="Ryo Wakayama" w:date="2026-10-20T09:00:00Z"/>
                <w:rFonts w:ascii="BIZ UDPゴシック" w:eastAsia="BIZ UDPゴシック" w:hAnsi="BIZ UDPゴシック"/>
                <w:sz w:val="20"/>
                <w:szCs w:val="20"/>
              </w:rPr>
            </w:pPr>
            <w:ins w:id="91481" w:author="Ryo Wakayama" w:date="2026-10-20T09:00:00Z">
              <w:r>
                <w:rPr>
                  <w:rFonts w:ascii="BIZ UDPゴシック" w:eastAsia="BIZ UDPゴシック" w:hAnsi="BIZ UDPゴシック"/>
                  <w:sz w:val="20"/>
                  <w:szCs w:val="20"/>
                </w:rPr>
                <w:t xml:space="preserve">94.1％</w:t>
              </w:r>
            </w:ins>
          </w:p>
        </w:tc>
        <w:tc>
          <w:tcPr>
            <w:tcW w:w="3061" w:type="dxa"/>
            <w:tcMar>
              <w:top w:w="130" w:type="dxa"/>
              <w:left w:w="130" w:type="dxa"/>
              <w:bottom w:w="130" w:type="dxa"/>
              <w:right w:w="130" w:type="dxa"/>
            </w:tcMar>
            <w:vAlign w:val="center"/>
          </w:tcPr>
          <w:p>
            <w:pPr>
              <w:spacing w:line="320" w:lineRule="auto"/>
              <w:rPr>
                <w:ins w:id="91482" w:author="Ryo Wakayama" w:date="2026-10-20T09:00:00Z"/>
                <w:rFonts w:ascii="BIZ UDPゴシック" w:eastAsia="BIZ UDPゴシック" w:hAnsi="BIZ UDPゴシック"/>
                <w:sz w:val="20"/>
                <w:szCs w:val="20"/>
              </w:rPr>
            </w:pPr>
            <w:ins w:id="91483" w:author="Ryo Wakayama" w:date="2026-10-20T09:00:00Z">
              <w:r>
                <w:rPr>
                  <w:rFonts w:ascii="BIZ UDPゴシック" w:eastAsia="BIZ UDPゴシック" w:hAnsi="BIZ UDPゴシック"/>
                  <w:sz w:val="20"/>
                  <w:szCs w:val="20"/>
                </w:rPr>
                <w:t xml:space="preserve">88.0％※</w:t>
              </w:r>
            </w:ins>
          </w:p>
        </w:tc>
      </w:tr>
    </w:tbl>
    <w:p>
      <w:pPr>
        <w:spacing w:line="240" w:lineRule="auto"/>
        <w:jc w:val="right"/>
        <w:rPr>
          <w:ins w:id="91484" w:author="Ryo Wakayama" w:date="2026-10-20T09:00:00Z"/>
          <w:rFonts w:ascii="BIZ UDPゴシック" w:eastAsia="BIZ UDPゴシック" w:hAnsi="BIZ UDPゴシック"/>
        </w:rPr>
      </w:pPr>
      <w:ins w:id="91485" w:author="Ryo Wakayama" w:date="2026-10-20T09:00:00Z">
        <w:r>
          <w:rPr>
            <w:rFonts w:ascii="BIZ UDPゴシック" w:eastAsia="BIZ UDPゴシック" w:hAnsi="BIZ UDPゴシック"/>
            <w:sz w:val="18"/>
            <w:szCs w:val="18"/>
          </w:rPr>
          <w:t xml:space="preserve">資料：障がい福祉アンケート調査結果報告書（令和5年度）、令和8年度 障がい福祉に関するアンケート調査。※は前回と設問・基数が異なるため、比べる際に注意を要するもの</w:t>
        </w:r>
      </w:ins>
    </w:p>
    <w:p w14:paraId="5D39E0E8" w14:textId="77777777" w:rsidR="00D83565" w:rsidRDefault="00D83565">
      <w:pPr>
        <w:pageBreakBefore/>
        <w:spacing w:after="200" w:line="360" w:lineRule="auto"/>
        <w:rPr>
          <w:rFonts w:ascii="BIZ UDPゴシック" w:eastAsia="BIZ UDPゴシック" w:hAnsi="BIZ UDPゴシック"/>
          <w:sz w:val="22"/>
          <w:szCs w:val="22"/>
        </w:rPr>
      </w:pPr>
      <w:r>
        <w:rPr>
          <w:noProof/>
        </w:rPr>
        <w:lastRenderedPageBreak/>
        <mc:AlternateContent>
          <mc:Choice Requires="wps">
            <w:drawing>
              <wp:anchor distT="0" distB="0" distL="114300" distR="114300" simplePos="0" relativeHeight="251673600" behindDoc="0" locked="0" layoutInCell="1" allowOverlap="1" wp14:anchorId="595E5E57" wp14:editId="69D35E49">
                <wp:simplePos x="0" y="0"/>
                <wp:positionH relativeFrom="page">
                  <wp:posOffset>4454</wp:posOffset>
                </wp:positionH>
                <wp:positionV relativeFrom="paragraph">
                  <wp:posOffset>-825433</wp:posOffset>
                </wp:positionV>
                <wp:extent cx="7569816" cy="10648950"/>
                <wp:effectExtent l="0" t="0" r="0" b="0"/>
                <wp:wrapNone/>
                <wp:docPr id="1870227709" name="正方形/長方形 1"/>
                <wp:cNvGraphicFramePr/>
                <a:graphic xmlns:a="http://schemas.openxmlformats.org/drawingml/2006/main">
                  <a:graphicData uri="http://schemas.microsoft.com/office/word/2010/wordprocessingShape">
                    <wps:wsp>
                      <wps:cNvSpPr/>
                      <wps:spPr>
                        <a:xfrm>
                          <a:off x="0" y="0"/>
                          <a:ext cx="7569816" cy="10648950"/>
                        </a:xfrm>
                        <a:prstGeom prst="rect">
                          <a:avLst/>
                        </a:prstGeom>
                        <a:solidFill>
                          <a:schemeClr val="accent2">
                            <a:lumMod val="40000"/>
                            <a:lumOff val="60000"/>
                          </a:schemeClr>
                        </a:solidFill>
                        <a:ln w="12700" cap="flat" cmpd="sng" algn="ctr">
                          <a:noFill/>
                          <a:prstDash val="solid"/>
                          <a:miter lim="800000"/>
                        </a:ln>
                        <a:effectLst/>
                      </wps:spPr>
                      <wps:txbx>
                        <w:txbxContent>
                          <w:p w14:paraId="4CEA637C" w14:textId="77777777" w:rsidR="00D83565" w:rsidRPr="00D83565" w:rsidRDefault="00D83565" w:rsidP="00D83565">
                            <w:pPr>
                              <w:jc w:val="center"/>
                              <w:rPr>
                                <w:rFonts w:ascii="BIZ UDPゴシック" w:eastAsia="BIZ UDPゴシック" w:hAnsi="BIZ UDPゴシック"/>
                                <w:b/>
                                <w:bCs/>
                                <w:color w:val="FFFFFF" w:themeColor="background1"/>
                                <w:sz w:val="96"/>
                                <w:szCs w:val="96"/>
                              </w:rPr>
                            </w:pPr>
                            <w:r>
                              <w:rPr>
                                <w:rFonts w:ascii="BIZ UDPゴシック" w:eastAsia="BIZ UDPゴシック" w:hAnsi="BIZ UDPゴシック" w:hint="eastAsia"/>
                                <w:b/>
                                <w:bCs/>
                                <w:color w:val="FFFFFF" w:themeColor="background1"/>
                                <w:sz w:val="96"/>
                                <w:szCs w:val="96"/>
                              </w:rPr>
                              <w:t>第2部</w:t>
                            </w:r>
                          </w:p>
                          <w:p w14:paraId="56F77073" w14:textId="77777777" w:rsidR="00D83565" w:rsidRPr="00D83565" w:rsidRDefault="00D83565" w:rsidP="00D83565">
                            <w:pPr>
                              <w:jc w:val="center"/>
                              <w:rPr>
                                <w:rFonts w:ascii="BIZ UDPゴシック" w:eastAsia="BIZ UDPゴシック" w:hAnsi="BIZ UDPゴシック"/>
                                <w:b/>
                                <w:bCs/>
                                <w:color w:val="FFFFFF" w:themeColor="background1"/>
                                <w:sz w:val="96"/>
                                <w:szCs w:val="96"/>
                              </w:rPr>
                            </w:pPr>
                            <w:r>
                              <w:rPr>
                                <w:rFonts w:ascii="BIZ UDPゴシック" w:eastAsia="BIZ UDPゴシック" w:hAnsi="BIZ UDPゴシック" w:hint="eastAsia"/>
                                <w:b/>
                                <w:bCs/>
                                <w:color w:val="FFFFFF" w:themeColor="background1"/>
                                <w:sz w:val="96"/>
                                <w:szCs w:val="96"/>
                              </w:rPr>
                              <w:t>障がい者計画</w:t>
                            </w:r>
                          </w:p>
                          <w:p w14:paraId="6DA1D4E6" w14:textId="77777777" w:rsidR="00D83565" w:rsidRDefault="00D83565" w:rsidP="00D83565">
                            <w:pPr>
                              <w:jc w:val="center"/>
                              <w:rPr>
                                <w:rFonts w:ascii="BIZ UDPゴシック" w:eastAsia="BIZ UDPゴシック" w:hAnsi="BIZ UDPゴシック"/>
                                <w:b/>
                                <w:bCs/>
                                <w:sz w:val="144"/>
                                <w:szCs w:val="144"/>
                              </w:rPr>
                            </w:pPr>
                          </w:p>
                          <w:p w14:paraId="747175AF" w14:textId="77777777" w:rsidR="00D83565" w:rsidRPr="00257B3E" w:rsidRDefault="00D83565" w:rsidP="00D83565">
                            <w:pPr>
                              <w:jc w:val="center"/>
                              <w:rPr>
                                <w:rFonts w:ascii="BIZ UDPゴシック" w:eastAsia="BIZ UDPゴシック" w:hAnsi="BIZ UDPゴシック"/>
                                <w:b/>
                                <w:bCs/>
                                <w:sz w:val="144"/>
                                <w:szCs w:val="1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5E5E57" id="_x0000_s1032" style="position:absolute;margin-left:.35pt;margin-top:-65pt;width:596.05pt;height:838.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" fillcolor="#f7caac [1301]" stroked="f" strokeweight="1pt">
                <v:textbox>
                  <w:txbxContent>
                    <w:p w14:paraId="4CEA637C" w14:textId="77777777" w:rsidR="00D83565" w:rsidRPr="00D83565" w:rsidRDefault="00D83565" w:rsidP="00D83565">
                      <w:pPr>
                        <w:jc w:val="center"/>
                        <w:rPr>
                          <w:rFonts w:ascii="BIZ UDPゴシック" w:eastAsia="BIZ UDPゴシック" w:hAnsi="BIZ UDPゴシック"/>
                          <w:b/>
                          <w:bCs/>
                          <w:color w:val="FFFFFF" w:themeColor="background1"/>
                          <w:sz w:val="96"/>
                          <w:szCs w:val="96"/>
                        </w:rPr>
                      </w:pPr>
                      <w:r>
                        <w:rPr>
                          <w:rFonts w:ascii="BIZ UDPゴシック" w:eastAsia="BIZ UDPゴシック" w:hAnsi="BIZ UDPゴシック" w:hint="eastAsia"/>
                          <w:b/>
                          <w:bCs/>
                          <w:color w:val="FFFFFF" w:themeColor="background1"/>
                          <w:sz w:val="96"/>
                          <w:szCs w:val="96"/>
                        </w:rPr>
                        <w:t>第2部</w:t>
                      </w:r>
                    </w:p>
                    <w:p w14:paraId="56F77073" w14:textId="77777777" w:rsidR="00D83565" w:rsidRPr="00D83565" w:rsidRDefault="00D83565" w:rsidP="00D83565">
                      <w:pPr>
                        <w:jc w:val="center"/>
                        <w:rPr>
                          <w:rFonts w:ascii="BIZ UDPゴシック" w:eastAsia="BIZ UDPゴシック" w:hAnsi="BIZ UDPゴシック"/>
                          <w:b/>
                          <w:bCs/>
                          <w:color w:val="FFFFFF" w:themeColor="background1"/>
                          <w:sz w:val="96"/>
                          <w:szCs w:val="96"/>
                        </w:rPr>
                      </w:pPr>
                      <w:r>
                        <w:rPr>
                          <w:rFonts w:ascii="BIZ UDPゴシック" w:eastAsia="BIZ UDPゴシック" w:hAnsi="BIZ UDPゴシック" w:hint="eastAsia"/>
                          <w:b/>
                          <w:bCs/>
                          <w:color w:val="FFFFFF" w:themeColor="background1"/>
                          <w:sz w:val="96"/>
                          <w:szCs w:val="96"/>
                        </w:rPr>
                        <w:t>障がい者計画</w:t>
                      </w:r>
                    </w:p>
                    <w:p w14:paraId="6DA1D4E6" w14:textId="77777777" w:rsidR="00D83565" w:rsidRDefault="00D83565" w:rsidP="00D83565">
                      <w:pPr>
                        <w:jc w:val="center"/>
                        <w:rPr>
                          <w:rFonts w:ascii="BIZ UDPゴシック" w:eastAsia="BIZ UDPゴシック" w:hAnsi="BIZ UDPゴシック"/>
                          <w:b/>
                          <w:bCs/>
                          <w:sz w:val="144"/>
                          <w:szCs w:val="144"/>
                        </w:rPr>
                      </w:pPr>
                    </w:p>
                    <w:p w14:paraId="747175AF" w14:textId="77777777" w:rsidR="00D83565" w:rsidRPr="00257B3E" w:rsidRDefault="00D83565" w:rsidP="00D83565">
                      <w:pPr>
                        <w:jc w:val="center"/>
                        <w:rPr>
                          <w:rFonts w:ascii="BIZ UDPゴシック" w:eastAsia="BIZ UDPゴシック" w:hAnsi="BIZ UDPゴシック"/>
                          <w:b/>
                          <w:bCs/>
                          <w:sz w:val="144"/>
                          <w:szCs w:val="144"/>
                        </w:rPr>
                      </w:pPr>
                    </w:p>
                  </w:txbxContent>
                </v:textbox>
                <w10:wrap anchorx="page"/>
              </v:rect>
            </w:pict>
          </mc:Fallback>
        </mc:AlternateContent>
      </w:r>
    </w:p>
    <w:p w14:paraId="1075FFFF" w14:textId="77777777" w:rsidR="00D83565" w:rsidRDefault="00D83565">
      <w:pPr>
        <w:spacing w:after="200" w:line="360" w:lineRule="auto"/>
        <w:rPr>
          <w:rFonts w:ascii="BIZ UDPゴシック" w:eastAsia="BIZ UDPゴシック" w:hAnsi="BIZ UDPゴシック"/>
          <w:sz w:val="22"/>
          <w:szCs w:val="22"/>
        </w:rPr>
      </w:pPr>
    </w:p>
    <w:p w14:paraId="19EA99B4" w14:textId="77777777" w:rsidR="00D83565" w:rsidRDefault="00D83565">
      <w:pPr>
        <w:spacing w:after="200" w:line="360" w:lineRule="auto"/>
        <w:rPr>
          <w:rFonts w:ascii="BIZ UDPゴシック" w:eastAsia="BIZ UDPゴシック" w:hAnsi="BIZ UDPゴシック"/>
          <w:sz w:val="22"/>
          <w:szCs w:val="22"/>
        </w:rPr>
      </w:pPr>
    </w:p>
    <w:p w14:paraId="58174D7B" w14:textId="77777777" w:rsidR="00D83565" w:rsidRDefault="00D83565">
      <w:pPr>
        <w:spacing w:after="200" w:line="360" w:lineRule="auto"/>
        <w:rPr>
          <w:rFonts w:ascii="BIZ UDPゴシック" w:eastAsia="BIZ UDPゴシック" w:hAnsi="BIZ UDPゴシック"/>
          <w:sz w:val="22"/>
          <w:szCs w:val="22"/>
        </w:rPr>
      </w:pPr>
    </w:p>
    <w:p w14:paraId="11043F47" w14:textId="77777777" w:rsidR="00D83565" w:rsidRDefault="00D83565">
      <w:pPr>
        <w:spacing w:after="200" w:line="360" w:lineRule="auto"/>
        <w:rPr>
          <w:rFonts w:ascii="BIZ UDPゴシック" w:eastAsia="BIZ UDPゴシック" w:hAnsi="BIZ UDPゴシック"/>
          <w:sz w:val="22"/>
          <w:szCs w:val="22"/>
        </w:rPr>
      </w:pPr>
    </w:p>
    <w:p w14:paraId="6AFC473B" w14:textId="77777777" w:rsidR="00D83565" w:rsidRDefault="00D83565">
      <w:pPr>
        <w:spacing w:after="200" w:line="360" w:lineRule="auto"/>
        <w:rPr>
          <w:rFonts w:ascii="BIZ UDPゴシック" w:eastAsia="BIZ UDPゴシック" w:hAnsi="BIZ UDPゴシック"/>
          <w:sz w:val="22"/>
          <w:szCs w:val="22"/>
        </w:rPr>
      </w:pPr>
    </w:p>
    <w:p w14:paraId="6B45845D" w14:textId="77777777" w:rsidR="00D83565" w:rsidRDefault="00D83565">
      <w:pPr>
        <w:spacing w:after="200" w:line="360" w:lineRule="auto"/>
        <w:rPr>
          <w:rFonts w:ascii="BIZ UDPゴシック" w:eastAsia="BIZ UDPゴシック" w:hAnsi="BIZ UDPゴシック"/>
          <w:sz w:val="22"/>
          <w:szCs w:val="22"/>
        </w:rPr>
      </w:pPr>
    </w:p>
    <w:p w14:paraId="64F3CD35" w14:textId="77777777" w:rsidR="00D83565" w:rsidRDefault="00D83565">
      <w:pPr>
        <w:spacing w:after="200" w:line="360" w:lineRule="auto"/>
        <w:rPr>
          <w:rFonts w:ascii="BIZ UDPゴシック" w:eastAsia="BIZ UDPゴシック" w:hAnsi="BIZ UDPゴシック"/>
          <w:sz w:val="22"/>
          <w:szCs w:val="22"/>
        </w:rPr>
      </w:pPr>
    </w:p>
    <w:p w14:paraId="781459F8" w14:textId="77777777" w:rsidR="00D83565" w:rsidRDefault="00D83565">
      <w:pPr>
        <w:spacing w:after="200" w:line="360" w:lineRule="auto"/>
        <w:rPr>
          <w:rFonts w:ascii="BIZ UDPゴシック" w:eastAsia="BIZ UDPゴシック" w:hAnsi="BIZ UDPゴシック"/>
          <w:sz w:val="22"/>
          <w:szCs w:val="22"/>
        </w:rPr>
      </w:pPr>
    </w:p>
    <w:p w14:paraId="3FCC78A1" w14:textId="77777777" w:rsidR="00D83565" w:rsidRDefault="00D83565">
      <w:pPr>
        <w:spacing w:after="200" w:line="360" w:lineRule="auto"/>
        <w:rPr>
          <w:rFonts w:ascii="BIZ UDPゴシック" w:eastAsia="BIZ UDPゴシック" w:hAnsi="BIZ UDPゴシック"/>
          <w:sz w:val="22"/>
          <w:szCs w:val="22"/>
        </w:rPr>
      </w:pPr>
    </w:p>
    <w:p w14:paraId="223C83F1" w14:textId="77777777" w:rsidR="00D83565" w:rsidRDefault="00D83565">
      <w:pPr>
        <w:spacing w:after="200" w:line="360" w:lineRule="auto"/>
        <w:rPr>
          <w:rFonts w:ascii="BIZ UDPゴシック" w:eastAsia="BIZ UDPゴシック" w:hAnsi="BIZ UDPゴシック"/>
          <w:sz w:val="22"/>
          <w:szCs w:val="22"/>
        </w:rPr>
      </w:pPr>
    </w:p>
    <w:p w14:paraId="069E8B06" w14:textId="77777777" w:rsidR="00D83565" w:rsidRDefault="00B96F49">
      <w:pPr>
        <w:spacing w:after="200" w:line="360" w:lineRule="auto"/>
        <w:rPr>
          <w:rFonts w:ascii="BIZ UDPゴシック" w:eastAsia="BIZ UDPゴシック" w:hAnsi="BIZ UDPゴシック"/>
          <w:sz w:val="22"/>
          <w:szCs w:val="22"/>
        </w:rPr>
      </w:pPr>
      <w:r>
        <w:rPr>
          <w:rFonts w:ascii="BIZ UDPゴシック" w:eastAsia="BIZ UDPゴシック" w:hAnsi="BIZ UDPゴシック"/>
          <w:noProof/>
          <w:sz w:val="22"/>
          <w:szCs w:val="22"/>
        </w:rPr>
        <w:drawing>
          <wp:anchor distT="0" distB="0" distL="114300" distR="114300" simplePos="0" relativeHeight="251674624" behindDoc="0" locked="0" layoutInCell="1" allowOverlap="1" wp14:anchorId="1E09158D" wp14:editId="5CE3B260">
            <wp:simplePos x="0" y="0"/>
            <wp:positionH relativeFrom="margin">
              <wp:align>center</wp:align>
            </wp:positionH>
            <wp:positionV relativeFrom="paragraph">
              <wp:posOffset>124711</wp:posOffset>
            </wp:positionV>
            <wp:extent cx="6188149" cy="4118086"/>
            <wp:effectExtent l="0" t="0" r="3175" b="0"/>
            <wp:wrapNone/>
            <wp:docPr id="490855552"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88149" cy="4118086"/>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0B4809D3" w14:textId="77777777" w:rsidR="009D6CAB" w:rsidRPr="00370011" w:rsidRDefault="00000000" w:rsidP="00B96F49">
      <w:pPr>
        <w:pStyle w:val="1"/>
        <w:pageBreakBefore/>
        <w:shd w:val="clear" w:color="auto" w:fill="4A7A5E"/>
        <w:spacing w:before="480" w:after="320"/>
        <w:ind w:left="60"/>
        <w:jc w:val="center"/>
        <w:rPr>
          <w:rFonts w:ascii="BIZ UDPゴシック" w:eastAsia="BIZ UDPゴシック" w:hAnsi="BIZ UDPゴシック"/>
        </w:rPr>
      </w:pPr>
      <w:bookmarkStart w:id="10" w:name="_TocOno012"/>
      <w:r>
        <w:rPr>
          <w:rFonts w:ascii="BIZ UDPゴシック" w:eastAsia="BIZ UDPゴシック" w:hAnsi="BIZ UDPゴシック"/>
          <w:b/>
          <w:bCs/>
          <w:color w:val="FFFFFF"/>
          <w:sz w:val="30"/>
          <w:szCs w:val="30"/>
        </w:rPr>
        <w:lastRenderedPageBreak/>
        <w:t>第1章　計画の基本的な考え方</w:t>
      </w:r>
      <w:bookmarkEnd w:id="10"/>
    </w:p>
    <w:p w14:paraId="65AD904F"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1　横断的視点</w:t>
      </w:r>
    </w:p>
    <w:p w14:paraId="4E860A6E" w14:textId="77777777" w:rsidR="009D6CAB" w:rsidRPr="00370011" w:rsidRDefault="00000000" w:rsidP="00DF37FA">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本町においては、基本理念「ともに支えあい　誰もが自分らしく暮らせる　おのまちへ」の下、次の5つの視点を各分野に共通する横断的な視点として計画の推進を図ります。</w:t>
      </w:r>
    </w:p>
    <w:p w14:paraId="074AEEBD"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（1）障害者権利条約の理念の尊重及び整合性の確保</w:t>
      </w:r>
    </w:p>
    <w:p w14:paraId="60B574CB" w14:textId="77777777" w:rsidR="009D6CAB" w:rsidRPr="00370011" w:rsidRDefault="00000000" w:rsidP="00B96F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障がい者に係る施策を実施するに当たっては、「障害者権利条約」の理念を尊重するとともに、整合性を確保することが重要です。</w:t>
      </w:r>
    </w:p>
    <w:p w14:paraId="2C4E6910" w14:textId="77777777" w:rsidR="009D6CAB" w:rsidRPr="00370011" w:rsidRDefault="00000000" w:rsidP="00B96F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また、「私たちのことを、私たち抜きに決めないで」の考え方の下、「</w:t>
      </w:r>
      <w:r>
        <w:rPr>
          <w:rFonts w:ascii="BIZ UDPゴシック" w:eastAsia="BIZ UDPゴシック" w:hAnsi="BIZ UDPゴシック" w:hint="eastAsia"/>
          <w:sz w:val="22"/>
          <w:szCs w:val="22"/>
          <w:vertAlign w:val="superscript"/>
        </w:rPr>
        <w:t>※</w:t>
      </w:r>
      <w:r>
        <w:rPr>
          <w:rFonts w:ascii="BIZ UDPゴシック" w:eastAsia="BIZ UDPゴシック" w:hAnsi="BIZ UDPゴシック"/>
          <w:sz w:val="22"/>
          <w:szCs w:val="22"/>
        </w:rPr>
        <w:t>インクルージョン」を推進する観点から、障がい者を自らの決定に基づき社会参加する主体としてとらえるとともに、障がい者施策の検討及び評価に当たっては、障がい者が意思決定過程に参画することとし、障がい者の視点を施策に反映させます。</w:t>
      </w:r>
    </w:p>
    <w:p w14:paraId="57215211" w14:textId="77777777" w:rsidR="009D6CAB" w:rsidRDefault="00000000" w:rsidP="00B96F49">
      <w:pP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また、障がい者本人の自己決定を尊重する観点から、障がい者本人が適切に意思決定を行い、その意思を表明することができるよう、相談の実施等による意思決定の支援とともに言語その他の意思疎通のための手段を選択する機会の提供を促進します。</w:t>
      </w:r>
    </w:p>
    <w:p w14:paraId="34564C6A" w14:textId="77777777" w:rsidR="00DF37FA" w:rsidRDefault="00DF37FA" w:rsidP="00B96F49">
      <w:pPr>
        <w:spacing w:after="200" w:line="360" w:lineRule="auto"/>
        <w:ind w:firstLineChars="100" w:firstLine="220"/>
        <w:rPr>
          <w:rFonts w:ascii="BIZ UDPゴシック" w:eastAsia="BIZ UDPゴシック" w:hAnsi="BIZ UDPゴシック"/>
          <w:sz w:val="22"/>
          <w:szCs w:val="22"/>
        </w:rPr>
      </w:pPr>
    </w:p>
    <w:p w14:paraId="6DBE4A1C" w14:textId="77777777" w:rsidR="00DF37FA" w:rsidRDefault="00DF37FA" w:rsidP="00B96F49">
      <w:pPr>
        <w:spacing w:after="200" w:line="360" w:lineRule="auto"/>
        <w:ind w:firstLineChars="100" w:firstLine="220"/>
        <w:rPr>
          <w:rFonts w:ascii="BIZ UDPゴシック" w:eastAsia="BIZ UDPゴシック" w:hAnsi="BIZ UDPゴシック"/>
          <w:sz w:val="22"/>
          <w:szCs w:val="22"/>
        </w:rPr>
      </w:pPr>
    </w:p>
    <w:p w14:paraId="382DF894" w14:textId="77777777" w:rsidR="00DF37FA" w:rsidRDefault="00DF37FA" w:rsidP="00B96F49">
      <w:pPr>
        <w:spacing w:after="200" w:line="360" w:lineRule="auto"/>
        <w:ind w:firstLineChars="100" w:firstLine="220"/>
        <w:rPr>
          <w:rFonts w:ascii="BIZ UDPゴシック" w:eastAsia="BIZ UDPゴシック" w:hAnsi="BIZ UDPゴシック"/>
          <w:sz w:val="22"/>
          <w:szCs w:val="22"/>
        </w:rPr>
      </w:pPr>
    </w:p>
    <w:p w14:paraId="56A60887" w14:textId="77777777" w:rsidR="00DF37FA" w:rsidRDefault="00DF37FA" w:rsidP="00B96F49">
      <w:pPr>
        <w:spacing w:after="200" w:line="360" w:lineRule="auto"/>
        <w:ind w:firstLineChars="100" w:firstLine="220"/>
        <w:rPr>
          <w:rFonts w:ascii="BIZ UDPゴシック" w:eastAsia="BIZ UDPゴシック" w:hAnsi="BIZ UDPゴシック"/>
          <w:sz w:val="22"/>
          <w:szCs w:val="22"/>
        </w:rPr>
      </w:pPr>
    </w:p>
    <w:p w14:paraId="3AA1F6D0" w14:textId="77777777" w:rsidR="00DF37FA" w:rsidRDefault="00DF37FA" w:rsidP="00B96F49">
      <w:pPr>
        <w:spacing w:after="200" w:line="360" w:lineRule="auto"/>
        <w:ind w:firstLineChars="100" w:firstLine="220"/>
        <w:rPr>
          <w:rFonts w:ascii="BIZ UDPゴシック" w:eastAsia="BIZ UDPゴシック" w:hAnsi="BIZ UDPゴシック"/>
          <w:sz w:val="22"/>
          <w:szCs w:val="22"/>
        </w:rPr>
      </w:pPr>
    </w:p>
    <w:p w14:paraId="7286663F" w14:textId="77777777" w:rsidR="00DF37FA" w:rsidRDefault="00DF37FA" w:rsidP="00B96F49">
      <w:pPr>
        <w:spacing w:after="200" w:line="360" w:lineRule="auto"/>
        <w:ind w:firstLineChars="100" w:firstLine="220"/>
        <w:rPr>
          <w:rFonts w:ascii="BIZ UDPゴシック" w:eastAsia="BIZ UDPゴシック" w:hAnsi="BIZ UDPゴシック"/>
          <w:sz w:val="22"/>
          <w:szCs w:val="22"/>
        </w:rPr>
      </w:pPr>
    </w:p>
    <w:p w14:paraId="290D732D" w14:textId="77777777" w:rsidR="00DF37FA" w:rsidRDefault="00DF37FA" w:rsidP="00B96F49">
      <w:pPr>
        <w:spacing w:after="200" w:line="360" w:lineRule="auto"/>
        <w:ind w:firstLineChars="100" w:firstLine="220"/>
        <w:rPr>
          <w:rFonts w:ascii="BIZ UDPゴシック" w:eastAsia="BIZ UDPゴシック" w:hAnsi="BIZ UDPゴシック"/>
          <w:sz w:val="22"/>
          <w:szCs w:val="22"/>
        </w:rPr>
      </w:pPr>
    </w:p>
    <w:p w14:paraId="04085B98" w14:textId="77777777" w:rsidR="00DF37FA" w:rsidRDefault="00DF37FA" w:rsidP="00B96F49">
      <w:pPr>
        <w:spacing w:after="200" w:line="360" w:lineRule="auto"/>
        <w:ind w:firstLineChars="100" w:firstLine="220"/>
        <w:rPr>
          <w:rFonts w:ascii="BIZ UDPゴシック" w:eastAsia="BIZ UDPゴシック" w:hAnsi="BIZ UDPゴシック"/>
          <w:sz w:val="22"/>
          <w:szCs w:val="22"/>
        </w:rPr>
      </w:pPr>
    </w:p>
    <w:p w14:paraId="4FAE8C51" w14:textId="77777777" w:rsidR="00DF37FA" w:rsidRDefault="00DF37FA" w:rsidP="00B96F49">
      <w:pPr>
        <w:spacing w:after="200" w:line="360" w:lineRule="auto"/>
        <w:ind w:firstLineChars="100" w:firstLine="220"/>
        <w:rPr>
          <w:rFonts w:ascii="BIZ UDPゴシック" w:eastAsia="BIZ UDPゴシック" w:hAnsi="BIZ UDPゴシック"/>
          <w:sz w:val="22"/>
          <w:szCs w:val="22"/>
        </w:rPr>
      </w:pPr>
    </w:p>
    <w:p w14:paraId="7649DECE" w14:textId="77777777" w:rsidR="00DF37FA" w:rsidRPr="00370011" w:rsidRDefault="00DF37FA" w:rsidP="00B96F49">
      <w:pPr>
        <w:spacing w:after="200" w:line="360" w:lineRule="auto"/>
        <w:ind w:firstLineChars="100" w:firstLine="210"/>
        <w:rPr>
          <w:rFonts w:ascii="BIZ UDPゴシック" w:eastAsia="BIZ UDPゴシック" w:hAnsi="BIZ UDPゴシック"/>
        </w:rPr>
      </w:pPr>
    </w:p>
    <w:p w14:paraId="0AF58DCF"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lastRenderedPageBreak/>
        <w:t>（2）共生社会の実現に資する取組の推進</w:t>
      </w:r>
    </w:p>
    <w:p w14:paraId="094DF32D" w14:textId="77777777" w:rsidR="009D6CAB" w:rsidRPr="00370011" w:rsidRDefault="00000000" w:rsidP="00B96F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「障害者権利条約」における考え方に即して、障がい者差別の解消に向けた社会的障壁の除去のため、障がい者の</w:t>
      </w:r>
      <w:r>
        <w:rPr>
          <w:rFonts w:ascii="BIZ UDPゴシック" w:eastAsia="BIZ UDPゴシック" w:hAnsi="BIZ UDPゴシック" w:hint="eastAsia"/>
          <w:sz w:val="22"/>
          <w:szCs w:val="22"/>
          <w:vertAlign w:val="superscript"/>
        </w:rPr>
        <w:t>※</w:t>
      </w:r>
      <w:r>
        <w:rPr>
          <w:rFonts w:ascii="BIZ UDPゴシック" w:eastAsia="BIZ UDPゴシック" w:hAnsi="BIZ UDPゴシック"/>
          <w:sz w:val="22"/>
          <w:szCs w:val="22"/>
        </w:rPr>
        <w:t>アクセシビリティ向上の環境整備を図ることが重要となります。</w:t>
      </w:r>
    </w:p>
    <w:p w14:paraId="0E76C8F0" w14:textId="77777777" w:rsidR="009D6CAB" w:rsidRPr="00370011" w:rsidRDefault="00000000" w:rsidP="00B96F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社会的障壁の除去に向けた各種の取り組みをより強力に推進していくにあたって、障がい者の参加を確保し、意見を施策に反映させるとともに、障がいのある人と障がいのない人が同じ地域社会でともに暮らし、学び、働く「共生社会」の実現に向けた取り組みを進め、社会のあらゆる場面でアクセシビリティ向上の視点を取り入れていく必要があります。</w:t>
      </w:r>
    </w:p>
    <w:p w14:paraId="7E074C84" w14:textId="77777777" w:rsidR="009D6CAB" w:rsidRPr="00370011" w:rsidRDefault="00000000" w:rsidP="00B96F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 xml:space="preserve">このため、</w:t>
      </w:r>
      <w:del w:id="91658" w:author="Ryo Wakayama" w:date="2026-10-23T09:00:00Z">
        <w:r>
          <w:rPr>
            <w:rFonts w:ascii="BIZ UDPゴシック" w:eastAsia="BIZ UDPゴシック" w:hAnsi="BIZ UDPゴシック"/>
            <w:sz w:val="22"/>
            <w:szCs w:val="22"/>
          </w:rPr>
          <w:delText xml:space="preserve">障がい者差別解消法</w:delText>
        </w:r>
      </w:del>
      <w:ins w:id="91659" w:author="Ryo Wakayama" w:date="2026-10-23T09:00:00Z">
        <w:r>
          <w:rPr>
            <w:rFonts w:ascii="BIZ UDPゴシック" w:eastAsia="BIZ UDPゴシック" w:hAnsi="BIZ UDPゴシック"/>
            <w:sz w:val="22"/>
            <w:szCs w:val="22"/>
          </w:rPr>
          <w:t xml:space="preserve">障害者差別解消法</w:t>
        </w:r>
      </w:ins>
      <w:r>
        <w:rPr>
          <w:rFonts w:ascii="BIZ UDPゴシック" w:eastAsia="BIZ UDPゴシック" w:hAnsi="BIZ UDPゴシック"/>
          <w:sz w:val="22"/>
          <w:szCs w:val="22"/>
        </w:rPr>
        <w:t xml:space="preserve">及び</w:t>
      </w:r>
      <w:del w:id="91660" w:author="Ryo Wakayama" w:date="2026-10-23T09:00:00Z">
        <w:r>
          <w:rPr>
            <w:rFonts w:ascii="BIZ UDPゴシック" w:eastAsia="BIZ UDPゴシック" w:hAnsi="BIZ UDPゴシック"/>
            <w:sz w:val="22"/>
            <w:szCs w:val="22"/>
          </w:rPr>
          <w:delText xml:space="preserve">障がい者雇用促進法</w:delText>
        </w:r>
      </w:del>
      <w:ins w:id="91661" w:author="Ryo Wakayama" w:date="2026-10-23T09:00:00Z">
        <w:r>
          <w:rPr>
            <w:rFonts w:ascii="BIZ UDPゴシック" w:eastAsia="BIZ UDPゴシック" w:hAnsi="BIZ UDPゴシック"/>
            <w:sz w:val="22"/>
            <w:szCs w:val="22"/>
          </w:rPr>
          <w:t xml:space="preserve">障害者雇用促進法</w:t>
        </w:r>
      </w:ins>
      <w:r>
        <w:rPr>
          <w:rFonts w:ascii="BIZ UDPゴシック" w:eastAsia="BIZ UDPゴシック" w:hAnsi="BIZ UDPゴシック"/>
          <w:sz w:val="22"/>
          <w:szCs w:val="22"/>
        </w:rPr>
        <w:t xml:space="preserve">に基づき、県や障がい者団体を始めとする様々な主体の取り組みとの連携を図りつつ、事業者・事業主や住民一般の幅広い理解の下、障がい者差別の解消に向けた取り組みを積極的に推進します。令和6年4月からは事業者による合理的配慮の提供が法的義務となっており、周知・啓発を一層強化します。</w:t>
      </w:r>
    </w:p>
    <w:p w14:paraId="790F6008" w14:textId="77777777" w:rsidR="009D6CAB" w:rsidRDefault="00000000" w:rsidP="00B96F49">
      <w:pP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加えて、アクセシビリティ向上に繋がる新技術の利活用推進に向け、デジタル機器・サービスに不慣れな障がい者への支援も含め、障がい当事者自身がＩＣＴ機器を利用しやすくなるための支援に係る取組を推進していきます。</w:t>
      </w:r>
    </w:p>
    <w:p w14:paraId="5DE40B51" w14:textId="77777777" w:rsidR="00DF37FA" w:rsidRDefault="00DF37FA" w:rsidP="00DF37FA">
      <w:pPr>
        <w:pBdr>
          <w:bottom w:val="single" w:sz="4" w:space="1" w:color="auto"/>
        </w:pBdr>
        <w:spacing w:after="200" w:line="360" w:lineRule="auto"/>
        <w:rPr>
          <w:rFonts w:ascii="BIZ UDPゴシック" w:eastAsia="BIZ UDPゴシック" w:hAnsi="BIZ UDPゴシック"/>
          <w:sz w:val="22"/>
          <w:szCs w:val="22"/>
        </w:rPr>
      </w:pPr>
    </w:p>
    <w:p w14:paraId="1092F85F" w14:textId="77777777" w:rsidR="00DF37FA" w:rsidRDefault="00DF37FA" w:rsidP="00DF37FA">
      <w:pPr>
        <w:spacing w:line="240" w:lineRule="auto"/>
        <w:rPr>
          <w:rFonts w:ascii="BIZ UDPゴシック" w:eastAsia="BIZ UDPゴシック" w:hAnsi="BIZ UDPゴシック"/>
        </w:rPr>
      </w:pPr>
      <w:r>
        <w:rPr>
          <w:rFonts w:ascii="BIZ UDPゴシック" w:eastAsia="BIZ UDPゴシック" w:hAnsi="BIZ UDPゴシック" w:hint="eastAsia"/>
        </w:rPr>
        <w:t xml:space="preserve">　　※インクルージョン：「包括的」という意味で、障がい者と健常者を分けないという考え方</w:t>
      </w:r>
    </w:p>
    <w:p w14:paraId="714F1519" w14:textId="77777777" w:rsidR="00DF37FA" w:rsidRDefault="00DF37FA" w:rsidP="00DF37FA">
      <w:pPr>
        <w:spacing w:line="240" w:lineRule="auto"/>
        <w:rPr>
          <w:rFonts w:ascii="BIZ UDPゴシック" w:eastAsia="BIZ UDPゴシック" w:hAnsi="BIZ UDPゴシック"/>
        </w:rPr>
      </w:pPr>
      <w:r>
        <w:rPr>
          <w:rFonts w:ascii="BIZ UDPゴシック" w:eastAsia="BIZ UDPゴシック" w:hAnsi="BIZ UDPゴシック" w:hint="eastAsia"/>
        </w:rPr>
        <w:t xml:space="preserve">　　※アクセシビリティ：「利用しやすさ」、「便利である」という意味で、年齢や障がいの有無に関係な　　</w:t>
      </w:r>
    </w:p>
    <w:p w14:paraId="01E94FF4" w14:textId="77777777" w:rsidR="00DF37FA" w:rsidRDefault="00DF37FA" w:rsidP="00DF37FA">
      <w:pPr>
        <w:spacing w:line="240" w:lineRule="auto"/>
        <w:rPr>
          <w:rFonts w:ascii="BIZ UDPゴシック" w:eastAsia="BIZ UDPゴシック" w:hAnsi="BIZ UDPゴシック"/>
        </w:rPr>
      </w:pPr>
      <w:r>
        <w:rPr>
          <w:rFonts w:ascii="BIZ UDPゴシック" w:eastAsia="BIZ UDPゴシック" w:hAnsi="BIZ UDPゴシック" w:hint="eastAsia"/>
        </w:rPr>
        <w:t xml:space="preserve">　　　　　　　　　　　　　　　く、誰でも必要とする情報にたどり着け、利用できること</w:t>
      </w:r>
    </w:p>
    <w:p w14:paraId="6EACFE75" w14:textId="77777777" w:rsidR="00DF37FA" w:rsidRDefault="00DF37FA" w:rsidP="00DF37FA">
      <w:pPr>
        <w:spacing w:line="240" w:lineRule="auto"/>
        <w:rPr>
          <w:rFonts w:ascii="BIZ UDPゴシック" w:eastAsia="BIZ UDPゴシック" w:hAnsi="BIZ UDPゴシック"/>
        </w:rPr>
      </w:pPr>
    </w:p>
    <w:p w14:paraId="7DAABEE5" w14:textId="77777777" w:rsidR="00DF37FA" w:rsidRDefault="00DF37FA" w:rsidP="00DF37FA">
      <w:pPr>
        <w:spacing w:line="240" w:lineRule="auto"/>
        <w:rPr>
          <w:rFonts w:ascii="BIZ UDPゴシック" w:eastAsia="BIZ UDPゴシック" w:hAnsi="BIZ UDPゴシック"/>
        </w:rPr>
      </w:pPr>
    </w:p>
    <w:p w14:paraId="1A6A59CB" w14:textId="77777777" w:rsidR="00DF37FA" w:rsidRDefault="00DF37FA" w:rsidP="00DF37FA">
      <w:pPr>
        <w:spacing w:line="240" w:lineRule="auto"/>
        <w:rPr>
          <w:rFonts w:ascii="BIZ UDPゴシック" w:eastAsia="BIZ UDPゴシック" w:hAnsi="BIZ UDPゴシック"/>
        </w:rPr>
      </w:pPr>
    </w:p>
    <w:p w14:paraId="7D038B4C" w14:textId="77777777" w:rsidR="00DF37FA" w:rsidRDefault="00DF37FA" w:rsidP="00DF37FA">
      <w:pPr>
        <w:spacing w:line="240" w:lineRule="auto"/>
        <w:rPr>
          <w:rFonts w:ascii="BIZ UDPゴシック" w:eastAsia="BIZ UDPゴシック" w:hAnsi="BIZ UDPゴシック"/>
        </w:rPr>
      </w:pPr>
    </w:p>
    <w:p w14:paraId="0C03D88D" w14:textId="77777777" w:rsidR="00DF37FA" w:rsidRDefault="00DF37FA" w:rsidP="00DF37FA">
      <w:pPr>
        <w:spacing w:line="240" w:lineRule="auto"/>
        <w:rPr>
          <w:rFonts w:ascii="BIZ UDPゴシック" w:eastAsia="BIZ UDPゴシック" w:hAnsi="BIZ UDPゴシック"/>
        </w:rPr>
      </w:pPr>
    </w:p>
    <w:p w14:paraId="0A97491B" w14:textId="77777777" w:rsidR="00DF37FA" w:rsidRDefault="00DF37FA" w:rsidP="00DF37FA">
      <w:pPr>
        <w:spacing w:line="240" w:lineRule="auto"/>
        <w:rPr>
          <w:rFonts w:ascii="BIZ UDPゴシック" w:eastAsia="BIZ UDPゴシック" w:hAnsi="BIZ UDPゴシック"/>
        </w:rPr>
      </w:pPr>
    </w:p>
    <w:p w14:paraId="68DC46E8" w14:textId="77777777" w:rsidR="00DF37FA" w:rsidRDefault="00DF37FA" w:rsidP="00DF37FA">
      <w:pPr>
        <w:spacing w:line="240" w:lineRule="auto"/>
        <w:rPr>
          <w:rFonts w:ascii="BIZ UDPゴシック" w:eastAsia="BIZ UDPゴシック" w:hAnsi="BIZ UDPゴシック"/>
        </w:rPr>
      </w:pPr>
    </w:p>
    <w:p w14:paraId="659911AA" w14:textId="77777777" w:rsidR="00DF37FA" w:rsidRDefault="00DF37FA" w:rsidP="00DF37FA">
      <w:pPr>
        <w:spacing w:line="240" w:lineRule="auto"/>
        <w:rPr>
          <w:rFonts w:ascii="BIZ UDPゴシック" w:eastAsia="BIZ UDPゴシック" w:hAnsi="BIZ UDPゴシック"/>
        </w:rPr>
      </w:pPr>
    </w:p>
    <w:p w14:paraId="3C47895D" w14:textId="77777777" w:rsidR="00DF37FA" w:rsidRDefault="00DF37FA" w:rsidP="00DF37FA">
      <w:pPr>
        <w:spacing w:line="240" w:lineRule="auto"/>
        <w:rPr>
          <w:rFonts w:ascii="BIZ UDPゴシック" w:eastAsia="BIZ UDPゴシック" w:hAnsi="BIZ UDPゴシック"/>
        </w:rPr>
      </w:pPr>
    </w:p>
    <w:p w14:paraId="1F6D9020" w14:textId="77777777" w:rsidR="00DF37FA" w:rsidRDefault="00DF37FA" w:rsidP="00DF37FA">
      <w:pPr>
        <w:spacing w:line="240" w:lineRule="auto"/>
        <w:rPr>
          <w:rFonts w:ascii="BIZ UDPゴシック" w:eastAsia="BIZ UDPゴシック" w:hAnsi="BIZ UDPゴシック"/>
        </w:rPr>
      </w:pPr>
    </w:p>
    <w:p w14:paraId="493EDF36" w14:textId="77777777" w:rsidR="00DF37FA" w:rsidRDefault="00DF37FA" w:rsidP="00DF37FA">
      <w:pPr>
        <w:spacing w:line="240" w:lineRule="auto"/>
        <w:rPr>
          <w:rFonts w:ascii="BIZ UDPゴシック" w:eastAsia="BIZ UDPゴシック" w:hAnsi="BIZ UDPゴシック"/>
        </w:rPr>
      </w:pPr>
    </w:p>
    <w:p w14:paraId="0C05EE51" w14:textId="77777777" w:rsidR="00DF37FA" w:rsidRDefault="00DF37FA" w:rsidP="00DF37FA">
      <w:pPr>
        <w:spacing w:line="240" w:lineRule="auto"/>
        <w:rPr>
          <w:rFonts w:ascii="BIZ UDPゴシック" w:eastAsia="BIZ UDPゴシック" w:hAnsi="BIZ UDPゴシック"/>
        </w:rPr>
      </w:pPr>
    </w:p>
    <w:p w14:paraId="5A9448C7" w14:textId="77777777" w:rsidR="00DF37FA" w:rsidRDefault="00DF37FA" w:rsidP="00DF37FA">
      <w:pPr>
        <w:spacing w:line="240" w:lineRule="auto"/>
        <w:rPr>
          <w:rFonts w:ascii="BIZ UDPゴシック" w:eastAsia="BIZ UDPゴシック" w:hAnsi="BIZ UDPゴシック"/>
        </w:rPr>
      </w:pPr>
    </w:p>
    <w:p w14:paraId="05B8F2B5" w14:textId="77777777" w:rsidR="00DF37FA" w:rsidRDefault="00DF37FA" w:rsidP="00DF37FA">
      <w:pPr>
        <w:spacing w:line="240" w:lineRule="auto"/>
        <w:rPr>
          <w:rFonts w:ascii="BIZ UDPゴシック" w:eastAsia="BIZ UDPゴシック" w:hAnsi="BIZ UDPゴシック"/>
        </w:rPr>
      </w:pPr>
    </w:p>
    <w:p w14:paraId="2343B943" w14:textId="77777777" w:rsidR="00DF37FA" w:rsidRDefault="00DF37FA" w:rsidP="00DF37FA">
      <w:pPr>
        <w:spacing w:line="240" w:lineRule="auto"/>
        <w:rPr>
          <w:rFonts w:ascii="BIZ UDPゴシック" w:eastAsia="BIZ UDPゴシック" w:hAnsi="BIZ UDPゴシック"/>
        </w:rPr>
      </w:pPr>
    </w:p>
    <w:p w14:paraId="7826F8F5" w14:textId="77777777" w:rsidR="00DF37FA" w:rsidRDefault="00DF37FA" w:rsidP="00DF37FA">
      <w:pPr>
        <w:spacing w:line="240" w:lineRule="auto"/>
        <w:rPr>
          <w:rFonts w:ascii="BIZ UDPゴシック" w:eastAsia="BIZ UDPゴシック" w:hAnsi="BIZ UDPゴシック"/>
        </w:rPr>
      </w:pPr>
    </w:p>
    <w:p w14:paraId="0A29C2FF" w14:textId="77777777" w:rsidR="00DF37FA" w:rsidRDefault="00DF37FA" w:rsidP="00DF37FA">
      <w:pPr>
        <w:spacing w:line="240" w:lineRule="auto"/>
        <w:rPr>
          <w:rFonts w:ascii="BIZ UDPゴシック" w:eastAsia="BIZ UDPゴシック" w:hAnsi="BIZ UDPゴシック"/>
        </w:rPr>
      </w:pPr>
    </w:p>
    <w:p w14:paraId="7F2A6B01" w14:textId="77777777" w:rsidR="00DF37FA" w:rsidRDefault="00DF37FA" w:rsidP="00DF37FA">
      <w:pPr>
        <w:spacing w:line="240" w:lineRule="auto"/>
        <w:rPr>
          <w:rFonts w:ascii="BIZ UDPゴシック" w:eastAsia="BIZ UDPゴシック" w:hAnsi="BIZ UDPゴシック"/>
        </w:rPr>
      </w:pPr>
    </w:p>
    <w:p w14:paraId="1957F250" w14:textId="77777777" w:rsidR="00DF37FA" w:rsidRPr="00DF37FA" w:rsidRDefault="00DF37FA" w:rsidP="00DF37FA">
      <w:pPr>
        <w:spacing w:line="240" w:lineRule="auto"/>
        <w:rPr>
          <w:rFonts w:ascii="BIZ UDPゴシック" w:eastAsia="BIZ UDPゴシック" w:hAnsi="BIZ UDPゴシック"/>
        </w:rPr>
      </w:pPr>
    </w:p>
    <w:p w14:paraId="5DF79EBC"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lastRenderedPageBreak/>
        <w:t>（3）当事者本位の総合的かつ分野横断的な支援</w:t>
      </w:r>
    </w:p>
    <w:p w14:paraId="7F916A8F" w14:textId="77777777" w:rsidR="009D6CAB" w:rsidRPr="00370011" w:rsidRDefault="00000000" w:rsidP="00B96F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障がい者の尊厳、自律及び自立の尊重、無差別、社会への完全かつ効果的な参加及び包容等を目指す障害者権利条約の趣旨を踏まえ、障がい者が多様な</w:t>
      </w:r>
      <w:r>
        <w:rPr>
          <w:rFonts w:ascii="BIZ UDPゴシック" w:eastAsia="BIZ UDPゴシック" w:hAnsi="BIZ UDPゴシック" w:hint="eastAsia"/>
          <w:sz w:val="22"/>
          <w:szCs w:val="22"/>
          <w:vertAlign w:val="superscript"/>
        </w:rPr>
        <w:t>※</w:t>
      </w:r>
      <w:r>
        <w:rPr>
          <w:rFonts w:ascii="BIZ UDPゴシック" w:eastAsia="BIZ UDPゴシック" w:hAnsi="BIZ UDPゴシック"/>
          <w:sz w:val="22"/>
          <w:szCs w:val="22"/>
        </w:rPr>
        <w:t>ライフステージを通じて適切な支援を受けられるよう、教育、福祉、医療、雇用等の各分野の有機的な連携の下、施策を総合的に展開し、切れ目のない支援を行います。</w:t>
      </w:r>
    </w:p>
    <w:p w14:paraId="08B1EF1B" w14:textId="77777777" w:rsidR="009D6CAB" w:rsidRPr="00370011" w:rsidRDefault="00000000" w:rsidP="00B96F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支援に当たっては、障がい者施策が、障がい者が日常生活又は社会生活で直面する困難に着目して講じられる必要があること、障がい者の自立と社会参加の支援という観点に立って行われる必要があること、障がい者の家族やヤングケアラーを含む介助者など関係者への支援も重要であることに留意します。</w:t>
      </w:r>
    </w:p>
    <w:p w14:paraId="2D2E9BBA" w14:textId="77777777" w:rsidR="009D6CAB" w:rsidRPr="00370011" w:rsidRDefault="00000000" w:rsidP="00B96F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また、複数の分野にまたがる課題については、各分野の枠のみにとらわれることなく、関係する機関、制度等の必要な連携を図ることを通じて総合的かつ横断的に対応していきます。</w:t>
      </w:r>
    </w:p>
    <w:p w14:paraId="7018FBE5"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（4）障がい特性等に配慮したきめ細かい支援</w:t>
      </w:r>
    </w:p>
    <w:p w14:paraId="09846B6B" w14:textId="77777777" w:rsidR="009D6CAB" w:rsidRPr="00370011" w:rsidRDefault="00000000" w:rsidP="00B96F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障がい者一人ひとりの固有の尊厳を重視する「障害者権利条約」の理念を踏まえ、障がい者施策は、障がい特性、障がいの状態、生活実態等に応じた障がい者の個別的な支援の必要性を踏まえて実施します。</w:t>
      </w:r>
    </w:p>
    <w:p w14:paraId="381998A6" w14:textId="77777777" w:rsidR="009D6CAB" w:rsidRPr="00370011" w:rsidRDefault="00000000" w:rsidP="00B96F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また、知的障がい、精神障がい、発達障がい、難病、高次脳機能障がい、盲ろう・重症心身障がいその他の重複障がい等について、障がい特性等の社会全体の更なる理解の促進に向けた広報・啓発活動を行うとともに、施策の充実を図ります。特に高次脳機能障がいについては、令和7年12月に「高次脳機能障害者支援法」が成立し、令和8年4月に施行されたことを踏まえ、外見からは分かりにくい障がい特性への理解促進と、県が設置する「高次脳機能障害者支援センター」等との連携による相談支援体制の充実に努めます。</w:t>
      </w:r>
    </w:p>
    <w:p w14:paraId="4901FBA9"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（5）障がいのある女性、こども及び高齢者に配慮した取組の推進</w:t>
      </w:r>
    </w:p>
    <w:p w14:paraId="6C2056B0" w14:textId="77777777" w:rsidR="009D6CAB" w:rsidRDefault="00000000" w:rsidP="00B96F49">
      <w:pP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障害者権利条約」第6条（障がいのある女子）、第7条（障がいのある児童）等の趣旨や、障がいに加えて高齢であることにより、更に困難な状況に置かれている場合があることを踏まえ、複合的に困難な状況に置かれた障がい者に対するきめ細かい配慮が求められていることを念頭に置いた障がい者施策を実施します。「困難な問題を抱える女性への支援に関する法律」（令和6年4月施行）等の関連制度とも連携を図ります。</w:t>
      </w:r>
    </w:p>
    <w:p w14:paraId="2FAA850A" w14:textId="77777777" w:rsidR="00BE3536" w:rsidRPr="00BE3536" w:rsidRDefault="00BE3536" w:rsidP="00BE3536">
      <w:pPr>
        <w:pBdr>
          <w:top w:val="single" w:sz="4" w:space="1" w:color="auto"/>
        </w:pBdr>
        <w:spacing w:after="200" w:line="360" w:lineRule="auto"/>
        <w:rPr>
          <w:rFonts w:ascii="BIZ UDPゴシック" w:eastAsia="BIZ UDPゴシック" w:hAnsi="BIZ UDPゴシック"/>
        </w:rPr>
      </w:pPr>
      <w:r>
        <w:rPr>
          <w:rFonts w:ascii="BIZ UDPゴシック" w:eastAsia="BIZ UDPゴシック" w:hAnsi="BIZ UDPゴシック" w:hint="eastAsia"/>
        </w:rPr>
        <w:t xml:space="preserve">　※ライフステージ：人の一生における幼年期・児童期・青年期・壮年期・老年期などのそれぞれの段階</w:t>
      </w:r>
    </w:p>
    <w:p w14:paraId="3BBEA813" w14:textId="77777777" w:rsidR="009D6CAB" w:rsidRPr="00370011" w:rsidRDefault="00000000" w:rsidP="00B96F49">
      <w:pPr>
        <w:pStyle w:val="1"/>
        <w:pageBreakBefore/>
        <w:shd w:val="clear" w:color="auto" w:fill="4A7A5E"/>
        <w:spacing w:before="480" w:after="320"/>
        <w:ind w:left="60"/>
        <w:jc w:val="center"/>
        <w:rPr>
          <w:rFonts w:ascii="BIZ UDPゴシック" w:eastAsia="BIZ UDPゴシック" w:hAnsi="BIZ UDPゴシック"/>
        </w:rPr>
      </w:pPr>
      <w:bookmarkStart w:id="11" w:name="_TocOno013"/>
      <w:r>
        <w:rPr>
          <w:rFonts w:ascii="BIZ UDPゴシック" w:eastAsia="BIZ UDPゴシック" w:hAnsi="BIZ UDPゴシック"/>
          <w:b/>
          <w:bCs/>
          <w:color w:val="FFFFFF"/>
          <w:sz w:val="30"/>
          <w:szCs w:val="30"/>
        </w:rPr>
        <w:lastRenderedPageBreak/>
        <w:t>第2章　差別の解消、権利擁護の推進及び虐待の防止</w:t>
      </w:r>
      <w:bookmarkEnd w:id="11"/>
    </w:p>
    <w:p w14:paraId="1C42B9C5"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1　権利擁護の推進、虐待の防止</w:t>
      </w:r>
    </w:p>
    <w:p w14:paraId="46DD7E60" w14:textId="77777777" w:rsidR="009D6CAB" w:rsidRPr="00BE3536" w:rsidRDefault="00000000" w:rsidP="00BE3536">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3A46117A" w14:textId="77777777" w:rsidR="009D6CAB" w:rsidRPr="00370011" w:rsidRDefault="00000000" w:rsidP="00BE3536">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を持つ人が地域で暮らしていく上で、特に知的障がいや精神障がいを持つ人は障がいを持たない人に比べ、判断能力が不十分であり、このことが原因で財産の搾取や虐待といった悪質な権利の侵害を受ける場合があり、財産保全や様々な支援、虐待の防止措置等の権利擁護・虐待防止に取り組んでいくことが必要となります。</w:t>
      </w:r>
    </w:p>
    <w:p w14:paraId="2D193EAD" w14:textId="77777777" w:rsidR="009D6CAB" w:rsidRPr="00370011" w:rsidRDefault="00000000" w:rsidP="00BE3536">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に対する虐待は障がい者の尊厳を害するものであることから、平成24年10月に「障害者虐待防止法」が施行され、発見者の通報が義務化されました。また、平成28年5月には「成年後見制度利用促進法」が施行され、令和4年3月には「第二期成年後見制度利用促進基本計画」（令和4年度～令和8年度）が閣議決定されています。本町では令和5年度から社会福祉協議会に権利擁護センターを委託し、成年後見制度の利用促進に向けた取組を進めています。また、令和8年6月に公布された「社会福祉法等の一部を改正する法律」により、成年後見制度や地域の権利擁護支援の利用を支援する中核的な機関として、市町村が「地域権利擁護相談支援センター」を設置できることが法定化され（令和9年4月施行）、権利擁護センターを基盤とした体制の充実が求められています。さらに、令和8年6月には、成年後見制度の見直し（法定後見の類型の見直し等）を内容とする民法等の改正法が公布されるとともに、国では、令和9年度を始期とする第三期成年後見制度利用促進基本計画の策定に向けた検討が進められており、これらの動向を踏まえた取組が必要です。</w:t>
      </w:r>
    </w:p>
    <w:p w14:paraId="3C864605" w14:textId="77777777" w:rsidR="009D6CAB" w:rsidRPr="00370011" w:rsidRDefault="00000000" w:rsidP="00BE3536">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del w:id="90688" w:author="Ryo Wakayama" w:date="2026-10-20T09:00:00Z">
        <w:r>
          <w:rPr>
            <w:rFonts w:ascii="BIZ UDPゴシック" w:eastAsia="BIZ UDPゴシック" w:hAnsi="BIZ UDPゴシック"/>
            <w:sz w:val="22"/>
            <w:szCs w:val="22"/>
          </w:rPr>
          <w:delText xml:space="preserve">前回のアンケート調査では、成年後見制度の認知度について、「名前も内容も知らない」が障がい者・障がい児でともに約４割となっており、</w:delText>
        </w:r>
      </w:del>
      <w:ins w:id="90689" w:author="Ryo Wakayama" w:date="2026-10-20T09:00:00Z">
        <w:r>
          <w:rPr>
            <w:rFonts w:ascii="BIZ UDPゴシック" w:eastAsia="BIZ UDPゴシック" w:hAnsi="BIZ UDPゴシック"/>
            <w:sz w:val="22"/>
            <w:szCs w:val="22"/>
          </w:rPr>
          <w:t xml:space="preserve">令和8年度の調査では、成年後見制度を「名前も内容も知らない」が障がいのある方の36.7％、障がいのある子どもの80.0％となっており（前回調査はともに約4割）、</w:t>
        </w:r>
      </w:ins>
      <w:r>
        <w:rPr>
          <w:rFonts w:ascii="BIZ UDPゴシック" w:eastAsia="BIZ UDPゴシック" w:hAnsi="BIZ UDPゴシック"/>
          <w:sz w:val="22"/>
          <w:szCs w:val="22"/>
        </w:rPr>
        <w:t xml:space="preserve">令和8年度に実施した民生児童委員協議会（社会福祉部会）でのヒアリングにおいても、「制度の周知が進んでおらず、必要な手続きがわからない」との意見が挙げられ、依然として制度の認知度・利用促進が課題となっています。</w:t>
      </w:r>
    </w:p>
    <w:p w14:paraId="0638F920" w14:textId="77777777" w:rsidR="009D6CAB" w:rsidRPr="00370011" w:rsidRDefault="00000000" w:rsidP="00BE3536">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家庭、障がい者福祉施設、職場において虐待を見つけた人には通報の義務があることや、早期発見、早期通報と相談が虐待の深刻化を防ぐことにつながることのさらなる周知・啓発を行い、障がいのある人が地域の中で尊厳をもって暮らせる社会の実現を図る必要があります。</w:t>
      </w:r>
    </w:p>
    <w:p w14:paraId="52B9E2CB" w14:textId="77777777" w:rsidR="009D6CAB" w:rsidRPr="00370011" w:rsidRDefault="00000000" w:rsidP="00B96F49">
      <w:pPr>
        <w:spacing w:before="260" w:after="160"/>
        <w:rPr>
          <w:del w:id="90690" w:author="Ryo Wakayama" w:date="2026-10-23T09:00:00Z"/>
          <w:rFonts w:ascii="BIZ UDPゴシック" w:eastAsia="BIZ UDPゴシック" w:hAnsi="BIZ UDPゴシック"/>
        </w:rPr>
      </w:pPr>
      <w:del w:id="90691" w:author="Ryo Wakayama" w:date="2026-10-23T09:00:00Z">
        <w:r>
          <w:rPr>
            <w:rFonts w:ascii="BIZ UDPゴシック" w:eastAsia="BIZ UDPゴシック" w:hAnsi="BIZ UDPゴシック"/>
            <w:b/>
            <w:bCs/>
            <w:sz w:val="22"/>
            <w:szCs w:val="22"/>
          </w:rPr>
          <w:delText>■成年後見制度の認知度（令和５年度アンケート調査結果）</w:delText>
        </w:r>
      </w:del>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3"/>
        <w:gridCol w:w="2097"/>
        <w:gridCol w:w="2466"/>
        <w:gridCol w:w="1182"/>
        <w:gridCol w:w="952"/>
      </w:tblGrid>
      <w:tr w:rsidR="009D6CAB" w:rsidRPr="00370011" w14:paraId="50199B1B" w14:textId="77777777">
        <w:trPr>
          <w:tblHeader/>
          <w:del w:id="90692" w:author="Ryo Wakayama" w:date="2026-10-20T09:00:00Z"/>
        </w:trPr>
        <w:tc>
          <w:tcPr>
            <w:tcW w:w="2400" w:type="dxa"/>
            <w:shd w:val="clear" w:color="auto" w:fill="DCE8DC"/>
            <w:tcMar>
              <w:top w:w="130" w:type="dxa"/>
              <w:left w:w="130" w:type="dxa"/>
              <w:bottom w:w="130" w:type="dxa"/>
              <w:right w:w="130" w:type="dxa"/>
            </w:tcMar>
            <w:vAlign w:val="center"/>
          </w:tcPr>
          <w:p w14:paraId="403E58FE" w14:textId="77777777" w:rsidR="009D6CAB" w:rsidRPr="00370011" w:rsidRDefault="00000000">
            <w:pPr>
              <w:spacing w:line="320" w:lineRule="auto"/>
              <w:jc w:val="center"/>
              <w:rPr>
                <w:del w:id="90693" w:author="Ryo Wakayama" w:date="2026-10-20T09:00:00Z"/>
                <w:rFonts w:ascii="BIZ UDPゴシック" w:eastAsia="BIZ UDPゴシック" w:hAnsi="BIZ UDPゴシック"/>
              </w:rPr>
            </w:pPr>
            <w:del w:id="90694" w:author="Ryo Wakayama" w:date="2026-10-20T09:00:00Z">
              <w:r>
                <w:rPr>
                  <w:rFonts w:ascii="BIZ UDPゴシック" w:eastAsia="BIZ UDPゴシック" w:hAnsi="BIZ UDPゴシック"/>
                  <w:b/>
                  <w:bCs/>
                  <w:sz w:val="20"/>
                  <w:szCs w:val="20"/>
                </w:rPr>
                <w:delText>区分</w:delText>
              </w:r>
            </w:del>
          </w:p>
        </w:tc>
        <w:tc>
          <w:tcPr>
            <w:tcW w:w="2200" w:type="dxa"/>
            <w:shd w:val="clear" w:color="auto" w:fill="DCE8DC"/>
            <w:tcMar>
              <w:top w:w="130" w:type="dxa"/>
              <w:left w:w="130" w:type="dxa"/>
              <w:bottom w:w="130" w:type="dxa"/>
              <w:right w:w="130" w:type="dxa"/>
            </w:tcMar>
            <w:vAlign w:val="center"/>
          </w:tcPr>
          <w:p w14:paraId="32E8DA8C" w14:textId="77777777" w:rsidR="009D6CAB" w:rsidRPr="00370011" w:rsidRDefault="00000000">
            <w:pPr>
              <w:spacing w:line="320" w:lineRule="auto"/>
              <w:jc w:val="center"/>
              <w:rPr>
                <w:del w:id="90695" w:author="Ryo Wakayama" w:date="2026-10-20T09:00:00Z"/>
                <w:rFonts w:ascii="BIZ UDPゴシック" w:eastAsia="BIZ UDPゴシック" w:hAnsi="BIZ UDPゴシック"/>
              </w:rPr>
            </w:pPr>
            <w:del w:id="90696" w:author="Ryo Wakayama" w:date="2026-10-20T09:00:00Z">
              <w:r>
                <w:rPr>
                  <w:rFonts w:ascii="BIZ UDPゴシック" w:eastAsia="BIZ UDPゴシック" w:hAnsi="BIZ UDPゴシック"/>
                  <w:b/>
                  <w:bCs/>
                  <w:sz w:val="20"/>
                  <w:szCs w:val="20"/>
                </w:rPr>
                <w:delText>名前も内容も知っている</w:delText>
              </w:r>
            </w:del>
          </w:p>
        </w:tc>
        <w:tc>
          <w:tcPr>
            <w:tcW w:w="2600" w:type="dxa"/>
            <w:shd w:val="clear" w:color="auto" w:fill="DCE8DC"/>
            <w:tcMar>
              <w:top w:w="130" w:type="dxa"/>
              <w:left w:w="130" w:type="dxa"/>
              <w:bottom w:w="130" w:type="dxa"/>
              <w:right w:w="130" w:type="dxa"/>
            </w:tcMar>
            <w:vAlign w:val="center"/>
          </w:tcPr>
          <w:p w14:paraId="2A14F145" w14:textId="77777777" w:rsidR="009D6CAB" w:rsidRPr="00370011" w:rsidRDefault="00000000">
            <w:pPr>
              <w:spacing w:line="320" w:lineRule="auto"/>
              <w:jc w:val="center"/>
              <w:rPr>
                <w:del w:id="90697" w:author="Ryo Wakayama" w:date="2026-10-20T09:00:00Z"/>
                <w:rFonts w:ascii="BIZ UDPゴシック" w:eastAsia="BIZ UDPゴシック" w:hAnsi="BIZ UDPゴシック"/>
              </w:rPr>
            </w:pPr>
            <w:del w:id="90698" w:author="Ryo Wakayama" w:date="2026-10-20T09:00:00Z">
              <w:r>
                <w:rPr>
                  <w:rFonts w:ascii="BIZ UDPゴシック" w:eastAsia="BIZ UDPゴシック" w:hAnsi="BIZ UDPゴシック"/>
                  <w:b/>
                  <w:bCs/>
                  <w:sz w:val="20"/>
                  <w:szCs w:val="20"/>
                </w:rPr>
                <w:delText>名前は聞いたことがあるが内容は知らない</w:delText>
              </w:r>
            </w:del>
          </w:p>
        </w:tc>
        <w:tc>
          <w:tcPr>
            <w:tcW w:w="1200" w:type="dxa"/>
            <w:shd w:val="clear" w:color="auto" w:fill="DCE8DC"/>
            <w:tcMar>
              <w:top w:w="130" w:type="dxa"/>
              <w:left w:w="130" w:type="dxa"/>
              <w:bottom w:w="130" w:type="dxa"/>
              <w:right w:w="130" w:type="dxa"/>
            </w:tcMar>
            <w:vAlign w:val="center"/>
          </w:tcPr>
          <w:p w14:paraId="0078B7B1" w14:textId="77777777" w:rsidR="009D6CAB" w:rsidRPr="00370011" w:rsidRDefault="00000000">
            <w:pPr>
              <w:spacing w:line="320" w:lineRule="auto"/>
              <w:jc w:val="center"/>
              <w:rPr>
                <w:del w:id="90699" w:author="Ryo Wakayama" w:date="2026-10-20T09:00:00Z"/>
                <w:rFonts w:ascii="BIZ UDPゴシック" w:eastAsia="BIZ UDPゴシック" w:hAnsi="BIZ UDPゴシック"/>
              </w:rPr>
            </w:pPr>
            <w:del w:id="90700" w:author="Ryo Wakayama" w:date="2026-10-20T09:00:00Z">
              <w:r>
                <w:rPr>
                  <w:rFonts w:ascii="BIZ UDPゴシック" w:eastAsia="BIZ UDPゴシック" w:hAnsi="BIZ UDPゴシック"/>
                  <w:b/>
                  <w:bCs/>
                  <w:sz w:val="20"/>
                  <w:szCs w:val="20"/>
                </w:rPr>
                <w:delText>名前も内容も知らない</w:delText>
              </w:r>
            </w:del>
          </w:p>
        </w:tc>
        <w:tc>
          <w:tcPr>
            <w:tcW w:w="600" w:type="dxa"/>
            <w:shd w:val="clear" w:color="auto" w:fill="DCE8DC"/>
            <w:tcMar>
              <w:top w:w="130" w:type="dxa"/>
              <w:left w:w="130" w:type="dxa"/>
              <w:bottom w:w="130" w:type="dxa"/>
              <w:right w:w="130" w:type="dxa"/>
            </w:tcMar>
            <w:vAlign w:val="center"/>
          </w:tcPr>
          <w:p w14:paraId="322BA9B0" w14:textId="77777777" w:rsidR="009D6CAB" w:rsidRPr="00370011" w:rsidRDefault="00000000">
            <w:pPr>
              <w:spacing w:line="320" w:lineRule="auto"/>
              <w:jc w:val="center"/>
              <w:rPr>
                <w:del w:id="90701" w:author="Ryo Wakayama" w:date="2026-10-20T09:00:00Z"/>
                <w:rFonts w:ascii="BIZ UDPゴシック" w:eastAsia="BIZ UDPゴシック" w:hAnsi="BIZ UDPゴシック"/>
              </w:rPr>
            </w:pPr>
            <w:del w:id="90702" w:author="Ryo Wakayama" w:date="2026-10-20T09:00:00Z">
              <w:r>
                <w:rPr>
                  <w:rFonts w:ascii="BIZ UDPゴシック" w:eastAsia="BIZ UDPゴシック" w:hAnsi="BIZ UDPゴシック"/>
                  <w:b/>
                  <w:bCs/>
                  <w:sz w:val="20"/>
                  <w:szCs w:val="20"/>
                </w:rPr>
                <w:delText>無回答</w:delText>
              </w:r>
            </w:del>
          </w:p>
        </w:tc>
      </w:tr>
      <w:tr w:rsidR="009D6CAB" w:rsidRPr="00370011" w14:paraId="26764535" w14:textId="77777777">
        <w:trPr>
          <w:del w:id="90703" w:author="Ryo Wakayama" w:date="2026-10-20T09:00:00Z"/>
        </w:trPr>
        <w:tc>
          <w:tcPr>
            <w:tcW w:w="2400" w:type="dxa"/>
            <w:tcMar>
              <w:top w:w="130" w:type="dxa"/>
              <w:left w:w="130" w:type="dxa"/>
              <w:bottom w:w="130" w:type="dxa"/>
              <w:right w:w="130" w:type="dxa"/>
            </w:tcMar>
            <w:vAlign w:val="center"/>
          </w:tcPr>
          <w:p w14:paraId="01603BCF" w14:textId="77777777" w:rsidR="009D6CAB" w:rsidRPr="00370011" w:rsidRDefault="00000000">
            <w:pPr>
              <w:spacing w:line="320" w:lineRule="auto"/>
              <w:rPr>
                <w:del w:id="90704" w:author="Ryo Wakayama" w:date="2026-10-20T09:00:00Z"/>
                <w:rFonts w:ascii="BIZ UDPゴシック" w:eastAsia="BIZ UDPゴシック" w:hAnsi="BIZ UDPゴシック"/>
              </w:rPr>
            </w:pPr>
            <w:del w:id="90705" w:author="Ryo Wakayama" w:date="2026-10-20T09:00:00Z">
              <w:r>
                <w:rPr>
                  <w:rFonts w:ascii="BIZ UDPゴシック" w:eastAsia="BIZ UDPゴシック" w:hAnsi="BIZ UDPゴシック"/>
                  <w:sz w:val="20"/>
                  <w:szCs w:val="20"/>
                </w:rPr>
                <w:delText>障がい者（n=280）</w:delText>
              </w:r>
            </w:del>
          </w:p>
        </w:tc>
        <w:tc>
          <w:tcPr>
            <w:tcW w:w="2200" w:type="dxa"/>
            <w:tcMar>
              <w:top w:w="130" w:type="dxa"/>
              <w:left w:w="130" w:type="dxa"/>
              <w:bottom w:w="130" w:type="dxa"/>
              <w:right w:w="130" w:type="dxa"/>
            </w:tcMar>
            <w:vAlign w:val="center"/>
          </w:tcPr>
          <w:p w14:paraId="63E319A9" w14:textId="77777777" w:rsidR="009D6CAB" w:rsidRPr="00370011" w:rsidRDefault="00000000">
            <w:pPr>
              <w:spacing w:line="320" w:lineRule="auto"/>
              <w:rPr>
                <w:del w:id="90706" w:author="Ryo Wakayama" w:date="2026-10-20T09:00:00Z"/>
                <w:rFonts w:ascii="BIZ UDPゴシック" w:eastAsia="BIZ UDPゴシック" w:hAnsi="BIZ UDPゴシック"/>
              </w:rPr>
            </w:pPr>
            <w:del w:id="90707" w:author="Ryo Wakayama" w:date="2026-10-20T09:00:00Z">
              <w:r>
                <w:rPr>
                  <w:rFonts w:ascii="BIZ UDPゴシック" w:eastAsia="BIZ UDPゴシック" w:hAnsi="BIZ UDPゴシック"/>
                  <w:sz w:val="20"/>
                  <w:szCs w:val="20"/>
                </w:rPr>
                <w:delText>18.2%</w:delText>
              </w:r>
            </w:del>
          </w:p>
        </w:tc>
        <w:tc>
          <w:tcPr>
            <w:tcW w:w="2600" w:type="dxa"/>
            <w:tcMar>
              <w:top w:w="130" w:type="dxa"/>
              <w:left w:w="130" w:type="dxa"/>
              <w:bottom w:w="130" w:type="dxa"/>
              <w:right w:w="130" w:type="dxa"/>
            </w:tcMar>
            <w:vAlign w:val="center"/>
          </w:tcPr>
          <w:p w14:paraId="1A5C61B5" w14:textId="77777777" w:rsidR="009D6CAB" w:rsidRPr="00370011" w:rsidRDefault="00000000">
            <w:pPr>
              <w:spacing w:line="320" w:lineRule="auto"/>
              <w:rPr>
                <w:del w:id="90708" w:author="Ryo Wakayama" w:date="2026-10-20T09:00:00Z"/>
                <w:rFonts w:ascii="BIZ UDPゴシック" w:eastAsia="BIZ UDPゴシック" w:hAnsi="BIZ UDPゴシック"/>
              </w:rPr>
            </w:pPr>
            <w:del w:id="90709" w:author="Ryo Wakayama" w:date="2026-10-20T09:00:00Z">
              <w:r>
                <w:rPr>
                  <w:rFonts w:ascii="BIZ UDPゴシック" w:eastAsia="BIZ UDPゴシック" w:hAnsi="BIZ UDPゴシック"/>
                  <w:sz w:val="20"/>
                  <w:szCs w:val="20"/>
                </w:rPr>
                <w:delText>25.4%</w:delText>
              </w:r>
            </w:del>
          </w:p>
        </w:tc>
        <w:tc>
          <w:tcPr>
            <w:tcW w:w="1200" w:type="dxa"/>
            <w:tcMar>
              <w:top w:w="130" w:type="dxa"/>
              <w:left w:w="130" w:type="dxa"/>
              <w:bottom w:w="130" w:type="dxa"/>
              <w:right w:w="130" w:type="dxa"/>
            </w:tcMar>
            <w:vAlign w:val="center"/>
          </w:tcPr>
          <w:p w14:paraId="651D1E9D" w14:textId="77777777" w:rsidR="009D6CAB" w:rsidRPr="00370011" w:rsidRDefault="00000000">
            <w:pPr>
              <w:spacing w:line="320" w:lineRule="auto"/>
              <w:rPr>
                <w:del w:id="90710" w:author="Ryo Wakayama" w:date="2026-10-20T09:00:00Z"/>
                <w:rFonts w:ascii="BIZ UDPゴシック" w:eastAsia="BIZ UDPゴシック" w:hAnsi="BIZ UDPゴシック"/>
              </w:rPr>
            </w:pPr>
            <w:del w:id="90711" w:author="Ryo Wakayama" w:date="2026-10-20T09:00:00Z">
              <w:r>
                <w:rPr>
                  <w:rFonts w:ascii="BIZ UDPゴシック" w:eastAsia="BIZ UDPゴシック" w:hAnsi="BIZ UDPゴシック"/>
                  <w:sz w:val="20"/>
                  <w:szCs w:val="20"/>
                </w:rPr>
                <w:delText>38.2%</w:delText>
              </w:r>
            </w:del>
          </w:p>
        </w:tc>
        <w:tc>
          <w:tcPr>
            <w:tcW w:w="600" w:type="dxa"/>
            <w:tcMar>
              <w:top w:w="130" w:type="dxa"/>
              <w:left w:w="130" w:type="dxa"/>
              <w:bottom w:w="130" w:type="dxa"/>
              <w:right w:w="130" w:type="dxa"/>
            </w:tcMar>
            <w:vAlign w:val="center"/>
          </w:tcPr>
          <w:p w14:paraId="292C6047" w14:textId="77777777" w:rsidR="009D6CAB" w:rsidRPr="00370011" w:rsidRDefault="00000000">
            <w:pPr>
              <w:spacing w:line="320" w:lineRule="auto"/>
              <w:rPr>
                <w:del w:id="90712" w:author="Ryo Wakayama" w:date="2026-10-20T09:00:00Z"/>
                <w:rFonts w:ascii="BIZ UDPゴシック" w:eastAsia="BIZ UDPゴシック" w:hAnsi="BIZ UDPゴシック"/>
              </w:rPr>
            </w:pPr>
            <w:del w:id="90713" w:author="Ryo Wakayama" w:date="2026-10-20T09:00:00Z">
              <w:r>
                <w:rPr>
                  <w:rFonts w:ascii="BIZ UDPゴシック" w:eastAsia="BIZ UDPゴシック" w:hAnsi="BIZ UDPゴシック"/>
                  <w:sz w:val="20"/>
                  <w:szCs w:val="20"/>
                </w:rPr>
                <w:delText>18.2%</w:delText>
              </w:r>
            </w:del>
          </w:p>
        </w:tc>
      </w:tr>
      <w:tr w:rsidR="009D6CAB" w:rsidRPr="00370011" w14:paraId="1A331AB7" w14:textId="77777777">
        <w:trPr>
          <w:del w:id="90714" w:author="Ryo Wakayama" w:date="2026-10-20T09:00:00Z"/>
        </w:trPr>
        <w:tc>
          <w:tcPr>
            <w:tcW w:w="2400" w:type="dxa"/>
            <w:tcMar>
              <w:top w:w="130" w:type="dxa"/>
              <w:left w:w="130" w:type="dxa"/>
              <w:bottom w:w="130" w:type="dxa"/>
              <w:right w:w="130" w:type="dxa"/>
            </w:tcMar>
            <w:vAlign w:val="center"/>
          </w:tcPr>
          <w:p w14:paraId="2249CBB0" w14:textId="77777777" w:rsidR="009D6CAB" w:rsidRPr="00370011" w:rsidRDefault="00000000">
            <w:pPr>
              <w:spacing w:line="320" w:lineRule="auto"/>
              <w:rPr>
                <w:del w:id="90715" w:author="Ryo Wakayama" w:date="2026-10-20T09:00:00Z"/>
                <w:rFonts w:ascii="BIZ UDPゴシック" w:eastAsia="BIZ UDPゴシック" w:hAnsi="BIZ UDPゴシック"/>
              </w:rPr>
            </w:pPr>
            <w:del w:id="90716" w:author="Ryo Wakayama" w:date="2026-10-20T09:00:00Z">
              <w:r>
                <w:rPr>
                  <w:rFonts w:ascii="BIZ UDPゴシック" w:eastAsia="BIZ UDPゴシック" w:hAnsi="BIZ UDPゴシック"/>
                  <w:sz w:val="20"/>
                  <w:szCs w:val="20"/>
                </w:rPr>
                <w:delText>障がい児（n=22）</w:delText>
              </w:r>
            </w:del>
          </w:p>
        </w:tc>
        <w:tc>
          <w:tcPr>
            <w:tcW w:w="2200" w:type="dxa"/>
            <w:tcMar>
              <w:top w:w="130" w:type="dxa"/>
              <w:left w:w="130" w:type="dxa"/>
              <w:bottom w:w="130" w:type="dxa"/>
              <w:right w:w="130" w:type="dxa"/>
            </w:tcMar>
            <w:vAlign w:val="center"/>
          </w:tcPr>
          <w:p w14:paraId="0417D2B8" w14:textId="77777777" w:rsidR="009D6CAB" w:rsidRPr="00370011" w:rsidRDefault="00000000">
            <w:pPr>
              <w:spacing w:line="320" w:lineRule="auto"/>
              <w:rPr>
                <w:del w:id="90717" w:author="Ryo Wakayama" w:date="2026-10-20T09:00:00Z"/>
                <w:rFonts w:ascii="BIZ UDPゴシック" w:eastAsia="BIZ UDPゴシック" w:hAnsi="BIZ UDPゴシック"/>
              </w:rPr>
            </w:pPr>
            <w:del w:id="90718" w:author="Ryo Wakayama" w:date="2026-10-20T09:00:00Z">
              <w:r>
                <w:rPr>
                  <w:rFonts w:ascii="BIZ UDPゴシック" w:eastAsia="BIZ UDPゴシック" w:hAnsi="BIZ UDPゴシック"/>
                  <w:sz w:val="20"/>
                  <w:szCs w:val="20"/>
                </w:rPr>
                <w:delText>13.6%</w:delText>
              </w:r>
            </w:del>
          </w:p>
        </w:tc>
        <w:tc>
          <w:tcPr>
            <w:tcW w:w="2600" w:type="dxa"/>
            <w:tcMar>
              <w:top w:w="130" w:type="dxa"/>
              <w:left w:w="130" w:type="dxa"/>
              <w:bottom w:w="130" w:type="dxa"/>
              <w:right w:w="130" w:type="dxa"/>
            </w:tcMar>
            <w:vAlign w:val="center"/>
          </w:tcPr>
          <w:p w14:paraId="20FB7DAA" w14:textId="77777777" w:rsidR="009D6CAB" w:rsidRPr="00370011" w:rsidRDefault="00000000">
            <w:pPr>
              <w:spacing w:line="320" w:lineRule="auto"/>
              <w:rPr>
                <w:del w:id="90719" w:author="Ryo Wakayama" w:date="2026-10-20T09:00:00Z"/>
                <w:rFonts w:ascii="BIZ UDPゴシック" w:eastAsia="BIZ UDPゴシック" w:hAnsi="BIZ UDPゴシック"/>
              </w:rPr>
            </w:pPr>
            <w:del w:id="90720" w:author="Ryo Wakayama" w:date="2026-10-20T09:00:00Z">
              <w:r>
                <w:rPr>
                  <w:rFonts w:ascii="BIZ UDPゴシック" w:eastAsia="BIZ UDPゴシック" w:hAnsi="BIZ UDPゴシック"/>
                  <w:sz w:val="20"/>
                  <w:szCs w:val="20"/>
                </w:rPr>
                <w:delText>45.5%</w:delText>
              </w:r>
            </w:del>
          </w:p>
        </w:tc>
        <w:tc>
          <w:tcPr>
            <w:tcW w:w="1200" w:type="dxa"/>
            <w:tcMar>
              <w:top w:w="130" w:type="dxa"/>
              <w:left w:w="130" w:type="dxa"/>
              <w:bottom w:w="130" w:type="dxa"/>
              <w:right w:w="130" w:type="dxa"/>
            </w:tcMar>
            <w:vAlign w:val="center"/>
          </w:tcPr>
          <w:p w14:paraId="6B10ABA9" w14:textId="77777777" w:rsidR="009D6CAB" w:rsidRPr="00370011" w:rsidRDefault="00000000">
            <w:pPr>
              <w:spacing w:line="320" w:lineRule="auto"/>
              <w:rPr>
                <w:del w:id="90721" w:author="Ryo Wakayama" w:date="2026-10-20T09:00:00Z"/>
                <w:rFonts w:ascii="BIZ UDPゴシック" w:eastAsia="BIZ UDPゴシック" w:hAnsi="BIZ UDPゴシック"/>
              </w:rPr>
            </w:pPr>
            <w:del w:id="90722" w:author="Ryo Wakayama" w:date="2026-10-20T09:00:00Z">
              <w:r>
                <w:rPr>
                  <w:rFonts w:ascii="BIZ UDPゴシック" w:eastAsia="BIZ UDPゴシック" w:hAnsi="BIZ UDPゴシック"/>
                  <w:sz w:val="20"/>
                  <w:szCs w:val="20"/>
                </w:rPr>
                <w:delText>36.4%</w:delText>
              </w:r>
            </w:del>
          </w:p>
        </w:tc>
        <w:tc>
          <w:tcPr>
            <w:tcW w:w="600" w:type="dxa"/>
            <w:tcMar>
              <w:top w:w="130" w:type="dxa"/>
              <w:left w:w="130" w:type="dxa"/>
              <w:bottom w:w="130" w:type="dxa"/>
              <w:right w:w="130" w:type="dxa"/>
            </w:tcMar>
            <w:vAlign w:val="center"/>
          </w:tcPr>
          <w:p w14:paraId="7996687A" w14:textId="77777777" w:rsidR="009D6CAB" w:rsidRPr="00370011" w:rsidRDefault="00000000">
            <w:pPr>
              <w:spacing w:line="320" w:lineRule="auto"/>
              <w:rPr>
                <w:del w:id="90723" w:author="Ryo Wakayama" w:date="2026-10-20T09:00:00Z"/>
                <w:rFonts w:ascii="BIZ UDPゴシック" w:eastAsia="BIZ UDPゴシック" w:hAnsi="BIZ UDPゴシック"/>
              </w:rPr>
            </w:pPr>
            <w:del w:id="90724" w:author="Ryo Wakayama" w:date="2026-10-20T09:00:00Z">
              <w:r>
                <w:rPr>
                  <w:rFonts w:ascii="BIZ UDPゴシック" w:eastAsia="BIZ UDPゴシック" w:hAnsi="BIZ UDPゴシック"/>
                  <w:sz w:val="20"/>
                  <w:szCs w:val="20"/>
                </w:rPr>
                <w:delText>4.5%</w:delText>
              </w:r>
            </w:del>
          </w:p>
        </w:tc>
      </w:tr>
    </w:tbl>
    <w:p w14:paraId="3594A4D7" w14:textId="77777777" w:rsidR="009D6CAB" w:rsidRDefault="00000000">
      <w:pPr>
        <w:spacing w:before="100" w:after="320"/>
        <w:jc w:val="right"/>
        <w:rPr>
          <w:del w:id="90725" w:author="Ryo Wakayama" w:date="2026-10-23T09:00:00Z"/>
          <w:rFonts w:ascii="BIZ UDPゴシック" w:eastAsia="BIZ UDPゴシック" w:hAnsi="BIZ UDPゴシック"/>
          <w:color w:val="5B5B5B"/>
          <w:sz w:val="18"/>
          <w:szCs w:val="18"/>
        </w:rPr>
      </w:pPr>
      <w:del w:id="90726" w:author="Ryo Wakayama" w:date="2026-10-23T09:00:00Z">
        <w:r>
          <w:rPr>
            <w:rFonts w:ascii="BIZ UDPゴシック" w:eastAsia="BIZ UDPゴシック" w:hAnsi="BIZ UDPゴシック"/>
            <w:color w:val="5B5B5B"/>
            <w:sz w:val="18"/>
            <w:szCs w:val="18"/>
          </w:rPr>
          <w:delText>資料：小野町障がい福祉に関するアンケート調査（令和５年10月実施）</w:delText>
        </w:r>
      </w:del>
    </w:p>
    <w:p>
      <w:pPr>
        <w:spacing w:before="260" w:after="160"/>
        <w:rPr>
          <w:ins w:id="90727" w:author="Ryo Wakayama" w:date="2026-10-20T09:00:00Z"/>
          <w:rFonts w:ascii="BIZ UDPゴシック" w:eastAsia="BIZ UDPゴシック" w:hAnsi="BIZ UDPゴシック"/>
        </w:rPr>
      </w:pPr>
      <w:ins w:id="90728" w:author="Ryo Wakayama" w:date="2026-10-20T09:00:00Z">
        <w:r>
          <w:rPr>
            <w:rFonts w:ascii="BIZ UDPゴシック" w:eastAsia="BIZ UDPゴシック" w:hAnsi="BIZ UDPゴシック"/>
            <w:sz w:val="22"/>
            <w:szCs w:val="22"/>
          </w:rPr>
          <w:t xml:space="preserve">【図10】成年後見制度の認知</w:t>
        </w:r>
      </w:ins>
    </w:p>
    <w:p>
      <w:pPr>
        <w:pBdr>
          <w:left w:val="single" w:sz="18" w:space="4" w:color="538135" w:themeColor="accent6" w:themeShade="BF"/>
        </w:pBdr>
        <w:spacing w:after="200" w:line="360" w:lineRule="auto"/>
        <w:rPr>
          <w:ins w:id="90729" w:author="Ryo Wakayama" w:date="2026-10-20T09:00:00Z"/>
          <w:rFonts w:ascii="BIZ UDPゴシック" w:eastAsia="BIZ UDPゴシック" w:hAnsi="BIZ UDPゴシック"/>
        </w:rPr>
        <w:jc w:val="center"/>
      </w:pPr>
      <w:ins w:id="90730" w:author="Ryo Wakayama" w:date="2026-10-23T09:00:00Z">
        <w:r>
          <w:drawing>
            <wp:inline xmlns:a="http://schemas.openxmlformats.org/drawingml/2006/main" xmlns:pic="http://schemas.openxmlformats.org/drawingml/2006/picture" distT="0" distB="0" distL="0" distR="0">
              <wp:extent cx="5400000" cy="1804931"/>
              <wp:docPr id="8001" name="zu_r8_01.png"/>
              <wp:cNvGraphicFramePr>
                <a:graphicFrameLocks noChangeAspect="1"/>
              </wp:cNvGraphicFramePr>
              <a:graphic>
                <a:graphicData uri="http://schemas.openxmlformats.org/drawingml/2006/picture">
                  <pic:pic>
                    <pic:nvPicPr>
                      <pic:cNvPr id="0" name="zu_r8_01.png"/>
                      <pic:cNvPicPr/>
                    </pic:nvPicPr>
                    <pic:blipFill>
                      <a:blip r:embed="rIdZu01"/>
                      <a:stretch>
                        <a:fillRect/>
                      </a:stretch>
                    </pic:blipFill>
                    <pic:spPr>
                      <a:xfrm>
                        <a:off x="0" y="0"/>
                        <a:ext cx="5400000" cy="1804931"/>
                      </a:xfrm>
                      <a:prstGeom prst="rect">
                        <a:avLst/>
                      </a:prstGeom>
                    </pic:spPr>
                  </pic:pic>
                </a:graphicData>
              </a:graphic>
            </wp:inline>
          </w:drawing>
        </w:r>
      </w:ins>
    </w:p>
    <w:p>
      <w:pPr>
        <w:spacing w:line="240" w:lineRule="auto"/>
        <w:jc w:val="right"/>
        <w:rPr>
          <w:ins w:id="90731" w:author="Ryo Wakayama" w:date="2026-10-20T09:00:00Z"/>
          <w:rFonts w:ascii="BIZ UDPゴシック" w:eastAsia="BIZ UDPゴシック" w:hAnsi="BIZ UDPゴシック"/>
        </w:rPr>
      </w:pPr>
      <w:ins w:id="90732" w:author="Ryo Wakayama" w:date="2026-10-20T09:00:00Z">
        <w:r>
          <w:rPr>
            <w:rFonts w:ascii="BIZ UDPゴシック" w:eastAsia="BIZ UDPゴシック" w:hAnsi="BIZ UDPゴシック"/>
            <w:sz w:val="18"/>
            <w:szCs w:val="18"/>
          </w:rPr>
          <w:t xml:space="preserve">資料：令和8年度 障がい福祉に関するアンケート調査</w:t>
        </w:r>
      </w:ins>
    </w:p>
    <w:p w14:paraId="22849516" w14:textId="77777777" w:rsidR="00BE3536" w:rsidRDefault="00BE3536">
      <w:pPr>
        <w:spacing w:before="100" w:after="320"/>
        <w:jc w:val="right"/>
        <w:rPr>
          <w:rFonts w:ascii="BIZ UDPゴシック" w:eastAsia="BIZ UDPゴシック" w:hAnsi="BIZ UDPゴシック"/>
          <w:color w:val="5B5B5B"/>
          <w:sz w:val="18"/>
          <w:szCs w:val="18"/>
        </w:rPr>
      </w:pPr>
    </w:p>
    <w:p w14:paraId="535843AF" w14:textId="77777777" w:rsidR="00BE3536" w:rsidRDefault="00BE3536">
      <w:pPr>
        <w:spacing w:before="100" w:after="320"/>
        <w:jc w:val="right"/>
        <w:rPr>
          <w:rFonts w:ascii="BIZ UDPゴシック" w:eastAsia="BIZ UDPゴシック" w:hAnsi="BIZ UDPゴシック"/>
        </w:rPr>
      </w:pPr>
    </w:p>
    <w:p w14:paraId="7C29707B" w14:textId="77777777" w:rsidR="00BE3536" w:rsidRDefault="00BE3536">
      <w:pPr>
        <w:spacing w:before="100" w:after="320"/>
        <w:jc w:val="right"/>
        <w:rPr>
          <w:rFonts w:ascii="BIZ UDPゴシック" w:eastAsia="BIZ UDPゴシック" w:hAnsi="BIZ UDPゴシック"/>
        </w:rPr>
      </w:pPr>
    </w:p>
    <w:p w14:paraId="5CCD0BB4" w14:textId="77777777" w:rsidR="00BE3536" w:rsidRPr="00BE3536" w:rsidRDefault="00BE3536" w:rsidP="00BE3536">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p>
      <w:pPr>
        <w:spacing w:before="260" w:after="160"/>
        <w:rPr>
          <w:ins w:id="91754" w:author="Ryo Wakayama" w:date="2026-10-20T09:00:00Z"/>
          <w:rFonts w:ascii="BIZ UDPゴシック" w:eastAsia="BIZ UDPゴシック" w:hAnsi="BIZ UDPゴシック"/>
        </w:rPr>
      </w:pPr>
      <w:ins w:id="91755" w:author="Ryo Wakayama" w:date="2026-10-20T09:00:00Z">
        <w:r>
          <w:rPr>
            <w:rFonts w:ascii="BIZ UDPゴシック" w:eastAsia="BIZ UDPゴシック" w:hAnsi="BIZ UDPゴシック"/>
            <w:sz w:val="22"/>
            <w:szCs w:val="22"/>
          </w:rPr>
          <w:t xml:space="preserve">【表15】権利擁護の推進、虐待の防止の施策の方向</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1"/>
        <w:gridCol w:w="5319"/>
      </w:tblGrid>
      <w:tr w:rsidR="009D6CAB" w:rsidRPr="00370011" w14:paraId="638CCCC3" w14:textId="77777777" w:rsidTr="00BE3536">
        <w:tc>
          <w:tcPr>
            <w:tcW w:w="3681" w:type="dxa"/>
            <w:shd w:val="clear" w:color="auto" w:fill="FFF2CC" w:themeFill="accent4" w:themeFillTint="33"/>
            <w:tcMar>
              <w:top w:w="130" w:type="dxa"/>
              <w:left w:w="130" w:type="dxa"/>
              <w:bottom w:w="130" w:type="dxa"/>
              <w:right w:w="130" w:type="dxa"/>
            </w:tcMar>
            <w:vAlign w:val="center"/>
          </w:tcPr>
          <w:p w14:paraId="4146DD52" w14:textId="77777777" w:rsidR="009D6CAB" w:rsidRPr="00864C97"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①障がい者等に対する虐待の防止</w:t>
            </w:r>
          </w:p>
        </w:tc>
        <w:tc>
          <w:tcPr>
            <w:tcW w:w="5319" w:type="dxa"/>
            <w:tcMar>
              <w:top w:w="130" w:type="dxa"/>
              <w:left w:w="130" w:type="dxa"/>
              <w:bottom w:w="130" w:type="dxa"/>
              <w:right w:w="130" w:type="dxa"/>
            </w:tcMar>
            <w:vAlign w:val="center"/>
          </w:tcPr>
          <w:p w14:paraId="56A55FF7" w14:textId="77777777" w:rsidR="00BE3536" w:rsidRPr="00864C97" w:rsidRDefault="00000000" w:rsidP="00BE3536">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○パンフレットやホームページ等で「障害者虐待防止法」の周知に努めます。</w:t>
            </w:r>
          </w:p>
          <w:p w14:paraId="215F6405" w14:textId="77777777" w:rsidR="009D6CAB" w:rsidRPr="00864C97"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障がい者等に対する虐待が行われることのないよう、小野町自立支援協議会や田村地方基幹相談支援センター、相談支援事業所等を中心にネットワークの強化を図り、虐待の未然防止など、虐待防止に向けた取り組みを進めます。</w:t>
            </w:r>
          </w:p>
        </w:tc>
      </w:tr>
      <w:tr w:rsidR="009D6CAB" w:rsidRPr="00370011" w14:paraId="0E2E9D9D" w14:textId="77777777" w:rsidTr="00BE3536">
        <w:tc>
          <w:tcPr>
            <w:tcW w:w="3681" w:type="dxa"/>
            <w:shd w:val="clear" w:color="auto" w:fill="FFF2CC" w:themeFill="accent4" w:themeFillTint="33"/>
            <w:tcMar>
              <w:top w:w="130" w:type="dxa"/>
              <w:left w:w="130" w:type="dxa"/>
              <w:bottom w:w="130" w:type="dxa"/>
              <w:right w:w="130" w:type="dxa"/>
            </w:tcMar>
            <w:vAlign w:val="center"/>
          </w:tcPr>
          <w:p w14:paraId="2B98307B" w14:textId="77777777" w:rsidR="009D6CAB" w:rsidRPr="00864C97"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②権利擁護のための取り組みの推進</w:t>
            </w:r>
          </w:p>
        </w:tc>
        <w:tc>
          <w:tcPr>
            <w:tcW w:w="5319" w:type="dxa"/>
            <w:tcMar>
              <w:top w:w="130" w:type="dxa"/>
              <w:left w:w="130" w:type="dxa"/>
              <w:bottom w:w="130" w:type="dxa"/>
              <w:right w:w="130" w:type="dxa"/>
            </w:tcMar>
            <w:vAlign w:val="center"/>
          </w:tcPr>
          <w:p w14:paraId="088897C8" w14:textId="77777777" w:rsidR="00BE3536" w:rsidRPr="00864C97" w:rsidRDefault="00000000" w:rsidP="00BE3536">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○成年後見制度を必要とする方が、自分らしい生活を守るため制度利用ができるよう、権利擁護支援の地域連携ネットワーク（「チーム」「協議会」「中核機関」）を構築します。 </w:t>
            </w:r>
          </w:p>
          <w:p w14:paraId="7B3396DD" w14:textId="77777777" w:rsidR="00BE3536" w:rsidRPr="00864C97" w:rsidRDefault="00000000" w:rsidP="00BE3536">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○小野町成年後見制度利用支援事業実施要綱による適正な助成を行い、社会情勢に合わせて利用できるよう支援拡充を検討します。 </w:t>
            </w:r>
          </w:p>
          <w:p w14:paraId="052F99DE" w14:textId="77777777" w:rsidR="009D6CAB" w:rsidRPr="00864C97"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○社会福祉協議会に委託した権利擁護センターを中心に、相談、広報啓発、成年後見制度利用促進及び後見人支援機能の充実を図ります。</w:t>
            </w:r>
          </w:p>
        </w:tc>
      </w:tr>
    </w:tbl>
    <w:p w14:paraId="2D6139D9"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05F4FAF3"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2　障がいを理由とする差別の解消の推進</w:t>
      </w:r>
    </w:p>
    <w:p w14:paraId="224BE9D6" w14:textId="77777777" w:rsidR="009D6CAB" w:rsidRPr="00BE3536" w:rsidRDefault="00000000" w:rsidP="00BE3536">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55567B00" w14:textId="77777777" w:rsidR="009D6CAB" w:rsidRPr="00370011" w:rsidRDefault="00000000" w:rsidP="00BE3536">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が権利の主体として地域で安心して暮らしていくためには、「障害者差別解消法」、「障害を理由とする差別の解消の推進に関する基本方針」を踏まえ、障がいを理由とする差別の解消に向けた施策の推進を着実に進めることが重要です。令和6年4月からは事業者による合理的配慮の提供が義務化されており、事業者・住民双方への周知が一層重要となっています。</w:t>
      </w:r>
    </w:p>
    <w:p w14:paraId="71B99B0B" w14:textId="77777777" w:rsidR="009D6CAB" w:rsidRPr="00370011" w:rsidRDefault="00000000" w:rsidP="00BE3536">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del w:id="90733" w:author="Ryo Wakayama" w:date="2026-10-20T09:00:00Z">
        <w:r>
          <w:rPr>
            <w:rFonts w:ascii="BIZ UDPゴシック" w:eastAsia="BIZ UDPゴシック" w:hAnsi="BIZ UDPゴシック"/>
            <w:sz w:val="22"/>
            <w:szCs w:val="22"/>
          </w:rPr>
          <w:delText xml:space="preserve">前回のアンケート調査によると、障がいがあることで差別や嫌な思いをする（した）ことがあるかでは、「ある」と「少しある」の合計が障がい者の約３割、障がい児の約７割となっています。さらに、どのような場所で差別や嫌な思いをしたかでは、障がい者は「学校・仕事場」、「外出先」、「病院などの医療機関」、「住んでいる地域」が比較的多く挙げられており、</w:delText>
        </w:r>
      </w:del>
      <w:ins w:id="90734" w:author="Ryo Wakayama" w:date="2026-10-20T09:00:00Z">
        <w:r>
          <w:rPr>
            <w:rFonts w:ascii="BIZ UDPゴシック" w:eastAsia="BIZ UDPゴシック" w:hAnsi="BIZ UDPゴシック"/>
            <w:sz w:val="22"/>
            <w:szCs w:val="22"/>
          </w:rPr>
          <w:t xml:space="preserve">令和8年度の調査によると、障がいがあることで差別や嫌な思いをする（した）ことが「ある」「少しある」は、障がいのある方の25.9％、障がいのある子どもの28.0％です（前回調査は約3割・約7割）。障がい別では精神障がいのある方が50.0％、知的障がいのある方が39.4％と高くなっています。差別や嫌な思いをした場所は、経験のある方（67人）のうち「外出先」38.8％、「学校・仕事場」34.3％、「住んでいる地域」19.4％が多く挙げられており、</w:t>
        </w:r>
      </w:ins>
      <w:r>
        <w:rPr>
          <w:rFonts w:ascii="BIZ UDPゴシック" w:eastAsia="BIZ UDPゴシック" w:hAnsi="BIZ UDPゴシック"/>
          <w:sz w:val="22"/>
          <w:szCs w:val="22"/>
        </w:rPr>
        <w:t xml:space="preserve">本町における日常生活の中で差別を感じる機会が恒常的にある障がい者が多いことがわかります。</w:t>
      </w:r>
    </w:p>
    <w:p>
      <w:pPr>
        <w:pBdr>
          <w:left w:val="single" w:sz="18" w:space="4" w:color="538135" w:themeColor="accent6" w:themeShade="BF"/>
        </w:pBdr>
        <w:spacing w:after="200" w:line="360" w:lineRule="auto"/>
        <w:ind w:firstLineChars="100" w:firstLine="220"/>
        <w:rPr>
          <w:ins w:id="90735" w:author="Ryo Wakayama" w:date="2026-10-20T09:00:00Z"/>
          <w:rFonts w:ascii="BIZ UDPゴシック" w:eastAsia="BIZ UDPゴシック" w:hAnsi="BIZ UDPゴシック"/>
        </w:rPr>
      </w:pPr>
      <w:ins w:id="90736" w:author="Ryo Wakayama" w:date="2026-10-20T09:00:00Z">
        <w:r>
          <w:rPr>
            <w:rFonts w:ascii="BIZ UDPゴシック" w:eastAsia="BIZ UDPゴシック" w:hAnsi="BIZ UDPゴシック"/>
            <w:sz w:val="22"/>
            <w:szCs w:val="22"/>
          </w:rPr>
          <w:t xml:space="preserve">また、障害者差別解消法を「知らない」は78.8％、障害者虐待防止法を「知らない」は75.7％で、法の周知が課題です。</w:t>
        </w:r>
      </w:ins>
    </w:p>
    <w:p w14:paraId="787DF259" w14:textId="77777777" w:rsidR="009D6CAB" w:rsidRPr="00370011" w:rsidRDefault="00000000" w:rsidP="00BE3536">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を理由とするあらゆる差別の解消に向けては、外見からは分かりにくい障がいも含めた障がい特性や必要な配慮等に関する理解の促進から、町民の障がい者への偏見や差別意識を払拭し、「心のバリアフリー」を推進していく必要があります。令和7年には「小野町手話言語及び障がい者コミュニケーション条例」を制定し、町・町民・事業所等の役割を定めたところであり、条例の基本理念に基づき、障がいの特性に応じた多様なコミュニケーション手段の利用を促進していきます。</w:t>
      </w:r>
    </w:p>
    <w:p w14:paraId="12C73C31" w14:textId="77777777" w:rsidR="009D6CAB" w:rsidRPr="00370011" w:rsidRDefault="00000000" w:rsidP="00B96F49">
      <w:pPr>
        <w:spacing w:before="260" w:after="160"/>
        <w:rPr>
          <w:del w:id="90737" w:author="Ryo Wakayama" w:date="2026-10-23T09:00:00Z"/>
          <w:rFonts w:ascii="BIZ UDPゴシック" w:eastAsia="BIZ UDPゴシック" w:hAnsi="BIZ UDPゴシック"/>
        </w:rPr>
      </w:pPr>
      <w:del w:id="90738" w:author="Ryo Wakayama" w:date="2026-10-23T09:00:00Z">
        <w:r>
          <w:rPr>
            <w:rFonts w:ascii="BIZ UDPゴシック" w:eastAsia="BIZ UDPゴシック" w:hAnsi="BIZ UDPゴシック"/>
            <w:b/>
            <w:bCs/>
            <w:sz w:val="22"/>
            <w:szCs w:val="22"/>
          </w:rPr>
          <w:delText>■障がいがあることで差別や嫌な思いをする（した）ことがあるか</w:delText>
        </w:r>
      </w:del>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500"/>
        <w:gridCol w:w="1500"/>
        <w:gridCol w:w="1500"/>
      </w:tblGrid>
      <w:tr w:rsidR="009D6CAB" w:rsidRPr="00370011" w14:paraId="1EB968B3" w14:textId="77777777">
        <w:trPr>
          <w:tblHeader/>
          <w:del w:id="90739" w:author="Ryo Wakayama" w:date="2026-10-20T09:00:00Z"/>
        </w:trPr>
        <w:tc>
          <w:tcPr>
            <w:tcW w:w="3000" w:type="dxa"/>
            <w:shd w:val="clear" w:color="auto" w:fill="DCE8DC"/>
            <w:tcMar>
              <w:top w:w="130" w:type="dxa"/>
              <w:left w:w="130" w:type="dxa"/>
              <w:bottom w:w="130" w:type="dxa"/>
              <w:right w:w="130" w:type="dxa"/>
            </w:tcMar>
            <w:vAlign w:val="center"/>
          </w:tcPr>
          <w:p w14:paraId="005CE105" w14:textId="77777777" w:rsidR="009D6CAB" w:rsidRPr="00370011" w:rsidRDefault="00000000">
            <w:pPr>
              <w:spacing w:line="320" w:lineRule="auto"/>
              <w:jc w:val="center"/>
              <w:rPr>
                <w:del w:id="90740" w:author="Ryo Wakayama" w:date="2026-10-20T09:00:00Z"/>
                <w:rFonts w:ascii="BIZ UDPゴシック" w:eastAsia="BIZ UDPゴシック" w:hAnsi="BIZ UDPゴシック"/>
              </w:rPr>
            </w:pPr>
            <w:del w:id="90741" w:author="Ryo Wakayama" w:date="2026-10-20T09:00:00Z">
              <w:r>
                <w:rPr>
                  <w:rFonts w:ascii="BIZ UDPゴシック" w:eastAsia="BIZ UDPゴシック" w:hAnsi="BIZ UDPゴシック"/>
                  <w:b/>
                  <w:bCs/>
                  <w:sz w:val="20"/>
                  <w:szCs w:val="20"/>
                </w:rPr>
                <w:delText>区分</w:delText>
              </w:r>
            </w:del>
          </w:p>
        </w:tc>
        <w:tc>
          <w:tcPr>
            <w:tcW w:w="1500" w:type="dxa"/>
            <w:shd w:val="clear" w:color="auto" w:fill="DCE8DC"/>
            <w:tcMar>
              <w:top w:w="130" w:type="dxa"/>
              <w:left w:w="130" w:type="dxa"/>
              <w:bottom w:w="130" w:type="dxa"/>
              <w:right w:w="130" w:type="dxa"/>
            </w:tcMar>
            <w:vAlign w:val="center"/>
          </w:tcPr>
          <w:p w14:paraId="06313FA8" w14:textId="77777777" w:rsidR="009D6CAB" w:rsidRPr="00370011" w:rsidRDefault="00000000">
            <w:pPr>
              <w:spacing w:line="320" w:lineRule="auto"/>
              <w:jc w:val="center"/>
              <w:rPr>
                <w:del w:id="90742" w:author="Ryo Wakayama" w:date="2026-10-20T09:00:00Z"/>
                <w:rFonts w:ascii="BIZ UDPゴシック" w:eastAsia="BIZ UDPゴシック" w:hAnsi="BIZ UDPゴシック"/>
              </w:rPr>
            </w:pPr>
            <w:del w:id="90743" w:author="Ryo Wakayama" w:date="2026-10-20T09:00:00Z">
              <w:r>
                <w:rPr>
                  <w:rFonts w:ascii="BIZ UDPゴシック" w:eastAsia="BIZ UDPゴシック" w:hAnsi="BIZ UDPゴシック"/>
                  <w:b/>
                  <w:bCs/>
                  <w:sz w:val="20"/>
                  <w:szCs w:val="20"/>
                </w:rPr>
                <w:delText>ある</w:delText>
              </w:r>
            </w:del>
          </w:p>
        </w:tc>
        <w:tc>
          <w:tcPr>
            <w:tcW w:w="1500" w:type="dxa"/>
            <w:shd w:val="clear" w:color="auto" w:fill="DCE8DC"/>
            <w:tcMar>
              <w:top w:w="130" w:type="dxa"/>
              <w:left w:w="130" w:type="dxa"/>
              <w:bottom w:w="130" w:type="dxa"/>
              <w:right w:w="130" w:type="dxa"/>
            </w:tcMar>
            <w:vAlign w:val="center"/>
          </w:tcPr>
          <w:p w14:paraId="2A63C469" w14:textId="77777777" w:rsidR="009D6CAB" w:rsidRPr="00370011" w:rsidRDefault="00000000">
            <w:pPr>
              <w:spacing w:line="320" w:lineRule="auto"/>
              <w:jc w:val="center"/>
              <w:rPr>
                <w:del w:id="90744" w:author="Ryo Wakayama" w:date="2026-10-20T09:00:00Z"/>
                <w:rFonts w:ascii="BIZ UDPゴシック" w:eastAsia="BIZ UDPゴシック" w:hAnsi="BIZ UDPゴシック"/>
              </w:rPr>
            </w:pPr>
            <w:del w:id="90745" w:author="Ryo Wakayama" w:date="2026-10-20T09:00:00Z">
              <w:r>
                <w:rPr>
                  <w:rFonts w:ascii="BIZ UDPゴシック" w:eastAsia="BIZ UDPゴシック" w:hAnsi="BIZ UDPゴシック"/>
                  <w:b/>
                  <w:bCs/>
                  <w:sz w:val="20"/>
                  <w:szCs w:val="20"/>
                </w:rPr>
                <w:delText>少しある</w:delText>
              </w:r>
            </w:del>
          </w:p>
        </w:tc>
        <w:tc>
          <w:tcPr>
            <w:tcW w:w="1500" w:type="dxa"/>
            <w:shd w:val="clear" w:color="auto" w:fill="DCE8DC"/>
            <w:tcMar>
              <w:top w:w="130" w:type="dxa"/>
              <w:left w:w="130" w:type="dxa"/>
              <w:bottom w:w="130" w:type="dxa"/>
              <w:right w:w="130" w:type="dxa"/>
            </w:tcMar>
            <w:vAlign w:val="center"/>
          </w:tcPr>
          <w:p w14:paraId="5072B0B8" w14:textId="77777777" w:rsidR="009D6CAB" w:rsidRPr="00370011" w:rsidRDefault="00000000">
            <w:pPr>
              <w:spacing w:line="320" w:lineRule="auto"/>
              <w:jc w:val="center"/>
              <w:rPr>
                <w:del w:id="90746" w:author="Ryo Wakayama" w:date="2026-10-20T09:00:00Z"/>
                <w:rFonts w:ascii="BIZ UDPゴシック" w:eastAsia="BIZ UDPゴシック" w:hAnsi="BIZ UDPゴシック"/>
              </w:rPr>
            </w:pPr>
            <w:del w:id="90747" w:author="Ryo Wakayama" w:date="2026-10-20T09:00:00Z">
              <w:r>
                <w:rPr>
                  <w:rFonts w:ascii="BIZ UDPゴシック" w:eastAsia="BIZ UDPゴシック" w:hAnsi="BIZ UDPゴシック"/>
                  <w:b/>
                  <w:bCs/>
                  <w:sz w:val="20"/>
                  <w:szCs w:val="20"/>
                </w:rPr>
                <w:delText>ない</w:delText>
              </w:r>
            </w:del>
          </w:p>
        </w:tc>
        <w:tc>
          <w:tcPr>
            <w:tcW w:w="1500" w:type="dxa"/>
            <w:shd w:val="clear" w:color="auto" w:fill="DCE8DC"/>
            <w:tcMar>
              <w:top w:w="130" w:type="dxa"/>
              <w:left w:w="130" w:type="dxa"/>
              <w:bottom w:w="130" w:type="dxa"/>
              <w:right w:w="130" w:type="dxa"/>
            </w:tcMar>
            <w:vAlign w:val="center"/>
          </w:tcPr>
          <w:p w14:paraId="5AF25BD2" w14:textId="77777777" w:rsidR="009D6CAB" w:rsidRPr="00370011" w:rsidRDefault="00000000">
            <w:pPr>
              <w:spacing w:line="320" w:lineRule="auto"/>
              <w:jc w:val="center"/>
              <w:rPr>
                <w:del w:id="90748" w:author="Ryo Wakayama" w:date="2026-10-20T09:00:00Z"/>
                <w:rFonts w:ascii="BIZ UDPゴシック" w:eastAsia="BIZ UDPゴシック" w:hAnsi="BIZ UDPゴシック"/>
              </w:rPr>
            </w:pPr>
            <w:del w:id="90749" w:author="Ryo Wakayama" w:date="2026-10-20T09:00:00Z">
              <w:r>
                <w:rPr>
                  <w:rFonts w:ascii="BIZ UDPゴシック" w:eastAsia="BIZ UDPゴシック" w:hAnsi="BIZ UDPゴシック"/>
                  <w:b/>
                  <w:bCs/>
                  <w:sz w:val="20"/>
                  <w:szCs w:val="20"/>
                </w:rPr>
                <w:delText>無回答</w:delText>
              </w:r>
            </w:del>
          </w:p>
        </w:tc>
      </w:tr>
      <w:tr w:rsidR="009D6CAB" w:rsidRPr="00370011" w14:paraId="0A738DF6" w14:textId="77777777">
        <w:trPr>
          <w:del w:id="90750" w:author="Ryo Wakayama" w:date="2026-10-20T09:00:00Z"/>
        </w:trPr>
        <w:tc>
          <w:tcPr>
            <w:tcW w:w="3000" w:type="dxa"/>
            <w:tcMar>
              <w:top w:w="130" w:type="dxa"/>
              <w:left w:w="130" w:type="dxa"/>
              <w:bottom w:w="130" w:type="dxa"/>
              <w:right w:w="130" w:type="dxa"/>
            </w:tcMar>
            <w:vAlign w:val="center"/>
          </w:tcPr>
          <w:p w14:paraId="49F25399" w14:textId="77777777" w:rsidR="009D6CAB" w:rsidRPr="00370011" w:rsidRDefault="00000000">
            <w:pPr>
              <w:spacing w:line="320" w:lineRule="auto"/>
              <w:rPr>
                <w:del w:id="90751" w:author="Ryo Wakayama" w:date="2026-10-20T09:00:00Z"/>
                <w:rFonts w:ascii="BIZ UDPゴシック" w:eastAsia="BIZ UDPゴシック" w:hAnsi="BIZ UDPゴシック"/>
              </w:rPr>
            </w:pPr>
            <w:del w:id="90752" w:author="Ryo Wakayama" w:date="2026-10-20T09:00:00Z">
              <w:r>
                <w:rPr>
                  <w:rFonts w:ascii="BIZ UDPゴシック" w:eastAsia="BIZ UDPゴシック" w:hAnsi="BIZ UDPゴシック"/>
                  <w:sz w:val="20"/>
                  <w:szCs w:val="20"/>
                </w:rPr>
                <w:delText>障がい者　全体（n=280）</w:delText>
              </w:r>
            </w:del>
          </w:p>
        </w:tc>
        <w:tc>
          <w:tcPr>
            <w:tcW w:w="1500" w:type="dxa"/>
            <w:tcMar>
              <w:top w:w="130" w:type="dxa"/>
              <w:left w:w="130" w:type="dxa"/>
              <w:bottom w:w="130" w:type="dxa"/>
              <w:right w:w="130" w:type="dxa"/>
            </w:tcMar>
            <w:vAlign w:val="center"/>
          </w:tcPr>
          <w:p w14:paraId="707DF3BD" w14:textId="77777777" w:rsidR="009D6CAB" w:rsidRPr="00370011" w:rsidRDefault="00000000">
            <w:pPr>
              <w:spacing w:line="320" w:lineRule="auto"/>
              <w:rPr>
                <w:del w:id="90753" w:author="Ryo Wakayama" w:date="2026-10-20T09:00:00Z"/>
                <w:rFonts w:ascii="BIZ UDPゴシック" w:eastAsia="BIZ UDPゴシック" w:hAnsi="BIZ UDPゴシック"/>
              </w:rPr>
            </w:pPr>
            <w:del w:id="90754" w:author="Ryo Wakayama" w:date="2026-10-20T09:00:00Z">
              <w:r>
                <w:rPr>
                  <w:rFonts w:ascii="BIZ UDPゴシック" w:eastAsia="BIZ UDPゴシック" w:hAnsi="BIZ UDPゴシック"/>
                  <w:sz w:val="20"/>
                  <w:szCs w:val="20"/>
                </w:rPr>
                <w:delText>9.6%</w:delText>
              </w:r>
            </w:del>
          </w:p>
        </w:tc>
        <w:tc>
          <w:tcPr>
            <w:tcW w:w="1500" w:type="dxa"/>
            <w:tcMar>
              <w:top w:w="130" w:type="dxa"/>
              <w:left w:w="130" w:type="dxa"/>
              <w:bottom w:w="130" w:type="dxa"/>
              <w:right w:w="130" w:type="dxa"/>
            </w:tcMar>
            <w:vAlign w:val="center"/>
          </w:tcPr>
          <w:p w14:paraId="2AFC8DBA" w14:textId="77777777" w:rsidR="009D6CAB" w:rsidRPr="00370011" w:rsidRDefault="00000000">
            <w:pPr>
              <w:spacing w:line="320" w:lineRule="auto"/>
              <w:rPr>
                <w:del w:id="90755" w:author="Ryo Wakayama" w:date="2026-10-20T09:00:00Z"/>
                <w:rFonts w:ascii="BIZ UDPゴシック" w:eastAsia="BIZ UDPゴシック" w:hAnsi="BIZ UDPゴシック"/>
              </w:rPr>
            </w:pPr>
            <w:del w:id="90756" w:author="Ryo Wakayama" w:date="2026-10-20T09:00:00Z">
              <w:r>
                <w:rPr>
                  <w:rFonts w:ascii="BIZ UDPゴシック" w:eastAsia="BIZ UDPゴシック" w:hAnsi="BIZ UDPゴシック"/>
                  <w:sz w:val="20"/>
                  <w:szCs w:val="20"/>
                </w:rPr>
                <w:delText>21.8%</w:delText>
              </w:r>
            </w:del>
          </w:p>
        </w:tc>
        <w:tc>
          <w:tcPr>
            <w:tcW w:w="1500" w:type="dxa"/>
            <w:tcMar>
              <w:top w:w="130" w:type="dxa"/>
              <w:left w:w="130" w:type="dxa"/>
              <w:bottom w:w="130" w:type="dxa"/>
              <w:right w:w="130" w:type="dxa"/>
            </w:tcMar>
            <w:vAlign w:val="center"/>
          </w:tcPr>
          <w:p w14:paraId="35D5D9FC" w14:textId="77777777" w:rsidR="009D6CAB" w:rsidRPr="00370011" w:rsidRDefault="00000000">
            <w:pPr>
              <w:spacing w:line="320" w:lineRule="auto"/>
              <w:rPr>
                <w:del w:id="90757" w:author="Ryo Wakayama" w:date="2026-10-20T09:00:00Z"/>
                <w:rFonts w:ascii="BIZ UDPゴシック" w:eastAsia="BIZ UDPゴシック" w:hAnsi="BIZ UDPゴシック"/>
              </w:rPr>
            </w:pPr>
            <w:del w:id="90758" w:author="Ryo Wakayama" w:date="2026-10-20T09:00:00Z">
              <w:r>
                <w:rPr>
                  <w:rFonts w:ascii="BIZ UDPゴシック" w:eastAsia="BIZ UDPゴシック" w:hAnsi="BIZ UDPゴシック"/>
                  <w:sz w:val="20"/>
                  <w:szCs w:val="20"/>
                </w:rPr>
                <w:delText>56.4%</w:delText>
              </w:r>
            </w:del>
          </w:p>
        </w:tc>
        <w:tc>
          <w:tcPr>
            <w:tcW w:w="1500" w:type="dxa"/>
            <w:tcMar>
              <w:top w:w="130" w:type="dxa"/>
              <w:left w:w="130" w:type="dxa"/>
              <w:bottom w:w="130" w:type="dxa"/>
              <w:right w:w="130" w:type="dxa"/>
            </w:tcMar>
            <w:vAlign w:val="center"/>
          </w:tcPr>
          <w:p w14:paraId="681861F9" w14:textId="77777777" w:rsidR="009D6CAB" w:rsidRPr="00370011" w:rsidRDefault="00000000">
            <w:pPr>
              <w:spacing w:line="320" w:lineRule="auto"/>
              <w:rPr>
                <w:del w:id="90759" w:author="Ryo Wakayama" w:date="2026-10-20T09:00:00Z"/>
                <w:rFonts w:ascii="BIZ UDPゴシック" w:eastAsia="BIZ UDPゴシック" w:hAnsi="BIZ UDPゴシック"/>
              </w:rPr>
            </w:pPr>
            <w:del w:id="90760" w:author="Ryo Wakayama" w:date="2026-10-20T09:00:00Z">
              <w:r>
                <w:rPr>
                  <w:rFonts w:ascii="BIZ UDPゴシック" w:eastAsia="BIZ UDPゴシック" w:hAnsi="BIZ UDPゴシック"/>
                  <w:sz w:val="20"/>
                  <w:szCs w:val="20"/>
                </w:rPr>
                <w:delText>12.1%</w:delText>
              </w:r>
            </w:del>
          </w:p>
        </w:tc>
      </w:tr>
      <w:tr w:rsidR="009D6CAB" w:rsidRPr="00370011" w14:paraId="45552E5E" w14:textId="77777777">
        <w:trPr>
          <w:del w:id="90761" w:author="Ryo Wakayama" w:date="2026-10-20T09:00:00Z"/>
        </w:trPr>
        <w:tc>
          <w:tcPr>
            <w:tcW w:w="3000" w:type="dxa"/>
            <w:tcMar>
              <w:top w:w="130" w:type="dxa"/>
              <w:left w:w="130" w:type="dxa"/>
              <w:bottom w:w="130" w:type="dxa"/>
              <w:right w:w="130" w:type="dxa"/>
            </w:tcMar>
            <w:vAlign w:val="center"/>
          </w:tcPr>
          <w:p w14:paraId="0E19DD8D" w14:textId="77777777" w:rsidR="009D6CAB" w:rsidRPr="00370011" w:rsidRDefault="00000000">
            <w:pPr>
              <w:spacing w:line="320" w:lineRule="auto"/>
              <w:rPr>
                <w:del w:id="90762" w:author="Ryo Wakayama" w:date="2026-10-20T09:00:00Z"/>
                <w:rFonts w:ascii="BIZ UDPゴシック" w:eastAsia="BIZ UDPゴシック" w:hAnsi="BIZ UDPゴシック"/>
              </w:rPr>
            </w:pPr>
            <w:del w:id="90763" w:author="Ryo Wakayama" w:date="2026-10-20T09:00:00Z">
              <w:r>
                <w:rPr>
                  <w:rFonts w:ascii="BIZ UDPゴシック" w:eastAsia="BIZ UDPゴシック" w:hAnsi="BIZ UDPゴシック"/>
                  <w:sz w:val="20"/>
                  <w:szCs w:val="20"/>
                </w:rPr>
                <w:delText xml:space="preserve">　身体障がい者（n=208）</w:delText>
              </w:r>
            </w:del>
          </w:p>
        </w:tc>
        <w:tc>
          <w:tcPr>
            <w:tcW w:w="1500" w:type="dxa"/>
            <w:tcMar>
              <w:top w:w="130" w:type="dxa"/>
              <w:left w:w="130" w:type="dxa"/>
              <w:bottom w:w="130" w:type="dxa"/>
              <w:right w:w="130" w:type="dxa"/>
            </w:tcMar>
            <w:vAlign w:val="center"/>
          </w:tcPr>
          <w:p w14:paraId="11553322" w14:textId="77777777" w:rsidR="009D6CAB" w:rsidRPr="00370011" w:rsidRDefault="00000000">
            <w:pPr>
              <w:spacing w:line="320" w:lineRule="auto"/>
              <w:rPr>
                <w:del w:id="90764" w:author="Ryo Wakayama" w:date="2026-10-20T09:00:00Z"/>
                <w:rFonts w:ascii="BIZ UDPゴシック" w:eastAsia="BIZ UDPゴシック" w:hAnsi="BIZ UDPゴシック"/>
              </w:rPr>
            </w:pPr>
            <w:del w:id="90765" w:author="Ryo Wakayama" w:date="2026-10-20T09:00:00Z">
              <w:r>
                <w:rPr>
                  <w:rFonts w:ascii="BIZ UDPゴシック" w:eastAsia="BIZ UDPゴシック" w:hAnsi="BIZ UDPゴシック"/>
                  <w:sz w:val="20"/>
                  <w:szCs w:val="20"/>
                </w:rPr>
                <w:delText>6.7%</w:delText>
              </w:r>
            </w:del>
          </w:p>
        </w:tc>
        <w:tc>
          <w:tcPr>
            <w:tcW w:w="1500" w:type="dxa"/>
            <w:tcMar>
              <w:top w:w="130" w:type="dxa"/>
              <w:left w:w="130" w:type="dxa"/>
              <w:bottom w:w="130" w:type="dxa"/>
              <w:right w:w="130" w:type="dxa"/>
            </w:tcMar>
            <w:vAlign w:val="center"/>
          </w:tcPr>
          <w:p w14:paraId="0C9748B7" w14:textId="77777777" w:rsidR="009D6CAB" w:rsidRPr="00370011" w:rsidRDefault="00000000">
            <w:pPr>
              <w:spacing w:line="320" w:lineRule="auto"/>
              <w:rPr>
                <w:del w:id="90766" w:author="Ryo Wakayama" w:date="2026-10-20T09:00:00Z"/>
                <w:rFonts w:ascii="BIZ UDPゴシック" w:eastAsia="BIZ UDPゴシック" w:hAnsi="BIZ UDPゴシック"/>
              </w:rPr>
            </w:pPr>
            <w:del w:id="90767" w:author="Ryo Wakayama" w:date="2026-10-20T09:00:00Z">
              <w:r>
                <w:rPr>
                  <w:rFonts w:ascii="BIZ UDPゴシック" w:eastAsia="BIZ UDPゴシック" w:hAnsi="BIZ UDPゴシック"/>
                  <w:sz w:val="20"/>
                  <w:szCs w:val="20"/>
                </w:rPr>
                <w:delText>20.2%</w:delText>
              </w:r>
            </w:del>
          </w:p>
        </w:tc>
        <w:tc>
          <w:tcPr>
            <w:tcW w:w="1500" w:type="dxa"/>
            <w:tcMar>
              <w:top w:w="130" w:type="dxa"/>
              <w:left w:w="130" w:type="dxa"/>
              <w:bottom w:w="130" w:type="dxa"/>
              <w:right w:w="130" w:type="dxa"/>
            </w:tcMar>
            <w:vAlign w:val="center"/>
          </w:tcPr>
          <w:p w14:paraId="22CD5226" w14:textId="77777777" w:rsidR="009D6CAB" w:rsidRPr="00370011" w:rsidRDefault="00000000">
            <w:pPr>
              <w:spacing w:line="320" w:lineRule="auto"/>
              <w:rPr>
                <w:del w:id="90768" w:author="Ryo Wakayama" w:date="2026-10-20T09:00:00Z"/>
                <w:rFonts w:ascii="BIZ UDPゴシック" w:eastAsia="BIZ UDPゴシック" w:hAnsi="BIZ UDPゴシック"/>
              </w:rPr>
            </w:pPr>
            <w:del w:id="90769" w:author="Ryo Wakayama" w:date="2026-10-20T09:00:00Z">
              <w:r>
                <w:rPr>
                  <w:rFonts w:ascii="BIZ UDPゴシック" w:eastAsia="BIZ UDPゴシック" w:hAnsi="BIZ UDPゴシック"/>
                  <w:sz w:val="20"/>
                  <w:szCs w:val="20"/>
                </w:rPr>
                <w:delText>61.5%</w:delText>
              </w:r>
            </w:del>
          </w:p>
        </w:tc>
        <w:tc>
          <w:tcPr>
            <w:tcW w:w="1500" w:type="dxa"/>
            <w:tcMar>
              <w:top w:w="130" w:type="dxa"/>
              <w:left w:w="130" w:type="dxa"/>
              <w:bottom w:w="130" w:type="dxa"/>
              <w:right w:w="130" w:type="dxa"/>
            </w:tcMar>
            <w:vAlign w:val="center"/>
          </w:tcPr>
          <w:p w14:paraId="39D54217" w14:textId="77777777" w:rsidR="009D6CAB" w:rsidRPr="00370011" w:rsidRDefault="00000000">
            <w:pPr>
              <w:spacing w:line="320" w:lineRule="auto"/>
              <w:rPr>
                <w:del w:id="90770" w:author="Ryo Wakayama" w:date="2026-10-20T09:00:00Z"/>
                <w:rFonts w:ascii="BIZ UDPゴシック" w:eastAsia="BIZ UDPゴシック" w:hAnsi="BIZ UDPゴシック"/>
              </w:rPr>
            </w:pPr>
            <w:del w:id="90771" w:author="Ryo Wakayama" w:date="2026-10-20T09:00:00Z">
              <w:r>
                <w:rPr>
                  <w:rFonts w:ascii="BIZ UDPゴシック" w:eastAsia="BIZ UDPゴシック" w:hAnsi="BIZ UDPゴシック"/>
                  <w:sz w:val="20"/>
                  <w:szCs w:val="20"/>
                </w:rPr>
                <w:delText>11.5%</w:delText>
              </w:r>
            </w:del>
          </w:p>
        </w:tc>
      </w:tr>
      <w:tr w:rsidR="009D6CAB" w:rsidRPr="00370011" w14:paraId="29AF2237" w14:textId="77777777">
        <w:trPr>
          <w:del w:id="90772" w:author="Ryo Wakayama" w:date="2026-10-20T09:00:00Z"/>
        </w:trPr>
        <w:tc>
          <w:tcPr>
            <w:tcW w:w="3000" w:type="dxa"/>
            <w:tcMar>
              <w:top w:w="130" w:type="dxa"/>
              <w:left w:w="130" w:type="dxa"/>
              <w:bottom w:w="130" w:type="dxa"/>
              <w:right w:w="130" w:type="dxa"/>
            </w:tcMar>
            <w:vAlign w:val="center"/>
          </w:tcPr>
          <w:p w14:paraId="6FE0A6F5" w14:textId="77777777" w:rsidR="009D6CAB" w:rsidRPr="00370011" w:rsidRDefault="00000000">
            <w:pPr>
              <w:spacing w:line="320" w:lineRule="auto"/>
              <w:rPr>
                <w:del w:id="90773" w:author="Ryo Wakayama" w:date="2026-10-20T09:00:00Z"/>
                <w:rFonts w:ascii="BIZ UDPゴシック" w:eastAsia="BIZ UDPゴシック" w:hAnsi="BIZ UDPゴシック"/>
              </w:rPr>
            </w:pPr>
            <w:del w:id="90774" w:author="Ryo Wakayama" w:date="2026-10-20T09:00:00Z">
              <w:r>
                <w:rPr>
                  <w:rFonts w:ascii="BIZ UDPゴシック" w:eastAsia="BIZ UDPゴシック" w:hAnsi="BIZ UDPゴシック"/>
                  <w:sz w:val="20"/>
                  <w:szCs w:val="20"/>
                </w:rPr>
                <w:delText xml:space="preserve">　知的障がい者（n=29）</w:delText>
              </w:r>
            </w:del>
          </w:p>
        </w:tc>
        <w:tc>
          <w:tcPr>
            <w:tcW w:w="1500" w:type="dxa"/>
            <w:tcMar>
              <w:top w:w="130" w:type="dxa"/>
              <w:left w:w="130" w:type="dxa"/>
              <w:bottom w:w="130" w:type="dxa"/>
              <w:right w:w="130" w:type="dxa"/>
            </w:tcMar>
            <w:vAlign w:val="center"/>
          </w:tcPr>
          <w:p w14:paraId="18720AE7" w14:textId="77777777" w:rsidR="009D6CAB" w:rsidRPr="00370011" w:rsidRDefault="00000000">
            <w:pPr>
              <w:spacing w:line="320" w:lineRule="auto"/>
              <w:rPr>
                <w:del w:id="90775" w:author="Ryo Wakayama" w:date="2026-10-20T09:00:00Z"/>
                <w:rFonts w:ascii="BIZ UDPゴシック" w:eastAsia="BIZ UDPゴシック" w:hAnsi="BIZ UDPゴシック"/>
              </w:rPr>
            </w:pPr>
            <w:del w:id="90776" w:author="Ryo Wakayama" w:date="2026-10-20T09:00:00Z">
              <w:r>
                <w:rPr>
                  <w:rFonts w:ascii="BIZ UDPゴシック" w:eastAsia="BIZ UDPゴシック" w:hAnsi="BIZ UDPゴシック"/>
                  <w:sz w:val="20"/>
                  <w:szCs w:val="20"/>
                </w:rPr>
                <w:delText>13.8%</w:delText>
              </w:r>
            </w:del>
          </w:p>
        </w:tc>
        <w:tc>
          <w:tcPr>
            <w:tcW w:w="1500" w:type="dxa"/>
            <w:tcMar>
              <w:top w:w="130" w:type="dxa"/>
              <w:left w:w="130" w:type="dxa"/>
              <w:bottom w:w="130" w:type="dxa"/>
              <w:right w:w="130" w:type="dxa"/>
            </w:tcMar>
            <w:vAlign w:val="center"/>
          </w:tcPr>
          <w:p w14:paraId="6A190A2B" w14:textId="77777777" w:rsidR="009D6CAB" w:rsidRPr="00370011" w:rsidRDefault="00000000">
            <w:pPr>
              <w:spacing w:line="320" w:lineRule="auto"/>
              <w:rPr>
                <w:del w:id="90777" w:author="Ryo Wakayama" w:date="2026-10-20T09:00:00Z"/>
                <w:rFonts w:ascii="BIZ UDPゴシック" w:eastAsia="BIZ UDPゴシック" w:hAnsi="BIZ UDPゴシック"/>
              </w:rPr>
            </w:pPr>
            <w:del w:id="90778" w:author="Ryo Wakayama" w:date="2026-10-20T09:00:00Z">
              <w:r>
                <w:rPr>
                  <w:rFonts w:ascii="BIZ UDPゴシック" w:eastAsia="BIZ UDPゴシック" w:hAnsi="BIZ UDPゴシック"/>
                  <w:sz w:val="20"/>
                  <w:szCs w:val="20"/>
                </w:rPr>
                <w:delText>27.6%</w:delText>
              </w:r>
            </w:del>
          </w:p>
        </w:tc>
        <w:tc>
          <w:tcPr>
            <w:tcW w:w="1500" w:type="dxa"/>
            <w:tcMar>
              <w:top w:w="130" w:type="dxa"/>
              <w:left w:w="130" w:type="dxa"/>
              <w:bottom w:w="130" w:type="dxa"/>
              <w:right w:w="130" w:type="dxa"/>
            </w:tcMar>
            <w:vAlign w:val="center"/>
          </w:tcPr>
          <w:p w14:paraId="5DA8140C" w14:textId="77777777" w:rsidR="009D6CAB" w:rsidRPr="00370011" w:rsidRDefault="00000000">
            <w:pPr>
              <w:spacing w:line="320" w:lineRule="auto"/>
              <w:rPr>
                <w:del w:id="90779" w:author="Ryo Wakayama" w:date="2026-10-20T09:00:00Z"/>
                <w:rFonts w:ascii="BIZ UDPゴシック" w:eastAsia="BIZ UDPゴシック" w:hAnsi="BIZ UDPゴシック"/>
              </w:rPr>
            </w:pPr>
            <w:del w:id="90780" w:author="Ryo Wakayama" w:date="2026-10-20T09:00:00Z">
              <w:r>
                <w:rPr>
                  <w:rFonts w:ascii="BIZ UDPゴシック" w:eastAsia="BIZ UDPゴシック" w:hAnsi="BIZ UDPゴシック"/>
                  <w:sz w:val="20"/>
                  <w:szCs w:val="20"/>
                </w:rPr>
                <w:delText>44.8%</w:delText>
              </w:r>
            </w:del>
          </w:p>
        </w:tc>
        <w:tc>
          <w:tcPr>
            <w:tcW w:w="1500" w:type="dxa"/>
            <w:tcMar>
              <w:top w:w="130" w:type="dxa"/>
              <w:left w:w="130" w:type="dxa"/>
              <w:bottom w:w="130" w:type="dxa"/>
              <w:right w:w="130" w:type="dxa"/>
            </w:tcMar>
            <w:vAlign w:val="center"/>
          </w:tcPr>
          <w:p w14:paraId="1415F6F0" w14:textId="77777777" w:rsidR="009D6CAB" w:rsidRPr="00370011" w:rsidRDefault="00000000">
            <w:pPr>
              <w:spacing w:line="320" w:lineRule="auto"/>
              <w:rPr>
                <w:del w:id="90781" w:author="Ryo Wakayama" w:date="2026-10-20T09:00:00Z"/>
                <w:rFonts w:ascii="BIZ UDPゴシック" w:eastAsia="BIZ UDPゴシック" w:hAnsi="BIZ UDPゴシック"/>
              </w:rPr>
            </w:pPr>
            <w:del w:id="90782" w:author="Ryo Wakayama" w:date="2026-10-20T09:00:00Z">
              <w:r>
                <w:rPr>
                  <w:rFonts w:ascii="BIZ UDPゴシック" w:eastAsia="BIZ UDPゴシック" w:hAnsi="BIZ UDPゴシック"/>
                  <w:sz w:val="20"/>
                  <w:szCs w:val="20"/>
                </w:rPr>
                <w:delText>13.8%</w:delText>
              </w:r>
            </w:del>
          </w:p>
        </w:tc>
      </w:tr>
      <w:tr w:rsidR="009D6CAB" w:rsidRPr="00370011" w14:paraId="4E315F68" w14:textId="77777777">
        <w:trPr>
          <w:del w:id="90783" w:author="Ryo Wakayama" w:date="2026-10-20T09:00:00Z"/>
        </w:trPr>
        <w:tc>
          <w:tcPr>
            <w:tcW w:w="3000" w:type="dxa"/>
            <w:tcMar>
              <w:top w:w="130" w:type="dxa"/>
              <w:left w:w="130" w:type="dxa"/>
              <w:bottom w:w="130" w:type="dxa"/>
              <w:right w:w="130" w:type="dxa"/>
            </w:tcMar>
            <w:vAlign w:val="center"/>
          </w:tcPr>
          <w:p w14:paraId="3EC06754" w14:textId="77777777" w:rsidR="009D6CAB" w:rsidRPr="00370011" w:rsidRDefault="00000000">
            <w:pPr>
              <w:spacing w:line="320" w:lineRule="auto"/>
              <w:rPr>
                <w:del w:id="90784" w:author="Ryo Wakayama" w:date="2026-10-20T09:00:00Z"/>
                <w:rFonts w:ascii="BIZ UDPゴシック" w:eastAsia="BIZ UDPゴシック" w:hAnsi="BIZ UDPゴシック"/>
              </w:rPr>
            </w:pPr>
            <w:del w:id="90785" w:author="Ryo Wakayama" w:date="2026-10-20T09:00:00Z">
              <w:r>
                <w:rPr>
                  <w:rFonts w:ascii="BIZ UDPゴシック" w:eastAsia="BIZ UDPゴシック" w:hAnsi="BIZ UDPゴシック"/>
                  <w:sz w:val="20"/>
                  <w:szCs w:val="20"/>
                </w:rPr>
                <w:delText xml:space="preserve">　精神障がい者（n=37）</w:delText>
              </w:r>
            </w:del>
          </w:p>
        </w:tc>
        <w:tc>
          <w:tcPr>
            <w:tcW w:w="1500" w:type="dxa"/>
            <w:tcMar>
              <w:top w:w="130" w:type="dxa"/>
              <w:left w:w="130" w:type="dxa"/>
              <w:bottom w:w="130" w:type="dxa"/>
              <w:right w:w="130" w:type="dxa"/>
            </w:tcMar>
            <w:vAlign w:val="center"/>
          </w:tcPr>
          <w:p w14:paraId="7648E910" w14:textId="77777777" w:rsidR="009D6CAB" w:rsidRPr="00370011" w:rsidRDefault="00000000">
            <w:pPr>
              <w:spacing w:line="320" w:lineRule="auto"/>
              <w:rPr>
                <w:del w:id="90786" w:author="Ryo Wakayama" w:date="2026-10-20T09:00:00Z"/>
                <w:rFonts w:ascii="BIZ UDPゴシック" w:eastAsia="BIZ UDPゴシック" w:hAnsi="BIZ UDPゴシック"/>
              </w:rPr>
            </w:pPr>
            <w:del w:id="90787" w:author="Ryo Wakayama" w:date="2026-10-20T09:00:00Z">
              <w:r>
                <w:rPr>
                  <w:rFonts w:ascii="BIZ UDPゴシック" w:eastAsia="BIZ UDPゴシック" w:hAnsi="BIZ UDPゴシック"/>
                  <w:sz w:val="20"/>
                  <w:szCs w:val="20"/>
                </w:rPr>
                <w:delText>29.7%</w:delText>
              </w:r>
            </w:del>
          </w:p>
        </w:tc>
        <w:tc>
          <w:tcPr>
            <w:tcW w:w="1500" w:type="dxa"/>
            <w:tcMar>
              <w:top w:w="130" w:type="dxa"/>
              <w:left w:w="130" w:type="dxa"/>
              <w:bottom w:w="130" w:type="dxa"/>
              <w:right w:w="130" w:type="dxa"/>
            </w:tcMar>
            <w:vAlign w:val="center"/>
          </w:tcPr>
          <w:p w14:paraId="66220C10" w14:textId="77777777" w:rsidR="009D6CAB" w:rsidRPr="00370011" w:rsidRDefault="00000000">
            <w:pPr>
              <w:spacing w:line="320" w:lineRule="auto"/>
              <w:rPr>
                <w:del w:id="90788" w:author="Ryo Wakayama" w:date="2026-10-20T09:00:00Z"/>
                <w:rFonts w:ascii="BIZ UDPゴシック" w:eastAsia="BIZ UDPゴシック" w:hAnsi="BIZ UDPゴシック"/>
              </w:rPr>
            </w:pPr>
            <w:del w:id="90789" w:author="Ryo Wakayama" w:date="2026-10-20T09:00:00Z">
              <w:r>
                <w:rPr>
                  <w:rFonts w:ascii="BIZ UDPゴシック" w:eastAsia="BIZ UDPゴシック" w:hAnsi="BIZ UDPゴシック"/>
                  <w:sz w:val="20"/>
                  <w:szCs w:val="20"/>
                </w:rPr>
                <w:delText>29.7%</w:delText>
              </w:r>
            </w:del>
          </w:p>
        </w:tc>
        <w:tc>
          <w:tcPr>
            <w:tcW w:w="1500" w:type="dxa"/>
            <w:tcMar>
              <w:top w:w="130" w:type="dxa"/>
              <w:left w:w="130" w:type="dxa"/>
              <w:bottom w:w="130" w:type="dxa"/>
              <w:right w:w="130" w:type="dxa"/>
            </w:tcMar>
            <w:vAlign w:val="center"/>
          </w:tcPr>
          <w:p w14:paraId="4335A864" w14:textId="77777777" w:rsidR="009D6CAB" w:rsidRPr="00370011" w:rsidRDefault="00000000">
            <w:pPr>
              <w:spacing w:line="320" w:lineRule="auto"/>
              <w:rPr>
                <w:del w:id="90790" w:author="Ryo Wakayama" w:date="2026-10-20T09:00:00Z"/>
                <w:rFonts w:ascii="BIZ UDPゴシック" w:eastAsia="BIZ UDPゴシック" w:hAnsi="BIZ UDPゴシック"/>
              </w:rPr>
            </w:pPr>
            <w:del w:id="90791" w:author="Ryo Wakayama" w:date="2026-10-20T09:00:00Z">
              <w:r>
                <w:rPr>
                  <w:rFonts w:ascii="BIZ UDPゴシック" w:eastAsia="BIZ UDPゴシック" w:hAnsi="BIZ UDPゴシック"/>
                  <w:sz w:val="20"/>
                  <w:szCs w:val="20"/>
                </w:rPr>
                <w:delText>27.0%</w:delText>
              </w:r>
            </w:del>
          </w:p>
        </w:tc>
        <w:tc>
          <w:tcPr>
            <w:tcW w:w="1500" w:type="dxa"/>
            <w:tcMar>
              <w:top w:w="130" w:type="dxa"/>
              <w:left w:w="130" w:type="dxa"/>
              <w:bottom w:w="130" w:type="dxa"/>
              <w:right w:w="130" w:type="dxa"/>
            </w:tcMar>
            <w:vAlign w:val="center"/>
          </w:tcPr>
          <w:p w14:paraId="7C89D15A" w14:textId="77777777" w:rsidR="009D6CAB" w:rsidRPr="00370011" w:rsidRDefault="00000000">
            <w:pPr>
              <w:spacing w:line="320" w:lineRule="auto"/>
              <w:rPr>
                <w:del w:id="90792" w:author="Ryo Wakayama" w:date="2026-10-20T09:00:00Z"/>
                <w:rFonts w:ascii="BIZ UDPゴシック" w:eastAsia="BIZ UDPゴシック" w:hAnsi="BIZ UDPゴシック"/>
              </w:rPr>
            </w:pPr>
            <w:del w:id="90793" w:author="Ryo Wakayama" w:date="2026-10-20T09:00:00Z">
              <w:r>
                <w:rPr>
                  <w:rFonts w:ascii="BIZ UDPゴシック" w:eastAsia="BIZ UDPゴシック" w:hAnsi="BIZ UDPゴシック"/>
                  <w:sz w:val="20"/>
                  <w:szCs w:val="20"/>
                </w:rPr>
                <w:delText>13.5%</w:delText>
              </w:r>
            </w:del>
          </w:p>
        </w:tc>
      </w:tr>
      <w:tr w:rsidR="009D6CAB" w:rsidRPr="00370011" w14:paraId="3A3C6D11" w14:textId="77777777">
        <w:trPr>
          <w:del w:id="90794" w:author="Ryo Wakayama" w:date="2026-10-20T09:00:00Z"/>
        </w:trPr>
        <w:tc>
          <w:tcPr>
            <w:tcW w:w="3000" w:type="dxa"/>
            <w:tcMar>
              <w:top w:w="130" w:type="dxa"/>
              <w:left w:w="130" w:type="dxa"/>
              <w:bottom w:w="130" w:type="dxa"/>
              <w:right w:w="130" w:type="dxa"/>
            </w:tcMar>
            <w:vAlign w:val="center"/>
          </w:tcPr>
          <w:p w14:paraId="57260068" w14:textId="77777777" w:rsidR="009D6CAB" w:rsidRPr="00370011" w:rsidRDefault="00000000">
            <w:pPr>
              <w:spacing w:line="320" w:lineRule="auto"/>
              <w:rPr>
                <w:del w:id="90795" w:author="Ryo Wakayama" w:date="2026-10-20T09:00:00Z"/>
                <w:rFonts w:ascii="BIZ UDPゴシック" w:eastAsia="BIZ UDPゴシック" w:hAnsi="BIZ UDPゴシック"/>
              </w:rPr>
            </w:pPr>
            <w:del w:id="90796" w:author="Ryo Wakayama" w:date="2026-10-20T09:00:00Z">
              <w:r>
                <w:rPr>
                  <w:rFonts w:ascii="BIZ UDPゴシック" w:eastAsia="BIZ UDPゴシック" w:hAnsi="BIZ UDPゴシック"/>
                  <w:sz w:val="20"/>
                  <w:szCs w:val="20"/>
                </w:rPr>
                <w:delText>障がい児　全体（n=22）</w:delText>
              </w:r>
            </w:del>
          </w:p>
        </w:tc>
        <w:tc>
          <w:tcPr>
            <w:tcW w:w="1500" w:type="dxa"/>
            <w:tcMar>
              <w:top w:w="130" w:type="dxa"/>
              <w:left w:w="130" w:type="dxa"/>
              <w:bottom w:w="130" w:type="dxa"/>
              <w:right w:w="130" w:type="dxa"/>
            </w:tcMar>
            <w:vAlign w:val="center"/>
          </w:tcPr>
          <w:p w14:paraId="67EA77A3" w14:textId="77777777" w:rsidR="009D6CAB" w:rsidRPr="00370011" w:rsidRDefault="00000000">
            <w:pPr>
              <w:spacing w:line="320" w:lineRule="auto"/>
              <w:rPr>
                <w:del w:id="90797" w:author="Ryo Wakayama" w:date="2026-10-20T09:00:00Z"/>
                <w:rFonts w:ascii="BIZ UDPゴシック" w:eastAsia="BIZ UDPゴシック" w:hAnsi="BIZ UDPゴシック"/>
              </w:rPr>
            </w:pPr>
            <w:del w:id="90798" w:author="Ryo Wakayama" w:date="2026-10-20T09:00:00Z">
              <w:r>
                <w:rPr>
                  <w:rFonts w:ascii="BIZ UDPゴシック" w:eastAsia="BIZ UDPゴシック" w:hAnsi="BIZ UDPゴシック"/>
                  <w:sz w:val="20"/>
                  <w:szCs w:val="20"/>
                </w:rPr>
                <w:delText>22.7%</w:delText>
              </w:r>
            </w:del>
          </w:p>
        </w:tc>
        <w:tc>
          <w:tcPr>
            <w:tcW w:w="1500" w:type="dxa"/>
            <w:tcMar>
              <w:top w:w="130" w:type="dxa"/>
              <w:left w:w="130" w:type="dxa"/>
              <w:bottom w:w="130" w:type="dxa"/>
              <w:right w:w="130" w:type="dxa"/>
            </w:tcMar>
            <w:vAlign w:val="center"/>
          </w:tcPr>
          <w:p w14:paraId="28FC8A99" w14:textId="77777777" w:rsidR="009D6CAB" w:rsidRPr="00370011" w:rsidRDefault="00000000">
            <w:pPr>
              <w:spacing w:line="320" w:lineRule="auto"/>
              <w:rPr>
                <w:del w:id="90799" w:author="Ryo Wakayama" w:date="2026-10-20T09:00:00Z"/>
                <w:rFonts w:ascii="BIZ UDPゴシック" w:eastAsia="BIZ UDPゴシック" w:hAnsi="BIZ UDPゴシック"/>
              </w:rPr>
            </w:pPr>
            <w:del w:id="90800" w:author="Ryo Wakayama" w:date="2026-10-20T09:00:00Z">
              <w:r>
                <w:rPr>
                  <w:rFonts w:ascii="BIZ UDPゴシック" w:eastAsia="BIZ UDPゴシック" w:hAnsi="BIZ UDPゴシック"/>
                  <w:sz w:val="20"/>
                  <w:szCs w:val="20"/>
                </w:rPr>
                <w:delText>50.0%</w:delText>
              </w:r>
            </w:del>
          </w:p>
        </w:tc>
        <w:tc>
          <w:tcPr>
            <w:tcW w:w="1500" w:type="dxa"/>
            <w:tcMar>
              <w:top w:w="130" w:type="dxa"/>
              <w:left w:w="130" w:type="dxa"/>
              <w:bottom w:w="130" w:type="dxa"/>
              <w:right w:w="130" w:type="dxa"/>
            </w:tcMar>
            <w:vAlign w:val="center"/>
          </w:tcPr>
          <w:p w14:paraId="7B5DD603" w14:textId="77777777" w:rsidR="009D6CAB" w:rsidRPr="00370011" w:rsidRDefault="00000000">
            <w:pPr>
              <w:spacing w:line="320" w:lineRule="auto"/>
              <w:rPr>
                <w:del w:id="90801" w:author="Ryo Wakayama" w:date="2026-10-20T09:00:00Z"/>
                <w:rFonts w:ascii="BIZ UDPゴシック" w:eastAsia="BIZ UDPゴシック" w:hAnsi="BIZ UDPゴシック"/>
              </w:rPr>
            </w:pPr>
            <w:del w:id="90802" w:author="Ryo Wakayama" w:date="2026-10-20T09:00:00Z">
              <w:r>
                <w:rPr>
                  <w:rFonts w:ascii="BIZ UDPゴシック" w:eastAsia="BIZ UDPゴシック" w:hAnsi="BIZ UDPゴシック"/>
                  <w:sz w:val="20"/>
                  <w:szCs w:val="20"/>
                </w:rPr>
                <w:delText>27.3%</w:delText>
              </w:r>
            </w:del>
          </w:p>
        </w:tc>
        <w:tc>
          <w:tcPr>
            <w:tcW w:w="1500" w:type="dxa"/>
            <w:tcMar>
              <w:top w:w="130" w:type="dxa"/>
              <w:left w:w="130" w:type="dxa"/>
              <w:bottom w:w="130" w:type="dxa"/>
              <w:right w:w="130" w:type="dxa"/>
            </w:tcMar>
            <w:vAlign w:val="center"/>
          </w:tcPr>
          <w:p w14:paraId="59E82766" w14:textId="77777777" w:rsidR="009D6CAB" w:rsidRPr="00370011" w:rsidRDefault="00000000">
            <w:pPr>
              <w:spacing w:line="320" w:lineRule="auto"/>
              <w:rPr>
                <w:del w:id="90803" w:author="Ryo Wakayama" w:date="2026-10-20T09:00:00Z"/>
                <w:rFonts w:ascii="BIZ UDPゴシック" w:eastAsia="BIZ UDPゴシック" w:hAnsi="BIZ UDPゴシック"/>
              </w:rPr>
            </w:pPr>
            <w:del w:id="90804" w:author="Ryo Wakayama" w:date="2026-10-20T09:00:00Z">
              <w:r>
                <w:rPr>
                  <w:rFonts w:ascii="BIZ UDPゴシック" w:eastAsia="BIZ UDPゴシック" w:hAnsi="BIZ UDPゴシック"/>
                  <w:sz w:val="20"/>
                  <w:szCs w:val="20"/>
                </w:rPr>
                <w:delText>0.0%</w:delText>
              </w:r>
            </w:del>
          </w:p>
        </w:tc>
      </w:tr>
    </w:tbl>
    <w:p w14:paraId="3B30E610" w14:textId="77777777" w:rsidR="00B96F49" w:rsidRDefault="00B96F49" w:rsidP="00B96F49">
      <w:pPr>
        <w:spacing w:before="260" w:after="160"/>
        <w:rPr>
          <w:rFonts w:ascii="BIZ UDPゴシック" w:eastAsia="BIZ UDPゴシック" w:hAnsi="BIZ UDPゴシック"/>
          <w:b/>
          <w:bCs/>
          <w:sz w:val="22"/>
          <w:szCs w:val="22"/>
        </w:rPr>
      </w:pPr>
    </w:p>
    <w:p w14:paraId="5DF6D930" w14:textId="77777777" w:rsidR="00B96F49" w:rsidRDefault="00B96F49" w:rsidP="00B96F49">
      <w:pPr>
        <w:spacing w:before="260" w:after="160"/>
        <w:rPr>
          <w:rFonts w:ascii="BIZ UDPゴシック" w:eastAsia="BIZ UDPゴシック" w:hAnsi="BIZ UDPゴシック"/>
          <w:b/>
          <w:bCs/>
          <w:sz w:val="22"/>
          <w:szCs w:val="22"/>
        </w:rPr>
      </w:pPr>
    </w:p>
    <w:p w14:paraId="61F6FD6C" w14:textId="77777777" w:rsidR="009D6CAB" w:rsidRPr="00370011" w:rsidRDefault="00000000" w:rsidP="00B96F49">
      <w:pPr>
        <w:spacing w:before="260" w:after="160"/>
        <w:rPr>
          <w:del w:id="90805" w:author="Ryo Wakayama" w:date="2026-10-23T09:00:00Z"/>
          <w:rFonts w:ascii="BIZ UDPゴシック" w:eastAsia="BIZ UDPゴシック" w:hAnsi="BIZ UDPゴシック"/>
        </w:rPr>
      </w:pPr>
      <w:del w:id="90806" w:author="Ryo Wakayama" w:date="2026-10-23T09:00:00Z">
        <w:r>
          <w:rPr>
            <w:rFonts w:ascii="BIZ UDPゴシック" w:eastAsia="BIZ UDPゴシック" w:hAnsi="BIZ UDPゴシック"/>
            <w:b/>
            <w:bCs/>
            <w:sz w:val="22"/>
            <w:szCs w:val="22"/>
          </w:rPr>
          <w:lastRenderedPageBreak/>
          <w:delText>■どのような場所で差別や嫌な思いをしたか（障がい者、上位項目・複数回答）</w:delText>
        </w:r>
      </w:del>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500"/>
      </w:tblGrid>
      <w:tr w:rsidR="009D6CAB" w:rsidRPr="00370011" w14:paraId="50B1F3DD" w14:textId="77777777">
        <w:trPr>
          <w:tblHeader/>
          <w:del w:id="90807" w:author="Ryo Wakayama" w:date="2026-10-20T09:00:00Z"/>
        </w:trPr>
        <w:tc>
          <w:tcPr>
            <w:tcW w:w="5500" w:type="dxa"/>
            <w:shd w:val="clear" w:color="auto" w:fill="DCE8DC"/>
            <w:tcMar>
              <w:top w:w="130" w:type="dxa"/>
              <w:left w:w="130" w:type="dxa"/>
              <w:bottom w:w="130" w:type="dxa"/>
              <w:right w:w="130" w:type="dxa"/>
            </w:tcMar>
            <w:vAlign w:val="center"/>
          </w:tcPr>
          <w:p w14:paraId="5B650328" w14:textId="77777777" w:rsidR="009D6CAB" w:rsidRPr="00370011" w:rsidRDefault="00000000">
            <w:pPr>
              <w:spacing w:line="320" w:lineRule="auto"/>
              <w:jc w:val="center"/>
              <w:rPr>
                <w:del w:id="90808" w:author="Ryo Wakayama" w:date="2026-10-20T09:00:00Z"/>
                <w:rFonts w:ascii="BIZ UDPゴシック" w:eastAsia="BIZ UDPゴシック" w:hAnsi="BIZ UDPゴシック"/>
              </w:rPr>
            </w:pPr>
            <w:del w:id="90809" w:author="Ryo Wakayama" w:date="2026-10-20T09:00:00Z">
              <w:r>
                <w:rPr>
                  <w:rFonts w:ascii="BIZ UDPゴシック" w:eastAsia="BIZ UDPゴシック" w:hAnsi="BIZ UDPゴシック"/>
                  <w:b/>
                  <w:bCs/>
                  <w:sz w:val="20"/>
                  <w:szCs w:val="20"/>
                </w:rPr>
                <w:delText>場所</w:delText>
              </w:r>
            </w:del>
          </w:p>
        </w:tc>
        <w:tc>
          <w:tcPr>
            <w:tcW w:w="3500" w:type="dxa"/>
            <w:shd w:val="clear" w:color="auto" w:fill="DCE8DC"/>
            <w:tcMar>
              <w:top w:w="130" w:type="dxa"/>
              <w:left w:w="130" w:type="dxa"/>
              <w:bottom w:w="130" w:type="dxa"/>
              <w:right w:w="130" w:type="dxa"/>
            </w:tcMar>
            <w:vAlign w:val="center"/>
          </w:tcPr>
          <w:p w14:paraId="4D36F716" w14:textId="77777777" w:rsidR="009D6CAB" w:rsidRPr="00370011" w:rsidRDefault="00000000">
            <w:pPr>
              <w:spacing w:line="320" w:lineRule="auto"/>
              <w:jc w:val="center"/>
              <w:rPr>
                <w:del w:id="90810" w:author="Ryo Wakayama" w:date="2026-10-20T09:00:00Z"/>
                <w:rFonts w:ascii="BIZ UDPゴシック" w:eastAsia="BIZ UDPゴシック" w:hAnsi="BIZ UDPゴシック"/>
              </w:rPr>
            </w:pPr>
            <w:del w:id="90811" w:author="Ryo Wakayama" w:date="2026-10-20T09:00:00Z">
              <w:r>
                <w:rPr>
                  <w:rFonts w:ascii="BIZ UDPゴシック" w:eastAsia="BIZ UDPゴシック" w:hAnsi="BIZ UDPゴシック"/>
                  <w:b/>
                  <w:bCs/>
                  <w:sz w:val="20"/>
                  <w:szCs w:val="20"/>
                </w:rPr>
                <w:delText>全体（n=88）</w:delText>
              </w:r>
            </w:del>
          </w:p>
        </w:tc>
      </w:tr>
      <w:tr w:rsidR="009D6CAB" w:rsidRPr="00370011" w14:paraId="72939B43" w14:textId="77777777">
        <w:trPr>
          <w:del w:id="90812" w:author="Ryo Wakayama" w:date="2026-10-20T09:00:00Z"/>
        </w:trPr>
        <w:tc>
          <w:tcPr>
            <w:tcW w:w="5500" w:type="dxa"/>
            <w:tcMar>
              <w:top w:w="130" w:type="dxa"/>
              <w:left w:w="130" w:type="dxa"/>
              <w:bottom w:w="130" w:type="dxa"/>
              <w:right w:w="130" w:type="dxa"/>
            </w:tcMar>
            <w:vAlign w:val="center"/>
          </w:tcPr>
          <w:p w14:paraId="55E53C33" w14:textId="77777777" w:rsidR="009D6CAB" w:rsidRPr="00370011" w:rsidRDefault="00000000">
            <w:pPr>
              <w:spacing w:line="320" w:lineRule="auto"/>
              <w:rPr>
                <w:del w:id="90813" w:author="Ryo Wakayama" w:date="2026-10-20T09:00:00Z"/>
                <w:rFonts w:ascii="BIZ UDPゴシック" w:eastAsia="BIZ UDPゴシック" w:hAnsi="BIZ UDPゴシック"/>
              </w:rPr>
            </w:pPr>
            <w:del w:id="90814" w:author="Ryo Wakayama" w:date="2026-10-20T09:00:00Z">
              <w:r>
                <w:rPr>
                  <w:rFonts w:ascii="BIZ UDPゴシック" w:eastAsia="BIZ UDPゴシック" w:hAnsi="BIZ UDPゴシック"/>
                  <w:sz w:val="20"/>
                  <w:szCs w:val="20"/>
                </w:rPr>
                <w:delText>学校・仕事場</w:delText>
              </w:r>
            </w:del>
          </w:p>
        </w:tc>
        <w:tc>
          <w:tcPr>
            <w:tcW w:w="3500" w:type="dxa"/>
            <w:tcMar>
              <w:top w:w="130" w:type="dxa"/>
              <w:left w:w="130" w:type="dxa"/>
              <w:bottom w:w="130" w:type="dxa"/>
              <w:right w:w="130" w:type="dxa"/>
            </w:tcMar>
            <w:vAlign w:val="center"/>
          </w:tcPr>
          <w:p w14:paraId="56436557" w14:textId="77777777" w:rsidR="009D6CAB" w:rsidRPr="00370011" w:rsidRDefault="00000000">
            <w:pPr>
              <w:spacing w:line="320" w:lineRule="auto"/>
              <w:rPr>
                <w:del w:id="90815" w:author="Ryo Wakayama" w:date="2026-10-20T09:00:00Z"/>
                <w:rFonts w:ascii="BIZ UDPゴシック" w:eastAsia="BIZ UDPゴシック" w:hAnsi="BIZ UDPゴシック"/>
              </w:rPr>
            </w:pPr>
            <w:del w:id="90816" w:author="Ryo Wakayama" w:date="2026-10-20T09:00:00Z">
              <w:r>
                <w:rPr>
                  <w:rFonts w:ascii="BIZ UDPゴシック" w:eastAsia="BIZ UDPゴシック" w:hAnsi="BIZ UDPゴシック"/>
                  <w:sz w:val="20"/>
                  <w:szCs w:val="20"/>
                </w:rPr>
                <w:delText>36.4%</w:delText>
              </w:r>
            </w:del>
          </w:p>
        </w:tc>
      </w:tr>
      <w:tr w:rsidR="009D6CAB" w:rsidRPr="00370011" w14:paraId="3D219426" w14:textId="77777777">
        <w:trPr>
          <w:del w:id="90817" w:author="Ryo Wakayama" w:date="2026-10-20T09:00:00Z"/>
        </w:trPr>
        <w:tc>
          <w:tcPr>
            <w:tcW w:w="5500" w:type="dxa"/>
            <w:tcMar>
              <w:top w:w="130" w:type="dxa"/>
              <w:left w:w="130" w:type="dxa"/>
              <w:bottom w:w="130" w:type="dxa"/>
              <w:right w:w="130" w:type="dxa"/>
            </w:tcMar>
            <w:vAlign w:val="center"/>
          </w:tcPr>
          <w:p w14:paraId="23B83F52" w14:textId="77777777" w:rsidR="009D6CAB" w:rsidRPr="00370011" w:rsidRDefault="00000000">
            <w:pPr>
              <w:spacing w:line="320" w:lineRule="auto"/>
              <w:rPr>
                <w:del w:id="90818" w:author="Ryo Wakayama" w:date="2026-10-20T09:00:00Z"/>
                <w:rFonts w:ascii="BIZ UDPゴシック" w:eastAsia="BIZ UDPゴシック" w:hAnsi="BIZ UDPゴシック"/>
              </w:rPr>
            </w:pPr>
            <w:del w:id="90819" w:author="Ryo Wakayama" w:date="2026-10-20T09:00:00Z">
              <w:r>
                <w:rPr>
                  <w:rFonts w:ascii="BIZ UDPゴシック" w:eastAsia="BIZ UDPゴシック" w:hAnsi="BIZ UDPゴシック"/>
                  <w:sz w:val="20"/>
                  <w:szCs w:val="20"/>
                </w:rPr>
                <w:delText>外出先</w:delText>
              </w:r>
            </w:del>
          </w:p>
        </w:tc>
        <w:tc>
          <w:tcPr>
            <w:tcW w:w="3500" w:type="dxa"/>
            <w:tcMar>
              <w:top w:w="130" w:type="dxa"/>
              <w:left w:w="130" w:type="dxa"/>
              <w:bottom w:w="130" w:type="dxa"/>
              <w:right w:w="130" w:type="dxa"/>
            </w:tcMar>
            <w:vAlign w:val="center"/>
          </w:tcPr>
          <w:p w14:paraId="6E61E881" w14:textId="77777777" w:rsidR="009D6CAB" w:rsidRPr="00370011" w:rsidRDefault="00000000">
            <w:pPr>
              <w:spacing w:line="320" w:lineRule="auto"/>
              <w:rPr>
                <w:del w:id="90820" w:author="Ryo Wakayama" w:date="2026-10-20T09:00:00Z"/>
                <w:rFonts w:ascii="BIZ UDPゴシック" w:eastAsia="BIZ UDPゴシック" w:hAnsi="BIZ UDPゴシック"/>
              </w:rPr>
            </w:pPr>
            <w:del w:id="90821" w:author="Ryo Wakayama" w:date="2026-10-20T09:00:00Z">
              <w:r>
                <w:rPr>
                  <w:rFonts w:ascii="BIZ UDPゴシック" w:eastAsia="BIZ UDPゴシック" w:hAnsi="BIZ UDPゴシック"/>
                  <w:sz w:val="20"/>
                  <w:szCs w:val="20"/>
                </w:rPr>
                <w:delText>35.2%</w:delText>
              </w:r>
            </w:del>
          </w:p>
        </w:tc>
      </w:tr>
      <w:tr w:rsidR="009D6CAB" w:rsidRPr="00370011" w14:paraId="03144CCF" w14:textId="77777777">
        <w:trPr>
          <w:del w:id="90822" w:author="Ryo Wakayama" w:date="2026-10-20T09:00:00Z"/>
        </w:trPr>
        <w:tc>
          <w:tcPr>
            <w:tcW w:w="5500" w:type="dxa"/>
            <w:tcMar>
              <w:top w:w="130" w:type="dxa"/>
              <w:left w:w="130" w:type="dxa"/>
              <w:bottom w:w="130" w:type="dxa"/>
              <w:right w:w="130" w:type="dxa"/>
            </w:tcMar>
            <w:vAlign w:val="center"/>
          </w:tcPr>
          <w:p w14:paraId="4C3D563D" w14:textId="77777777" w:rsidR="009D6CAB" w:rsidRPr="00370011" w:rsidRDefault="00000000">
            <w:pPr>
              <w:spacing w:line="320" w:lineRule="auto"/>
              <w:rPr>
                <w:del w:id="90823" w:author="Ryo Wakayama" w:date="2026-10-20T09:00:00Z"/>
                <w:rFonts w:ascii="BIZ UDPゴシック" w:eastAsia="BIZ UDPゴシック" w:hAnsi="BIZ UDPゴシック"/>
              </w:rPr>
            </w:pPr>
            <w:del w:id="90824" w:author="Ryo Wakayama" w:date="2026-10-20T09:00:00Z">
              <w:r>
                <w:rPr>
                  <w:rFonts w:ascii="BIZ UDPゴシック" w:eastAsia="BIZ UDPゴシック" w:hAnsi="BIZ UDPゴシック"/>
                  <w:sz w:val="20"/>
                  <w:szCs w:val="20"/>
                </w:rPr>
                <w:delText>病院などの医療機関</w:delText>
              </w:r>
            </w:del>
          </w:p>
        </w:tc>
        <w:tc>
          <w:tcPr>
            <w:tcW w:w="3500" w:type="dxa"/>
            <w:tcMar>
              <w:top w:w="130" w:type="dxa"/>
              <w:left w:w="130" w:type="dxa"/>
              <w:bottom w:w="130" w:type="dxa"/>
              <w:right w:w="130" w:type="dxa"/>
            </w:tcMar>
            <w:vAlign w:val="center"/>
          </w:tcPr>
          <w:p w14:paraId="6822333B" w14:textId="77777777" w:rsidR="009D6CAB" w:rsidRPr="00370011" w:rsidRDefault="00000000">
            <w:pPr>
              <w:spacing w:line="320" w:lineRule="auto"/>
              <w:rPr>
                <w:del w:id="90825" w:author="Ryo Wakayama" w:date="2026-10-20T09:00:00Z"/>
                <w:rFonts w:ascii="BIZ UDPゴシック" w:eastAsia="BIZ UDPゴシック" w:hAnsi="BIZ UDPゴシック"/>
              </w:rPr>
            </w:pPr>
            <w:del w:id="90826" w:author="Ryo Wakayama" w:date="2026-10-20T09:00:00Z">
              <w:r>
                <w:rPr>
                  <w:rFonts w:ascii="BIZ UDPゴシック" w:eastAsia="BIZ UDPゴシック" w:hAnsi="BIZ UDPゴシック"/>
                  <w:sz w:val="20"/>
                  <w:szCs w:val="20"/>
                </w:rPr>
                <w:delText>34.1%</w:delText>
              </w:r>
            </w:del>
          </w:p>
        </w:tc>
      </w:tr>
      <w:tr w:rsidR="009D6CAB" w:rsidRPr="00370011" w14:paraId="62E8F387" w14:textId="77777777">
        <w:trPr>
          <w:del w:id="90827" w:author="Ryo Wakayama" w:date="2026-10-20T09:00:00Z"/>
        </w:trPr>
        <w:tc>
          <w:tcPr>
            <w:tcW w:w="5500" w:type="dxa"/>
            <w:tcMar>
              <w:top w:w="130" w:type="dxa"/>
              <w:left w:w="130" w:type="dxa"/>
              <w:bottom w:w="130" w:type="dxa"/>
              <w:right w:w="130" w:type="dxa"/>
            </w:tcMar>
            <w:vAlign w:val="center"/>
          </w:tcPr>
          <w:p w14:paraId="3CD343AB" w14:textId="77777777" w:rsidR="009D6CAB" w:rsidRPr="00370011" w:rsidRDefault="00000000">
            <w:pPr>
              <w:spacing w:line="320" w:lineRule="auto"/>
              <w:rPr>
                <w:del w:id="90828" w:author="Ryo Wakayama" w:date="2026-10-20T09:00:00Z"/>
                <w:rFonts w:ascii="BIZ UDPゴシック" w:eastAsia="BIZ UDPゴシック" w:hAnsi="BIZ UDPゴシック"/>
              </w:rPr>
            </w:pPr>
            <w:del w:id="90829" w:author="Ryo Wakayama" w:date="2026-10-20T09:00:00Z">
              <w:r>
                <w:rPr>
                  <w:rFonts w:ascii="BIZ UDPゴシック" w:eastAsia="BIZ UDPゴシック" w:hAnsi="BIZ UDPゴシック"/>
                  <w:sz w:val="20"/>
                  <w:szCs w:val="20"/>
                </w:rPr>
                <w:delText>住んでいる地域</w:delText>
              </w:r>
            </w:del>
          </w:p>
        </w:tc>
        <w:tc>
          <w:tcPr>
            <w:tcW w:w="3500" w:type="dxa"/>
            <w:tcMar>
              <w:top w:w="130" w:type="dxa"/>
              <w:left w:w="130" w:type="dxa"/>
              <w:bottom w:w="130" w:type="dxa"/>
              <w:right w:w="130" w:type="dxa"/>
            </w:tcMar>
            <w:vAlign w:val="center"/>
          </w:tcPr>
          <w:p w14:paraId="0FD7BFE2" w14:textId="77777777" w:rsidR="009D6CAB" w:rsidRPr="00370011" w:rsidRDefault="00000000">
            <w:pPr>
              <w:spacing w:line="320" w:lineRule="auto"/>
              <w:rPr>
                <w:del w:id="90830" w:author="Ryo Wakayama" w:date="2026-10-20T09:00:00Z"/>
                <w:rFonts w:ascii="BIZ UDPゴシック" w:eastAsia="BIZ UDPゴシック" w:hAnsi="BIZ UDPゴシック"/>
              </w:rPr>
            </w:pPr>
            <w:del w:id="90831" w:author="Ryo Wakayama" w:date="2026-10-20T09:00:00Z">
              <w:r>
                <w:rPr>
                  <w:rFonts w:ascii="BIZ UDPゴシック" w:eastAsia="BIZ UDPゴシック" w:hAnsi="BIZ UDPゴシック"/>
                  <w:sz w:val="20"/>
                  <w:szCs w:val="20"/>
                </w:rPr>
                <w:delText>19.3%</w:delText>
              </w:r>
            </w:del>
          </w:p>
        </w:tc>
      </w:tr>
      <w:tr w:rsidR="009D6CAB" w:rsidRPr="00370011" w14:paraId="1B9D3FA8" w14:textId="77777777">
        <w:trPr>
          <w:del w:id="90832" w:author="Ryo Wakayama" w:date="2026-10-20T09:00:00Z"/>
        </w:trPr>
        <w:tc>
          <w:tcPr>
            <w:tcW w:w="5500" w:type="dxa"/>
            <w:tcMar>
              <w:top w:w="130" w:type="dxa"/>
              <w:left w:w="130" w:type="dxa"/>
              <w:bottom w:w="130" w:type="dxa"/>
              <w:right w:w="130" w:type="dxa"/>
            </w:tcMar>
            <w:vAlign w:val="center"/>
          </w:tcPr>
          <w:p w14:paraId="1DD36540" w14:textId="77777777" w:rsidR="009D6CAB" w:rsidRPr="00370011" w:rsidRDefault="00000000">
            <w:pPr>
              <w:spacing w:line="320" w:lineRule="auto"/>
              <w:rPr>
                <w:del w:id="90833" w:author="Ryo Wakayama" w:date="2026-10-20T09:00:00Z"/>
                <w:rFonts w:ascii="BIZ UDPゴシック" w:eastAsia="BIZ UDPゴシック" w:hAnsi="BIZ UDPゴシック"/>
              </w:rPr>
            </w:pPr>
            <w:del w:id="90834" w:author="Ryo Wakayama" w:date="2026-10-20T09:00:00Z">
              <w:r>
                <w:rPr>
                  <w:rFonts w:ascii="BIZ UDPゴシック" w:eastAsia="BIZ UDPゴシック" w:hAnsi="BIZ UDPゴシック"/>
                  <w:sz w:val="20"/>
                  <w:szCs w:val="20"/>
                </w:rPr>
                <w:delText>仕事を探すとき</w:delText>
              </w:r>
            </w:del>
          </w:p>
        </w:tc>
        <w:tc>
          <w:tcPr>
            <w:tcW w:w="3500" w:type="dxa"/>
            <w:tcMar>
              <w:top w:w="130" w:type="dxa"/>
              <w:left w:w="130" w:type="dxa"/>
              <w:bottom w:w="130" w:type="dxa"/>
              <w:right w:w="130" w:type="dxa"/>
            </w:tcMar>
            <w:vAlign w:val="center"/>
          </w:tcPr>
          <w:p w14:paraId="51E00E9B" w14:textId="77777777" w:rsidR="009D6CAB" w:rsidRPr="00370011" w:rsidRDefault="00000000">
            <w:pPr>
              <w:spacing w:line="320" w:lineRule="auto"/>
              <w:rPr>
                <w:del w:id="90835" w:author="Ryo Wakayama" w:date="2026-10-20T09:00:00Z"/>
                <w:rFonts w:ascii="BIZ UDPゴシック" w:eastAsia="BIZ UDPゴシック" w:hAnsi="BIZ UDPゴシック"/>
              </w:rPr>
            </w:pPr>
            <w:del w:id="90836" w:author="Ryo Wakayama" w:date="2026-10-20T09:00:00Z">
              <w:r>
                <w:rPr>
                  <w:rFonts w:ascii="BIZ UDPゴシック" w:eastAsia="BIZ UDPゴシック" w:hAnsi="BIZ UDPゴシック"/>
                  <w:sz w:val="20"/>
                  <w:szCs w:val="20"/>
                </w:rPr>
                <w:delText>13.6%</w:delText>
              </w:r>
            </w:del>
          </w:p>
        </w:tc>
      </w:tr>
    </w:tbl>
    <w:p w14:paraId="7A9FC05B" w14:textId="77777777" w:rsidR="009D6CAB" w:rsidRDefault="00000000">
      <w:pPr>
        <w:spacing w:before="100" w:after="320"/>
        <w:jc w:val="right"/>
        <w:rPr>
          <w:del w:id="90837" w:author="Ryo Wakayama" w:date="2026-10-23T09:00:00Z"/>
          <w:rFonts w:ascii="BIZ UDPゴシック" w:eastAsia="BIZ UDPゴシック" w:hAnsi="BIZ UDPゴシック"/>
          <w:color w:val="5B5B5B"/>
          <w:sz w:val="18"/>
          <w:szCs w:val="18"/>
        </w:rPr>
      </w:pPr>
      <w:del w:id="90838" w:author="Ryo Wakayama" w:date="2026-10-23T09:00:00Z">
        <w:r>
          <w:rPr>
            <w:rFonts w:ascii="BIZ UDPゴシック" w:eastAsia="BIZ UDPゴシック" w:hAnsi="BIZ UDPゴシック"/>
            <w:color w:val="5B5B5B"/>
            <w:sz w:val="18"/>
            <w:szCs w:val="18"/>
          </w:rPr>
          <w:delText>資料：小野町障がい福祉に関するアンケート調査（令和５年10月実施）</w:delText>
        </w:r>
      </w:del>
    </w:p>
    <w:p>
      <w:pPr>
        <w:spacing w:before="260" w:after="160"/>
        <w:rPr>
          <w:ins w:id="90839" w:author="Ryo Wakayama" w:date="2026-10-20T09:00:00Z"/>
          <w:rFonts w:ascii="BIZ UDPゴシック" w:eastAsia="BIZ UDPゴシック" w:hAnsi="BIZ UDPゴシック"/>
        </w:rPr>
      </w:pPr>
      <w:ins w:id="90840" w:author="Ryo Wakayama" w:date="2026-10-20T09:00:00Z">
        <w:r>
          <w:rPr>
            <w:rFonts w:ascii="BIZ UDPゴシック" w:eastAsia="BIZ UDPゴシック" w:hAnsi="BIZ UDPゴシック"/>
            <w:sz w:val="22"/>
            <w:szCs w:val="22"/>
          </w:rPr>
          <w:t xml:space="preserve">【図11】障がいがあることで差別や嫌な思いをした経験</w:t>
        </w:r>
      </w:ins>
    </w:p>
    <w:p>
      <w:pPr>
        <w:pBdr>
          <w:left w:val="single" w:sz="18" w:space="4" w:color="538135" w:themeColor="accent6" w:themeShade="BF"/>
        </w:pBdr>
        <w:spacing w:after="200" w:line="360" w:lineRule="auto"/>
        <w:rPr>
          <w:ins w:id="90841" w:author="Ryo Wakayama" w:date="2026-10-20T09:00:00Z"/>
          <w:rFonts w:ascii="BIZ UDPゴシック" w:eastAsia="BIZ UDPゴシック" w:hAnsi="BIZ UDPゴシック"/>
        </w:rPr>
        <w:jc w:val="center"/>
      </w:pPr>
      <w:ins w:id="90842" w:author="Ryo Wakayama" w:date="2026-10-23T09:00:00Z">
        <w:r>
          <w:drawing>
            <wp:inline xmlns:a="http://schemas.openxmlformats.org/drawingml/2006/main" xmlns:pic="http://schemas.openxmlformats.org/drawingml/2006/picture" distT="0" distB="0" distL="0" distR="0">
              <wp:extent cx="5400000" cy="3180821"/>
              <wp:docPr id="8002" name="zu_r8_02.png"/>
              <wp:cNvGraphicFramePr>
                <a:graphicFrameLocks noChangeAspect="1"/>
              </wp:cNvGraphicFramePr>
              <a:graphic>
                <a:graphicData uri="http://schemas.openxmlformats.org/drawingml/2006/picture">
                  <pic:pic>
                    <pic:nvPicPr>
                      <pic:cNvPr id="0" name="zu_r8_02.png"/>
                      <pic:cNvPicPr/>
                    </pic:nvPicPr>
                    <pic:blipFill>
                      <a:blip r:embed="rIdZu02"/>
                      <a:stretch>
                        <a:fillRect/>
                      </a:stretch>
                    </pic:blipFill>
                    <pic:spPr>
                      <a:xfrm>
                        <a:off x="0" y="0"/>
                        <a:ext cx="5400000" cy="3180821"/>
                      </a:xfrm>
                      <a:prstGeom prst="rect">
                        <a:avLst/>
                      </a:prstGeom>
                    </pic:spPr>
                  </pic:pic>
                </a:graphicData>
              </a:graphic>
            </wp:inline>
          </w:drawing>
        </w:r>
      </w:ins>
    </w:p>
    <w:p>
      <w:pPr>
        <w:spacing w:before="260" w:after="160"/>
        <w:rPr>
          <w:ins w:id="90843" w:author="Ryo Wakayama" w:date="2026-10-20T09:00:00Z"/>
          <w:rFonts w:ascii="BIZ UDPゴシック" w:eastAsia="BIZ UDPゴシック" w:hAnsi="BIZ UDPゴシック"/>
        </w:rPr>
      </w:pPr>
      <w:ins w:id="90844" w:author="Ryo Wakayama" w:date="2026-10-20T09:00:00Z">
        <w:r>
          <w:rPr>
            <w:rFonts w:ascii="BIZ UDPゴシック" w:eastAsia="BIZ UDPゴシック" w:hAnsi="BIZ UDPゴシック"/>
            <w:sz w:val="22"/>
            <w:szCs w:val="22"/>
          </w:rPr>
          <w:t xml:space="preserve">【図12】差別や嫌な思いをした場所（障がいのある方・複数回答）</w:t>
        </w:r>
      </w:ins>
    </w:p>
    <w:p>
      <w:pPr>
        <w:pBdr>
          <w:left w:val="single" w:sz="18" w:space="4" w:color="538135" w:themeColor="accent6" w:themeShade="BF"/>
        </w:pBdr>
        <w:spacing w:after="200" w:line="360" w:lineRule="auto"/>
        <w:rPr>
          <w:ins w:id="90845" w:author="Ryo Wakayama" w:date="2026-10-20T09:00:00Z"/>
          <w:rFonts w:ascii="BIZ UDPゴシック" w:eastAsia="BIZ UDPゴシック" w:hAnsi="BIZ UDPゴシック"/>
        </w:rPr>
        <w:jc w:val="center"/>
      </w:pPr>
      <w:ins w:id="90846" w:author="Ryo Wakayama" w:date="2026-10-23T09:00:00Z">
        <w:r>
          <w:drawing>
            <wp:inline xmlns:a="http://schemas.openxmlformats.org/drawingml/2006/main" xmlns:pic="http://schemas.openxmlformats.org/drawingml/2006/picture" distT="0" distB="0" distL="0" distR="0">
              <wp:extent cx="5400000" cy="2722191"/>
              <wp:docPr id="8003" name="zu_r8_03.png"/>
              <wp:cNvGraphicFramePr>
                <a:graphicFrameLocks noChangeAspect="1"/>
              </wp:cNvGraphicFramePr>
              <a:graphic>
                <a:graphicData uri="http://schemas.openxmlformats.org/drawingml/2006/picture">
                  <pic:pic>
                    <pic:nvPicPr>
                      <pic:cNvPr id="0" name="zu_r8_03.png"/>
                      <pic:cNvPicPr/>
                    </pic:nvPicPr>
                    <pic:blipFill>
                      <a:blip r:embed="rIdZu03"/>
                      <a:stretch>
                        <a:fillRect/>
                      </a:stretch>
                    </pic:blipFill>
                    <pic:spPr>
                      <a:xfrm>
                        <a:off x="0" y="0"/>
                        <a:ext cx="5400000" cy="2722191"/>
                      </a:xfrm>
                      <a:prstGeom prst="rect">
                        <a:avLst/>
                      </a:prstGeom>
                    </pic:spPr>
                  </pic:pic>
                </a:graphicData>
              </a:graphic>
            </wp:inline>
          </w:drawing>
        </w:r>
      </w:ins>
    </w:p>
    <w:p>
      <w:pPr>
        <w:spacing w:before="260" w:after="160"/>
        <w:rPr>
          <w:ins w:id="90847" w:author="Ryo Wakayama" w:date="2026-10-20T09:00:00Z"/>
          <w:rFonts w:ascii="BIZ UDPゴシック" w:eastAsia="BIZ UDPゴシック" w:hAnsi="BIZ UDPゴシック"/>
        </w:rPr>
      </w:pPr>
      <w:ins w:id="90848" w:author="Ryo Wakayama" w:date="2026-10-20T09:00:00Z">
        <w:r>
          <w:rPr>
            <w:rFonts w:ascii="BIZ UDPゴシック" w:eastAsia="BIZ UDPゴシック" w:hAnsi="BIZ UDPゴシック"/>
            <w:sz w:val="22"/>
            <w:szCs w:val="22"/>
          </w:rPr>
          <w:t xml:space="preserve">【図13】障害者虐待防止法・障害者差別解消法の認知（障がいのある方）</w:t>
        </w:r>
      </w:ins>
    </w:p>
    <w:p>
      <w:pPr>
        <w:pBdr>
          <w:left w:val="single" w:sz="18" w:space="4" w:color="538135" w:themeColor="accent6" w:themeShade="BF"/>
        </w:pBdr>
        <w:spacing w:after="200" w:line="360" w:lineRule="auto"/>
        <w:rPr>
          <w:ins w:id="90849" w:author="Ryo Wakayama" w:date="2026-10-20T09:00:00Z"/>
          <w:rFonts w:ascii="BIZ UDPゴシック" w:eastAsia="BIZ UDPゴシック" w:hAnsi="BIZ UDPゴシック"/>
        </w:rPr>
        <w:jc w:val="center"/>
      </w:pPr>
      <w:ins w:id="90850" w:author="Ryo Wakayama" w:date="2026-10-23T09:00:00Z">
        <w:r>
          <w:drawing>
            <wp:inline xmlns:a="http://schemas.openxmlformats.org/drawingml/2006/main" xmlns:pic="http://schemas.openxmlformats.org/drawingml/2006/picture" distT="0" distB="0" distL="0" distR="0">
              <wp:extent cx="5400000" cy="1804931"/>
              <wp:docPr id="8004" name="zu_r8_04.png"/>
              <wp:cNvGraphicFramePr>
                <a:graphicFrameLocks noChangeAspect="1"/>
              </wp:cNvGraphicFramePr>
              <a:graphic>
                <a:graphicData uri="http://schemas.openxmlformats.org/drawingml/2006/picture">
                  <pic:pic>
                    <pic:nvPicPr>
                      <pic:cNvPr id="0" name="zu_r8_04.png"/>
                      <pic:cNvPicPr/>
                    </pic:nvPicPr>
                    <pic:blipFill>
                      <a:blip r:embed="rIdZu04"/>
                      <a:stretch>
                        <a:fillRect/>
                      </a:stretch>
                    </pic:blipFill>
                    <pic:spPr>
                      <a:xfrm>
                        <a:off x="0" y="0"/>
                        <a:ext cx="5400000" cy="1804931"/>
                      </a:xfrm>
                      <a:prstGeom prst="rect">
                        <a:avLst/>
                      </a:prstGeom>
                    </pic:spPr>
                  </pic:pic>
                </a:graphicData>
              </a:graphic>
            </wp:inline>
          </w:drawing>
        </w:r>
      </w:ins>
    </w:p>
    <w:p>
      <w:pPr>
        <w:spacing w:line="240" w:lineRule="auto"/>
        <w:jc w:val="right"/>
        <w:rPr>
          <w:ins w:id="90851" w:author="Ryo Wakayama" w:date="2026-10-20T09:00:00Z"/>
          <w:rFonts w:ascii="BIZ UDPゴシック" w:eastAsia="BIZ UDPゴシック" w:hAnsi="BIZ UDPゴシック"/>
        </w:rPr>
      </w:pPr>
      <w:ins w:id="90852" w:author="Ryo Wakayama" w:date="2026-10-20T09:00:00Z">
        <w:r>
          <w:rPr>
            <w:rFonts w:ascii="BIZ UDPゴシック" w:eastAsia="BIZ UDPゴシック" w:hAnsi="BIZ UDPゴシック"/>
            <w:sz w:val="18"/>
            <w:szCs w:val="18"/>
          </w:rPr>
          <w:t xml:space="preserve">資料：令和8年度 障がい福祉に関するアンケート調査</w:t>
        </w:r>
      </w:ins>
    </w:p>
    <w:p w14:paraId="5DA36954" w14:textId="77777777" w:rsidR="00864C97" w:rsidRPr="00BE3536" w:rsidRDefault="00864C97" w:rsidP="00864C97">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p>
      <w:pPr>
        <w:spacing w:before="260" w:after="160"/>
        <w:rPr>
          <w:ins w:id="91756" w:author="Ryo Wakayama" w:date="2026-10-20T09:00:00Z"/>
          <w:rFonts w:ascii="BIZ UDPゴシック" w:eastAsia="BIZ UDPゴシック" w:hAnsi="BIZ UDPゴシック"/>
        </w:rPr>
      </w:pPr>
      <w:ins w:id="91757" w:author="Ryo Wakayama" w:date="2026-10-20T09:00:00Z">
        <w:r>
          <w:rPr>
            <w:rFonts w:ascii="BIZ UDPゴシック" w:eastAsia="BIZ UDPゴシック" w:hAnsi="BIZ UDPゴシック"/>
            <w:sz w:val="22"/>
            <w:szCs w:val="22"/>
          </w:rPr>
          <w:t xml:space="preserve">【表16】障がいを理由とする差別の解消の推進の施策の方向</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gridCol w:w="5603"/>
      </w:tblGrid>
      <w:tr w:rsidR="009D6CAB" w:rsidRPr="00370011" w14:paraId="6D693974" w14:textId="77777777" w:rsidTr="00864C97">
        <w:tc>
          <w:tcPr>
            <w:tcW w:w="3397" w:type="dxa"/>
            <w:shd w:val="clear" w:color="auto" w:fill="FFF2CC" w:themeFill="accent4" w:themeFillTint="33"/>
            <w:tcMar>
              <w:top w:w="130" w:type="dxa"/>
              <w:left w:w="130" w:type="dxa"/>
              <w:bottom w:w="130" w:type="dxa"/>
              <w:right w:w="130" w:type="dxa"/>
            </w:tcMar>
            <w:vAlign w:val="center"/>
          </w:tcPr>
          <w:p w14:paraId="610CA889" w14:textId="77777777" w:rsidR="009D6CAB" w:rsidRPr="00864C97"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①差別の解消の推進</w:t>
            </w:r>
          </w:p>
        </w:tc>
        <w:tc>
          <w:tcPr>
            <w:tcW w:w="5603" w:type="dxa"/>
            <w:tcMar>
              <w:top w:w="130" w:type="dxa"/>
              <w:left w:w="130" w:type="dxa"/>
              <w:bottom w:w="130" w:type="dxa"/>
              <w:right w:w="130" w:type="dxa"/>
            </w:tcMar>
            <w:vAlign w:val="center"/>
          </w:tcPr>
          <w:p w14:paraId="3DAA74A0" w14:textId="77777777" w:rsidR="00864C97" w:rsidRPr="00864C97" w:rsidRDefault="00000000" w:rsidP="00864C97">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○合理的配慮についての理解促進のために、パンフレットを活用した啓発活動を実施します。 </w:t>
            </w:r>
          </w:p>
          <w:p w14:paraId="4F48E455" w14:textId="77777777" w:rsidR="00864C97" w:rsidRPr="00864C97" w:rsidRDefault="00000000" w:rsidP="00864C97">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w:t>
            </w:r>
            <w:del w:id="91662" w:author="Ryo Wakayama" w:date="2026-10-23T09:00:00Z">
              <w:r>
                <w:rPr>
                  <w:rFonts w:ascii="BIZ UDPゴシック" w:eastAsia="BIZ UDPゴシック" w:hAnsi="BIZ UDPゴシック"/>
                  <w:sz w:val="22"/>
                  <w:szCs w:val="22"/>
                </w:rPr>
                <w:delText xml:space="preserve">障害福祉</w:delText>
              </w:r>
            </w:del>
            <w:ins w:id="91663" w:author="Ryo Wakayama" w:date="2026-10-23T09:00:00Z">
              <w:r>
                <w:rPr>
                  <w:rFonts w:ascii="BIZ UDPゴシック" w:eastAsia="BIZ UDPゴシック" w:hAnsi="BIZ UDPゴシック"/>
                  <w:sz w:val="22"/>
                  <w:szCs w:val="22"/>
                </w:rPr>
                <w:t xml:space="preserve">障がい福祉</w:t>
              </w:r>
            </w:ins>
            <w:r>
              <w:rPr>
                <w:rFonts w:ascii="BIZ UDPゴシック" w:eastAsia="BIZ UDPゴシック" w:hAnsi="BIZ UDPゴシック"/>
                <w:sz w:val="22"/>
                <w:szCs w:val="22"/>
              </w:rPr>
              <w:t xml:space="preserve">施設の授産製品販売などの様々な機会を通じて相互理解のための取り組みを実施します。 </w:t>
            </w:r>
          </w:p>
          <w:p w14:paraId="3A6C7249" w14:textId="77777777" w:rsidR="009D6CAB" w:rsidRPr="00864C97" w:rsidRDefault="00000000" w:rsidP="00864C97">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○「小野町手話言語及び障がい者コミュニケーション条例」の理念に基づき、手話・点字・音声・拡大文字等、多様なコミュニケーション手段の普及を図ります。</w:t>
            </w:r>
          </w:p>
        </w:tc>
      </w:tr>
    </w:tbl>
    <w:p w14:paraId="78CDF64C" w14:textId="77777777" w:rsidR="009D6CAB" w:rsidRPr="00370011" w:rsidRDefault="00000000">
      <w:pPr>
        <w:pStyle w:val="2"/>
        <w:keepNext/>
        <w:pageBreakBefore/>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3　成年後見制度の利用促進</w:t>
      </w:r>
    </w:p>
    <w:p w14:paraId="106EB5D4" w14:textId="77777777" w:rsidR="009D6CAB" w:rsidRPr="00BE3536" w:rsidRDefault="00000000" w:rsidP="00BE3536">
      <w:pPr>
        <w:keepNext/>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02422F01" w14:textId="77777777" w:rsidR="009D6CAB" w:rsidRPr="00370011" w:rsidRDefault="00000000" w:rsidP="00BE3536">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認知症、知的障がい、精神障がい等により判断能力が十分でない人が、地域で安心して暮らし続けるためには、財産管理や契約等を支える成年後見制度を、必要な人が適切に利用できることが重要です。本町では、社会福祉協議会に委託した権利擁護センターにおいて制度の利用相談や申立ての支援等を行うとともに、小野町成年後見制度利用支援事業実施要綱により、申立てに要する費用や後見人等の報酬の助成を行っています。</w:t>
      </w:r>
    </w:p>
    <w:p w14:paraId="4011FA8D" w14:textId="77777777" w:rsidR="009D6CAB" w:rsidRPr="00370011" w:rsidRDefault="00000000" w:rsidP="00BE3536">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del w:id="90853" w:author="Ryo Wakayama" w:date="2026-10-20T09:00:00Z">
        <w:r>
          <w:rPr>
            <w:rFonts w:ascii="BIZ UDPゴシック" w:eastAsia="BIZ UDPゴシック" w:hAnsi="BIZ UDPゴシック"/>
            <w:sz w:val="22"/>
            <w:szCs w:val="22"/>
          </w:rPr>
          <w:delText xml:space="preserve">一方で、前回のアンケート調査では、制度を「名前も内容も知らない」が障がい者38.2％、障がい児36.4％であり（本章１）、</w:delText>
        </w:r>
      </w:del>
      <w:ins w:id="90854" w:author="Ryo Wakayama" w:date="2026-10-20T09:00:00Z">
        <w:r>
          <w:rPr>
            <w:rFonts w:ascii="BIZ UDPゴシック" w:eastAsia="BIZ UDPゴシック" w:hAnsi="BIZ UDPゴシック"/>
            <w:sz w:val="22"/>
            <w:szCs w:val="22"/>
          </w:rPr>
          <w:t xml:space="preserve">一方で、令和8年度の調査では、制度を「名前も内容も知らない」が障がいのある方の36.7％、障がいのある子どもの80.0％であり（本章1）、</w:t>
        </w:r>
      </w:ins>
      <w:r>
        <w:rPr>
          <w:rFonts w:ascii="BIZ UDPゴシック" w:eastAsia="BIZ UDPゴシック" w:hAnsi="BIZ UDPゴシック"/>
          <w:sz w:val="22"/>
          <w:szCs w:val="22"/>
        </w:rPr>
        <w:t xml:space="preserve">成年後見制度利用支援事業の利用は第7期（令和6～8年度。令和8年度は見込み）を通じて0人でした（第3部第8章）。障がいのある人の高齢化や「親亡き後」を見据えると、制度の必要性は今後さらに高まることが見込まれます。</w:t>
      </w:r>
    </w:p>
    <w:p w14:paraId="0CC5CE1E" w14:textId="77777777" w:rsidR="009D6CAB" w:rsidRPr="00370011" w:rsidRDefault="00000000" w:rsidP="00BE3536">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また、令和8年6月に公布された「民法等の一部を改正する法律」により成年後見制度の見直しが行われ、同月公布の「社会福祉法等の一部を改正する法律」では、成年後見制度等の利用を支援する「地域権利擁護相談支援センター」が法定化されました。国の第三期成年後見制度利用促進基本計画（令和9～13年度予定）の内容も踏まえ、町の体制を見直していく必要があります。</w:t>
      </w:r>
    </w:p>
    <w:p w14:paraId="1B8105AE" w14:textId="77777777" w:rsidR="00BE3536" w:rsidRPr="00BE3536" w:rsidRDefault="00BE3536" w:rsidP="00BE3536">
      <w:pPr>
        <w:keepNext/>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施策の方向 〉</w:t>
      </w:r>
    </w:p>
    <w:p>
      <w:pPr>
        <w:spacing w:before="260" w:after="160"/>
        <w:rPr>
          <w:ins w:id="91758" w:author="Ryo Wakayama" w:date="2026-10-20T09:00:00Z"/>
          <w:rFonts w:ascii="BIZ UDPゴシック" w:eastAsia="BIZ UDPゴシック" w:hAnsi="BIZ UDPゴシック"/>
        </w:rPr>
      </w:pPr>
      <w:ins w:id="91759" w:author="Ryo Wakayama" w:date="2026-10-20T09:00:00Z">
        <w:r>
          <w:rPr>
            <w:rFonts w:ascii="BIZ UDPゴシック" w:eastAsia="BIZ UDPゴシック" w:hAnsi="BIZ UDPゴシック"/>
            <w:sz w:val="22"/>
            <w:szCs w:val="22"/>
          </w:rPr>
          <w:t xml:space="preserve">【表17】成年後見制度の利用促進の施策の方向</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1"/>
        <w:gridCol w:w="5319"/>
      </w:tblGrid>
      <w:tr w:rsidR="001E7E48" w14:paraId="4C6C7BCA" w14:textId="77777777">
        <w:trPr>
          <w:cantSplit/>
        </w:trPr>
        <w:tc>
          <w:tcPr>
            <w:tcW w:w="3681" w:type="dxa"/>
            <w:shd w:val="clear" w:color="auto" w:fill="FFF2CC"/>
            <w:tcMar>
              <w:top w:w="130" w:type="dxa"/>
              <w:left w:w="130" w:type="dxa"/>
              <w:bottom w:w="130" w:type="dxa"/>
              <w:right w:w="130" w:type="dxa"/>
            </w:tcMar>
            <w:vAlign w:val="center"/>
          </w:tcPr>
          <w:p w14:paraId="3FC3A134" w14:textId="77777777" w:rsidR="001E7E48" w:rsidRDefault="00000000">
            <w:pPr>
              <w:spacing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t>①制度の周知・啓発</w:t>
            </w:r>
          </w:p>
        </w:tc>
        <w:tc>
          <w:tcPr>
            <w:tcW w:w="5319" w:type="dxa"/>
            <w:tcMar>
              <w:top w:w="130" w:type="dxa"/>
              <w:left w:w="130" w:type="dxa"/>
              <w:bottom w:w="130" w:type="dxa"/>
              <w:right w:w="130" w:type="dxa"/>
            </w:tcMar>
            <w:vAlign w:val="center"/>
          </w:tcPr>
          <w:p w14:paraId="4F0C1C2F" w14:textId="77777777" w:rsidR="001E7E48" w:rsidRDefault="00000000">
            <w:pPr>
              <w:spacing w:after="60"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t>○広報紙やウェブサイト、各種相談の機会を通じて制度を周知するとともに、障がいのある人や家族を対象とした説明の機会を設けます。</w:t>
            </w:r>
          </w:p>
          <w:p w14:paraId="1EA21E2E" w14:textId="77777777" w:rsidR="001E7E48" w:rsidRDefault="00000000">
            <w:pPr>
              <w:spacing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t>○民生児童委員や相談支援専門員など、身近な支援者が制度を説明できるよう情報提供を行います。</w:t>
            </w:r>
          </w:p>
        </w:tc>
      </w:tr>
      <w:tr w:rsidR="001E7E48" w14:paraId="6EE72C1F" w14:textId="77777777">
        <w:trPr>
          <w:cantSplit/>
        </w:trPr>
        <w:tc>
          <w:tcPr>
            <w:tcW w:w="3681" w:type="dxa"/>
            <w:shd w:val="clear" w:color="auto" w:fill="FFF2CC"/>
            <w:tcMar>
              <w:top w:w="130" w:type="dxa"/>
              <w:left w:w="130" w:type="dxa"/>
              <w:bottom w:w="130" w:type="dxa"/>
              <w:right w:w="130" w:type="dxa"/>
            </w:tcMar>
            <w:vAlign w:val="center"/>
          </w:tcPr>
          <w:p w14:paraId="78D5CD3F" w14:textId="77777777" w:rsidR="001E7E48" w:rsidRDefault="00000000">
            <w:pPr>
              <w:spacing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t>②権利擁護センターを中心とした相談体制の充実</w:t>
            </w:r>
          </w:p>
        </w:tc>
        <w:tc>
          <w:tcPr>
            <w:tcW w:w="5319" w:type="dxa"/>
            <w:tcMar>
              <w:top w:w="130" w:type="dxa"/>
              <w:left w:w="130" w:type="dxa"/>
              <w:bottom w:w="130" w:type="dxa"/>
              <w:right w:w="130" w:type="dxa"/>
            </w:tcMar>
            <w:vAlign w:val="center"/>
          </w:tcPr>
          <w:p w14:paraId="3D2FD410" w14:textId="77777777" w:rsidR="001E7E48" w:rsidRDefault="00000000">
            <w:pPr>
              <w:spacing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t>○権利擁護センター（社会福祉協議会に委託）、健康福祉課、地域包括支援センター、相談支援事業所等が連携し、権利擁護支援が必要な人を早期に発見して支援につなげます。</w:t>
            </w:r>
          </w:p>
        </w:tc>
      </w:tr>
      <w:tr w:rsidR="001E7E48" w14:paraId="3896A632" w14:textId="77777777">
        <w:trPr>
          <w:cantSplit/>
        </w:trPr>
        <w:tc>
          <w:tcPr>
            <w:tcW w:w="3681" w:type="dxa"/>
            <w:shd w:val="clear" w:color="auto" w:fill="FFF2CC"/>
            <w:tcMar>
              <w:top w:w="130" w:type="dxa"/>
              <w:left w:w="130" w:type="dxa"/>
              <w:bottom w:w="130" w:type="dxa"/>
              <w:right w:w="130" w:type="dxa"/>
            </w:tcMar>
            <w:vAlign w:val="center"/>
          </w:tcPr>
          <w:p w14:paraId="359497F3" w14:textId="77777777" w:rsidR="001E7E48" w:rsidRDefault="00000000">
            <w:pPr>
              <w:spacing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t>③町長申立ての適切な実施</w:t>
            </w:r>
          </w:p>
        </w:tc>
        <w:tc>
          <w:tcPr>
            <w:tcW w:w="5319" w:type="dxa"/>
            <w:tcMar>
              <w:top w:w="130" w:type="dxa"/>
              <w:left w:w="130" w:type="dxa"/>
              <w:bottom w:w="130" w:type="dxa"/>
              <w:right w:w="130" w:type="dxa"/>
            </w:tcMar>
            <w:vAlign w:val="center"/>
          </w:tcPr>
          <w:p w14:paraId="20961454" w14:textId="77777777" w:rsidR="001E7E48" w:rsidRDefault="00000000">
            <w:pPr>
              <w:spacing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t>○親族による申立てが困難な場合には、町長による審判の請求を適切に行います。</w:t>
            </w:r>
          </w:p>
        </w:tc>
      </w:tr>
      <w:tr w:rsidR="001E7E48" w14:paraId="29AFA30E" w14:textId="77777777">
        <w:trPr>
          <w:cantSplit/>
        </w:trPr>
        <w:tc>
          <w:tcPr>
            <w:tcW w:w="3681" w:type="dxa"/>
            <w:shd w:val="clear" w:color="auto" w:fill="FFF2CC"/>
            <w:tcMar>
              <w:top w:w="130" w:type="dxa"/>
              <w:left w:w="130" w:type="dxa"/>
              <w:bottom w:w="130" w:type="dxa"/>
              <w:right w:w="130" w:type="dxa"/>
            </w:tcMar>
            <w:vAlign w:val="center"/>
          </w:tcPr>
          <w:p w14:paraId="0672912D" w14:textId="77777777" w:rsidR="001E7E48" w:rsidRDefault="00000000">
            <w:pPr>
              <w:spacing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lastRenderedPageBreak/>
              <w:t>④成年後見制度利用支援事業による助成</w:t>
            </w:r>
          </w:p>
        </w:tc>
        <w:tc>
          <w:tcPr>
            <w:tcW w:w="5319" w:type="dxa"/>
            <w:tcMar>
              <w:top w:w="130" w:type="dxa"/>
              <w:left w:w="130" w:type="dxa"/>
              <w:bottom w:w="130" w:type="dxa"/>
              <w:right w:w="130" w:type="dxa"/>
            </w:tcMar>
            <w:vAlign w:val="center"/>
          </w:tcPr>
          <w:p w14:paraId="743829FC" w14:textId="77777777" w:rsidR="001E7E48" w:rsidRDefault="00000000">
            <w:pPr>
              <w:spacing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t>○申立てに要する費用や後見人等の報酬の負担が困難な人に対し、小野町成年後見制度利用支援事業実施要綱に基づき助成を行います（見込量は第3部第8章）。</w:t>
            </w:r>
          </w:p>
        </w:tc>
      </w:tr>
      <w:tr w:rsidR="001E7E48" w14:paraId="6C5021D4" w14:textId="77777777">
        <w:trPr>
          <w:cantSplit/>
        </w:trPr>
        <w:tc>
          <w:tcPr>
            <w:tcW w:w="3681" w:type="dxa"/>
            <w:shd w:val="clear" w:color="auto" w:fill="FFF2CC"/>
            <w:tcMar>
              <w:top w:w="130" w:type="dxa"/>
              <w:left w:w="130" w:type="dxa"/>
              <w:bottom w:w="130" w:type="dxa"/>
              <w:right w:w="130" w:type="dxa"/>
            </w:tcMar>
            <w:vAlign w:val="center"/>
          </w:tcPr>
          <w:p w14:paraId="520F2953" w14:textId="77777777" w:rsidR="001E7E48" w:rsidRDefault="00000000">
            <w:pPr>
              <w:spacing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t>⑤担い手の確保</w:t>
            </w:r>
          </w:p>
        </w:tc>
        <w:tc>
          <w:tcPr>
            <w:tcW w:w="5319" w:type="dxa"/>
            <w:tcMar>
              <w:top w:w="130" w:type="dxa"/>
              <w:left w:w="130" w:type="dxa"/>
              <w:bottom w:w="130" w:type="dxa"/>
              <w:right w:w="130" w:type="dxa"/>
            </w:tcMar>
            <w:vAlign w:val="center"/>
          </w:tcPr>
          <w:p w14:paraId="2AB13BCE" w14:textId="77777777" w:rsidR="001E7E48" w:rsidRDefault="00000000">
            <w:pPr>
              <w:spacing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t>○法人後見や住民後見人の活用について、田村地方の市町や社会福祉協議会と連携して検討します（成年後見制度法人後見支援事業：第3部第8章）。</w:t>
            </w:r>
          </w:p>
        </w:tc>
      </w:tr>
      <w:tr w:rsidR="001E7E48" w14:paraId="6113BA29" w14:textId="77777777">
        <w:trPr>
          <w:cantSplit/>
        </w:trPr>
        <w:tc>
          <w:tcPr>
            <w:tcW w:w="3681" w:type="dxa"/>
            <w:shd w:val="clear" w:color="auto" w:fill="FFF2CC"/>
            <w:tcMar>
              <w:top w:w="130" w:type="dxa"/>
              <w:left w:w="130" w:type="dxa"/>
              <w:bottom w:w="130" w:type="dxa"/>
              <w:right w:w="130" w:type="dxa"/>
            </w:tcMar>
            <w:vAlign w:val="center"/>
          </w:tcPr>
          <w:p w14:paraId="592EB39B" w14:textId="77777777" w:rsidR="001E7E48" w:rsidRDefault="00000000">
            <w:pPr>
              <w:spacing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t>⑥地域連携ネットワークの充実</w:t>
            </w:r>
          </w:p>
        </w:tc>
        <w:tc>
          <w:tcPr>
            <w:tcW w:w="5319" w:type="dxa"/>
            <w:tcMar>
              <w:top w:w="130" w:type="dxa"/>
              <w:left w:w="130" w:type="dxa"/>
              <w:bottom w:w="130" w:type="dxa"/>
              <w:right w:w="130" w:type="dxa"/>
            </w:tcMar>
            <w:vAlign w:val="center"/>
          </w:tcPr>
          <w:p w14:paraId="6FAD293B" w14:textId="77777777" w:rsidR="001E7E48" w:rsidRDefault="00000000">
            <w:pPr>
              <w:spacing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t>○家庭裁判所、専門職団体、医療・福祉関係者等との連携により、権利擁護支援の地域連携ネットワーク（「チーム」「協議会」「中核機関」）の構築・充実に努めます。</w:t>
            </w:r>
          </w:p>
        </w:tc>
      </w:tr>
      <w:tr w:rsidR="001E7E48" w14:paraId="34FEBFE0" w14:textId="77777777">
        <w:trPr>
          <w:cantSplit/>
        </w:trPr>
        <w:tc>
          <w:tcPr>
            <w:tcW w:w="3681" w:type="dxa"/>
            <w:shd w:val="clear" w:color="auto" w:fill="FFF2CC"/>
            <w:tcMar>
              <w:top w:w="130" w:type="dxa"/>
              <w:left w:w="130" w:type="dxa"/>
              <w:bottom w:w="130" w:type="dxa"/>
              <w:right w:w="130" w:type="dxa"/>
            </w:tcMar>
            <w:vAlign w:val="center"/>
          </w:tcPr>
          <w:p w14:paraId="4CD9AF4E" w14:textId="77777777" w:rsidR="001E7E48" w:rsidRDefault="00000000">
            <w:pPr>
              <w:spacing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t>⑦制度の見直しへの対応</w:t>
            </w:r>
          </w:p>
        </w:tc>
        <w:tc>
          <w:tcPr>
            <w:tcW w:w="5319" w:type="dxa"/>
            <w:tcMar>
              <w:top w:w="130" w:type="dxa"/>
              <w:left w:w="130" w:type="dxa"/>
              <w:bottom w:w="130" w:type="dxa"/>
              <w:right w:w="130" w:type="dxa"/>
            </w:tcMar>
            <w:vAlign w:val="center"/>
          </w:tcPr>
          <w:p w14:paraId="56271934" w14:textId="77777777" w:rsidR="001E7E48" w:rsidRDefault="00000000">
            <w:pPr>
              <w:spacing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t>○地域権利擁護相談支援センターの法定化や民法の改正による成年後見制度の見直しの内容を踏まえ、施行の内容が明らかになった段階で、相談体制、町長申立ての運用、助成の対象を見直します。</w:t>
            </w:r>
          </w:p>
        </w:tc>
      </w:tr>
    </w:tbl>
    <w:p w14:paraId="2C13C201" w14:textId="77777777" w:rsidR="009D6CAB" w:rsidRPr="00370011" w:rsidRDefault="00000000" w:rsidP="005E6C22">
      <w:pPr>
        <w:keepNext/>
        <w:spacing w:before="260" w:after="160"/>
        <w:rPr>
          <w:rFonts w:ascii="BIZ UDPゴシック" w:eastAsia="BIZ UDPゴシック" w:hAnsi="BIZ UDPゴシック"/>
        </w:rPr>
      </w:pPr>
      <w:del w:id="91760" w:author="Ryo Wakayama" w:date="2026-10-23T09:00:00Z">
        <w:r>
          <w:rPr>
            <w:rFonts w:ascii="BIZ UDPゴシック" w:eastAsia="BIZ UDPゴシック" w:hAnsi="BIZ UDPゴシック"/>
            <w:b/>
            <w:bCs/>
            <w:sz w:val="22"/>
            <w:szCs w:val="22"/>
          </w:rPr>
          <w:delText xml:space="preserve">■</w:delText>
        </w:r>
      </w:del>
      <w:ins w:id="91761" w:author="Ryo Wakayama" w:date="2026-10-23T09:00:00Z">
        <w:r>
          <w:rPr>
            <w:rFonts w:ascii="BIZ UDPゴシック" w:eastAsia="BIZ UDPゴシック" w:hAnsi="BIZ UDPゴシック"/>
            <w:b/>
            <w:bCs/>
            <w:sz w:val="22"/>
            <w:szCs w:val="22"/>
          </w:rPr>
          <w:t xml:space="preserve">【表18】</w:t>
        </w:r>
      </w:ins>
      <w:r>
        <w:rPr>
          <w:rFonts w:ascii="BIZ UDPゴシック" w:eastAsia="BIZ UDPゴシック" w:hAnsi="BIZ UDPゴシック"/>
          <w:b/>
          <w:bCs/>
          <w:sz w:val="22"/>
          <w:szCs w:val="22"/>
        </w:rPr>
        <w:t xml:space="preserve">取組の指標</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1620"/>
        <w:gridCol w:w="3420"/>
      </w:tblGrid>
      <w:tr w:rsidR="001E7E48" w14:paraId="666EA974" w14:textId="77777777">
        <w:trPr>
          <w:cantSplit/>
          <w:tblHeader/>
        </w:trPr>
        <w:tc>
          <w:tcPr>
            <w:tcW w:w="3960" w:type="dxa"/>
            <w:shd w:val="clear" w:color="auto" w:fill="DCE8DC"/>
            <w:tcMar>
              <w:top w:w="130" w:type="dxa"/>
              <w:left w:w="130" w:type="dxa"/>
              <w:bottom w:w="130" w:type="dxa"/>
              <w:right w:w="130" w:type="dxa"/>
            </w:tcMar>
            <w:vAlign w:val="center"/>
          </w:tcPr>
          <w:p w14:paraId="0D065ABC"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項目</w:t>
            </w:r>
          </w:p>
        </w:tc>
        <w:tc>
          <w:tcPr>
            <w:tcW w:w="1620" w:type="dxa"/>
            <w:shd w:val="clear" w:color="auto" w:fill="DCE8DC"/>
            <w:tcMar>
              <w:top w:w="130" w:type="dxa"/>
              <w:left w:w="130" w:type="dxa"/>
              <w:bottom w:w="130" w:type="dxa"/>
              <w:right w:w="130" w:type="dxa"/>
            </w:tcMar>
            <w:vAlign w:val="center"/>
          </w:tcPr>
          <w:p w14:paraId="47D3A4E1"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数値</w:t>
            </w:r>
          </w:p>
        </w:tc>
        <w:tc>
          <w:tcPr>
            <w:tcW w:w="3420" w:type="dxa"/>
            <w:shd w:val="clear" w:color="auto" w:fill="DCE8DC"/>
            <w:tcMar>
              <w:top w:w="130" w:type="dxa"/>
              <w:left w:w="130" w:type="dxa"/>
              <w:bottom w:w="130" w:type="dxa"/>
              <w:right w:w="130" w:type="dxa"/>
            </w:tcMar>
            <w:vAlign w:val="center"/>
          </w:tcPr>
          <w:p w14:paraId="1D6929A0"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備考</w:t>
            </w:r>
          </w:p>
        </w:tc>
      </w:tr>
      <w:tr w:rsidR="001E7E48" w14:paraId="33768BF8" w14:textId="77777777">
        <w:trPr>
          <w:cantSplit/>
        </w:trPr>
        <w:tc>
          <w:tcPr>
            <w:tcW w:w="3960" w:type="dxa"/>
            <w:tcBorders>
              <w:bottom w:val="single" w:sz="18" w:space="0" w:color="EE0000"/>
            </w:tcBorders>
            <w:tcMar>
              <w:top w:w="130" w:type="dxa"/>
              <w:left w:w="130" w:type="dxa"/>
              <w:bottom w:w="130" w:type="dxa"/>
              <w:right w:w="130" w:type="dxa"/>
            </w:tcMar>
            <w:vAlign w:val="center"/>
          </w:tcPr>
          <w:p w14:paraId="3E67A82C"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令和7年度の成年後見制度利用支援事業の利用者数</w:t>
            </w:r>
          </w:p>
        </w:tc>
        <w:tc>
          <w:tcPr>
            <w:tcW w:w="1620" w:type="dxa"/>
            <w:tcBorders>
              <w:bottom w:val="single" w:sz="18" w:space="0" w:color="EE0000"/>
            </w:tcBorders>
            <w:tcMar>
              <w:top w:w="130" w:type="dxa"/>
              <w:left w:w="130" w:type="dxa"/>
              <w:bottom w:w="130" w:type="dxa"/>
              <w:right w:w="130" w:type="dxa"/>
            </w:tcMar>
            <w:vAlign w:val="center"/>
          </w:tcPr>
          <w:p w14:paraId="29AB8271"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0人</w:t>
            </w:r>
          </w:p>
        </w:tc>
        <w:tc>
          <w:tcPr>
            <w:tcW w:w="3420" w:type="dxa"/>
            <w:tcMar>
              <w:top w:w="130" w:type="dxa"/>
              <w:left w:w="130" w:type="dxa"/>
              <w:bottom w:w="130" w:type="dxa"/>
              <w:right w:w="130" w:type="dxa"/>
            </w:tcMar>
            <w:vAlign w:val="center"/>
          </w:tcPr>
          <w:p w14:paraId="33B7F674"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第7期の実績</w:t>
            </w:r>
          </w:p>
        </w:tc>
      </w:tr>
      <w:tr w:rsidR="001E7E48" w14:paraId="497EAF9D" w14:textId="77777777">
        <w:trPr>
          <w:cantSplit/>
        </w:trPr>
        <w:tc>
          <w:tcPr>
            <w:tcW w:w="3960" w:type="dxa"/>
            <w:tcBorders>
              <w:top w:val="single" w:sz="18" w:space="0" w:color="EE0000"/>
              <w:left w:val="single" w:sz="18" w:space="0" w:color="EE0000"/>
              <w:bottom w:val="single" w:sz="18" w:space="0" w:color="EE0000"/>
              <w:right w:val="single" w:sz="4" w:space="0" w:color="000000"/>
            </w:tcBorders>
            <w:shd w:val="clear" w:color="auto" w:fill="FBE4D5"/>
            <w:tcMar>
              <w:top w:w="130" w:type="dxa"/>
              <w:left w:w="130" w:type="dxa"/>
              <w:bottom w:w="130" w:type="dxa"/>
              <w:right w:w="130" w:type="dxa"/>
            </w:tcMar>
            <w:vAlign w:val="center"/>
          </w:tcPr>
          <w:p w14:paraId="65E47C0A"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b/>
                <w:bCs/>
                <w:sz w:val="20"/>
                <w:szCs w:val="20"/>
              </w:rPr>
              <w:t>【目標値】令和11年度の利用者数</w:t>
            </w:r>
          </w:p>
        </w:tc>
        <w:tc>
          <w:tcPr>
            <w:tcW w:w="1620" w:type="dxa"/>
            <w:tcBorders>
              <w:top w:val="single" w:sz="18" w:space="0" w:color="EE0000"/>
              <w:left w:val="single" w:sz="4" w:space="0" w:color="000000"/>
              <w:bottom w:val="single" w:sz="18" w:space="0" w:color="EE0000"/>
              <w:right w:val="single" w:sz="18" w:space="0" w:color="EE0000"/>
            </w:tcBorders>
            <w:shd w:val="clear" w:color="auto" w:fill="FBE4D5"/>
            <w:tcMar>
              <w:top w:w="130" w:type="dxa"/>
              <w:left w:w="130" w:type="dxa"/>
              <w:bottom w:w="130" w:type="dxa"/>
              <w:right w:w="130" w:type="dxa"/>
            </w:tcMar>
            <w:vAlign w:val="center"/>
          </w:tcPr>
          <w:p w14:paraId="09776866"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b/>
                <w:bCs/>
                <w:sz w:val="20"/>
                <w:szCs w:val="20"/>
              </w:rPr>
              <w:t>1人</w:t>
            </w:r>
          </w:p>
        </w:tc>
        <w:tc>
          <w:tcPr>
            <w:tcW w:w="3420" w:type="dxa"/>
            <w:tcBorders>
              <w:left w:val="single" w:sz="18" w:space="0" w:color="EE0000"/>
            </w:tcBorders>
            <w:tcMar>
              <w:top w:w="130" w:type="dxa"/>
              <w:left w:w="130" w:type="dxa"/>
              <w:bottom w:w="130" w:type="dxa"/>
              <w:right w:w="130" w:type="dxa"/>
            </w:tcMar>
            <w:vAlign w:val="center"/>
          </w:tcPr>
          <w:p w14:paraId="44ECBF96"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第3部第8章の見込量（各年度1人）</w:t>
            </w:r>
          </w:p>
        </w:tc>
      </w:tr>
      <w:tr w:rsidR="001E7E48" w14:paraId="7EF48715" w14:textId="77777777">
        <w:trPr>
          <w:cantSplit/>
        </w:trPr>
        <w:tc>
          <w:tcPr>
            <w:tcW w:w="3960" w:type="dxa"/>
            <w:tcMar>
              <w:top w:w="130" w:type="dxa"/>
              <w:left w:w="130" w:type="dxa"/>
              <w:bottom w:w="130" w:type="dxa"/>
              <w:right w:w="130" w:type="dxa"/>
            </w:tcMar>
            <w:vAlign w:val="center"/>
          </w:tcPr>
          <w:p w14:paraId="1C23F6E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令和7年度の権利擁護センターへの相談件数（障がいのある人）</w:t>
            </w:r>
          </w:p>
        </w:tc>
        <w:tc>
          <w:tcPr>
            <w:tcW w:w="1620" w:type="dxa"/>
            <w:tcMar>
              <w:top w:w="130" w:type="dxa"/>
              <w:left w:w="130" w:type="dxa"/>
              <w:bottom w:w="130" w:type="dxa"/>
              <w:right w:w="130" w:type="dxa"/>
            </w:tcMar>
            <w:vAlign w:val="center"/>
          </w:tcPr>
          <w:p w14:paraId="2AC2A4E0" w14:textId="77777777" w:rsidR="001E7E48" w:rsidRDefault="00000000">
            <w:pPr>
              <w:spacing w:line="320" w:lineRule="auto"/>
              <w:ind w:left="220" w:hanging="220"/>
              <w:rPr>
                <w:rFonts w:ascii="BIZ UDPゴシック" w:eastAsia="BIZ UDPゴシック" w:hAnsi="BIZ UDPゴシック"/>
                <w:sz w:val="20"/>
                <w:szCs w:val="20"/>
              </w:rPr>
            </w:pPr>
            <w:r>
              <w:rPr>
                <w:rFonts w:ascii="BIZ UDPゴシック" w:eastAsia="BIZ UDPゴシック" w:hAnsi="BIZ UDPゴシック"/>
                <w:sz w:val="20"/>
                <w:szCs w:val="20"/>
              </w:rPr>
              <w:t>○件</w:t>
            </w:r>
          </w:p>
        </w:tc>
        <w:tc>
          <w:tcPr>
            <w:tcW w:w="3420" w:type="dxa"/>
            <w:tcMar>
              <w:top w:w="130" w:type="dxa"/>
              <w:left w:w="130" w:type="dxa"/>
              <w:bottom w:w="130" w:type="dxa"/>
              <w:right w:w="130" w:type="dxa"/>
            </w:tcMar>
            <w:vAlign w:val="center"/>
          </w:tcPr>
          <w:p w14:paraId="083BF361"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毎年度把握し、年次の点検評価で報告</w:t>
            </w:r>
            <w:r>
              <w:rPr>
                <w:rFonts w:ascii="BIZ UDPゴシック" w:eastAsia="BIZ UDPゴシック" w:hAnsi="BIZ UDPゴシック"/>
                <w:sz w:val="20"/>
                <w:szCs w:val="20"/>
                <w:highlight w:val="yellow"/>
              </w:rPr>
              <w:t>【要確認】</w:t>
            </w:r>
          </w:p>
        </w:tc>
      </w:tr>
    </w:tbl>
    <w:p w14:paraId="05EF2F56"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※本節を成年後見制度の利用の促進に関する法律第14条第1項の市町村計画として位置づけるかは、町の計画の策定状況を踏まえて整理します。</w:t>
      </w:r>
      <w:r>
        <w:rPr>
          <w:rFonts w:ascii="BIZ UDPゴシック" w:eastAsia="BIZ UDPゴシック" w:hAnsi="BIZ UDPゴシック"/>
          <w:color w:val="5B5B5B"/>
          <w:sz w:val="19"/>
          <w:szCs w:val="19"/>
          <w:highlight w:val="yellow"/>
        </w:rPr>
        <w:t>【要確認：市町村計画の位置づけ】</w:t>
      </w:r>
    </w:p>
    <w:p w14:paraId="43F7AFB6" w14:textId="77777777" w:rsidR="009D6CAB" w:rsidRPr="00370011" w:rsidRDefault="00000000">
      <w:pPr>
        <w:pStyle w:val="1"/>
        <w:pageBreakBefore/>
        <w:shd w:val="clear" w:color="auto" w:fill="4A7A5E"/>
        <w:spacing w:before="480" w:after="320"/>
        <w:ind w:left="60"/>
        <w:rPr>
          <w:rFonts w:ascii="BIZ UDPゴシック" w:eastAsia="BIZ UDPゴシック" w:hAnsi="BIZ UDPゴシック"/>
        </w:rPr>
      </w:pPr>
      <w:bookmarkStart w:id="12" w:name="_TocOno014"/>
      <w:r>
        <w:rPr>
          <w:rFonts w:ascii="BIZ UDPゴシック" w:eastAsia="BIZ UDPゴシック" w:hAnsi="BIZ UDPゴシック"/>
          <w:b/>
          <w:bCs/>
          <w:color w:val="FFFFFF"/>
          <w:sz w:val="30"/>
          <w:szCs w:val="30"/>
        </w:rPr>
        <w:lastRenderedPageBreak/>
        <w:t>第3章　安全・安心な生活環境の整備</w:t>
      </w:r>
      <w:bookmarkEnd w:id="12"/>
    </w:p>
    <w:p w14:paraId="101CBF2C"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1　住宅の確保</w:t>
      </w:r>
    </w:p>
    <w:p w14:paraId="39DEBD99" w14:textId="77777777" w:rsidR="009D6CAB" w:rsidRPr="00105E13" w:rsidRDefault="00000000" w:rsidP="00105E13">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311C5C6B" w14:textId="77777777" w:rsidR="009D6CAB" w:rsidRPr="00370011" w:rsidRDefault="00000000" w:rsidP="00105E13">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が地域で安心して生活するためには住宅が確保されていることや住居環境・生活環境が整っていることが重要であり、また、障がい者が利用しやすいように、ユニバーサルデザインを取り入れた整備を検討、推進していくことも必要です。</w:t>
      </w:r>
    </w:p>
    <w:p w14:paraId="28123370" w14:textId="77777777" w:rsidR="00105E13" w:rsidRDefault="00000000" w:rsidP="00105E13">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障がい者の地域移行を図るために、バリアフリーに配慮した住まいの整備や、日常生活用具の給付や貸与、住宅改修への支援、グループホームに対する障がい者本人や家族、地域住民の理解を深めるなど、障がい者の生活に適した住まいの場の確保と、それぞれの状況及びニーズに沿った住環境の整備を推進していきます。国の基本指針においても、住宅セーフティネット制度（住宅確保要配慮者に対する賃貸住宅の供給の促進に関する法律）に基づく供給促進計画との調和や、住宅担当部局・居住支援協議会等との連携の重要性が新たに示されており、本町においても関係部局間の連携を強化します。</w:t>
      </w:r>
    </w:p>
    <w:p w14:paraId="5D4C1CDD" w14:textId="77777777" w:rsidR="00105E13" w:rsidRPr="00BE3536" w:rsidRDefault="00105E13" w:rsidP="00105E13">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p>
      <w:pPr>
        <w:spacing w:before="260" w:after="160"/>
        <w:rPr>
          <w:ins w:id="91762" w:author="Ryo Wakayama" w:date="2026-10-20T09:00:00Z"/>
          <w:rFonts w:ascii="BIZ UDPゴシック" w:eastAsia="BIZ UDPゴシック" w:hAnsi="BIZ UDPゴシック"/>
        </w:rPr>
      </w:pPr>
      <w:ins w:id="91763" w:author="Ryo Wakayama" w:date="2026-10-20T09:00:00Z">
        <w:r>
          <w:rPr>
            <w:rFonts w:ascii="BIZ UDPゴシック" w:eastAsia="BIZ UDPゴシック" w:hAnsi="BIZ UDPゴシック"/>
            <w:sz w:val="22"/>
            <w:szCs w:val="22"/>
          </w:rPr>
          <w:t xml:space="preserve">【表19】住宅の確保の施策の方向</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4"/>
        <w:gridCol w:w="5036"/>
      </w:tblGrid>
      <w:tr w:rsidR="009D6CAB" w:rsidRPr="00370011" w14:paraId="09FF90F9" w14:textId="77777777" w:rsidTr="00105E13">
        <w:tc>
          <w:tcPr>
            <w:tcW w:w="3964" w:type="dxa"/>
            <w:shd w:val="clear" w:color="auto" w:fill="FFF2CC" w:themeFill="accent4" w:themeFillTint="33"/>
            <w:tcMar>
              <w:top w:w="130" w:type="dxa"/>
              <w:left w:w="130" w:type="dxa"/>
              <w:bottom w:w="130" w:type="dxa"/>
              <w:right w:w="130" w:type="dxa"/>
            </w:tcMar>
            <w:vAlign w:val="center"/>
          </w:tcPr>
          <w:p w14:paraId="4BFC2792" w14:textId="77777777" w:rsidR="009D6CAB" w:rsidRPr="00105E13"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①グループホーム（共同生活援助）の整備</w:t>
            </w:r>
          </w:p>
        </w:tc>
        <w:tc>
          <w:tcPr>
            <w:tcW w:w="5036" w:type="dxa"/>
            <w:tcMar>
              <w:top w:w="130" w:type="dxa"/>
              <w:left w:w="130" w:type="dxa"/>
              <w:bottom w:w="130" w:type="dxa"/>
              <w:right w:w="130" w:type="dxa"/>
            </w:tcMar>
            <w:vAlign w:val="center"/>
          </w:tcPr>
          <w:p w14:paraId="2386EB5A" w14:textId="77777777" w:rsidR="009D6CAB" w:rsidRPr="00105E13"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○ニーズに合ったサービスをタイムリーに提供できるよう努めていきます。</w:t>
            </w:r>
          </w:p>
        </w:tc>
      </w:tr>
      <w:tr w:rsidR="009D6CAB" w:rsidRPr="00370011" w14:paraId="1070EC54" w14:textId="77777777" w:rsidTr="00105E13">
        <w:tc>
          <w:tcPr>
            <w:tcW w:w="3964" w:type="dxa"/>
            <w:shd w:val="clear" w:color="auto" w:fill="FFF2CC" w:themeFill="accent4" w:themeFillTint="33"/>
            <w:tcMar>
              <w:top w:w="130" w:type="dxa"/>
              <w:left w:w="130" w:type="dxa"/>
              <w:bottom w:w="130" w:type="dxa"/>
              <w:right w:w="130" w:type="dxa"/>
            </w:tcMar>
            <w:vAlign w:val="center"/>
          </w:tcPr>
          <w:p w14:paraId="2C69598E" w14:textId="77777777" w:rsidR="009D6CAB" w:rsidRPr="00105E13"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②住宅改修の推進</w:t>
            </w:r>
          </w:p>
        </w:tc>
        <w:tc>
          <w:tcPr>
            <w:tcW w:w="5036" w:type="dxa"/>
            <w:tcMar>
              <w:top w:w="130" w:type="dxa"/>
              <w:left w:w="130" w:type="dxa"/>
              <w:bottom w:w="130" w:type="dxa"/>
              <w:right w:w="130" w:type="dxa"/>
            </w:tcMar>
            <w:vAlign w:val="center"/>
          </w:tcPr>
          <w:p w14:paraId="609D5FCC" w14:textId="77777777" w:rsidR="009D6CAB" w:rsidRPr="00105E13"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○地域生活支援事業の住宅改修事業の活用促進を図ります。</w:t>
            </w:r>
          </w:p>
        </w:tc>
      </w:tr>
      <w:tr w:rsidR="009D6CAB" w:rsidRPr="00370011" w14:paraId="45E9C740" w14:textId="77777777" w:rsidTr="00105E13">
        <w:tc>
          <w:tcPr>
            <w:tcW w:w="3964" w:type="dxa"/>
            <w:shd w:val="clear" w:color="auto" w:fill="FFF2CC" w:themeFill="accent4" w:themeFillTint="33"/>
            <w:tcMar>
              <w:top w:w="130" w:type="dxa"/>
              <w:left w:w="130" w:type="dxa"/>
              <w:bottom w:w="130" w:type="dxa"/>
              <w:right w:w="130" w:type="dxa"/>
            </w:tcMar>
            <w:vAlign w:val="center"/>
          </w:tcPr>
          <w:p w14:paraId="57271679" w14:textId="77777777" w:rsidR="009D6CAB" w:rsidRPr="00105E13"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③居住支援協議会等との連携</w:t>
            </w:r>
          </w:p>
        </w:tc>
        <w:tc>
          <w:tcPr>
            <w:tcW w:w="5036" w:type="dxa"/>
            <w:tcMar>
              <w:top w:w="130" w:type="dxa"/>
              <w:left w:w="130" w:type="dxa"/>
              <w:bottom w:w="130" w:type="dxa"/>
              <w:right w:w="130" w:type="dxa"/>
            </w:tcMar>
            <w:vAlign w:val="center"/>
          </w:tcPr>
          <w:p w14:paraId="1196167F" w14:textId="77777777" w:rsidR="009D6CAB" w:rsidRPr="00105E13"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○住宅担当部局や福島県、居住支援協議会等と連携し、障がい者の住まいの確保に向けた情報提供・相談支援の充実を図ります。</w:t>
            </w:r>
          </w:p>
        </w:tc>
      </w:tr>
    </w:tbl>
    <w:p w14:paraId="348DB62C" w14:textId="77777777" w:rsidR="00B96F49" w:rsidRDefault="00B96F49" w:rsidP="00B96F49">
      <w:pPr>
        <w:pStyle w:val="a4"/>
      </w:pPr>
    </w:p>
    <w:p w14:paraId="3B927A3F" w14:textId="77777777" w:rsidR="00B96F49" w:rsidRDefault="00B96F49" w:rsidP="00B96F49">
      <w:pPr>
        <w:pStyle w:val="a4"/>
      </w:pPr>
    </w:p>
    <w:p w14:paraId="7D688891" w14:textId="77777777" w:rsidR="00B96F49" w:rsidRDefault="00B96F49" w:rsidP="00B96F49">
      <w:pPr>
        <w:pStyle w:val="a4"/>
      </w:pPr>
    </w:p>
    <w:p w14:paraId="2E4C2008" w14:textId="77777777" w:rsidR="00B96F49" w:rsidRDefault="00B96F49" w:rsidP="00B96F49">
      <w:pPr>
        <w:pStyle w:val="a4"/>
      </w:pPr>
    </w:p>
    <w:p w14:paraId="3975A866" w14:textId="77777777" w:rsidR="00B96F49" w:rsidRDefault="00B96F49" w:rsidP="00B96F49">
      <w:pPr>
        <w:pStyle w:val="a4"/>
      </w:pPr>
    </w:p>
    <w:p w14:paraId="71CA348F" w14:textId="77777777" w:rsidR="00B96F49" w:rsidRDefault="00B96F49" w:rsidP="00B96F49">
      <w:pPr>
        <w:pStyle w:val="a4"/>
      </w:pPr>
    </w:p>
    <w:p w14:paraId="754F342D" w14:textId="77777777" w:rsidR="00B96F49" w:rsidRDefault="00B96F49" w:rsidP="00B96F49">
      <w:pPr>
        <w:pStyle w:val="a4"/>
      </w:pPr>
    </w:p>
    <w:p w14:paraId="7A91A7A4" w14:textId="77777777" w:rsidR="00B96F49" w:rsidRDefault="00B96F49" w:rsidP="00B96F49">
      <w:pPr>
        <w:pStyle w:val="a4"/>
      </w:pPr>
    </w:p>
    <w:p w14:paraId="40D9442D" w14:textId="77777777" w:rsidR="00B96F49" w:rsidRDefault="00B96F49" w:rsidP="00B96F49">
      <w:pPr>
        <w:pStyle w:val="a4"/>
      </w:pPr>
    </w:p>
    <w:p w14:paraId="6A194717" w14:textId="77777777" w:rsidR="00B96F49" w:rsidRDefault="00B96F49" w:rsidP="00B96F49">
      <w:pPr>
        <w:pStyle w:val="a4"/>
      </w:pPr>
    </w:p>
    <w:p w14:paraId="66C927E7"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2　移動しやすい環境の整備</w:t>
      </w:r>
    </w:p>
    <w:p w14:paraId="4E0CADFF" w14:textId="77777777" w:rsidR="009D6CAB" w:rsidRPr="00105E13" w:rsidRDefault="00000000" w:rsidP="00105E13">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577BEAC0" w14:textId="77777777" w:rsidR="009D6CAB" w:rsidRPr="00370011" w:rsidRDefault="00000000" w:rsidP="00105E13">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障がい者の自立と積極的な社会参加を促進するためには、障がい特性に応じた移動手段の確保や外出の支援などを通じ、障がい者の移動における社会的又は心理的な障壁を取り払うことが重要となります。</w:t>
      </w:r>
    </w:p>
    <w:p w14:paraId="47E99CCB" w14:textId="77777777" w:rsidR="009D6CAB" w:rsidRPr="00370011" w:rsidRDefault="00000000" w:rsidP="00105E13">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del w:id="90855" w:author="Ryo Wakayama" w:date="2026-10-20T09:00:00Z">
        <w:r>
          <w:rPr>
            <w:rFonts w:ascii="BIZ UDPゴシック" w:eastAsia="BIZ UDPゴシック" w:hAnsi="BIZ UDPゴシック"/>
            <w:sz w:val="22"/>
            <w:szCs w:val="22"/>
          </w:rPr>
          <w:delText xml:space="preserve">前回のアンケート調査において、外出する時に困ることは、障がい者では「困ったときにどうすればいいのか心配」、「道路や駅に階段や段差が多い」、「公共交通機関が少ない（通っていない）」がいずれも２割を超えて多く、次いで「外出にお金がかかる」、「列車やバスの乗り降りが困難」となっています。</w:delText>
        </w:r>
      </w:del>
      <w:ins w:id="90856" w:author="Ryo Wakayama" w:date="2026-10-20T09:00:00Z">
        <w:r>
          <w:rPr>
            <w:rFonts w:ascii="BIZ UDPゴシック" w:eastAsia="BIZ UDPゴシック" w:hAnsi="BIZ UDPゴシック"/>
            <w:sz w:val="22"/>
            <w:szCs w:val="22"/>
          </w:rPr>
          <w:t xml:space="preserve">令和8年度の調査では、外出を「めったにしない」「まったくしない」障がいのある方が27.4％です。外出するときに困ることは「外出にお金がかかる」25.1％、「困ったときにどうすればいいのか心配」23.2％、「公共交通機関が少ない」19.7％が多く、前回調査で多かった「道路や駅に階段や段差が多い」は15.1％でした。</w:t>
        </w:r>
      </w:ins>
      <w:r>
        <w:rPr>
          <w:rFonts w:ascii="BIZ UDPゴシック" w:eastAsia="BIZ UDPゴシック" w:hAnsi="BIZ UDPゴシック"/>
          <w:sz w:val="22"/>
          <w:szCs w:val="22"/>
        </w:rPr>
        <w:t xml:space="preserve">人口減少・少子高齢化が進む本町においては、移動支援やタクシー等の地域交通の確保が引き続き大きな課題です。</w:t>
      </w:r>
    </w:p>
    <w:p w14:paraId="6830F7CD" w14:textId="77777777" w:rsidR="009D6CAB" w:rsidRPr="00370011" w:rsidRDefault="00000000" w:rsidP="00105E13">
      <w:pPr>
        <w:spacing w:before="260" w:after="160"/>
        <w:rPr>
          <w:del w:id="90857" w:author="Ryo Wakayama" w:date="2026-10-23T09:00:00Z"/>
          <w:rFonts w:ascii="BIZ UDPゴシック" w:eastAsia="BIZ UDPゴシック" w:hAnsi="BIZ UDPゴシック"/>
        </w:rPr>
      </w:pPr>
      <w:del w:id="90858" w:author="Ryo Wakayama" w:date="2026-10-23T09:00:00Z">
        <w:r>
          <w:rPr>
            <w:rFonts w:ascii="BIZ UDPゴシック" w:eastAsia="BIZ UDPゴシック" w:hAnsi="BIZ UDPゴシック"/>
            <w:b/>
            <w:bCs/>
            <w:sz w:val="22"/>
            <w:szCs w:val="22"/>
          </w:rPr>
          <w:delText>■１週間の外出頻度</w:delText>
        </w:r>
      </w:del>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500"/>
        <w:gridCol w:w="1500"/>
        <w:gridCol w:w="1500"/>
      </w:tblGrid>
      <w:tr w:rsidR="009D6CAB" w:rsidRPr="00370011" w14:paraId="0F8CCCB8" w14:textId="77777777">
        <w:trPr>
          <w:tblHeader/>
          <w:del w:id="90859" w:author="Ryo Wakayama" w:date="2026-10-20T09:00:00Z"/>
        </w:trPr>
        <w:tc>
          <w:tcPr>
            <w:tcW w:w="3000" w:type="dxa"/>
            <w:shd w:val="clear" w:color="auto" w:fill="DCE8DC"/>
            <w:tcMar>
              <w:top w:w="130" w:type="dxa"/>
              <w:left w:w="130" w:type="dxa"/>
              <w:bottom w:w="130" w:type="dxa"/>
              <w:right w:w="130" w:type="dxa"/>
            </w:tcMar>
            <w:vAlign w:val="center"/>
          </w:tcPr>
          <w:p w14:paraId="399F6E6E" w14:textId="77777777" w:rsidR="009D6CAB" w:rsidRPr="00370011" w:rsidRDefault="00000000">
            <w:pPr>
              <w:spacing w:line="320" w:lineRule="auto"/>
              <w:jc w:val="center"/>
              <w:rPr>
                <w:del w:id="90860" w:author="Ryo Wakayama" w:date="2026-10-20T09:00:00Z"/>
                <w:rFonts w:ascii="BIZ UDPゴシック" w:eastAsia="BIZ UDPゴシック" w:hAnsi="BIZ UDPゴシック"/>
              </w:rPr>
            </w:pPr>
            <w:del w:id="90861" w:author="Ryo Wakayama" w:date="2026-10-20T09:00:00Z">
              <w:r>
                <w:rPr>
                  <w:rFonts w:ascii="BIZ UDPゴシック" w:eastAsia="BIZ UDPゴシック" w:hAnsi="BIZ UDPゴシック"/>
                  <w:b/>
                  <w:bCs/>
                  <w:sz w:val="20"/>
                  <w:szCs w:val="20"/>
                </w:rPr>
                <w:delText>区分</w:delText>
              </w:r>
            </w:del>
          </w:p>
        </w:tc>
        <w:tc>
          <w:tcPr>
            <w:tcW w:w="1500" w:type="dxa"/>
            <w:shd w:val="clear" w:color="auto" w:fill="DCE8DC"/>
            <w:tcMar>
              <w:top w:w="130" w:type="dxa"/>
              <w:left w:w="130" w:type="dxa"/>
              <w:bottom w:w="130" w:type="dxa"/>
              <w:right w:w="130" w:type="dxa"/>
            </w:tcMar>
            <w:vAlign w:val="center"/>
          </w:tcPr>
          <w:p w14:paraId="345C4E93" w14:textId="77777777" w:rsidR="009D6CAB" w:rsidRPr="00370011" w:rsidRDefault="00000000">
            <w:pPr>
              <w:spacing w:line="320" w:lineRule="auto"/>
              <w:jc w:val="center"/>
              <w:rPr>
                <w:del w:id="90862" w:author="Ryo Wakayama" w:date="2026-10-20T09:00:00Z"/>
                <w:rFonts w:ascii="BIZ UDPゴシック" w:eastAsia="BIZ UDPゴシック" w:hAnsi="BIZ UDPゴシック"/>
              </w:rPr>
            </w:pPr>
            <w:del w:id="90863" w:author="Ryo Wakayama" w:date="2026-10-20T09:00:00Z">
              <w:r>
                <w:rPr>
                  <w:rFonts w:ascii="BIZ UDPゴシック" w:eastAsia="BIZ UDPゴシック" w:hAnsi="BIZ UDPゴシック"/>
                  <w:b/>
                  <w:bCs/>
                  <w:sz w:val="20"/>
                  <w:szCs w:val="20"/>
                </w:rPr>
                <w:delText>毎日外出する</w:delText>
              </w:r>
            </w:del>
          </w:p>
        </w:tc>
        <w:tc>
          <w:tcPr>
            <w:tcW w:w="1500" w:type="dxa"/>
            <w:shd w:val="clear" w:color="auto" w:fill="DCE8DC"/>
            <w:tcMar>
              <w:top w:w="130" w:type="dxa"/>
              <w:left w:w="130" w:type="dxa"/>
              <w:bottom w:w="130" w:type="dxa"/>
              <w:right w:w="130" w:type="dxa"/>
            </w:tcMar>
            <w:vAlign w:val="center"/>
          </w:tcPr>
          <w:p w14:paraId="543F245C" w14:textId="77777777" w:rsidR="009D6CAB" w:rsidRPr="00370011" w:rsidRDefault="00000000">
            <w:pPr>
              <w:spacing w:line="320" w:lineRule="auto"/>
              <w:jc w:val="center"/>
              <w:rPr>
                <w:del w:id="90864" w:author="Ryo Wakayama" w:date="2026-10-20T09:00:00Z"/>
                <w:rFonts w:ascii="BIZ UDPゴシック" w:eastAsia="BIZ UDPゴシック" w:hAnsi="BIZ UDPゴシック"/>
              </w:rPr>
            </w:pPr>
            <w:del w:id="90865" w:author="Ryo Wakayama" w:date="2026-10-20T09:00:00Z">
              <w:r>
                <w:rPr>
                  <w:rFonts w:ascii="BIZ UDPゴシック" w:eastAsia="BIZ UDPゴシック" w:hAnsi="BIZ UDPゴシック"/>
                  <w:b/>
                  <w:bCs/>
                  <w:sz w:val="20"/>
                  <w:szCs w:val="20"/>
                </w:rPr>
                <w:delText>週数回外出する</w:delText>
              </w:r>
            </w:del>
          </w:p>
        </w:tc>
        <w:tc>
          <w:tcPr>
            <w:tcW w:w="1500" w:type="dxa"/>
            <w:shd w:val="clear" w:color="auto" w:fill="DCE8DC"/>
            <w:tcMar>
              <w:top w:w="130" w:type="dxa"/>
              <w:left w:w="130" w:type="dxa"/>
              <w:bottom w:w="130" w:type="dxa"/>
              <w:right w:w="130" w:type="dxa"/>
            </w:tcMar>
            <w:vAlign w:val="center"/>
          </w:tcPr>
          <w:p w14:paraId="1562B7CA" w14:textId="77777777" w:rsidR="009D6CAB" w:rsidRPr="00370011" w:rsidRDefault="00000000">
            <w:pPr>
              <w:spacing w:line="320" w:lineRule="auto"/>
              <w:jc w:val="center"/>
              <w:rPr>
                <w:del w:id="90866" w:author="Ryo Wakayama" w:date="2026-10-20T09:00:00Z"/>
                <w:rFonts w:ascii="BIZ UDPゴシック" w:eastAsia="BIZ UDPゴシック" w:hAnsi="BIZ UDPゴシック"/>
              </w:rPr>
            </w:pPr>
            <w:del w:id="90867" w:author="Ryo Wakayama" w:date="2026-10-20T09:00:00Z">
              <w:r>
                <w:rPr>
                  <w:rFonts w:ascii="BIZ UDPゴシック" w:eastAsia="BIZ UDPゴシック" w:hAnsi="BIZ UDPゴシック"/>
                  <w:b/>
                  <w:bCs/>
                  <w:sz w:val="20"/>
                  <w:szCs w:val="20"/>
                </w:rPr>
                <w:delText>めったに外出しない</w:delText>
              </w:r>
            </w:del>
          </w:p>
        </w:tc>
        <w:tc>
          <w:tcPr>
            <w:tcW w:w="1500" w:type="dxa"/>
            <w:shd w:val="clear" w:color="auto" w:fill="DCE8DC"/>
            <w:tcMar>
              <w:top w:w="130" w:type="dxa"/>
              <w:left w:w="130" w:type="dxa"/>
              <w:bottom w:w="130" w:type="dxa"/>
              <w:right w:w="130" w:type="dxa"/>
            </w:tcMar>
            <w:vAlign w:val="center"/>
          </w:tcPr>
          <w:p w14:paraId="0731761C" w14:textId="77777777" w:rsidR="009D6CAB" w:rsidRPr="00370011" w:rsidRDefault="00000000">
            <w:pPr>
              <w:spacing w:line="320" w:lineRule="auto"/>
              <w:jc w:val="center"/>
              <w:rPr>
                <w:del w:id="90868" w:author="Ryo Wakayama" w:date="2026-10-20T09:00:00Z"/>
                <w:rFonts w:ascii="BIZ UDPゴシック" w:eastAsia="BIZ UDPゴシック" w:hAnsi="BIZ UDPゴシック"/>
              </w:rPr>
            </w:pPr>
            <w:del w:id="90869" w:author="Ryo Wakayama" w:date="2026-10-20T09:00:00Z">
              <w:r>
                <w:rPr>
                  <w:rFonts w:ascii="BIZ UDPゴシック" w:eastAsia="BIZ UDPゴシック" w:hAnsi="BIZ UDPゴシック"/>
                  <w:b/>
                  <w:bCs/>
                  <w:sz w:val="20"/>
                  <w:szCs w:val="20"/>
                </w:rPr>
                <w:delText>まったく外出しない</w:delText>
              </w:r>
            </w:del>
          </w:p>
        </w:tc>
      </w:tr>
      <w:tr w:rsidR="009D6CAB" w:rsidRPr="00370011" w14:paraId="2995D639" w14:textId="77777777">
        <w:trPr>
          <w:del w:id="90870" w:author="Ryo Wakayama" w:date="2026-10-20T09:00:00Z"/>
        </w:trPr>
        <w:tc>
          <w:tcPr>
            <w:tcW w:w="3000" w:type="dxa"/>
            <w:tcMar>
              <w:top w:w="130" w:type="dxa"/>
              <w:left w:w="130" w:type="dxa"/>
              <w:bottom w:w="130" w:type="dxa"/>
              <w:right w:w="130" w:type="dxa"/>
            </w:tcMar>
            <w:vAlign w:val="center"/>
          </w:tcPr>
          <w:p w14:paraId="27965954" w14:textId="77777777" w:rsidR="009D6CAB" w:rsidRPr="00370011" w:rsidRDefault="00000000">
            <w:pPr>
              <w:spacing w:line="320" w:lineRule="auto"/>
              <w:rPr>
                <w:del w:id="90871" w:author="Ryo Wakayama" w:date="2026-10-20T09:00:00Z"/>
                <w:rFonts w:ascii="BIZ UDPゴシック" w:eastAsia="BIZ UDPゴシック" w:hAnsi="BIZ UDPゴシック"/>
              </w:rPr>
            </w:pPr>
            <w:del w:id="90872" w:author="Ryo Wakayama" w:date="2026-10-20T09:00:00Z">
              <w:r>
                <w:rPr>
                  <w:rFonts w:ascii="BIZ UDPゴシック" w:eastAsia="BIZ UDPゴシック" w:hAnsi="BIZ UDPゴシック"/>
                  <w:sz w:val="20"/>
                  <w:szCs w:val="20"/>
                </w:rPr>
                <w:delText>障がい者　全体（n=280）</w:delText>
              </w:r>
            </w:del>
          </w:p>
        </w:tc>
        <w:tc>
          <w:tcPr>
            <w:tcW w:w="1500" w:type="dxa"/>
            <w:tcMar>
              <w:top w:w="130" w:type="dxa"/>
              <w:left w:w="130" w:type="dxa"/>
              <w:bottom w:w="130" w:type="dxa"/>
              <w:right w:w="130" w:type="dxa"/>
            </w:tcMar>
            <w:vAlign w:val="center"/>
          </w:tcPr>
          <w:p w14:paraId="4DEDC4FB" w14:textId="77777777" w:rsidR="009D6CAB" w:rsidRPr="00370011" w:rsidRDefault="00000000">
            <w:pPr>
              <w:spacing w:line="320" w:lineRule="auto"/>
              <w:rPr>
                <w:del w:id="90873" w:author="Ryo Wakayama" w:date="2026-10-20T09:00:00Z"/>
                <w:rFonts w:ascii="BIZ UDPゴシック" w:eastAsia="BIZ UDPゴシック" w:hAnsi="BIZ UDPゴシック"/>
              </w:rPr>
            </w:pPr>
            <w:del w:id="90874" w:author="Ryo Wakayama" w:date="2026-10-20T09:00:00Z">
              <w:r>
                <w:rPr>
                  <w:rFonts w:ascii="BIZ UDPゴシック" w:eastAsia="BIZ UDPゴシック" w:hAnsi="BIZ UDPゴシック"/>
                  <w:sz w:val="20"/>
                  <w:szCs w:val="20"/>
                </w:rPr>
                <w:delText>23.9%</w:delText>
              </w:r>
            </w:del>
          </w:p>
        </w:tc>
        <w:tc>
          <w:tcPr>
            <w:tcW w:w="1500" w:type="dxa"/>
            <w:tcMar>
              <w:top w:w="130" w:type="dxa"/>
              <w:left w:w="130" w:type="dxa"/>
              <w:bottom w:w="130" w:type="dxa"/>
              <w:right w:w="130" w:type="dxa"/>
            </w:tcMar>
            <w:vAlign w:val="center"/>
          </w:tcPr>
          <w:p w14:paraId="35AAA661" w14:textId="77777777" w:rsidR="009D6CAB" w:rsidRPr="00370011" w:rsidRDefault="00000000">
            <w:pPr>
              <w:spacing w:line="320" w:lineRule="auto"/>
              <w:rPr>
                <w:del w:id="90875" w:author="Ryo Wakayama" w:date="2026-10-20T09:00:00Z"/>
                <w:rFonts w:ascii="BIZ UDPゴシック" w:eastAsia="BIZ UDPゴシック" w:hAnsi="BIZ UDPゴシック"/>
              </w:rPr>
            </w:pPr>
            <w:del w:id="90876" w:author="Ryo Wakayama" w:date="2026-10-20T09:00:00Z">
              <w:r>
                <w:rPr>
                  <w:rFonts w:ascii="BIZ UDPゴシック" w:eastAsia="BIZ UDPゴシック" w:hAnsi="BIZ UDPゴシック"/>
                  <w:sz w:val="20"/>
                  <w:szCs w:val="20"/>
                </w:rPr>
                <w:delText>41.1%</w:delText>
              </w:r>
            </w:del>
          </w:p>
        </w:tc>
        <w:tc>
          <w:tcPr>
            <w:tcW w:w="1500" w:type="dxa"/>
            <w:tcMar>
              <w:top w:w="130" w:type="dxa"/>
              <w:left w:w="130" w:type="dxa"/>
              <w:bottom w:w="130" w:type="dxa"/>
              <w:right w:w="130" w:type="dxa"/>
            </w:tcMar>
            <w:vAlign w:val="center"/>
          </w:tcPr>
          <w:p w14:paraId="6EBD9EDE" w14:textId="77777777" w:rsidR="009D6CAB" w:rsidRPr="00370011" w:rsidRDefault="00000000">
            <w:pPr>
              <w:spacing w:line="320" w:lineRule="auto"/>
              <w:rPr>
                <w:del w:id="90877" w:author="Ryo Wakayama" w:date="2026-10-20T09:00:00Z"/>
                <w:rFonts w:ascii="BIZ UDPゴシック" w:eastAsia="BIZ UDPゴシック" w:hAnsi="BIZ UDPゴシック"/>
              </w:rPr>
            </w:pPr>
            <w:del w:id="90878" w:author="Ryo Wakayama" w:date="2026-10-20T09:00:00Z">
              <w:r>
                <w:rPr>
                  <w:rFonts w:ascii="BIZ UDPゴシック" w:eastAsia="BIZ UDPゴシック" w:hAnsi="BIZ UDPゴシック"/>
                  <w:sz w:val="20"/>
                  <w:szCs w:val="20"/>
                </w:rPr>
                <w:delText>21.1%</w:delText>
              </w:r>
            </w:del>
          </w:p>
        </w:tc>
        <w:tc>
          <w:tcPr>
            <w:tcW w:w="1500" w:type="dxa"/>
            <w:tcMar>
              <w:top w:w="130" w:type="dxa"/>
              <w:left w:w="130" w:type="dxa"/>
              <w:bottom w:w="130" w:type="dxa"/>
              <w:right w:w="130" w:type="dxa"/>
            </w:tcMar>
            <w:vAlign w:val="center"/>
          </w:tcPr>
          <w:p w14:paraId="7B849D5C" w14:textId="77777777" w:rsidR="009D6CAB" w:rsidRPr="00370011" w:rsidRDefault="00000000">
            <w:pPr>
              <w:spacing w:line="320" w:lineRule="auto"/>
              <w:rPr>
                <w:del w:id="90879" w:author="Ryo Wakayama" w:date="2026-10-20T09:00:00Z"/>
                <w:rFonts w:ascii="BIZ UDPゴシック" w:eastAsia="BIZ UDPゴシック" w:hAnsi="BIZ UDPゴシック"/>
              </w:rPr>
            </w:pPr>
            <w:del w:id="90880" w:author="Ryo Wakayama" w:date="2026-10-20T09:00:00Z">
              <w:r>
                <w:rPr>
                  <w:rFonts w:ascii="BIZ UDPゴシック" w:eastAsia="BIZ UDPゴシック" w:hAnsi="BIZ UDPゴシック"/>
                  <w:sz w:val="20"/>
                  <w:szCs w:val="20"/>
                </w:rPr>
                <w:delText>9.3%</w:delText>
              </w:r>
            </w:del>
          </w:p>
        </w:tc>
      </w:tr>
      <w:tr w:rsidR="009D6CAB" w:rsidRPr="00370011" w14:paraId="46998499" w14:textId="77777777">
        <w:trPr>
          <w:del w:id="90881" w:author="Ryo Wakayama" w:date="2026-10-20T09:00:00Z"/>
        </w:trPr>
        <w:tc>
          <w:tcPr>
            <w:tcW w:w="3000" w:type="dxa"/>
            <w:tcMar>
              <w:top w:w="130" w:type="dxa"/>
              <w:left w:w="130" w:type="dxa"/>
              <w:bottom w:w="130" w:type="dxa"/>
              <w:right w:w="130" w:type="dxa"/>
            </w:tcMar>
            <w:vAlign w:val="center"/>
          </w:tcPr>
          <w:p w14:paraId="74480FA9" w14:textId="77777777" w:rsidR="009D6CAB" w:rsidRPr="00370011" w:rsidRDefault="00000000">
            <w:pPr>
              <w:spacing w:line="320" w:lineRule="auto"/>
              <w:rPr>
                <w:del w:id="90882" w:author="Ryo Wakayama" w:date="2026-10-20T09:00:00Z"/>
                <w:rFonts w:ascii="BIZ UDPゴシック" w:eastAsia="BIZ UDPゴシック" w:hAnsi="BIZ UDPゴシック"/>
              </w:rPr>
            </w:pPr>
            <w:del w:id="90883" w:author="Ryo Wakayama" w:date="2026-10-20T09:00:00Z">
              <w:r>
                <w:rPr>
                  <w:rFonts w:ascii="BIZ UDPゴシック" w:eastAsia="BIZ UDPゴシック" w:hAnsi="BIZ UDPゴシック"/>
                  <w:sz w:val="20"/>
                  <w:szCs w:val="20"/>
                </w:rPr>
                <w:delText>障がい児　全体（n=22）</w:delText>
              </w:r>
            </w:del>
          </w:p>
        </w:tc>
        <w:tc>
          <w:tcPr>
            <w:tcW w:w="1500" w:type="dxa"/>
            <w:tcMar>
              <w:top w:w="130" w:type="dxa"/>
              <w:left w:w="130" w:type="dxa"/>
              <w:bottom w:w="130" w:type="dxa"/>
              <w:right w:w="130" w:type="dxa"/>
            </w:tcMar>
            <w:vAlign w:val="center"/>
          </w:tcPr>
          <w:p w14:paraId="0B8DC720" w14:textId="77777777" w:rsidR="009D6CAB" w:rsidRPr="00370011" w:rsidRDefault="00000000">
            <w:pPr>
              <w:spacing w:line="320" w:lineRule="auto"/>
              <w:rPr>
                <w:del w:id="90884" w:author="Ryo Wakayama" w:date="2026-10-20T09:00:00Z"/>
                <w:rFonts w:ascii="BIZ UDPゴシック" w:eastAsia="BIZ UDPゴシック" w:hAnsi="BIZ UDPゴシック"/>
              </w:rPr>
            </w:pPr>
            <w:del w:id="90885" w:author="Ryo Wakayama" w:date="2026-10-20T09:00:00Z">
              <w:r>
                <w:rPr>
                  <w:rFonts w:ascii="BIZ UDPゴシック" w:eastAsia="BIZ UDPゴシック" w:hAnsi="BIZ UDPゴシック"/>
                  <w:sz w:val="20"/>
                  <w:szCs w:val="20"/>
                </w:rPr>
                <w:delText>77.3%</w:delText>
              </w:r>
            </w:del>
          </w:p>
        </w:tc>
        <w:tc>
          <w:tcPr>
            <w:tcW w:w="1500" w:type="dxa"/>
            <w:tcMar>
              <w:top w:w="130" w:type="dxa"/>
              <w:left w:w="130" w:type="dxa"/>
              <w:bottom w:w="130" w:type="dxa"/>
              <w:right w:w="130" w:type="dxa"/>
            </w:tcMar>
            <w:vAlign w:val="center"/>
          </w:tcPr>
          <w:p w14:paraId="591CCC7F" w14:textId="77777777" w:rsidR="009D6CAB" w:rsidRPr="00370011" w:rsidRDefault="00000000">
            <w:pPr>
              <w:spacing w:line="320" w:lineRule="auto"/>
              <w:rPr>
                <w:del w:id="90886" w:author="Ryo Wakayama" w:date="2026-10-20T09:00:00Z"/>
                <w:rFonts w:ascii="BIZ UDPゴシック" w:eastAsia="BIZ UDPゴシック" w:hAnsi="BIZ UDPゴシック"/>
              </w:rPr>
            </w:pPr>
            <w:del w:id="90887" w:author="Ryo Wakayama" w:date="2026-10-20T09:00:00Z">
              <w:r>
                <w:rPr>
                  <w:rFonts w:ascii="BIZ UDPゴシック" w:eastAsia="BIZ UDPゴシック" w:hAnsi="BIZ UDPゴシック"/>
                  <w:sz w:val="20"/>
                  <w:szCs w:val="20"/>
                </w:rPr>
                <w:delText>－</w:delText>
              </w:r>
            </w:del>
          </w:p>
        </w:tc>
        <w:tc>
          <w:tcPr>
            <w:tcW w:w="1500" w:type="dxa"/>
            <w:tcMar>
              <w:top w:w="130" w:type="dxa"/>
              <w:left w:w="130" w:type="dxa"/>
              <w:bottom w:w="130" w:type="dxa"/>
              <w:right w:w="130" w:type="dxa"/>
            </w:tcMar>
            <w:vAlign w:val="center"/>
          </w:tcPr>
          <w:p w14:paraId="40DE14FB" w14:textId="77777777" w:rsidR="009D6CAB" w:rsidRPr="00370011" w:rsidRDefault="00000000">
            <w:pPr>
              <w:spacing w:line="320" w:lineRule="auto"/>
              <w:rPr>
                <w:del w:id="90888" w:author="Ryo Wakayama" w:date="2026-10-20T09:00:00Z"/>
                <w:rFonts w:ascii="BIZ UDPゴシック" w:eastAsia="BIZ UDPゴシック" w:hAnsi="BIZ UDPゴシック"/>
              </w:rPr>
            </w:pPr>
            <w:del w:id="90889" w:author="Ryo Wakayama" w:date="2026-10-20T09:00:00Z">
              <w:r>
                <w:rPr>
                  <w:rFonts w:ascii="BIZ UDPゴシック" w:eastAsia="BIZ UDPゴシック" w:hAnsi="BIZ UDPゴシック"/>
                  <w:sz w:val="20"/>
                  <w:szCs w:val="20"/>
                </w:rPr>
                <w:delText>22.7%</w:delText>
              </w:r>
            </w:del>
          </w:p>
        </w:tc>
        <w:tc>
          <w:tcPr>
            <w:tcW w:w="1500" w:type="dxa"/>
            <w:tcMar>
              <w:top w:w="130" w:type="dxa"/>
              <w:left w:w="130" w:type="dxa"/>
              <w:bottom w:w="130" w:type="dxa"/>
              <w:right w:w="130" w:type="dxa"/>
            </w:tcMar>
            <w:vAlign w:val="center"/>
          </w:tcPr>
          <w:p w14:paraId="22D7A9CB" w14:textId="77777777" w:rsidR="009D6CAB" w:rsidRPr="00370011" w:rsidRDefault="00000000">
            <w:pPr>
              <w:spacing w:line="320" w:lineRule="auto"/>
              <w:rPr>
                <w:del w:id="90890" w:author="Ryo Wakayama" w:date="2026-10-20T09:00:00Z"/>
                <w:rFonts w:ascii="BIZ UDPゴシック" w:eastAsia="BIZ UDPゴシック" w:hAnsi="BIZ UDPゴシック"/>
              </w:rPr>
            </w:pPr>
            <w:del w:id="90891" w:author="Ryo Wakayama" w:date="2026-10-20T09:00:00Z">
              <w:r>
                <w:rPr>
                  <w:rFonts w:ascii="BIZ UDPゴシック" w:eastAsia="BIZ UDPゴシック" w:hAnsi="BIZ UDPゴシック"/>
                  <w:sz w:val="20"/>
                  <w:szCs w:val="20"/>
                </w:rPr>
                <w:delText>－</w:delText>
              </w:r>
            </w:del>
          </w:p>
        </w:tc>
      </w:tr>
    </w:tbl>
    <w:p w14:paraId="0A80AFBC" w14:textId="77777777" w:rsidR="009D6CAB" w:rsidRPr="00370011" w:rsidRDefault="00000000" w:rsidP="00105E13">
      <w:pPr>
        <w:spacing w:before="260" w:after="160"/>
        <w:rPr>
          <w:del w:id="90892" w:author="Ryo Wakayama" w:date="2026-10-23T09:00:00Z"/>
          <w:rFonts w:ascii="BIZ UDPゴシック" w:eastAsia="BIZ UDPゴシック" w:hAnsi="BIZ UDPゴシック"/>
        </w:rPr>
      </w:pPr>
      <w:del w:id="90893" w:author="Ryo Wakayama" w:date="2026-10-23T09:00:00Z">
        <w:r>
          <w:rPr>
            <w:rFonts w:ascii="BIZ UDPゴシック" w:eastAsia="BIZ UDPゴシック" w:hAnsi="BIZ UDPゴシック"/>
            <w:b/>
            <w:bCs/>
            <w:sz w:val="22"/>
            <w:szCs w:val="22"/>
          </w:rPr>
          <w:delText>■外出するときに困ること（障がい者、上位項目・複数回答）</w:delText>
        </w:r>
      </w:del>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500"/>
      </w:tblGrid>
      <w:tr w:rsidR="009D6CAB" w:rsidRPr="00370011" w14:paraId="24A06514" w14:textId="77777777">
        <w:trPr>
          <w:tblHeader/>
          <w:del w:id="90894" w:author="Ryo Wakayama" w:date="2026-10-20T09:00:00Z"/>
        </w:trPr>
        <w:tc>
          <w:tcPr>
            <w:tcW w:w="5500" w:type="dxa"/>
            <w:shd w:val="clear" w:color="auto" w:fill="DCE8DC"/>
            <w:tcMar>
              <w:top w:w="130" w:type="dxa"/>
              <w:left w:w="130" w:type="dxa"/>
              <w:bottom w:w="130" w:type="dxa"/>
              <w:right w:w="130" w:type="dxa"/>
            </w:tcMar>
            <w:vAlign w:val="center"/>
          </w:tcPr>
          <w:p w14:paraId="05E28416" w14:textId="77777777" w:rsidR="009D6CAB" w:rsidRPr="00370011" w:rsidRDefault="00000000">
            <w:pPr>
              <w:spacing w:line="320" w:lineRule="auto"/>
              <w:jc w:val="center"/>
              <w:rPr>
                <w:del w:id="90895" w:author="Ryo Wakayama" w:date="2026-10-20T09:00:00Z"/>
                <w:rFonts w:ascii="BIZ UDPゴシック" w:eastAsia="BIZ UDPゴシック" w:hAnsi="BIZ UDPゴシック"/>
              </w:rPr>
            </w:pPr>
            <w:del w:id="90896" w:author="Ryo Wakayama" w:date="2026-10-20T09:00:00Z">
              <w:r>
                <w:rPr>
                  <w:rFonts w:ascii="BIZ UDPゴシック" w:eastAsia="BIZ UDPゴシック" w:hAnsi="BIZ UDPゴシック"/>
                  <w:b/>
                  <w:bCs/>
                  <w:sz w:val="20"/>
                  <w:szCs w:val="20"/>
                </w:rPr>
                <w:delText>困りごと</w:delText>
              </w:r>
            </w:del>
          </w:p>
        </w:tc>
        <w:tc>
          <w:tcPr>
            <w:tcW w:w="3500" w:type="dxa"/>
            <w:shd w:val="clear" w:color="auto" w:fill="DCE8DC"/>
            <w:tcMar>
              <w:top w:w="130" w:type="dxa"/>
              <w:left w:w="130" w:type="dxa"/>
              <w:bottom w:w="130" w:type="dxa"/>
              <w:right w:w="130" w:type="dxa"/>
            </w:tcMar>
            <w:vAlign w:val="center"/>
          </w:tcPr>
          <w:p w14:paraId="5DF1E9BA" w14:textId="77777777" w:rsidR="009D6CAB" w:rsidRPr="00370011" w:rsidRDefault="00000000">
            <w:pPr>
              <w:spacing w:line="320" w:lineRule="auto"/>
              <w:jc w:val="center"/>
              <w:rPr>
                <w:del w:id="90897" w:author="Ryo Wakayama" w:date="2026-10-20T09:00:00Z"/>
                <w:rFonts w:ascii="BIZ UDPゴシック" w:eastAsia="BIZ UDPゴシック" w:hAnsi="BIZ UDPゴシック"/>
              </w:rPr>
            </w:pPr>
            <w:del w:id="90898" w:author="Ryo Wakayama" w:date="2026-10-20T09:00:00Z">
              <w:r>
                <w:rPr>
                  <w:rFonts w:ascii="BIZ UDPゴシック" w:eastAsia="BIZ UDPゴシック" w:hAnsi="BIZ UDPゴシック"/>
                  <w:b/>
                  <w:bCs/>
                  <w:sz w:val="20"/>
                  <w:szCs w:val="20"/>
                </w:rPr>
                <w:delText>全体（n=241）</w:delText>
              </w:r>
            </w:del>
          </w:p>
        </w:tc>
      </w:tr>
      <w:tr w:rsidR="009D6CAB" w:rsidRPr="00370011" w14:paraId="3923FDB3" w14:textId="77777777">
        <w:trPr>
          <w:del w:id="90899" w:author="Ryo Wakayama" w:date="2026-10-20T09:00:00Z"/>
        </w:trPr>
        <w:tc>
          <w:tcPr>
            <w:tcW w:w="5500" w:type="dxa"/>
            <w:tcMar>
              <w:top w:w="130" w:type="dxa"/>
              <w:left w:w="130" w:type="dxa"/>
              <w:bottom w:w="130" w:type="dxa"/>
              <w:right w:w="130" w:type="dxa"/>
            </w:tcMar>
            <w:vAlign w:val="center"/>
          </w:tcPr>
          <w:p w14:paraId="3852884F" w14:textId="77777777" w:rsidR="009D6CAB" w:rsidRPr="00370011" w:rsidRDefault="00000000">
            <w:pPr>
              <w:spacing w:line="320" w:lineRule="auto"/>
              <w:rPr>
                <w:del w:id="90900" w:author="Ryo Wakayama" w:date="2026-10-20T09:00:00Z"/>
                <w:rFonts w:ascii="BIZ UDPゴシック" w:eastAsia="BIZ UDPゴシック" w:hAnsi="BIZ UDPゴシック"/>
              </w:rPr>
            </w:pPr>
            <w:del w:id="90901" w:author="Ryo Wakayama" w:date="2026-10-20T09:00:00Z">
              <w:r>
                <w:rPr>
                  <w:rFonts w:ascii="BIZ UDPゴシック" w:eastAsia="BIZ UDPゴシック" w:hAnsi="BIZ UDPゴシック"/>
                  <w:sz w:val="20"/>
                  <w:szCs w:val="20"/>
                </w:rPr>
                <w:delText>困ったときにどうすればいいのか心配</w:delText>
              </w:r>
            </w:del>
          </w:p>
        </w:tc>
        <w:tc>
          <w:tcPr>
            <w:tcW w:w="3500" w:type="dxa"/>
            <w:tcMar>
              <w:top w:w="130" w:type="dxa"/>
              <w:left w:w="130" w:type="dxa"/>
              <w:bottom w:w="130" w:type="dxa"/>
              <w:right w:w="130" w:type="dxa"/>
            </w:tcMar>
            <w:vAlign w:val="center"/>
          </w:tcPr>
          <w:p w14:paraId="51440295" w14:textId="77777777" w:rsidR="009D6CAB" w:rsidRPr="00370011" w:rsidRDefault="00000000">
            <w:pPr>
              <w:spacing w:line="320" w:lineRule="auto"/>
              <w:rPr>
                <w:del w:id="90902" w:author="Ryo Wakayama" w:date="2026-10-20T09:00:00Z"/>
                <w:rFonts w:ascii="BIZ UDPゴシック" w:eastAsia="BIZ UDPゴシック" w:hAnsi="BIZ UDPゴシック"/>
              </w:rPr>
            </w:pPr>
            <w:del w:id="90903" w:author="Ryo Wakayama" w:date="2026-10-20T09:00:00Z">
              <w:r>
                <w:rPr>
                  <w:rFonts w:ascii="BIZ UDPゴシック" w:eastAsia="BIZ UDPゴシック" w:hAnsi="BIZ UDPゴシック"/>
                  <w:sz w:val="20"/>
                  <w:szCs w:val="20"/>
                </w:rPr>
                <w:delText>21.6%</w:delText>
              </w:r>
            </w:del>
          </w:p>
        </w:tc>
      </w:tr>
      <w:tr w:rsidR="009D6CAB" w:rsidRPr="00370011" w14:paraId="0EF55E40" w14:textId="77777777">
        <w:trPr>
          <w:del w:id="90904" w:author="Ryo Wakayama" w:date="2026-10-20T09:00:00Z"/>
        </w:trPr>
        <w:tc>
          <w:tcPr>
            <w:tcW w:w="5500" w:type="dxa"/>
            <w:tcMar>
              <w:top w:w="130" w:type="dxa"/>
              <w:left w:w="130" w:type="dxa"/>
              <w:bottom w:w="130" w:type="dxa"/>
              <w:right w:w="130" w:type="dxa"/>
            </w:tcMar>
            <w:vAlign w:val="center"/>
          </w:tcPr>
          <w:p w14:paraId="34C88143" w14:textId="77777777" w:rsidR="009D6CAB" w:rsidRPr="00370011" w:rsidRDefault="00000000">
            <w:pPr>
              <w:spacing w:line="320" w:lineRule="auto"/>
              <w:rPr>
                <w:del w:id="90905" w:author="Ryo Wakayama" w:date="2026-10-20T09:00:00Z"/>
                <w:rFonts w:ascii="BIZ UDPゴシック" w:eastAsia="BIZ UDPゴシック" w:hAnsi="BIZ UDPゴシック"/>
              </w:rPr>
            </w:pPr>
            <w:del w:id="90906" w:author="Ryo Wakayama" w:date="2026-10-20T09:00:00Z">
              <w:r>
                <w:rPr>
                  <w:rFonts w:ascii="BIZ UDPゴシック" w:eastAsia="BIZ UDPゴシック" w:hAnsi="BIZ UDPゴシック"/>
                  <w:sz w:val="20"/>
                  <w:szCs w:val="20"/>
                </w:rPr>
                <w:delText>道路や駅に階段や段差が多い</w:delText>
              </w:r>
            </w:del>
          </w:p>
        </w:tc>
        <w:tc>
          <w:tcPr>
            <w:tcW w:w="3500" w:type="dxa"/>
            <w:tcMar>
              <w:top w:w="130" w:type="dxa"/>
              <w:left w:w="130" w:type="dxa"/>
              <w:bottom w:w="130" w:type="dxa"/>
              <w:right w:w="130" w:type="dxa"/>
            </w:tcMar>
            <w:vAlign w:val="center"/>
          </w:tcPr>
          <w:p w14:paraId="0B13BAE3" w14:textId="77777777" w:rsidR="009D6CAB" w:rsidRPr="00370011" w:rsidRDefault="00000000">
            <w:pPr>
              <w:spacing w:line="320" w:lineRule="auto"/>
              <w:rPr>
                <w:del w:id="90907" w:author="Ryo Wakayama" w:date="2026-10-20T09:00:00Z"/>
                <w:rFonts w:ascii="BIZ UDPゴシック" w:eastAsia="BIZ UDPゴシック" w:hAnsi="BIZ UDPゴシック"/>
              </w:rPr>
            </w:pPr>
            <w:del w:id="90908" w:author="Ryo Wakayama" w:date="2026-10-20T09:00:00Z">
              <w:r>
                <w:rPr>
                  <w:rFonts w:ascii="BIZ UDPゴシック" w:eastAsia="BIZ UDPゴシック" w:hAnsi="BIZ UDPゴシック"/>
                  <w:sz w:val="20"/>
                  <w:szCs w:val="20"/>
                </w:rPr>
                <w:delText>21.6%</w:delText>
              </w:r>
            </w:del>
          </w:p>
        </w:tc>
      </w:tr>
      <w:tr w:rsidR="009D6CAB" w:rsidRPr="00370011" w14:paraId="7E27DC41" w14:textId="77777777">
        <w:trPr>
          <w:del w:id="90909" w:author="Ryo Wakayama" w:date="2026-10-20T09:00:00Z"/>
        </w:trPr>
        <w:tc>
          <w:tcPr>
            <w:tcW w:w="5500" w:type="dxa"/>
            <w:tcMar>
              <w:top w:w="130" w:type="dxa"/>
              <w:left w:w="130" w:type="dxa"/>
              <w:bottom w:w="130" w:type="dxa"/>
              <w:right w:w="130" w:type="dxa"/>
            </w:tcMar>
            <w:vAlign w:val="center"/>
          </w:tcPr>
          <w:p w14:paraId="762D712C" w14:textId="77777777" w:rsidR="009D6CAB" w:rsidRPr="00370011" w:rsidRDefault="00000000">
            <w:pPr>
              <w:spacing w:line="320" w:lineRule="auto"/>
              <w:rPr>
                <w:del w:id="90910" w:author="Ryo Wakayama" w:date="2026-10-20T09:00:00Z"/>
                <w:rFonts w:ascii="BIZ UDPゴシック" w:eastAsia="BIZ UDPゴシック" w:hAnsi="BIZ UDPゴシック"/>
              </w:rPr>
            </w:pPr>
            <w:del w:id="90911" w:author="Ryo Wakayama" w:date="2026-10-20T09:00:00Z">
              <w:r>
                <w:rPr>
                  <w:rFonts w:ascii="BIZ UDPゴシック" w:eastAsia="BIZ UDPゴシック" w:hAnsi="BIZ UDPゴシック"/>
                  <w:sz w:val="20"/>
                  <w:szCs w:val="20"/>
                </w:rPr>
                <w:delText>公共交通機関が少ない（通っていない）</w:delText>
              </w:r>
            </w:del>
          </w:p>
        </w:tc>
        <w:tc>
          <w:tcPr>
            <w:tcW w:w="3500" w:type="dxa"/>
            <w:tcMar>
              <w:top w:w="130" w:type="dxa"/>
              <w:left w:w="130" w:type="dxa"/>
              <w:bottom w:w="130" w:type="dxa"/>
              <w:right w:w="130" w:type="dxa"/>
            </w:tcMar>
            <w:vAlign w:val="center"/>
          </w:tcPr>
          <w:p w14:paraId="485BA077" w14:textId="77777777" w:rsidR="009D6CAB" w:rsidRPr="00370011" w:rsidRDefault="00000000">
            <w:pPr>
              <w:spacing w:line="320" w:lineRule="auto"/>
              <w:rPr>
                <w:del w:id="90912" w:author="Ryo Wakayama" w:date="2026-10-20T09:00:00Z"/>
                <w:rFonts w:ascii="BIZ UDPゴシック" w:eastAsia="BIZ UDPゴシック" w:hAnsi="BIZ UDPゴシック"/>
              </w:rPr>
            </w:pPr>
            <w:del w:id="90913" w:author="Ryo Wakayama" w:date="2026-10-20T09:00:00Z">
              <w:r>
                <w:rPr>
                  <w:rFonts w:ascii="BIZ UDPゴシック" w:eastAsia="BIZ UDPゴシック" w:hAnsi="BIZ UDPゴシック"/>
                  <w:sz w:val="20"/>
                  <w:szCs w:val="20"/>
                </w:rPr>
                <w:delText>21.2%</w:delText>
              </w:r>
            </w:del>
          </w:p>
        </w:tc>
      </w:tr>
      <w:tr w:rsidR="009D6CAB" w:rsidRPr="00370011" w14:paraId="2F0D3A62" w14:textId="77777777">
        <w:trPr>
          <w:del w:id="90914" w:author="Ryo Wakayama" w:date="2026-10-20T09:00:00Z"/>
        </w:trPr>
        <w:tc>
          <w:tcPr>
            <w:tcW w:w="5500" w:type="dxa"/>
            <w:tcMar>
              <w:top w:w="130" w:type="dxa"/>
              <w:left w:w="130" w:type="dxa"/>
              <w:bottom w:w="130" w:type="dxa"/>
              <w:right w:w="130" w:type="dxa"/>
            </w:tcMar>
            <w:vAlign w:val="center"/>
          </w:tcPr>
          <w:p w14:paraId="5A39A073" w14:textId="77777777" w:rsidR="009D6CAB" w:rsidRPr="00370011" w:rsidRDefault="00000000">
            <w:pPr>
              <w:spacing w:line="320" w:lineRule="auto"/>
              <w:rPr>
                <w:del w:id="90915" w:author="Ryo Wakayama" w:date="2026-10-20T09:00:00Z"/>
                <w:rFonts w:ascii="BIZ UDPゴシック" w:eastAsia="BIZ UDPゴシック" w:hAnsi="BIZ UDPゴシック"/>
              </w:rPr>
            </w:pPr>
            <w:del w:id="90916" w:author="Ryo Wakayama" w:date="2026-10-20T09:00:00Z">
              <w:r>
                <w:rPr>
                  <w:rFonts w:ascii="BIZ UDPゴシック" w:eastAsia="BIZ UDPゴシック" w:hAnsi="BIZ UDPゴシック"/>
                  <w:sz w:val="20"/>
                  <w:szCs w:val="20"/>
                </w:rPr>
                <w:delText>外出にお金がかかる</w:delText>
              </w:r>
            </w:del>
          </w:p>
        </w:tc>
        <w:tc>
          <w:tcPr>
            <w:tcW w:w="3500" w:type="dxa"/>
            <w:tcMar>
              <w:top w:w="130" w:type="dxa"/>
              <w:left w:w="130" w:type="dxa"/>
              <w:bottom w:w="130" w:type="dxa"/>
              <w:right w:w="130" w:type="dxa"/>
            </w:tcMar>
            <w:vAlign w:val="center"/>
          </w:tcPr>
          <w:p w14:paraId="6FCD38E9" w14:textId="77777777" w:rsidR="009D6CAB" w:rsidRPr="00370011" w:rsidRDefault="00000000">
            <w:pPr>
              <w:spacing w:line="320" w:lineRule="auto"/>
              <w:rPr>
                <w:del w:id="90917" w:author="Ryo Wakayama" w:date="2026-10-20T09:00:00Z"/>
                <w:rFonts w:ascii="BIZ UDPゴシック" w:eastAsia="BIZ UDPゴシック" w:hAnsi="BIZ UDPゴシック"/>
              </w:rPr>
            </w:pPr>
            <w:del w:id="90918" w:author="Ryo Wakayama" w:date="2026-10-20T09:00:00Z">
              <w:r>
                <w:rPr>
                  <w:rFonts w:ascii="BIZ UDPゴシック" w:eastAsia="BIZ UDPゴシック" w:hAnsi="BIZ UDPゴシック"/>
                  <w:sz w:val="20"/>
                  <w:szCs w:val="20"/>
                </w:rPr>
                <w:delText>17.8%</w:delText>
              </w:r>
            </w:del>
          </w:p>
        </w:tc>
      </w:tr>
      <w:tr w:rsidR="009D6CAB" w:rsidRPr="00370011" w14:paraId="4A617EB5" w14:textId="77777777">
        <w:trPr>
          <w:del w:id="90919" w:author="Ryo Wakayama" w:date="2026-10-20T09:00:00Z"/>
        </w:trPr>
        <w:tc>
          <w:tcPr>
            <w:tcW w:w="5500" w:type="dxa"/>
            <w:tcMar>
              <w:top w:w="130" w:type="dxa"/>
              <w:left w:w="130" w:type="dxa"/>
              <w:bottom w:w="130" w:type="dxa"/>
              <w:right w:w="130" w:type="dxa"/>
            </w:tcMar>
            <w:vAlign w:val="center"/>
          </w:tcPr>
          <w:p w14:paraId="29857F45" w14:textId="77777777" w:rsidR="009D6CAB" w:rsidRPr="00370011" w:rsidRDefault="00000000">
            <w:pPr>
              <w:spacing w:line="320" w:lineRule="auto"/>
              <w:rPr>
                <w:del w:id="90920" w:author="Ryo Wakayama" w:date="2026-10-20T09:00:00Z"/>
                <w:rFonts w:ascii="BIZ UDPゴシック" w:eastAsia="BIZ UDPゴシック" w:hAnsi="BIZ UDPゴシック"/>
              </w:rPr>
            </w:pPr>
            <w:del w:id="90921" w:author="Ryo Wakayama" w:date="2026-10-20T09:00:00Z">
              <w:r>
                <w:rPr>
                  <w:rFonts w:ascii="BIZ UDPゴシック" w:eastAsia="BIZ UDPゴシック" w:hAnsi="BIZ UDPゴシック"/>
                  <w:sz w:val="20"/>
                  <w:szCs w:val="20"/>
                </w:rPr>
                <w:delText>列車やバスの乗り降りが困難</w:delText>
              </w:r>
            </w:del>
          </w:p>
        </w:tc>
        <w:tc>
          <w:tcPr>
            <w:tcW w:w="3500" w:type="dxa"/>
            <w:tcMar>
              <w:top w:w="130" w:type="dxa"/>
              <w:left w:w="130" w:type="dxa"/>
              <w:bottom w:w="130" w:type="dxa"/>
              <w:right w:w="130" w:type="dxa"/>
            </w:tcMar>
            <w:vAlign w:val="center"/>
          </w:tcPr>
          <w:p w14:paraId="0170405A" w14:textId="77777777" w:rsidR="009D6CAB" w:rsidRPr="00370011" w:rsidRDefault="00000000">
            <w:pPr>
              <w:spacing w:line="320" w:lineRule="auto"/>
              <w:rPr>
                <w:del w:id="90922" w:author="Ryo Wakayama" w:date="2026-10-20T09:00:00Z"/>
                <w:rFonts w:ascii="BIZ UDPゴシック" w:eastAsia="BIZ UDPゴシック" w:hAnsi="BIZ UDPゴシック"/>
              </w:rPr>
            </w:pPr>
            <w:del w:id="90923" w:author="Ryo Wakayama" w:date="2026-10-20T09:00:00Z">
              <w:r>
                <w:rPr>
                  <w:rFonts w:ascii="BIZ UDPゴシック" w:eastAsia="BIZ UDPゴシック" w:hAnsi="BIZ UDPゴシック"/>
                  <w:sz w:val="20"/>
                  <w:szCs w:val="20"/>
                </w:rPr>
                <w:delText>17.4%</w:delText>
              </w:r>
            </w:del>
          </w:p>
        </w:tc>
      </w:tr>
    </w:tbl>
    <w:p w14:paraId="1946C092" w14:textId="77777777" w:rsidR="009D6CAB" w:rsidRDefault="00000000">
      <w:pPr>
        <w:spacing w:before="100" w:after="320"/>
        <w:jc w:val="right"/>
        <w:rPr>
          <w:del w:id="90924" w:author="Ryo Wakayama" w:date="2026-10-23T09:00:00Z"/>
          <w:rFonts w:ascii="BIZ UDPゴシック" w:eastAsia="BIZ UDPゴシック" w:hAnsi="BIZ UDPゴシック"/>
          <w:color w:val="5B5B5B"/>
          <w:sz w:val="18"/>
          <w:szCs w:val="18"/>
        </w:rPr>
      </w:pPr>
      <w:del w:id="90925" w:author="Ryo Wakayama" w:date="2026-10-23T09:00:00Z">
        <w:r>
          <w:rPr>
            <w:rFonts w:ascii="BIZ UDPゴシック" w:eastAsia="BIZ UDPゴシック" w:hAnsi="BIZ UDPゴシック"/>
            <w:color w:val="5B5B5B"/>
            <w:sz w:val="18"/>
            <w:szCs w:val="18"/>
          </w:rPr>
          <w:delText>資料：小野町障がい福祉に関するアンケート調査（令和５年10月実施）</w:delText>
        </w:r>
      </w:del>
    </w:p>
    <w:p>
      <w:pPr>
        <w:spacing w:before="260" w:after="160"/>
        <w:rPr>
          <w:ins w:id="90926" w:author="Ryo Wakayama" w:date="2026-10-20T09:00:00Z"/>
          <w:rFonts w:ascii="BIZ UDPゴシック" w:eastAsia="BIZ UDPゴシック" w:hAnsi="BIZ UDPゴシック"/>
        </w:rPr>
      </w:pPr>
      <w:ins w:id="90927" w:author="Ryo Wakayama" w:date="2026-10-20T09:00:00Z">
        <w:r>
          <w:rPr>
            <w:rFonts w:ascii="BIZ UDPゴシック" w:eastAsia="BIZ UDPゴシック" w:hAnsi="BIZ UDPゴシック"/>
            <w:sz w:val="22"/>
            <w:szCs w:val="22"/>
          </w:rPr>
          <w:t xml:space="preserve">【図14】1週間の外出の頻度</w:t>
        </w:r>
      </w:ins>
    </w:p>
    <w:p>
      <w:pPr>
        <w:pBdr>
          <w:left w:val="single" w:sz="18" w:space="4" w:color="538135" w:themeColor="accent6" w:themeShade="BF"/>
        </w:pBdr>
        <w:spacing w:after="200" w:line="360" w:lineRule="auto"/>
        <w:rPr>
          <w:ins w:id="90928" w:author="Ryo Wakayama" w:date="2026-10-20T09:00:00Z"/>
          <w:rFonts w:ascii="BIZ UDPゴシック" w:eastAsia="BIZ UDPゴシック" w:hAnsi="BIZ UDPゴシック"/>
        </w:rPr>
        <w:jc w:val="center"/>
      </w:pPr>
      <w:ins w:id="90929" w:author="Ryo Wakayama" w:date="2026-10-23T09:00:00Z">
        <w:r>
          <w:drawing>
            <wp:inline xmlns:a="http://schemas.openxmlformats.org/drawingml/2006/main" xmlns:pic="http://schemas.openxmlformats.org/drawingml/2006/picture" distT="0" distB="0" distL="0" distR="0">
              <wp:extent cx="5400000" cy="1719947"/>
              <wp:docPr id="8005" name="zu_r8_05.png"/>
              <wp:cNvGraphicFramePr>
                <a:graphicFrameLocks noChangeAspect="1"/>
              </wp:cNvGraphicFramePr>
              <a:graphic>
                <a:graphicData uri="http://schemas.openxmlformats.org/drawingml/2006/picture">
                  <pic:pic>
                    <pic:nvPicPr>
                      <pic:cNvPr id="0" name="zu_r8_05.png"/>
                      <pic:cNvPicPr/>
                    </pic:nvPicPr>
                    <pic:blipFill>
                      <a:blip r:embed="rIdZu05"/>
                      <a:stretch>
                        <a:fillRect/>
                      </a:stretch>
                    </pic:blipFill>
                    <pic:spPr>
                      <a:xfrm>
                        <a:off x="0" y="0"/>
                        <a:ext cx="5400000" cy="1719947"/>
                      </a:xfrm>
                      <a:prstGeom prst="rect">
                        <a:avLst/>
                      </a:prstGeom>
                    </pic:spPr>
                  </pic:pic>
                </a:graphicData>
              </a:graphic>
            </wp:inline>
          </w:drawing>
        </w:r>
      </w:ins>
    </w:p>
    <w:p>
      <w:pPr>
        <w:spacing w:before="260" w:after="160"/>
        <w:rPr>
          <w:ins w:id="90930" w:author="Ryo Wakayama" w:date="2026-10-20T09:00:00Z"/>
          <w:rFonts w:ascii="BIZ UDPゴシック" w:eastAsia="BIZ UDPゴシック" w:hAnsi="BIZ UDPゴシック"/>
        </w:rPr>
      </w:pPr>
      <w:ins w:id="90931" w:author="Ryo Wakayama" w:date="2026-10-20T09:00:00Z">
        <w:r>
          <w:rPr>
            <w:rFonts w:ascii="BIZ UDPゴシック" w:eastAsia="BIZ UDPゴシック" w:hAnsi="BIZ UDPゴシック"/>
            <w:sz w:val="22"/>
            <w:szCs w:val="22"/>
          </w:rPr>
          <w:t xml:space="preserve">【図15】外出するときに困ること（障がいのある方・複数回答）</w:t>
        </w:r>
      </w:ins>
    </w:p>
    <w:p>
      <w:pPr>
        <w:pBdr>
          <w:left w:val="single" w:sz="18" w:space="4" w:color="538135" w:themeColor="accent6" w:themeShade="BF"/>
        </w:pBdr>
        <w:spacing w:after="200" w:line="360" w:lineRule="auto"/>
        <w:rPr>
          <w:ins w:id="90932" w:author="Ryo Wakayama" w:date="2026-10-20T09:00:00Z"/>
          <w:rFonts w:ascii="BIZ UDPゴシック" w:eastAsia="BIZ UDPゴシック" w:hAnsi="BIZ UDPゴシック"/>
        </w:rPr>
        <w:jc w:val="center"/>
      </w:pPr>
      <w:ins w:id="90933" w:author="Ryo Wakayama" w:date="2026-10-23T09:00:00Z">
        <w:r>
          <w:drawing>
            <wp:inline xmlns:a="http://schemas.openxmlformats.org/drawingml/2006/main" xmlns:pic="http://schemas.openxmlformats.org/drawingml/2006/picture" distT="0" distB="0" distL="0" distR="0">
              <wp:extent cx="5400000" cy="3787397"/>
              <wp:docPr id="8006" name="zu_r8_06.png"/>
              <wp:cNvGraphicFramePr>
                <a:graphicFrameLocks noChangeAspect="1"/>
              </wp:cNvGraphicFramePr>
              <a:graphic>
                <a:graphicData uri="http://schemas.openxmlformats.org/drawingml/2006/picture">
                  <pic:pic>
                    <pic:nvPicPr>
                      <pic:cNvPr id="0" name="zu_r8_06.png"/>
                      <pic:cNvPicPr/>
                    </pic:nvPicPr>
                    <pic:blipFill>
                      <a:blip r:embed="rIdZu06"/>
                      <a:stretch>
                        <a:fillRect/>
                      </a:stretch>
                    </pic:blipFill>
                    <pic:spPr>
                      <a:xfrm>
                        <a:off x="0" y="0"/>
                        <a:ext cx="5400000" cy="3787397"/>
                      </a:xfrm>
                      <a:prstGeom prst="rect">
                        <a:avLst/>
                      </a:prstGeom>
                    </pic:spPr>
                  </pic:pic>
                </a:graphicData>
              </a:graphic>
            </wp:inline>
          </w:drawing>
        </w:r>
      </w:ins>
    </w:p>
    <w:p>
      <w:pPr>
        <w:spacing w:line="240" w:lineRule="auto"/>
        <w:jc w:val="right"/>
        <w:rPr>
          <w:ins w:id="90934" w:author="Ryo Wakayama" w:date="2026-10-20T09:00:00Z"/>
          <w:rFonts w:ascii="BIZ UDPゴシック" w:eastAsia="BIZ UDPゴシック" w:hAnsi="BIZ UDPゴシック"/>
        </w:rPr>
      </w:pPr>
      <w:ins w:id="90935" w:author="Ryo Wakayama" w:date="2026-10-20T09:00:00Z">
        <w:r>
          <w:rPr>
            <w:rFonts w:ascii="BIZ UDPゴシック" w:eastAsia="BIZ UDPゴシック" w:hAnsi="BIZ UDPゴシック"/>
            <w:sz w:val="18"/>
            <w:szCs w:val="18"/>
          </w:rPr>
          <w:t xml:space="preserve">資料：令和8年度 障がい福祉に関するアンケート調査</w:t>
        </w:r>
      </w:ins>
    </w:p>
    <w:p w14:paraId="4A5665AC" w14:textId="77777777" w:rsidR="00105E13" w:rsidRDefault="00105E13">
      <w:pPr>
        <w:spacing w:before="100" w:after="320"/>
        <w:jc w:val="right"/>
        <w:rPr>
          <w:rFonts w:ascii="BIZ UDPゴシック" w:eastAsia="BIZ UDPゴシック" w:hAnsi="BIZ UDPゴシック"/>
          <w:color w:val="5B5B5B"/>
          <w:sz w:val="18"/>
          <w:szCs w:val="18"/>
        </w:rPr>
      </w:pPr>
    </w:p>
    <w:p w14:paraId="6F876002" w14:textId="77777777" w:rsidR="00105E13" w:rsidRDefault="00105E13">
      <w:pPr>
        <w:spacing w:before="100" w:after="320"/>
        <w:jc w:val="right"/>
        <w:rPr>
          <w:rFonts w:ascii="BIZ UDPゴシック" w:eastAsia="BIZ UDPゴシック" w:hAnsi="BIZ UDPゴシック"/>
          <w:color w:val="5B5B5B"/>
          <w:sz w:val="18"/>
          <w:szCs w:val="18"/>
        </w:rPr>
      </w:pPr>
    </w:p>
    <w:p w14:paraId="377B157A" w14:textId="77777777" w:rsidR="00105E13" w:rsidRPr="00BE3536" w:rsidRDefault="00105E13" w:rsidP="00105E13">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lastRenderedPageBreak/>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p>
      <w:pPr>
        <w:spacing w:before="260" w:after="160"/>
        <w:rPr>
          <w:ins w:id="91764" w:author="Ryo Wakayama" w:date="2026-10-20T09:00:00Z"/>
          <w:rFonts w:ascii="BIZ UDPゴシック" w:eastAsia="BIZ UDPゴシック" w:hAnsi="BIZ UDPゴシック"/>
        </w:rPr>
      </w:pPr>
      <w:ins w:id="91765" w:author="Ryo Wakayama" w:date="2026-10-20T09:00:00Z">
        <w:r>
          <w:rPr>
            <w:rFonts w:ascii="BIZ UDPゴシック" w:eastAsia="BIZ UDPゴシック" w:hAnsi="BIZ UDPゴシック"/>
            <w:sz w:val="22"/>
            <w:szCs w:val="22"/>
          </w:rPr>
          <w:t xml:space="preserve">【表20】移動しやすい環境の整備の施策の方向</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1"/>
        <w:gridCol w:w="5319"/>
      </w:tblGrid>
      <w:tr w:rsidR="009D6CAB" w:rsidRPr="00370011" w14:paraId="4BA90CE9" w14:textId="77777777" w:rsidTr="00105E13">
        <w:tc>
          <w:tcPr>
            <w:tcW w:w="3681" w:type="dxa"/>
            <w:shd w:val="clear" w:color="auto" w:fill="FFF2CC" w:themeFill="accent4" w:themeFillTint="33"/>
            <w:tcMar>
              <w:top w:w="130" w:type="dxa"/>
              <w:left w:w="130" w:type="dxa"/>
              <w:bottom w:w="130" w:type="dxa"/>
              <w:right w:w="130" w:type="dxa"/>
            </w:tcMar>
            <w:vAlign w:val="center"/>
          </w:tcPr>
          <w:p w14:paraId="07F3C0C4" w14:textId="77777777" w:rsidR="009D6CAB" w:rsidRPr="00105E13"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①関連施設の整備</w:t>
            </w:r>
          </w:p>
        </w:tc>
        <w:tc>
          <w:tcPr>
            <w:tcW w:w="5319" w:type="dxa"/>
            <w:tcMar>
              <w:top w:w="130" w:type="dxa"/>
              <w:left w:w="130" w:type="dxa"/>
              <w:bottom w:w="130" w:type="dxa"/>
              <w:right w:w="130" w:type="dxa"/>
            </w:tcMar>
            <w:vAlign w:val="center"/>
          </w:tcPr>
          <w:p w14:paraId="2D36D1B5" w14:textId="77777777" w:rsidR="00105E13" w:rsidRDefault="00000000" w:rsidP="00105E13">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○福島県の「人にやさしいまちづくり条例」を基本として障がい者の利便性に配慮した施設の整備を検討します。 </w:t>
            </w:r>
          </w:p>
          <w:p w14:paraId="2B17D091" w14:textId="77777777" w:rsidR="009D6CAB" w:rsidRPr="00105E13" w:rsidRDefault="00000000" w:rsidP="00105E13">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○公共施設の駐車場については、車いす用駐車スペースの確保に努めます。</w:t>
            </w:r>
          </w:p>
        </w:tc>
      </w:tr>
      <w:tr w:rsidR="009D6CAB" w:rsidRPr="00370011" w14:paraId="330E688F" w14:textId="77777777" w:rsidTr="00105E13">
        <w:tc>
          <w:tcPr>
            <w:tcW w:w="3681" w:type="dxa"/>
            <w:shd w:val="clear" w:color="auto" w:fill="FFF2CC" w:themeFill="accent4" w:themeFillTint="33"/>
            <w:tcMar>
              <w:top w:w="130" w:type="dxa"/>
              <w:left w:w="130" w:type="dxa"/>
              <w:bottom w:w="130" w:type="dxa"/>
              <w:right w:w="130" w:type="dxa"/>
            </w:tcMar>
            <w:vAlign w:val="center"/>
          </w:tcPr>
          <w:p w14:paraId="2F61365D" w14:textId="77777777" w:rsidR="009D6CAB" w:rsidRPr="00105E13"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②移動支援の充実</w:t>
            </w:r>
          </w:p>
        </w:tc>
        <w:tc>
          <w:tcPr>
            <w:tcW w:w="5319" w:type="dxa"/>
            <w:tcMar>
              <w:top w:w="130" w:type="dxa"/>
              <w:left w:w="130" w:type="dxa"/>
              <w:bottom w:w="130" w:type="dxa"/>
              <w:right w:w="130" w:type="dxa"/>
            </w:tcMar>
            <w:vAlign w:val="center"/>
          </w:tcPr>
          <w:p w14:paraId="3F6F60F5" w14:textId="77777777" w:rsidR="00105E13" w:rsidRDefault="00000000" w:rsidP="00105E13">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○地域生活支援事業による自動車運転免許取得・改造助成事業の周知に努め、障がい者の社会参加を促進します。 </w:t>
            </w:r>
          </w:p>
          <w:p w14:paraId="2EE7624F" w14:textId="77777777" w:rsidR="00105E13" w:rsidRDefault="00000000" w:rsidP="00105E13">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○鉄道・バス・タクシーの運賃割引制度の周知に努めます。</w:t>
            </w:r>
          </w:p>
          <w:p w14:paraId="7DB3393A" w14:textId="77777777" w:rsidR="00105E13" w:rsidRDefault="00000000" w:rsidP="00105E13">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○福祉・巡回タクシーの運行やタクシー利用料金助成事業など、地域の実情に応じた移動手段の確保に努めます。 </w:t>
            </w:r>
          </w:p>
          <w:p w14:paraId="5FA75FAD" w14:textId="77777777" w:rsidR="009D6CAB" w:rsidRPr="00105E13" w:rsidRDefault="00000000" w:rsidP="00105E13">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○支援学校高等部の通学支援に努めます。</w:t>
            </w:r>
          </w:p>
        </w:tc>
      </w:tr>
    </w:tbl>
    <w:p w14:paraId="4ACE0154"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3　障がい者に配慮したまちづくりの総合的な推進</w:t>
      </w:r>
    </w:p>
    <w:p w14:paraId="5C15C303" w14:textId="77777777" w:rsidR="009D6CAB" w:rsidRPr="00105E13" w:rsidRDefault="00000000" w:rsidP="00105E13">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49E73F94" w14:textId="77777777" w:rsidR="009D6CAB" w:rsidRPr="00370011" w:rsidRDefault="00000000" w:rsidP="00105E13">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建築物や道路、交通機関等における物理的な障壁を除去することは、障がい者に限らず、高齢者や児童など誰でも地域で安心して生活することや、障がい者の自立と社会参加を促進するために重要なことです。</w:t>
      </w:r>
    </w:p>
    <w:p w14:paraId="477EE369" w14:textId="77777777" w:rsidR="009D6CAB" w:rsidRDefault="00000000" w:rsidP="00105E13">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本町においては、「高齢者、障害者等の移動等の円滑化の促進に関する法律」（バリアフリー法）や県の「人にやさしいまちづくり条例」を基本として、障がい者や高齢者が安心して快適な生活を送れるよう安全性・利便性・快適性が確保されたまちづくりを推進しています。建物、道路、交通機関等を含む町全体でハード・ソフト両面でのバリアフリー化を推進していくことで、障がい者が住み慣れた地域で安心・安全に暮らし、社会活動に参加できるまちづくりを推進していく必要があります。</w:t>
      </w:r>
    </w:p>
    <w:p w14:paraId="69E71A65" w14:textId="77777777" w:rsidR="00105E13" w:rsidRDefault="00105E13" w:rsidP="00105E13">
      <w:pPr>
        <w:pStyle w:val="a4"/>
      </w:pPr>
    </w:p>
    <w:p w14:paraId="61EC7A11" w14:textId="77777777" w:rsidR="00105E13" w:rsidRDefault="00105E13" w:rsidP="00105E13">
      <w:pPr>
        <w:pStyle w:val="a4"/>
      </w:pPr>
    </w:p>
    <w:p w14:paraId="4813D529" w14:textId="77777777" w:rsidR="00105E13" w:rsidRDefault="00105E13" w:rsidP="00105E13">
      <w:pPr>
        <w:pStyle w:val="a4"/>
      </w:pPr>
    </w:p>
    <w:p w14:paraId="3BE570D1" w14:textId="77777777" w:rsidR="00105E13" w:rsidRDefault="00105E13" w:rsidP="00105E13">
      <w:pPr>
        <w:pStyle w:val="a4"/>
      </w:pPr>
    </w:p>
    <w:p w14:paraId="6C25E37B" w14:textId="77777777" w:rsidR="00105E13" w:rsidRPr="00105E13" w:rsidRDefault="00105E13" w:rsidP="00105E13">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lastRenderedPageBreak/>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p>
      <w:pPr>
        <w:spacing w:before="260" w:after="160"/>
        <w:rPr>
          <w:ins w:id="91766" w:author="Ryo Wakayama" w:date="2026-10-20T09:00:00Z"/>
          <w:rFonts w:ascii="BIZ UDPゴシック" w:eastAsia="BIZ UDPゴシック" w:hAnsi="BIZ UDPゴシック"/>
        </w:rPr>
      </w:pPr>
      <w:ins w:id="91767" w:author="Ryo Wakayama" w:date="2026-10-20T09:00:00Z">
        <w:r>
          <w:rPr>
            <w:rFonts w:ascii="BIZ UDPゴシック" w:eastAsia="BIZ UDPゴシック" w:hAnsi="BIZ UDPゴシック"/>
            <w:sz w:val="22"/>
            <w:szCs w:val="22"/>
          </w:rPr>
          <w:t xml:space="preserve">【表21】障がい者に配慮したまちづくりの総合的な推進の施策の方向</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9"/>
        <w:gridCol w:w="5461"/>
      </w:tblGrid>
      <w:tr w:rsidR="009D6CAB" w:rsidRPr="00370011" w14:paraId="7A25A69C" w14:textId="77777777" w:rsidTr="00105E13">
        <w:tc>
          <w:tcPr>
            <w:tcW w:w="3539" w:type="dxa"/>
            <w:shd w:val="clear" w:color="auto" w:fill="FFF2CC" w:themeFill="accent4" w:themeFillTint="33"/>
            <w:tcMar>
              <w:top w:w="130" w:type="dxa"/>
              <w:left w:w="130" w:type="dxa"/>
              <w:bottom w:w="130" w:type="dxa"/>
              <w:right w:w="130" w:type="dxa"/>
            </w:tcMar>
            <w:vAlign w:val="center"/>
          </w:tcPr>
          <w:p w14:paraId="0494D28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①福祉のまちづくりの啓発</w:t>
            </w:r>
          </w:p>
        </w:tc>
        <w:tc>
          <w:tcPr>
            <w:tcW w:w="5461" w:type="dxa"/>
            <w:tcMar>
              <w:top w:w="130" w:type="dxa"/>
              <w:left w:w="130" w:type="dxa"/>
              <w:bottom w:w="130" w:type="dxa"/>
              <w:right w:w="130" w:type="dxa"/>
            </w:tcMar>
            <w:vAlign w:val="center"/>
          </w:tcPr>
          <w:p w14:paraId="5C5E6894" w14:textId="77777777" w:rsidR="00105E13" w:rsidRDefault="00000000" w:rsidP="00105E13">
            <w:pPr>
              <w:spacing w:afterLines="50" w:after="120" w:line="319" w:lineRule="auto"/>
              <w:rPr>
                <w:rFonts w:ascii="BIZ UDPゴシック" w:eastAsia="BIZ UDPゴシック" w:hAnsi="BIZ UDPゴシック"/>
                <w:sz w:val="20"/>
                <w:szCs w:val="20"/>
              </w:rPr>
            </w:pPr>
            <w:r>
              <w:rPr>
                <w:rFonts w:ascii="BIZ UDPゴシック" w:eastAsia="BIZ UDPゴシック" w:hAnsi="BIZ UDPゴシック"/>
                <w:sz w:val="20"/>
                <w:szCs w:val="20"/>
              </w:rPr>
              <w:t xml:space="preserve">○福島県の「人にやさしいまちづくり条例」の普及を図り、福祉のまちづくりを推進します。 </w:t>
            </w:r>
          </w:p>
          <w:p w14:paraId="2CDECB2F" w14:textId="77777777" w:rsidR="009D6CAB" w:rsidRPr="00370011" w:rsidRDefault="00000000" w:rsidP="00105E13">
            <w:pPr>
              <w:spacing w:afterLines="50" w:after="120" w:line="319" w:lineRule="auto"/>
              <w:rPr>
                <w:rFonts w:ascii="BIZ UDPゴシック" w:eastAsia="BIZ UDPゴシック" w:hAnsi="BIZ UDPゴシック"/>
              </w:rPr>
            </w:pPr>
            <w:r>
              <w:rPr>
                <w:rFonts w:ascii="BIZ UDPゴシック" w:eastAsia="BIZ UDPゴシック" w:hAnsi="BIZ UDPゴシック"/>
                <w:sz w:val="20"/>
                <w:szCs w:val="20"/>
              </w:rPr>
              <w:t>○町民に対する啓発や小・中学校における児童生徒への啓発を行い、意識の高揚を図ります。</w:t>
            </w:r>
          </w:p>
        </w:tc>
      </w:tr>
      <w:tr w:rsidR="009D6CAB" w:rsidRPr="00370011" w14:paraId="1E9A95AD" w14:textId="77777777" w:rsidTr="00105E13">
        <w:tc>
          <w:tcPr>
            <w:tcW w:w="3539" w:type="dxa"/>
            <w:shd w:val="clear" w:color="auto" w:fill="FFF2CC" w:themeFill="accent4" w:themeFillTint="33"/>
            <w:tcMar>
              <w:top w:w="130" w:type="dxa"/>
              <w:left w:w="130" w:type="dxa"/>
              <w:bottom w:w="130" w:type="dxa"/>
              <w:right w:w="130" w:type="dxa"/>
            </w:tcMar>
            <w:vAlign w:val="center"/>
          </w:tcPr>
          <w:p w14:paraId="1175950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②公共的建築物等の改善整備</w:t>
            </w:r>
          </w:p>
        </w:tc>
        <w:tc>
          <w:tcPr>
            <w:tcW w:w="5461" w:type="dxa"/>
            <w:tcMar>
              <w:top w:w="130" w:type="dxa"/>
              <w:left w:w="130" w:type="dxa"/>
              <w:bottom w:w="130" w:type="dxa"/>
              <w:right w:w="130" w:type="dxa"/>
            </w:tcMar>
            <w:vAlign w:val="center"/>
          </w:tcPr>
          <w:p w14:paraId="66E2E5D0" w14:textId="77777777" w:rsidR="00105E13" w:rsidRDefault="00000000" w:rsidP="00105E13">
            <w:pPr>
              <w:spacing w:afterLines="50" w:after="120" w:line="319" w:lineRule="auto"/>
              <w:rPr>
                <w:rFonts w:ascii="BIZ UDPゴシック" w:eastAsia="BIZ UDPゴシック" w:hAnsi="BIZ UDPゴシック"/>
                <w:sz w:val="20"/>
                <w:szCs w:val="20"/>
              </w:rPr>
            </w:pPr>
            <w:r>
              <w:rPr>
                <w:rFonts w:ascii="BIZ UDPゴシック" w:eastAsia="BIZ UDPゴシック" w:hAnsi="BIZ UDPゴシック"/>
                <w:sz w:val="20"/>
                <w:szCs w:val="20"/>
              </w:rPr>
              <w:t xml:space="preserve">○役場庁舎、学校、体育館、公民館等の公共施設における出入口、通路、トイレ等について、優先的に障がい者に配慮した改善、整備に努めます。 </w:t>
            </w:r>
          </w:p>
          <w:p w14:paraId="29974637" w14:textId="77777777" w:rsidR="00105E13" w:rsidRDefault="00000000" w:rsidP="00105E13">
            <w:pPr>
              <w:spacing w:afterLines="50" w:after="120" w:line="319" w:lineRule="auto"/>
              <w:rPr>
                <w:rFonts w:ascii="BIZ UDPゴシック" w:eastAsia="BIZ UDPゴシック" w:hAnsi="BIZ UDPゴシック"/>
                <w:sz w:val="20"/>
                <w:szCs w:val="20"/>
              </w:rPr>
            </w:pPr>
            <w:r>
              <w:rPr>
                <w:rFonts w:ascii="BIZ UDPゴシック" w:eastAsia="BIZ UDPゴシック" w:hAnsi="BIZ UDPゴシック"/>
                <w:sz w:val="20"/>
                <w:szCs w:val="20"/>
              </w:rPr>
              <w:t xml:space="preserve">○人が集まる民間施設について、福島県の「人にやさしいまちづくり条例」に基づいた整備を要請します。 </w:t>
            </w:r>
          </w:p>
          <w:p w14:paraId="2B6D63CE" w14:textId="77777777" w:rsidR="009D6CAB" w:rsidRPr="00370011" w:rsidRDefault="00000000" w:rsidP="00105E13">
            <w:pPr>
              <w:spacing w:afterLines="50" w:after="120" w:line="319" w:lineRule="auto"/>
              <w:rPr>
                <w:rFonts w:ascii="BIZ UDPゴシック" w:eastAsia="BIZ UDPゴシック" w:hAnsi="BIZ UDPゴシック"/>
              </w:rPr>
            </w:pPr>
            <w:r>
              <w:rPr>
                <w:rFonts w:ascii="BIZ UDPゴシック" w:eastAsia="BIZ UDPゴシック" w:hAnsi="BIZ UDPゴシック"/>
                <w:sz w:val="20"/>
                <w:szCs w:val="20"/>
              </w:rPr>
              <w:t>○「バリアフリー法」や福島県の「人にやさしいまちづくり条例」に即した改善整備に努めます。</w:t>
            </w:r>
          </w:p>
        </w:tc>
      </w:tr>
    </w:tbl>
    <w:p w14:paraId="2B6CDE66" w14:textId="77777777" w:rsidR="00105E13"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0A9CACA6" w14:textId="77777777" w:rsidR="009D6CAB" w:rsidRPr="00370011" w:rsidRDefault="00000000" w:rsidP="00B96F49">
      <w:pPr>
        <w:pStyle w:val="1"/>
        <w:shd w:val="clear" w:color="auto" w:fill="4A7A5E"/>
        <w:spacing w:before="480" w:after="320"/>
        <w:ind w:left="60"/>
        <w:jc w:val="center"/>
        <w:rPr>
          <w:rFonts w:ascii="BIZ UDPゴシック" w:eastAsia="BIZ UDPゴシック" w:hAnsi="BIZ UDPゴシック"/>
        </w:rPr>
      </w:pPr>
      <w:bookmarkStart w:id="13" w:name="_TocOno015"/>
      <w:r>
        <w:rPr>
          <w:rFonts w:ascii="BIZ UDPゴシック" w:eastAsia="BIZ UDPゴシック" w:hAnsi="BIZ UDPゴシック"/>
          <w:b/>
          <w:bCs/>
          <w:color w:val="FFFFFF"/>
          <w:sz w:val="30"/>
          <w:szCs w:val="30"/>
        </w:rPr>
        <w:lastRenderedPageBreak/>
        <w:t>第4章　情報アクセシビリティの向上及び意思疎通支援の充実</w:t>
      </w:r>
      <w:bookmarkEnd w:id="13"/>
    </w:p>
    <w:p w14:paraId="37981B9F" w14:textId="77777777" w:rsidR="009D6CAB" w:rsidRPr="00105E13" w:rsidRDefault="00000000" w:rsidP="00105E13">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616868E5" w14:textId="77777777" w:rsidR="009D6CAB" w:rsidRPr="00370011" w:rsidRDefault="00000000" w:rsidP="00105E13">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が必要な情報に円滑にアクセスすることができるよう、障がい者に配慮した情報通信機器利用の促進、サービス等の周知等、様々な取組を通じて情報アクセシビリティの向上に努める必要があります。</w:t>
      </w:r>
    </w:p>
    <w:p w14:paraId="7D8CF3A0" w14:textId="77777777" w:rsidR="009D6CAB" w:rsidRPr="00370011" w:rsidRDefault="00000000" w:rsidP="00105E13">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令和4年に制定された「障害者による情報の取得及び利用並びに意思疎通に係る施策の推進に関する法律」の趣旨を踏まえ、行動の制約をともなう障がい者にとって、ホームページや電子メール、ＳＮＳ等の情報機器の利用機会等の格差が生じないよう配慮し、情報のバリアフリー化を推進する必要があります。</w:t>
      </w:r>
    </w:p>
    <w:p w14:paraId="236B4A8C" w14:textId="77777777" w:rsidR="009D6CAB" w:rsidRDefault="00000000" w:rsidP="00105E13">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あわせて、意思疎通に困難を抱える人が自分の意思や要求を的確に伝え、正しく理解することを支援するため、意思疎通支援を担う人材の育成・確保やサービスの円滑な利用の促進、支援機器の利用促進などの取り組みを通じて意思疎通支援の充実を図る必要があります。令和7年6月に施行された「手話に関する施策の推進に関する法律」（手話施策推進法）や「小野町手話言語及び障がい者コミュニケーション条例」（令和7年制定）に基づき、手話をはじめとする多様なコミュニケーション手段の普及にも取り組みます。</w:t>
      </w:r>
    </w:p>
    <w:p w14:paraId="6617956E" w14:textId="77777777" w:rsidR="00105E13" w:rsidRDefault="00105E13" w:rsidP="00105E13">
      <w:pPr>
        <w:pStyle w:val="a4"/>
      </w:pPr>
    </w:p>
    <w:p>
      <w:pPr>
        <w:pBdr>
          <w:left w:val="single" w:sz="18" w:space="4" w:color="538135" w:themeColor="accent6" w:themeShade="BF"/>
        </w:pBdr>
        <w:spacing w:after="200" w:line="360" w:lineRule="auto"/>
        <w:ind w:firstLineChars="100" w:firstLine="220"/>
        <w:rPr>
          <w:ins w:id="91240" w:author="Ryo Wakayama" w:date="2026-10-20T09:00:00Z"/>
          <w:rFonts w:ascii="BIZ UDPゴシック" w:eastAsia="BIZ UDPゴシック" w:hAnsi="BIZ UDPゴシック"/>
        </w:rPr>
      </w:pPr>
      <w:ins w:id="91241" w:author="Ryo Wakayama" w:date="2026-10-20T09:00:00Z">
        <w:r>
          <w:rPr>
            <w:rFonts w:ascii="BIZ UDPゴシック" w:eastAsia="BIZ UDPゴシック" w:hAnsi="BIZ UDPゴシック"/>
            <w:sz w:val="22"/>
            <w:szCs w:val="22"/>
          </w:rPr>
          <w:t xml:space="preserve">令和8年度の調査では、障がいや福祉サービスの情報の入手先は「本や新聞、雑誌の記事、テレビやラジオのニュース」37.8％、「家族や親せき、友人・知人」27.8％、「かかりつけの医師や看護師」23.9％、「行政機関の広報誌」22.8％の順で、「どこで情報を入手したらよいかわからない」方も12.0％います。</w:t>
        </w:r>
      </w:ins>
    </w:p>
    <w:p>
      <w:pPr>
        <w:spacing w:before="260" w:after="160"/>
        <w:rPr>
          <w:ins w:id="91242" w:author="Ryo Wakayama" w:date="2026-10-20T09:00:00Z"/>
          <w:rFonts w:ascii="BIZ UDPゴシック" w:eastAsia="BIZ UDPゴシック" w:hAnsi="BIZ UDPゴシック"/>
        </w:rPr>
      </w:pPr>
      <w:ins w:id="91243" w:author="Ryo Wakayama" w:date="2026-10-20T09:00:00Z">
        <w:r>
          <w:rPr>
            <w:rFonts w:ascii="BIZ UDPゴシック" w:eastAsia="BIZ UDPゴシック" w:hAnsi="BIZ UDPゴシック"/>
            <w:sz w:val="22"/>
            <w:szCs w:val="22"/>
          </w:rPr>
          <w:t xml:space="preserve">【図16】障がいや福祉サービスの情報の入手先（障がいのある方・複数回答）</w:t>
        </w:r>
      </w:ins>
    </w:p>
    <w:p>
      <w:pPr>
        <w:pBdr>
          <w:left w:val="single" w:sz="18" w:space="4" w:color="538135" w:themeColor="accent6" w:themeShade="BF"/>
        </w:pBdr>
        <w:spacing w:after="200" w:line="360" w:lineRule="auto"/>
        <w:rPr>
          <w:ins w:id="91244" w:author="Ryo Wakayama" w:date="2026-10-20T09:00:00Z"/>
          <w:rFonts w:ascii="BIZ UDPゴシック" w:eastAsia="BIZ UDPゴシック" w:hAnsi="BIZ UDPゴシック"/>
        </w:rPr>
        <w:jc w:val="center"/>
      </w:pPr>
      <w:ins w:id="91245" w:author="Ryo Wakayama" w:date="2026-10-23T09:00:00Z">
        <w:r>
          <w:drawing>
            <wp:inline xmlns:a="http://schemas.openxmlformats.org/drawingml/2006/main" xmlns:pic="http://schemas.openxmlformats.org/drawingml/2006/picture" distT="0" distB="0" distL="0" distR="0">
              <wp:extent cx="5400000" cy="4586301"/>
              <wp:docPr id="8015" name="zu_r8_15.png"/>
              <wp:cNvGraphicFramePr>
                <a:graphicFrameLocks noChangeAspect="1"/>
              </wp:cNvGraphicFramePr>
              <a:graphic>
                <a:graphicData uri="http://schemas.openxmlformats.org/drawingml/2006/picture">
                  <pic:pic>
                    <pic:nvPicPr>
                      <pic:cNvPr id="0" name="zu_r8_15.png"/>
                      <pic:cNvPicPr/>
                    </pic:nvPicPr>
                    <pic:blipFill>
                      <a:blip r:embed="rIdZu15"/>
                      <a:stretch>
                        <a:fillRect/>
                      </a:stretch>
                    </pic:blipFill>
                    <pic:spPr>
                      <a:xfrm>
                        <a:off x="0" y="0"/>
                        <a:ext cx="5400000" cy="4586301"/>
                      </a:xfrm>
                      <a:prstGeom prst="rect">
                        <a:avLst/>
                      </a:prstGeom>
                    </pic:spPr>
                  </pic:pic>
                </a:graphicData>
              </a:graphic>
            </wp:inline>
          </w:drawing>
        </w:r>
      </w:ins>
    </w:p>
    <w:p>
      <w:pPr>
        <w:spacing w:line="240" w:lineRule="auto"/>
        <w:jc w:val="right"/>
        <w:rPr>
          <w:ins w:id="91246" w:author="Ryo Wakayama" w:date="2026-10-20T09:00:00Z"/>
          <w:rFonts w:ascii="BIZ UDPゴシック" w:eastAsia="BIZ UDPゴシック" w:hAnsi="BIZ UDPゴシック"/>
        </w:rPr>
      </w:pPr>
      <w:ins w:id="91247" w:author="Ryo Wakayama" w:date="2026-10-20T09:00:00Z">
        <w:r>
          <w:rPr>
            <w:rFonts w:ascii="BIZ UDPゴシック" w:eastAsia="BIZ UDPゴシック" w:hAnsi="BIZ UDPゴシック"/>
            <w:sz w:val="18"/>
            <w:szCs w:val="18"/>
          </w:rPr>
          <w:t xml:space="preserve">資料：令和8年度 障がい福祉に関するアンケート調査</w:t>
        </w:r>
      </w:ins>
    </w:p>
    <w:p w14:paraId="31CC7C1F" w14:textId="77777777" w:rsidR="00105E13" w:rsidRPr="002D125C" w:rsidRDefault="002D125C" w:rsidP="002D125C">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p>
      <w:pPr>
        <w:spacing w:before="260" w:after="160"/>
        <w:rPr>
          <w:ins w:id="91768" w:author="Ryo Wakayama" w:date="2026-10-20T09:00:00Z"/>
          <w:rFonts w:ascii="BIZ UDPゴシック" w:eastAsia="BIZ UDPゴシック" w:hAnsi="BIZ UDPゴシック"/>
        </w:rPr>
      </w:pPr>
      <w:ins w:id="91769" w:author="Ryo Wakayama" w:date="2026-10-20T09:00:00Z">
        <w:r>
          <w:rPr>
            <w:rFonts w:ascii="BIZ UDPゴシック" w:eastAsia="BIZ UDPゴシック" w:hAnsi="BIZ UDPゴシック"/>
            <w:sz w:val="22"/>
            <w:szCs w:val="22"/>
          </w:rPr>
          <w:t xml:space="preserve">【表22】情報アクセシビリティの向上及び意思疎通支援の充実の施策の方向</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9"/>
        <w:gridCol w:w="5461"/>
      </w:tblGrid>
      <w:tr w:rsidR="009D6CAB" w:rsidRPr="00370011" w14:paraId="5AC98242" w14:textId="77777777" w:rsidTr="002D125C">
        <w:tc>
          <w:tcPr>
            <w:tcW w:w="3539" w:type="dxa"/>
            <w:shd w:val="clear" w:color="auto" w:fill="FFF2CC" w:themeFill="accent4" w:themeFillTint="33"/>
            <w:tcMar>
              <w:top w:w="130" w:type="dxa"/>
              <w:left w:w="130" w:type="dxa"/>
              <w:bottom w:w="130" w:type="dxa"/>
              <w:right w:w="130" w:type="dxa"/>
            </w:tcMar>
            <w:vAlign w:val="center"/>
          </w:tcPr>
          <w:p w14:paraId="0CC27EF7" w14:textId="77777777" w:rsidR="009D6CAB" w:rsidRPr="002D125C"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①意思疎通支援事業の充実</w:t>
            </w:r>
          </w:p>
        </w:tc>
        <w:tc>
          <w:tcPr>
            <w:tcW w:w="5461" w:type="dxa"/>
            <w:tcMar>
              <w:top w:w="130" w:type="dxa"/>
              <w:left w:w="130" w:type="dxa"/>
              <w:bottom w:w="130" w:type="dxa"/>
              <w:right w:w="130" w:type="dxa"/>
            </w:tcMar>
            <w:vAlign w:val="center"/>
          </w:tcPr>
          <w:p w14:paraId="1C8D8B12" w14:textId="77777777" w:rsidR="002D125C" w:rsidRDefault="00000000" w:rsidP="002D125C">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○手話通訳者及び要約筆記者の派遣など意思疎通の円滑化を図ります。 </w:t>
            </w:r>
          </w:p>
          <w:p w14:paraId="7D1CF3FF" w14:textId="77777777" w:rsidR="009D6CAB" w:rsidRPr="002D125C" w:rsidRDefault="00000000" w:rsidP="002D125C">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○利用拡大に向けて、広報紙・ウェブサイト等で周知していきます。</w:t>
            </w:r>
          </w:p>
        </w:tc>
      </w:tr>
      <w:tr w:rsidR="009D6CAB" w:rsidRPr="00370011" w14:paraId="71C4F8B1" w14:textId="77777777" w:rsidTr="002D125C">
        <w:tc>
          <w:tcPr>
            <w:tcW w:w="3539" w:type="dxa"/>
            <w:shd w:val="clear" w:color="auto" w:fill="FFF2CC" w:themeFill="accent4" w:themeFillTint="33"/>
            <w:tcMar>
              <w:top w:w="130" w:type="dxa"/>
              <w:left w:w="130" w:type="dxa"/>
              <w:bottom w:w="130" w:type="dxa"/>
              <w:right w:w="130" w:type="dxa"/>
            </w:tcMar>
            <w:vAlign w:val="center"/>
          </w:tcPr>
          <w:p w14:paraId="7F970B4B" w14:textId="77777777" w:rsidR="009D6CAB" w:rsidRPr="002D125C"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②情報提供体制の充実</w:t>
            </w:r>
          </w:p>
        </w:tc>
        <w:tc>
          <w:tcPr>
            <w:tcW w:w="5461" w:type="dxa"/>
            <w:tcMar>
              <w:top w:w="130" w:type="dxa"/>
              <w:left w:w="130" w:type="dxa"/>
              <w:bottom w:w="130" w:type="dxa"/>
              <w:right w:w="130" w:type="dxa"/>
            </w:tcMar>
            <w:vAlign w:val="center"/>
          </w:tcPr>
          <w:p w14:paraId="60993CF9" w14:textId="77777777" w:rsidR="009D6CAB" w:rsidRPr="002D125C" w:rsidRDefault="00000000" w:rsidP="002D125C">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○様々な媒体や機会を通じて積極的に情報提供していくとともに、情報格差に配慮しつつ、パソコン、携帯電話などの活用による情報提供を推進します。</w:t>
            </w:r>
          </w:p>
        </w:tc>
      </w:tr>
      <w:tr w:rsidR="009D6CAB" w:rsidRPr="00370011" w14:paraId="0161B657" w14:textId="77777777" w:rsidTr="002D125C">
        <w:tc>
          <w:tcPr>
            <w:tcW w:w="3539" w:type="dxa"/>
            <w:shd w:val="clear" w:color="auto" w:fill="FFF2CC" w:themeFill="accent4" w:themeFillTint="33"/>
            <w:tcMar>
              <w:top w:w="130" w:type="dxa"/>
              <w:left w:w="130" w:type="dxa"/>
              <w:bottom w:w="130" w:type="dxa"/>
              <w:right w:w="130" w:type="dxa"/>
            </w:tcMar>
            <w:vAlign w:val="center"/>
          </w:tcPr>
          <w:p w14:paraId="2C858F25" w14:textId="77777777" w:rsidR="009D6CAB" w:rsidRPr="002D125C"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③情報アクセシビリティの向上</w:t>
            </w:r>
          </w:p>
        </w:tc>
        <w:tc>
          <w:tcPr>
            <w:tcW w:w="5461" w:type="dxa"/>
            <w:tcMar>
              <w:top w:w="130" w:type="dxa"/>
              <w:left w:w="130" w:type="dxa"/>
              <w:bottom w:w="130" w:type="dxa"/>
              <w:right w:w="130" w:type="dxa"/>
            </w:tcMar>
            <w:vAlign w:val="center"/>
          </w:tcPr>
          <w:p w14:paraId="1AD14733" w14:textId="77777777" w:rsidR="002D125C" w:rsidRDefault="00000000" w:rsidP="002D125C">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○障がいのある人が容易に情報にアクセスできるよう、利用しやすいホームページとなるように、ホームページのユニバーサルデザイン化を推進します。 </w:t>
            </w:r>
          </w:p>
          <w:p w14:paraId="69A53150" w14:textId="77777777" w:rsidR="009D6CAB" w:rsidRPr="002D125C" w:rsidRDefault="00000000" w:rsidP="002D125C">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○障がい当事者がＩＣＴ機器を利用しやすくなるよう、</w:t>
            </w:r>
            <w:r>
              <w:rPr>
                <w:rFonts w:ascii="BIZ UDPゴシック" w:eastAsia="BIZ UDPゴシック" w:hAnsi="BIZ UDPゴシック"/>
                <w:sz w:val="22"/>
                <w:szCs w:val="22"/>
              </w:rPr>
              <w:lastRenderedPageBreak/>
              <w:t>利用支援に係る取組を推進します。</w:t>
            </w:r>
          </w:p>
        </w:tc>
      </w:tr>
    </w:tbl>
    <w:p w14:paraId="1C9CC6C7" w14:textId="77777777" w:rsidR="009D6CAB" w:rsidRPr="00370011" w:rsidRDefault="00000000" w:rsidP="00B96F49">
      <w:pPr>
        <w:pStyle w:val="1"/>
        <w:pageBreakBefore/>
        <w:shd w:val="clear" w:color="auto" w:fill="4A7A5E"/>
        <w:spacing w:before="480" w:after="320"/>
        <w:ind w:left="60"/>
        <w:jc w:val="center"/>
        <w:rPr>
          <w:rFonts w:ascii="BIZ UDPゴシック" w:eastAsia="BIZ UDPゴシック" w:hAnsi="BIZ UDPゴシック"/>
        </w:rPr>
      </w:pPr>
      <w:bookmarkStart w:id="14" w:name="_TocOno016"/>
      <w:r>
        <w:rPr>
          <w:rFonts w:ascii="BIZ UDPゴシック" w:eastAsia="BIZ UDPゴシック" w:hAnsi="BIZ UDPゴシック"/>
          <w:b/>
          <w:bCs/>
          <w:color w:val="FFFFFF"/>
          <w:sz w:val="30"/>
          <w:szCs w:val="30"/>
        </w:rPr>
        <w:lastRenderedPageBreak/>
        <w:t>第5章　防犯・防災の推進</w:t>
      </w:r>
      <w:bookmarkEnd w:id="14"/>
    </w:p>
    <w:p w14:paraId="45828959"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1　防災対策の推進</w:t>
      </w:r>
    </w:p>
    <w:p w14:paraId="3BDC047F" w14:textId="77777777" w:rsidR="009D6CAB" w:rsidRPr="002D125C" w:rsidRDefault="00000000" w:rsidP="002D125C">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02A5402D" w14:textId="77777777" w:rsidR="009D6CAB" w:rsidRPr="00370011" w:rsidRDefault="00000000" w:rsidP="002D125C">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近年、全国各地で地震や台風による土砂災害、河川のはん濫等の大規模災害により、多くの命が奪われる等甚大な被害が多発しています。東日本大震災では、障がい者の死亡率が被災住民全体の死亡率の2倍になるなど、避難行動要支援者における被害の大きさが報告されています。</w:t>
      </w:r>
    </w:p>
    <w:p w14:paraId="189BAF21" w14:textId="77777777" w:rsidR="009D6CAB" w:rsidRPr="00370011" w:rsidRDefault="00000000" w:rsidP="002D125C">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del w:id="90936" w:author="Ryo Wakayama" w:date="2026-10-20T09:00:00Z">
        <w:r>
          <w:rPr>
            <w:rFonts w:ascii="BIZ UDPゴシック" w:eastAsia="BIZ UDPゴシック" w:hAnsi="BIZ UDPゴシック"/>
            <w:sz w:val="22"/>
            <w:szCs w:val="22"/>
          </w:rPr>
          <w:delText xml:space="preserve">前回のアンケート調査によると、災害時に一人で避難できるかは、「できない」の回答が障がい者では３割以上、障がい児では５割以上となっており、緊急時に近所に助けてくれる人がいるかは、「いない」の回答が障がい者では約２割、障がい児では約４割となっています。</w:delText>
        </w:r>
      </w:del>
      <w:ins w:id="90937" w:author="Ryo Wakayama" w:date="2026-10-20T09:00:00Z">
        <w:r>
          <w:rPr>
            <w:rFonts w:ascii="BIZ UDPゴシック" w:eastAsia="BIZ UDPゴシック" w:hAnsi="BIZ UDPゴシック"/>
            <w:sz w:val="22"/>
            <w:szCs w:val="22"/>
          </w:rPr>
          <w:t xml:space="preserve">令和8年度の調査によると、災害時に一人で避難「できない」は障がいのある方の35.5％、障がいのある子どもの44.0％で、「わからない」を合わせると障がいのある方の55.6％が一人での避難に不安を抱えています。近所に助けてくれる人が「いない」は障がいのある方の23.2％、障がいのある子どもの20.0％です。災害時に困ることは「投薬や治療が受けられない」51.7％が最も多くなっています。</w:t>
        </w:r>
      </w:ins>
    </w:p>
    <w:p w14:paraId="279A41FC" w14:textId="77777777" w:rsidR="009D6CAB" w:rsidRPr="00370011" w:rsidRDefault="00000000" w:rsidP="002D125C">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本町では、「小野町地域防災計画」に基づき、自主防災組織の育成や活動の充実、情報伝達のための環境づくりなど、必要な基盤整備を図るとともに、町内会や関係機関などの協力を得ながら、自力では避難できない障がい者や高齢者などの「避難行動要支援者名簿」の整備を進めています。国の基本指針の見直しでは、災害対策基本法等の改正を踏まえた防災部局や職能団体等との連携、障がい福祉サービス事業所等の耐災害性強化の必要性が新たに盛り込まれており、本町においても事業所と連携した対策の推進に努めます。また、令和8年の社会福祉法等の改正により、災害時に高齢者や障がいのある方等への福祉的支援を行う災害派遣福祉チーム（ＤＷＡＴ）が法律に位置付けられました（令和9年4月施行）。</w:t>
      </w:r>
    </w:p>
    <w:p w14:paraId="63E2257B" w14:textId="77777777" w:rsidR="002D125C" w:rsidRDefault="002D125C" w:rsidP="002D125C">
      <w:pPr>
        <w:spacing w:before="260" w:after="160"/>
        <w:rPr>
          <w:rFonts w:ascii="BIZ UDPゴシック" w:eastAsia="BIZ UDPゴシック" w:hAnsi="BIZ UDPゴシック"/>
          <w:b/>
          <w:bCs/>
          <w:sz w:val="22"/>
          <w:szCs w:val="22"/>
        </w:rPr>
      </w:pPr>
    </w:p>
    <w:p w14:paraId="75C4BDB7" w14:textId="77777777" w:rsidR="009D6CAB" w:rsidRPr="00370011" w:rsidRDefault="00000000" w:rsidP="002D125C">
      <w:pPr>
        <w:spacing w:before="260" w:after="160"/>
        <w:rPr>
          <w:del w:id="90938" w:author="Ryo Wakayama" w:date="2026-10-23T09:00:00Z"/>
          <w:rFonts w:ascii="BIZ UDPゴシック" w:eastAsia="BIZ UDPゴシック" w:hAnsi="BIZ UDPゴシック"/>
        </w:rPr>
      </w:pPr>
      <w:del w:id="90939" w:author="Ryo Wakayama" w:date="2026-10-23T09:00:00Z">
        <w:r>
          <w:rPr>
            <w:rFonts w:ascii="BIZ UDPゴシック" w:eastAsia="BIZ UDPゴシック" w:hAnsi="BIZ UDPゴシック"/>
            <w:b/>
            <w:bCs/>
            <w:sz w:val="22"/>
            <w:szCs w:val="22"/>
          </w:rPr>
          <w:delText>■火事や地震等の災害時に一人で避難できるか</w:delText>
        </w:r>
      </w:del>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500"/>
        <w:gridCol w:w="1500"/>
        <w:gridCol w:w="1500"/>
      </w:tblGrid>
      <w:tr w:rsidR="009D6CAB" w:rsidRPr="00370011" w14:paraId="272FBDB9" w14:textId="77777777">
        <w:trPr>
          <w:tblHeader/>
          <w:del w:id="90940" w:author="Ryo Wakayama" w:date="2026-10-20T09:00:00Z"/>
        </w:trPr>
        <w:tc>
          <w:tcPr>
            <w:tcW w:w="3000" w:type="dxa"/>
            <w:shd w:val="clear" w:color="auto" w:fill="DCE8DC"/>
            <w:tcMar>
              <w:top w:w="130" w:type="dxa"/>
              <w:left w:w="130" w:type="dxa"/>
              <w:bottom w:w="130" w:type="dxa"/>
              <w:right w:w="130" w:type="dxa"/>
            </w:tcMar>
            <w:vAlign w:val="center"/>
          </w:tcPr>
          <w:p w14:paraId="17AF141D" w14:textId="77777777" w:rsidR="009D6CAB" w:rsidRPr="00370011" w:rsidRDefault="00000000">
            <w:pPr>
              <w:spacing w:line="320" w:lineRule="auto"/>
              <w:jc w:val="center"/>
              <w:rPr>
                <w:del w:id="90941" w:author="Ryo Wakayama" w:date="2026-10-20T09:00:00Z"/>
                <w:rFonts w:ascii="BIZ UDPゴシック" w:eastAsia="BIZ UDPゴシック" w:hAnsi="BIZ UDPゴシック"/>
              </w:rPr>
            </w:pPr>
            <w:del w:id="90942" w:author="Ryo Wakayama" w:date="2026-10-20T09:00:00Z">
              <w:r>
                <w:rPr>
                  <w:rFonts w:ascii="BIZ UDPゴシック" w:eastAsia="BIZ UDPゴシック" w:hAnsi="BIZ UDPゴシック"/>
                  <w:b/>
                  <w:bCs/>
                  <w:sz w:val="20"/>
                  <w:szCs w:val="20"/>
                </w:rPr>
                <w:delText>区分</w:delText>
              </w:r>
            </w:del>
          </w:p>
        </w:tc>
        <w:tc>
          <w:tcPr>
            <w:tcW w:w="1500" w:type="dxa"/>
            <w:shd w:val="clear" w:color="auto" w:fill="DCE8DC"/>
            <w:tcMar>
              <w:top w:w="130" w:type="dxa"/>
              <w:left w:w="130" w:type="dxa"/>
              <w:bottom w:w="130" w:type="dxa"/>
              <w:right w:w="130" w:type="dxa"/>
            </w:tcMar>
            <w:vAlign w:val="center"/>
          </w:tcPr>
          <w:p w14:paraId="32A34F1D" w14:textId="77777777" w:rsidR="009D6CAB" w:rsidRPr="00370011" w:rsidRDefault="00000000">
            <w:pPr>
              <w:spacing w:line="320" w:lineRule="auto"/>
              <w:jc w:val="center"/>
              <w:rPr>
                <w:del w:id="90943" w:author="Ryo Wakayama" w:date="2026-10-20T09:00:00Z"/>
                <w:rFonts w:ascii="BIZ UDPゴシック" w:eastAsia="BIZ UDPゴシック" w:hAnsi="BIZ UDPゴシック"/>
              </w:rPr>
            </w:pPr>
            <w:del w:id="90944" w:author="Ryo Wakayama" w:date="2026-10-20T09:00:00Z">
              <w:r>
                <w:rPr>
                  <w:rFonts w:ascii="BIZ UDPゴシック" w:eastAsia="BIZ UDPゴシック" w:hAnsi="BIZ UDPゴシック"/>
                  <w:b/>
                  <w:bCs/>
                  <w:sz w:val="20"/>
                  <w:szCs w:val="20"/>
                </w:rPr>
                <w:delText>できる</w:delText>
              </w:r>
            </w:del>
          </w:p>
        </w:tc>
        <w:tc>
          <w:tcPr>
            <w:tcW w:w="1500" w:type="dxa"/>
            <w:shd w:val="clear" w:color="auto" w:fill="DCE8DC"/>
            <w:tcMar>
              <w:top w:w="130" w:type="dxa"/>
              <w:left w:w="130" w:type="dxa"/>
              <w:bottom w:w="130" w:type="dxa"/>
              <w:right w:w="130" w:type="dxa"/>
            </w:tcMar>
            <w:vAlign w:val="center"/>
          </w:tcPr>
          <w:p w14:paraId="3E1ED650" w14:textId="77777777" w:rsidR="009D6CAB" w:rsidRPr="00370011" w:rsidRDefault="00000000">
            <w:pPr>
              <w:spacing w:line="320" w:lineRule="auto"/>
              <w:jc w:val="center"/>
              <w:rPr>
                <w:del w:id="90945" w:author="Ryo Wakayama" w:date="2026-10-20T09:00:00Z"/>
                <w:rFonts w:ascii="BIZ UDPゴシック" w:eastAsia="BIZ UDPゴシック" w:hAnsi="BIZ UDPゴシック"/>
              </w:rPr>
            </w:pPr>
            <w:del w:id="90946" w:author="Ryo Wakayama" w:date="2026-10-20T09:00:00Z">
              <w:r>
                <w:rPr>
                  <w:rFonts w:ascii="BIZ UDPゴシック" w:eastAsia="BIZ UDPゴシック" w:hAnsi="BIZ UDPゴシック"/>
                  <w:b/>
                  <w:bCs/>
                  <w:sz w:val="20"/>
                  <w:szCs w:val="20"/>
                </w:rPr>
                <w:delText>できない</w:delText>
              </w:r>
            </w:del>
          </w:p>
        </w:tc>
        <w:tc>
          <w:tcPr>
            <w:tcW w:w="1500" w:type="dxa"/>
            <w:shd w:val="clear" w:color="auto" w:fill="DCE8DC"/>
            <w:tcMar>
              <w:top w:w="130" w:type="dxa"/>
              <w:left w:w="130" w:type="dxa"/>
              <w:bottom w:w="130" w:type="dxa"/>
              <w:right w:w="130" w:type="dxa"/>
            </w:tcMar>
            <w:vAlign w:val="center"/>
          </w:tcPr>
          <w:p w14:paraId="40109F8B" w14:textId="77777777" w:rsidR="009D6CAB" w:rsidRPr="00370011" w:rsidRDefault="00000000">
            <w:pPr>
              <w:spacing w:line="320" w:lineRule="auto"/>
              <w:jc w:val="center"/>
              <w:rPr>
                <w:del w:id="90947" w:author="Ryo Wakayama" w:date="2026-10-20T09:00:00Z"/>
                <w:rFonts w:ascii="BIZ UDPゴシック" w:eastAsia="BIZ UDPゴシック" w:hAnsi="BIZ UDPゴシック"/>
              </w:rPr>
            </w:pPr>
            <w:del w:id="90948" w:author="Ryo Wakayama" w:date="2026-10-20T09:00:00Z">
              <w:r>
                <w:rPr>
                  <w:rFonts w:ascii="BIZ UDPゴシック" w:eastAsia="BIZ UDPゴシック" w:hAnsi="BIZ UDPゴシック"/>
                  <w:b/>
                  <w:bCs/>
                  <w:sz w:val="20"/>
                  <w:szCs w:val="20"/>
                </w:rPr>
                <w:delText>わからない</w:delText>
              </w:r>
            </w:del>
          </w:p>
        </w:tc>
        <w:tc>
          <w:tcPr>
            <w:tcW w:w="1500" w:type="dxa"/>
            <w:shd w:val="clear" w:color="auto" w:fill="DCE8DC"/>
            <w:tcMar>
              <w:top w:w="130" w:type="dxa"/>
              <w:left w:w="130" w:type="dxa"/>
              <w:bottom w:w="130" w:type="dxa"/>
              <w:right w:w="130" w:type="dxa"/>
            </w:tcMar>
            <w:vAlign w:val="center"/>
          </w:tcPr>
          <w:p w14:paraId="58C56139" w14:textId="77777777" w:rsidR="009D6CAB" w:rsidRPr="00370011" w:rsidRDefault="00000000">
            <w:pPr>
              <w:spacing w:line="320" w:lineRule="auto"/>
              <w:jc w:val="center"/>
              <w:rPr>
                <w:del w:id="90949" w:author="Ryo Wakayama" w:date="2026-10-20T09:00:00Z"/>
                <w:rFonts w:ascii="BIZ UDPゴシック" w:eastAsia="BIZ UDPゴシック" w:hAnsi="BIZ UDPゴシック"/>
              </w:rPr>
            </w:pPr>
            <w:del w:id="90950" w:author="Ryo Wakayama" w:date="2026-10-20T09:00:00Z">
              <w:r>
                <w:rPr>
                  <w:rFonts w:ascii="BIZ UDPゴシック" w:eastAsia="BIZ UDPゴシック" w:hAnsi="BIZ UDPゴシック"/>
                  <w:b/>
                  <w:bCs/>
                  <w:sz w:val="20"/>
                  <w:szCs w:val="20"/>
                </w:rPr>
                <w:delText>無回答</w:delText>
              </w:r>
            </w:del>
          </w:p>
        </w:tc>
      </w:tr>
      <w:tr w:rsidR="009D6CAB" w:rsidRPr="00370011" w14:paraId="68848316" w14:textId="77777777">
        <w:trPr>
          <w:del w:id="90951" w:author="Ryo Wakayama" w:date="2026-10-20T09:00:00Z"/>
        </w:trPr>
        <w:tc>
          <w:tcPr>
            <w:tcW w:w="3000" w:type="dxa"/>
            <w:tcMar>
              <w:top w:w="130" w:type="dxa"/>
              <w:left w:w="130" w:type="dxa"/>
              <w:bottom w:w="130" w:type="dxa"/>
              <w:right w:w="130" w:type="dxa"/>
            </w:tcMar>
            <w:vAlign w:val="center"/>
          </w:tcPr>
          <w:p w14:paraId="6D8E18E7" w14:textId="77777777" w:rsidR="009D6CAB" w:rsidRPr="00370011" w:rsidRDefault="00000000">
            <w:pPr>
              <w:spacing w:line="320" w:lineRule="auto"/>
              <w:rPr>
                <w:del w:id="90952" w:author="Ryo Wakayama" w:date="2026-10-20T09:00:00Z"/>
                <w:rFonts w:ascii="BIZ UDPゴシック" w:eastAsia="BIZ UDPゴシック" w:hAnsi="BIZ UDPゴシック"/>
              </w:rPr>
            </w:pPr>
            <w:del w:id="90953" w:author="Ryo Wakayama" w:date="2026-10-20T09:00:00Z">
              <w:r>
                <w:rPr>
                  <w:rFonts w:ascii="BIZ UDPゴシック" w:eastAsia="BIZ UDPゴシック" w:hAnsi="BIZ UDPゴシック"/>
                  <w:sz w:val="20"/>
                  <w:szCs w:val="20"/>
                </w:rPr>
                <w:delText>障がい者　全体（n=280）</w:delText>
              </w:r>
            </w:del>
          </w:p>
        </w:tc>
        <w:tc>
          <w:tcPr>
            <w:tcW w:w="1500" w:type="dxa"/>
            <w:tcMar>
              <w:top w:w="130" w:type="dxa"/>
              <w:left w:w="130" w:type="dxa"/>
              <w:bottom w:w="130" w:type="dxa"/>
              <w:right w:w="130" w:type="dxa"/>
            </w:tcMar>
            <w:vAlign w:val="center"/>
          </w:tcPr>
          <w:p w14:paraId="7F5E46AE" w14:textId="77777777" w:rsidR="009D6CAB" w:rsidRPr="00370011" w:rsidRDefault="00000000">
            <w:pPr>
              <w:spacing w:line="320" w:lineRule="auto"/>
              <w:rPr>
                <w:del w:id="90954" w:author="Ryo Wakayama" w:date="2026-10-20T09:00:00Z"/>
                <w:rFonts w:ascii="BIZ UDPゴシック" w:eastAsia="BIZ UDPゴシック" w:hAnsi="BIZ UDPゴシック"/>
              </w:rPr>
            </w:pPr>
            <w:del w:id="90955" w:author="Ryo Wakayama" w:date="2026-10-20T09:00:00Z">
              <w:r>
                <w:rPr>
                  <w:rFonts w:ascii="BIZ UDPゴシック" w:eastAsia="BIZ UDPゴシック" w:hAnsi="BIZ UDPゴシック"/>
                  <w:sz w:val="20"/>
                  <w:szCs w:val="20"/>
                </w:rPr>
                <w:delText>41.1%</w:delText>
              </w:r>
            </w:del>
          </w:p>
        </w:tc>
        <w:tc>
          <w:tcPr>
            <w:tcW w:w="1500" w:type="dxa"/>
            <w:tcMar>
              <w:top w:w="130" w:type="dxa"/>
              <w:left w:w="130" w:type="dxa"/>
              <w:bottom w:w="130" w:type="dxa"/>
              <w:right w:w="130" w:type="dxa"/>
            </w:tcMar>
            <w:vAlign w:val="center"/>
          </w:tcPr>
          <w:p w14:paraId="5ECA8FA6" w14:textId="77777777" w:rsidR="009D6CAB" w:rsidRPr="00370011" w:rsidRDefault="00000000">
            <w:pPr>
              <w:spacing w:line="320" w:lineRule="auto"/>
              <w:rPr>
                <w:del w:id="90956" w:author="Ryo Wakayama" w:date="2026-10-20T09:00:00Z"/>
                <w:rFonts w:ascii="BIZ UDPゴシック" w:eastAsia="BIZ UDPゴシック" w:hAnsi="BIZ UDPゴシック"/>
              </w:rPr>
            </w:pPr>
            <w:del w:id="90957" w:author="Ryo Wakayama" w:date="2026-10-20T09:00:00Z">
              <w:r>
                <w:rPr>
                  <w:rFonts w:ascii="BIZ UDPゴシック" w:eastAsia="BIZ UDPゴシック" w:hAnsi="BIZ UDPゴシック"/>
                  <w:sz w:val="20"/>
                  <w:szCs w:val="20"/>
                </w:rPr>
                <w:delText>35.4%</w:delText>
              </w:r>
            </w:del>
          </w:p>
        </w:tc>
        <w:tc>
          <w:tcPr>
            <w:tcW w:w="1500" w:type="dxa"/>
            <w:tcMar>
              <w:top w:w="130" w:type="dxa"/>
              <w:left w:w="130" w:type="dxa"/>
              <w:bottom w:w="130" w:type="dxa"/>
              <w:right w:w="130" w:type="dxa"/>
            </w:tcMar>
            <w:vAlign w:val="center"/>
          </w:tcPr>
          <w:p w14:paraId="1BF5B8AF" w14:textId="77777777" w:rsidR="009D6CAB" w:rsidRPr="00370011" w:rsidRDefault="00000000">
            <w:pPr>
              <w:spacing w:line="320" w:lineRule="auto"/>
              <w:rPr>
                <w:del w:id="90958" w:author="Ryo Wakayama" w:date="2026-10-20T09:00:00Z"/>
                <w:rFonts w:ascii="BIZ UDPゴシック" w:eastAsia="BIZ UDPゴシック" w:hAnsi="BIZ UDPゴシック"/>
              </w:rPr>
            </w:pPr>
            <w:del w:id="90959" w:author="Ryo Wakayama" w:date="2026-10-20T09:00:00Z">
              <w:r>
                <w:rPr>
                  <w:rFonts w:ascii="BIZ UDPゴシック" w:eastAsia="BIZ UDPゴシック" w:hAnsi="BIZ UDPゴシック"/>
                  <w:sz w:val="20"/>
                  <w:szCs w:val="20"/>
                </w:rPr>
                <w:delText>16.1%</w:delText>
              </w:r>
            </w:del>
          </w:p>
        </w:tc>
        <w:tc>
          <w:tcPr>
            <w:tcW w:w="1500" w:type="dxa"/>
            <w:tcMar>
              <w:top w:w="130" w:type="dxa"/>
              <w:left w:w="130" w:type="dxa"/>
              <w:bottom w:w="130" w:type="dxa"/>
              <w:right w:w="130" w:type="dxa"/>
            </w:tcMar>
            <w:vAlign w:val="center"/>
          </w:tcPr>
          <w:p w14:paraId="3CBAE233" w14:textId="77777777" w:rsidR="009D6CAB" w:rsidRPr="00370011" w:rsidRDefault="00000000">
            <w:pPr>
              <w:spacing w:line="320" w:lineRule="auto"/>
              <w:rPr>
                <w:del w:id="90960" w:author="Ryo Wakayama" w:date="2026-10-20T09:00:00Z"/>
                <w:rFonts w:ascii="BIZ UDPゴシック" w:eastAsia="BIZ UDPゴシック" w:hAnsi="BIZ UDPゴシック"/>
              </w:rPr>
            </w:pPr>
            <w:del w:id="90961" w:author="Ryo Wakayama" w:date="2026-10-20T09:00:00Z">
              <w:r>
                <w:rPr>
                  <w:rFonts w:ascii="BIZ UDPゴシック" w:eastAsia="BIZ UDPゴシック" w:hAnsi="BIZ UDPゴシック"/>
                  <w:sz w:val="20"/>
                  <w:szCs w:val="20"/>
                </w:rPr>
                <w:delText>7.5%</w:delText>
              </w:r>
            </w:del>
          </w:p>
        </w:tc>
      </w:tr>
      <w:tr w:rsidR="009D6CAB" w:rsidRPr="00370011" w14:paraId="22631DB6" w14:textId="77777777">
        <w:trPr>
          <w:del w:id="90962" w:author="Ryo Wakayama" w:date="2026-10-20T09:00:00Z"/>
        </w:trPr>
        <w:tc>
          <w:tcPr>
            <w:tcW w:w="3000" w:type="dxa"/>
            <w:tcMar>
              <w:top w:w="130" w:type="dxa"/>
              <w:left w:w="130" w:type="dxa"/>
              <w:bottom w:w="130" w:type="dxa"/>
              <w:right w:w="130" w:type="dxa"/>
            </w:tcMar>
            <w:vAlign w:val="center"/>
          </w:tcPr>
          <w:p w14:paraId="3EA5C48D" w14:textId="77777777" w:rsidR="009D6CAB" w:rsidRPr="00370011" w:rsidRDefault="00000000">
            <w:pPr>
              <w:spacing w:line="320" w:lineRule="auto"/>
              <w:rPr>
                <w:del w:id="90963" w:author="Ryo Wakayama" w:date="2026-10-20T09:00:00Z"/>
                <w:rFonts w:ascii="BIZ UDPゴシック" w:eastAsia="BIZ UDPゴシック" w:hAnsi="BIZ UDPゴシック"/>
              </w:rPr>
            </w:pPr>
            <w:del w:id="90964" w:author="Ryo Wakayama" w:date="2026-10-20T09:00:00Z">
              <w:r>
                <w:rPr>
                  <w:rFonts w:ascii="BIZ UDPゴシック" w:eastAsia="BIZ UDPゴシック" w:hAnsi="BIZ UDPゴシック"/>
                  <w:sz w:val="20"/>
                  <w:szCs w:val="20"/>
                </w:rPr>
                <w:delText>障がい児　全体（n=22）</w:delText>
              </w:r>
            </w:del>
          </w:p>
        </w:tc>
        <w:tc>
          <w:tcPr>
            <w:tcW w:w="1500" w:type="dxa"/>
            <w:tcMar>
              <w:top w:w="130" w:type="dxa"/>
              <w:left w:w="130" w:type="dxa"/>
              <w:bottom w:w="130" w:type="dxa"/>
              <w:right w:w="130" w:type="dxa"/>
            </w:tcMar>
            <w:vAlign w:val="center"/>
          </w:tcPr>
          <w:p w14:paraId="78721BBA" w14:textId="77777777" w:rsidR="009D6CAB" w:rsidRPr="00370011" w:rsidRDefault="00000000">
            <w:pPr>
              <w:spacing w:line="320" w:lineRule="auto"/>
              <w:rPr>
                <w:del w:id="90965" w:author="Ryo Wakayama" w:date="2026-10-20T09:00:00Z"/>
                <w:rFonts w:ascii="BIZ UDPゴシック" w:eastAsia="BIZ UDPゴシック" w:hAnsi="BIZ UDPゴシック"/>
              </w:rPr>
            </w:pPr>
            <w:del w:id="90966" w:author="Ryo Wakayama" w:date="2026-10-20T09:00:00Z">
              <w:r>
                <w:rPr>
                  <w:rFonts w:ascii="BIZ UDPゴシック" w:eastAsia="BIZ UDPゴシック" w:hAnsi="BIZ UDPゴシック"/>
                  <w:sz w:val="20"/>
                  <w:szCs w:val="20"/>
                </w:rPr>
                <w:delText>13.6%</w:delText>
              </w:r>
            </w:del>
          </w:p>
        </w:tc>
        <w:tc>
          <w:tcPr>
            <w:tcW w:w="1500" w:type="dxa"/>
            <w:tcMar>
              <w:top w:w="130" w:type="dxa"/>
              <w:left w:w="130" w:type="dxa"/>
              <w:bottom w:w="130" w:type="dxa"/>
              <w:right w:w="130" w:type="dxa"/>
            </w:tcMar>
            <w:vAlign w:val="center"/>
          </w:tcPr>
          <w:p w14:paraId="4C9EABDA" w14:textId="77777777" w:rsidR="009D6CAB" w:rsidRPr="00370011" w:rsidRDefault="00000000">
            <w:pPr>
              <w:spacing w:line="320" w:lineRule="auto"/>
              <w:rPr>
                <w:del w:id="90967" w:author="Ryo Wakayama" w:date="2026-10-20T09:00:00Z"/>
                <w:rFonts w:ascii="BIZ UDPゴシック" w:eastAsia="BIZ UDPゴシック" w:hAnsi="BIZ UDPゴシック"/>
              </w:rPr>
            </w:pPr>
            <w:del w:id="90968" w:author="Ryo Wakayama" w:date="2026-10-20T09:00:00Z">
              <w:r>
                <w:rPr>
                  <w:rFonts w:ascii="BIZ UDPゴシック" w:eastAsia="BIZ UDPゴシック" w:hAnsi="BIZ UDPゴシック"/>
                  <w:sz w:val="20"/>
                  <w:szCs w:val="20"/>
                </w:rPr>
                <w:delText>54.5%</w:delText>
              </w:r>
            </w:del>
          </w:p>
        </w:tc>
        <w:tc>
          <w:tcPr>
            <w:tcW w:w="1500" w:type="dxa"/>
            <w:tcMar>
              <w:top w:w="130" w:type="dxa"/>
              <w:left w:w="130" w:type="dxa"/>
              <w:bottom w:w="130" w:type="dxa"/>
              <w:right w:w="130" w:type="dxa"/>
            </w:tcMar>
            <w:vAlign w:val="center"/>
          </w:tcPr>
          <w:p w14:paraId="7E3398A4" w14:textId="77777777" w:rsidR="009D6CAB" w:rsidRPr="00370011" w:rsidRDefault="00000000">
            <w:pPr>
              <w:spacing w:line="320" w:lineRule="auto"/>
              <w:rPr>
                <w:del w:id="90969" w:author="Ryo Wakayama" w:date="2026-10-20T09:00:00Z"/>
                <w:rFonts w:ascii="BIZ UDPゴシック" w:eastAsia="BIZ UDPゴシック" w:hAnsi="BIZ UDPゴシック"/>
              </w:rPr>
            </w:pPr>
            <w:del w:id="90970" w:author="Ryo Wakayama" w:date="2026-10-20T09:00:00Z">
              <w:r>
                <w:rPr>
                  <w:rFonts w:ascii="BIZ UDPゴシック" w:eastAsia="BIZ UDPゴシック" w:hAnsi="BIZ UDPゴシック"/>
                  <w:sz w:val="20"/>
                  <w:szCs w:val="20"/>
                </w:rPr>
                <w:delText>31.8%</w:delText>
              </w:r>
            </w:del>
          </w:p>
        </w:tc>
        <w:tc>
          <w:tcPr>
            <w:tcW w:w="1500" w:type="dxa"/>
            <w:tcMar>
              <w:top w:w="130" w:type="dxa"/>
              <w:left w:w="130" w:type="dxa"/>
              <w:bottom w:w="130" w:type="dxa"/>
              <w:right w:w="130" w:type="dxa"/>
            </w:tcMar>
            <w:vAlign w:val="center"/>
          </w:tcPr>
          <w:p w14:paraId="1C73D29A" w14:textId="77777777" w:rsidR="009D6CAB" w:rsidRPr="00370011" w:rsidRDefault="00000000">
            <w:pPr>
              <w:spacing w:line="320" w:lineRule="auto"/>
              <w:rPr>
                <w:del w:id="90971" w:author="Ryo Wakayama" w:date="2026-10-20T09:00:00Z"/>
                <w:rFonts w:ascii="BIZ UDPゴシック" w:eastAsia="BIZ UDPゴシック" w:hAnsi="BIZ UDPゴシック"/>
              </w:rPr>
            </w:pPr>
            <w:del w:id="90972" w:author="Ryo Wakayama" w:date="2026-10-20T09:00:00Z">
              <w:r>
                <w:rPr>
                  <w:rFonts w:ascii="BIZ UDPゴシック" w:eastAsia="BIZ UDPゴシック" w:hAnsi="BIZ UDPゴシック"/>
                  <w:sz w:val="20"/>
                  <w:szCs w:val="20"/>
                </w:rPr>
                <w:delText>－</w:delText>
              </w:r>
            </w:del>
          </w:p>
        </w:tc>
      </w:tr>
    </w:tbl>
    <w:p w14:paraId="4F7798B2" w14:textId="77777777" w:rsidR="009D6CAB" w:rsidRPr="00370011" w:rsidRDefault="00000000" w:rsidP="002D125C">
      <w:pPr>
        <w:spacing w:before="260" w:after="160"/>
        <w:rPr>
          <w:del w:id="90973" w:author="Ryo Wakayama" w:date="2026-10-23T09:00:00Z"/>
          <w:rFonts w:ascii="BIZ UDPゴシック" w:eastAsia="BIZ UDPゴシック" w:hAnsi="BIZ UDPゴシック"/>
        </w:rPr>
      </w:pPr>
      <w:del w:id="90974" w:author="Ryo Wakayama" w:date="2026-10-23T09:00:00Z">
        <w:r>
          <w:rPr>
            <w:rFonts w:ascii="BIZ UDPゴシック" w:eastAsia="BIZ UDPゴシック" w:hAnsi="BIZ UDPゴシック"/>
            <w:b/>
            <w:bCs/>
            <w:sz w:val="22"/>
            <w:szCs w:val="22"/>
          </w:rPr>
          <w:delText>■家族が不在の場合や一人暮らしの場合、近所に助けてくれる人がいるか</w:delText>
        </w:r>
      </w:del>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500"/>
        <w:gridCol w:w="1500"/>
        <w:gridCol w:w="1500"/>
      </w:tblGrid>
      <w:tr w:rsidR="009D6CAB" w:rsidRPr="00370011" w14:paraId="44C2208B" w14:textId="77777777">
        <w:trPr>
          <w:tblHeader/>
          <w:del w:id="90975" w:author="Ryo Wakayama" w:date="2026-10-20T09:00:00Z"/>
        </w:trPr>
        <w:tc>
          <w:tcPr>
            <w:tcW w:w="3000" w:type="dxa"/>
            <w:shd w:val="clear" w:color="auto" w:fill="DCE8DC"/>
            <w:tcMar>
              <w:top w:w="130" w:type="dxa"/>
              <w:left w:w="130" w:type="dxa"/>
              <w:bottom w:w="130" w:type="dxa"/>
              <w:right w:w="130" w:type="dxa"/>
            </w:tcMar>
            <w:vAlign w:val="center"/>
          </w:tcPr>
          <w:p w14:paraId="3A29CCBD" w14:textId="77777777" w:rsidR="009D6CAB" w:rsidRPr="00370011" w:rsidRDefault="00000000">
            <w:pPr>
              <w:spacing w:line="320" w:lineRule="auto"/>
              <w:jc w:val="center"/>
              <w:rPr>
                <w:del w:id="90976" w:author="Ryo Wakayama" w:date="2026-10-20T09:00:00Z"/>
                <w:rFonts w:ascii="BIZ UDPゴシック" w:eastAsia="BIZ UDPゴシック" w:hAnsi="BIZ UDPゴシック"/>
              </w:rPr>
            </w:pPr>
            <w:del w:id="90977" w:author="Ryo Wakayama" w:date="2026-10-20T09:00:00Z">
              <w:r>
                <w:rPr>
                  <w:rFonts w:ascii="BIZ UDPゴシック" w:eastAsia="BIZ UDPゴシック" w:hAnsi="BIZ UDPゴシック"/>
                  <w:b/>
                  <w:bCs/>
                  <w:sz w:val="20"/>
                  <w:szCs w:val="20"/>
                </w:rPr>
                <w:delText>区分</w:delText>
              </w:r>
            </w:del>
          </w:p>
        </w:tc>
        <w:tc>
          <w:tcPr>
            <w:tcW w:w="1500" w:type="dxa"/>
            <w:shd w:val="clear" w:color="auto" w:fill="DCE8DC"/>
            <w:tcMar>
              <w:top w:w="130" w:type="dxa"/>
              <w:left w:w="130" w:type="dxa"/>
              <w:bottom w:w="130" w:type="dxa"/>
              <w:right w:w="130" w:type="dxa"/>
            </w:tcMar>
            <w:vAlign w:val="center"/>
          </w:tcPr>
          <w:p w14:paraId="70A053F6" w14:textId="77777777" w:rsidR="009D6CAB" w:rsidRPr="00370011" w:rsidRDefault="00000000">
            <w:pPr>
              <w:spacing w:line="320" w:lineRule="auto"/>
              <w:jc w:val="center"/>
              <w:rPr>
                <w:del w:id="90978" w:author="Ryo Wakayama" w:date="2026-10-20T09:00:00Z"/>
                <w:rFonts w:ascii="BIZ UDPゴシック" w:eastAsia="BIZ UDPゴシック" w:hAnsi="BIZ UDPゴシック"/>
              </w:rPr>
            </w:pPr>
            <w:del w:id="90979" w:author="Ryo Wakayama" w:date="2026-10-20T09:00:00Z">
              <w:r>
                <w:rPr>
                  <w:rFonts w:ascii="BIZ UDPゴシック" w:eastAsia="BIZ UDPゴシック" w:hAnsi="BIZ UDPゴシック"/>
                  <w:b/>
                  <w:bCs/>
                  <w:sz w:val="20"/>
                  <w:szCs w:val="20"/>
                </w:rPr>
                <w:delText>いる</w:delText>
              </w:r>
            </w:del>
          </w:p>
        </w:tc>
        <w:tc>
          <w:tcPr>
            <w:tcW w:w="1500" w:type="dxa"/>
            <w:shd w:val="clear" w:color="auto" w:fill="DCE8DC"/>
            <w:tcMar>
              <w:top w:w="130" w:type="dxa"/>
              <w:left w:w="130" w:type="dxa"/>
              <w:bottom w:w="130" w:type="dxa"/>
              <w:right w:w="130" w:type="dxa"/>
            </w:tcMar>
            <w:vAlign w:val="center"/>
          </w:tcPr>
          <w:p w14:paraId="51C1F462" w14:textId="77777777" w:rsidR="009D6CAB" w:rsidRPr="00370011" w:rsidRDefault="00000000">
            <w:pPr>
              <w:spacing w:line="320" w:lineRule="auto"/>
              <w:jc w:val="center"/>
              <w:rPr>
                <w:del w:id="90980" w:author="Ryo Wakayama" w:date="2026-10-20T09:00:00Z"/>
                <w:rFonts w:ascii="BIZ UDPゴシック" w:eastAsia="BIZ UDPゴシック" w:hAnsi="BIZ UDPゴシック"/>
              </w:rPr>
            </w:pPr>
            <w:del w:id="90981" w:author="Ryo Wakayama" w:date="2026-10-20T09:00:00Z">
              <w:r>
                <w:rPr>
                  <w:rFonts w:ascii="BIZ UDPゴシック" w:eastAsia="BIZ UDPゴシック" w:hAnsi="BIZ UDPゴシック"/>
                  <w:b/>
                  <w:bCs/>
                  <w:sz w:val="20"/>
                  <w:szCs w:val="20"/>
                </w:rPr>
                <w:delText>いない</w:delText>
              </w:r>
            </w:del>
          </w:p>
        </w:tc>
        <w:tc>
          <w:tcPr>
            <w:tcW w:w="1500" w:type="dxa"/>
            <w:shd w:val="clear" w:color="auto" w:fill="DCE8DC"/>
            <w:tcMar>
              <w:top w:w="130" w:type="dxa"/>
              <w:left w:w="130" w:type="dxa"/>
              <w:bottom w:w="130" w:type="dxa"/>
              <w:right w:w="130" w:type="dxa"/>
            </w:tcMar>
            <w:vAlign w:val="center"/>
          </w:tcPr>
          <w:p w14:paraId="18C942B9" w14:textId="77777777" w:rsidR="009D6CAB" w:rsidRPr="00370011" w:rsidRDefault="00000000">
            <w:pPr>
              <w:spacing w:line="320" w:lineRule="auto"/>
              <w:jc w:val="center"/>
              <w:rPr>
                <w:del w:id="90982" w:author="Ryo Wakayama" w:date="2026-10-20T09:00:00Z"/>
                <w:rFonts w:ascii="BIZ UDPゴシック" w:eastAsia="BIZ UDPゴシック" w:hAnsi="BIZ UDPゴシック"/>
              </w:rPr>
            </w:pPr>
            <w:del w:id="90983" w:author="Ryo Wakayama" w:date="2026-10-20T09:00:00Z">
              <w:r>
                <w:rPr>
                  <w:rFonts w:ascii="BIZ UDPゴシック" w:eastAsia="BIZ UDPゴシック" w:hAnsi="BIZ UDPゴシック"/>
                  <w:b/>
                  <w:bCs/>
                  <w:sz w:val="20"/>
                  <w:szCs w:val="20"/>
                </w:rPr>
                <w:delText>わからない</w:delText>
              </w:r>
            </w:del>
          </w:p>
        </w:tc>
        <w:tc>
          <w:tcPr>
            <w:tcW w:w="1500" w:type="dxa"/>
            <w:shd w:val="clear" w:color="auto" w:fill="DCE8DC"/>
            <w:tcMar>
              <w:top w:w="130" w:type="dxa"/>
              <w:left w:w="130" w:type="dxa"/>
              <w:bottom w:w="130" w:type="dxa"/>
              <w:right w:w="130" w:type="dxa"/>
            </w:tcMar>
            <w:vAlign w:val="center"/>
          </w:tcPr>
          <w:p w14:paraId="7C1174FE" w14:textId="77777777" w:rsidR="009D6CAB" w:rsidRPr="00370011" w:rsidRDefault="00000000">
            <w:pPr>
              <w:spacing w:line="320" w:lineRule="auto"/>
              <w:jc w:val="center"/>
              <w:rPr>
                <w:del w:id="90984" w:author="Ryo Wakayama" w:date="2026-10-20T09:00:00Z"/>
                <w:rFonts w:ascii="BIZ UDPゴシック" w:eastAsia="BIZ UDPゴシック" w:hAnsi="BIZ UDPゴシック"/>
              </w:rPr>
            </w:pPr>
            <w:del w:id="90985" w:author="Ryo Wakayama" w:date="2026-10-20T09:00:00Z">
              <w:r>
                <w:rPr>
                  <w:rFonts w:ascii="BIZ UDPゴシック" w:eastAsia="BIZ UDPゴシック" w:hAnsi="BIZ UDPゴシック"/>
                  <w:b/>
                  <w:bCs/>
                  <w:sz w:val="20"/>
                  <w:szCs w:val="20"/>
                </w:rPr>
                <w:delText>無回答</w:delText>
              </w:r>
            </w:del>
          </w:p>
        </w:tc>
      </w:tr>
      <w:tr w:rsidR="009D6CAB" w:rsidRPr="00370011" w14:paraId="0DA5E1FC" w14:textId="77777777">
        <w:trPr>
          <w:del w:id="90986" w:author="Ryo Wakayama" w:date="2026-10-20T09:00:00Z"/>
        </w:trPr>
        <w:tc>
          <w:tcPr>
            <w:tcW w:w="3000" w:type="dxa"/>
            <w:tcMar>
              <w:top w:w="130" w:type="dxa"/>
              <w:left w:w="130" w:type="dxa"/>
              <w:bottom w:w="130" w:type="dxa"/>
              <w:right w:w="130" w:type="dxa"/>
            </w:tcMar>
            <w:vAlign w:val="center"/>
          </w:tcPr>
          <w:p w14:paraId="66676077" w14:textId="77777777" w:rsidR="009D6CAB" w:rsidRPr="00370011" w:rsidRDefault="00000000">
            <w:pPr>
              <w:spacing w:line="320" w:lineRule="auto"/>
              <w:rPr>
                <w:del w:id="90987" w:author="Ryo Wakayama" w:date="2026-10-20T09:00:00Z"/>
                <w:rFonts w:ascii="BIZ UDPゴシック" w:eastAsia="BIZ UDPゴシック" w:hAnsi="BIZ UDPゴシック"/>
              </w:rPr>
            </w:pPr>
            <w:del w:id="90988" w:author="Ryo Wakayama" w:date="2026-10-20T09:00:00Z">
              <w:r>
                <w:rPr>
                  <w:rFonts w:ascii="BIZ UDPゴシック" w:eastAsia="BIZ UDPゴシック" w:hAnsi="BIZ UDPゴシック"/>
                  <w:sz w:val="20"/>
                  <w:szCs w:val="20"/>
                </w:rPr>
                <w:delText>障がい者　全体（n=280）</w:delText>
              </w:r>
            </w:del>
          </w:p>
        </w:tc>
        <w:tc>
          <w:tcPr>
            <w:tcW w:w="1500" w:type="dxa"/>
            <w:tcMar>
              <w:top w:w="130" w:type="dxa"/>
              <w:left w:w="130" w:type="dxa"/>
              <w:bottom w:w="130" w:type="dxa"/>
              <w:right w:w="130" w:type="dxa"/>
            </w:tcMar>
            <w:vAlign w:val="center"/>
          </w:tcPr>
          <w:p w14:paraId="26ECAB9E" w14:textId="77777777" w:rsidR="009D6CAB" w:rsidRPr="00370011" w:rsidRDefault="00000000">
            <w:pPr>
              <w:spacing w:line="320" w:lineRule="auto"/>
              <w:rPr>
                <w:del w:id="90989" w:author="Ryo Wakayama" w:date="2026-10-20T09:00:00Z"/>
                <w:rFonts w:ascii="BIZ UDPゴシック" w:eastAsia="BIZ UDPゴシック" w:hAnsi="BIZ UDPゴシック"/>
              </w:rPr>
            </w:pPr>
            <w:del w:id="90990" w:author="Ryo Wakayama" w:date="2026-10-20T09:00:00Z">
              <w:r>
                <w:rPr>
                  <w:rFonts w:ascii="BIZ UDPゴシック" w:eastAsia="BIZ UDPゴシック" w:hAnsi="BIZ UDPゴシック"/>
                  <w:sz w:val="20"/>
                  <w:szCs w:val="20"/>
                </w:rPr>
                <w:delText>33.6%</w:delText>
              </w:r>
            </w:del>
          </w:p>
        </w:tc>
        <w:tc>
          <w:tcPr>
            <w:tcW w:w="1500" w:type="dxa"/>
            <w:tcMar>
              <w:top w:w="130" w:type="dxa"/>
              <w:left w:w="130" w:type="dxa"/>
              <w:bottom w:w="130" w:type="dxa"/>
              <w:right w:w="130" w:type="dxa"/>
            </w:tcMar>
            <w:vAlign w:val="center"/>
          </w:tcPr>
          <w:p w14:paraId="6080A5F0" w14:textId="77777777" w:rsidR="009D6CAB" w:rsidRPr="00370011" w:rsidRDefault="00000000">
            <w:pPr>
              <w:spacing w:line="320" w:lineRule="auto"/>
              <w:rPr>
                <w:del w:id="90991" w:author="Ryo Wakayama" w:date="2026-10-20T09:00:00Z"/>
                <w:rFonts w:ascii="BIZ UDPゴシック" w:eastAsia="BIZ UDPゴシック" w:hAnsi="BIZ UDPゴシック"/>
              </w:rPr>
            </w:pPr>
            <w:del w:id="90992" w:author="Ryo Wakayama" w:date="2026-10-20T09:00:00Z">
              <w:r>
                <w:rPr>
                  <w:rFonts w:ascii="BIZ UDPゴシック" w:eastAsia="BIZ UDPゴシック" w:hAnsi="BIZ UDPゴシック"/>
                  <w:sz w:val="20"/>
                  <w:szCs w:val="20"/>
                </w:rPr>
                <w:delText>22.9%</w:delText>
              </w:r>
            </w:del>
          </w:p>
        </w:tc>
        <w:tc>
          <w:tcPr>
            <w:tcW w:w="1500" w:type="dxa"/>
            <w:tcMar>
              <w:top w:w="130" w:type="dxa"/>
              <w:left w:w="130" w:type="dxa"/>
              <w:bottom w:w="130" w:type="dxa"/>
              <w:right w:w="130" w:type="dxa"/>
            </w:tcMar>
            <w:vAlign w:val="center"/>
          </w:tcPr>
          <w:p w14:paraId="426AC459" w14:textId="77777777" w:rsidR="009D6CAB" w:rsidRPr="00370011" w:rsidRDefault="00000000">
            <w:pPr>
              <w:spacing w:line="320" w:lineRule="auto"/>
              <w:rPr>
                <w:del w:id="90993" w:author="Ryo Wakayama" w:date="2026-10-20T09:00:00Z"/>
                <w:rFonts w:ascii="BIZ UDPゴシック" w:eastAsia="BIZ UDPゴシック" w:hAnsi="BIZ UDPゴシック"/>
              </w:rPr>
            </w:pPr>
            <w:del w:id="90994" w:author="Ryo Wakayama" w:date="2026-10-20T09:00:00Z">
              <w:r>
                <w:rPr>
                  <w:rFonts w:ascii="BIZ UDPゴシック" w:eastAsia="BIZ UDPゴシック" w:hAnsi="BIZ UDPゴシック"/>
                  <w:sz w:val="20"/>
                  <w:szCs w:val="20"/>
                </w:rPr>
                <w:delText>33.2%</w:delText>
              </w:r>
            </w:del>
          </w:p>
        </w:tc>
        <w:tc>
          <w:tcPr>
            <w:tcW w:w="1500" w:type="dxa"/>
            <w:tcMar>
              <w:top w:w="130" w:type="dxa"/>
              <w:left w:w="130" w:type="dxa"/>
              <w:bottom w:w="130" w:type="dxa"/>
              <w:right w:w="130" w:type="dxa"/>
            </w:tcMar>
            <w:vAlign w:val="center"/>
          </w:tcPr>
          <w:p w14:paraId="14FB7435" w14:textId="77777777" w:rsidR="009D6CAB" w:rsidRPr="00370011" w:rsidRDefault="00000000">
            <w:pPr>
              <w:spacing w:line="320" w:lineRule="auto"/>
              <w:rPr>
                <w:del w:id="90995" w:author="Ryo Wakayama" w:date="2026-10-20T09:00:00Z"/>
                <w:rFonts w:ascii="BIZ UDPゴシック" w:eastAsia="BIZ UDPゴシック" w:hAnsi="BIZ UDPゴシック"/>
              </w:rPr>
            </w:pPr>
            <w:del w:id="90996" w:author="Ryo Wakayama" w:date="2026-10-20T09:00:00Z">
              <w:r>
                <w:rPr>
                  <w:rFonts w:ascii="BIZ UDPゴシック" w:eastAsia="BIZ UDPゴシック" w:hAnsi="BIZ UDPゴシック"/>
                  <w:sz w:val="20"/>
                  <w:szCs w:val="20"/>
                </w:rPr>
                <w:delText>10.4%</w:delText>
              </w:r>
            </w:del>
          </w:p>
        </w:tc>
      </w:tr>
      <w:tr w:rsidR="009D6CAB" w:rsidRPr="00370011" w14:paraId="07938690" w14:textId="77777777">
        <w:trPr>
          <w:del w:id="90997" w:author="Ryo Wakayama" w:date="2026-10-20T09:00:00Z"/>
        </w:trPr>
        <w:tc>
          <w:tcPr>
            <w:tcW w:w="3000" w:type="dxa"/>
            <w:tcMar>
              <w:top w:w="130" w:type="dxa"/>
              <w:left w:w="130" w:type="dxa"/>
              <w:bottom w:w="130" w:type="dxa"/>
              <w:right w:w="130" w:type="dxa"/>
            </w:tcMar>
            <w:vAlign w:val="center"/>
          </w:tcPr>
          <w:p w14:paraId="2FDB3406" w14:textId="77777777" w:rsidR="009D6CAB" w:rsidRPr="00370011" w:rsidRDefault="00000000">
            <w:pPr>
              <w:spacing w:line="320" w:lineRule="auto"/>
              <w:rPr>
                <w:del w:id="90998" w:author="Ryo Wakayama" w:date="2026-10-20T09:00:00Z"/>
                <w:rFonts w:ascii="BIZ UDPゴシック" w:eastAsia="BIZ UDPゴシック" w:hAnsi="BIZ UDPゴシック"/>
              </w:rPr>
            </w:pPr>
            <w:del w:id="90999" w:author="Ryo Wakayama" w:date="2026-10-20T09:00:00Z">
              <w:r>
                <w:rPr>
                  <w:rFonts w:ascii="BIZ UDPゴシック" w:eastAsia="BIZ UDPゴシック" w:hAnsi="BIZ UDPゴシック"/>
                  <w:sz w:val="20"/>
                  <w:szCs w:val="20"/>
                </w:rPr>
                <w:delText>障がい児　全体（n=22）</w:delText>
              </w:r>
            </w:del>
          </w:p>
        </w:tc>
        <w:tc>
          <w:tcPr>
            <w:tcW w:w="1500" w:type="dxa"/>
            <w:tcMar>
              <w:top w:w="130" w:type="dxa"/>
              <w:left w:w="130" w:type="dxa"/>
              <w:bottom w:w="130" w:type="dxa"/>
              <w:right w:w="130" w:type="dxa"/>
            </w:tcMar>
            <w:vAlign w:val="center"/>
          </w:tcPr>
          <w:p w14:paraId="07679BDB" w14:textId="77777777" w:rsidR="009D6CAB" w:rsidRPr="00370011" w:rsidRDefault="00000000">
            <w:pPr>
              <w:spacing w:line="320" w:lineRule="auto"/>
              <w:rPr>
                <w:del w:id="91000" w:author="Ryo Wakayama" w:date="2026-10-20T09:00:00Z"/>
                <w:rFonts w:ascii="BIZ UDPゴシック" w:eastAsia="BIZ UDPゴシック" w:hAnsi="BIZ UDPゴシック"/>
              </w:rPr>
            </w:pPr>
            <w:del w:id="91001" w:author="Ryo Wakayama" w:date="2026-10-20T09:00:00Z">
              <w:r>
                <w:rPr>
                  <w:rFonts w:ascii="BIZ UDPゴシック" w:eastAsia="BIZ UDPゴシック" w:hAnsi="BIZ UDPゴシック"/>
                  <w:sz w:val="20"/>
                  <w:szCs w:val="20"/>
                </w:rPr>
                <w:delText>27.3%</w:delText>
              </w:r>
            </w:del>
          </w:p>
        </w:tc>
        <w:tc>
          <w:tcPr>
            <w:tcW w:w="1500" w:type="dxa"/>
            <w:tcMar>
              <w:top w:w="130" w:type="dxa"/>
              <w:left w:w="130" w:type="dxa"/>
              <w:bottom w:w="130" w:type="dxa"/>
              <w:right w:w="130" w:type="dxa"/>
            </w:tcMar>
            <w:vAlign w:val="center"/>
          </w:tcPr>
          <w:p w14:paraId="2CD2D396" w14:textId="77777777" w:rsidR="009D6CAB" w:rsidRPr="00370011" w:rsidRDefault="00000000">
            <w:pPr>
              <w:spacing w:line="320" w:lineRule="auto"/>
              <w:rPr>
                <w:del w:id="91002" w:author="Ryo Wakayama" w:date="2026-10-20T09:00:00Z"/>
                <w:rFonts w:ascii="BIZ UDPゴシック" w:eastAsia="BIZ UDPゴシック" w:hAnsi="BIZ UDPゴシック"/>
              </w:rPr>
            </w:pPr>
            <w:del w:id="91003" w:author="Ryo Wakayama" w:date="2026-10-20T09:00:00Z">
              <w:r>
                <w:rPr>
                  <w:rFonts w:ascii="BIZ UDPゴシック" w:eastAsia="BIZ UDPゴシック" w:hAnsi="BIZ UDPゴシック"/>
                  <w:sz w:val="20"/>
                  <w:szCs w:val="20"/>
                </w:rPr>
                <w:delText>40.9%</w:delText>
              </w:r>
            </w:del>
          </w:p>
        </w:tc>
        <w:tc>
          <w:tcPr>
            <w:tcW w:w="1500" w:type="dxa"/>
            <w:tcMar>
              <w:top w:w="130" w:type="dxa"/>
              <w:left w:w="130" w:type="dxa"/>
              <w:bottom w:w="130" w:type="dxa"/>
              <w:right w:w="130" w:type="dxa"/>
            </w:tcMar>
            <w:vAlign w:val="center"/>
          </w:tcPr>
          <w:p w14:paraId="2F0BEFB8" w14:textId="77777777" w:rsidR="009D6CAB" w:rsidRPr="00370011" w:rsidRDefault="00000000">
            <w:pPr>
              <w:spacing w:line="320" w:lineRule="auto"/>
              <w:rPr>
                <w:del w:id="91004" w:author="Ryo Wakayama" w:date="2026-10-20T09:00:00Z"/>
                <w:rFonts w:ascii="BIZ UDPゴシック" w:eastAsia="BIZ UDPゴシック" w:hAnsi="BIZ UDPゴシック"/>
              </w:rPr>
            </w:pPr>
            <w:del w:id="91005" w:author="Ryo Wakayama" w:date="2026-10-20T09:00:00Z">
              <w:r>
                <w:rPr>
                  <w:rFonts w:ascii="BIZ UDPゴシック" w:eastAsia="BIZ UDPゴシック" w:hAnsi="BIZ UDPゴシック"/>
                  <w:sz w:val="20"/>
                  <w:szCs w:val="20"/>
                </w:rPr>
                <w:delText>31.8%</w:delText>
              </w:r>
            </w:del>
          </w:p>
        </w:tc>
        <w:tc>
          <w:tcPr>
            <w:tcW w:w="1500" w:type="dxa"/>
            <w:tcMar>
              <w:top w:w="130" w:type="dxa"/>
              <w:left w:w="130" w:type="dxa"/>
              <w:bottom w:w="130" w:type="dxa"/>
              <w:right w:w="130" w:type="dxa"/>
            </w:tcMar>
            <w:vAlign w:val="center"/>
          </w:tcPr>
          <w:p w14:paraId="77F83198" w14:textId="77777777" w:rsidR="009D6CAB" w:rsidRPr="00370011" w:rsidRDefault="00000000">
            <w:pPr>
              <w:spacing w:line="320" w:lineRule="auto"/>
              <w:rPr>
                <w:del w:id="91006" w:author="Ryo Wakayama" w:date="2026-10-20T09:00:00Z"/>
                <w:rFonts w:ascii="BIZ UDPゴシック" w:eastAsia="BIZ UDPゴシック" w:hAnsi="BIZ UDPゴシック"/>
              </w:rPr>
            </w:pPr>
            <w:del w:id="91007" w:author="Ryo Wakayama" w:date="2026-10-20T09:00:00Z">
              <w:r>
                <w:rPr>
                  <w:rFonts w:ascii="BIZ UDPゴシック" w:eastAsia="BIZ UDPゴシック" w:hAnsi="BIZ UDPゴシック"/>
                  <w:sz w:val="20"/>
                  <w:szCs w:val="20"/>
                </w:rPr>
                <w:delText>0.0%</w:delText>
              </w:r>
            </w:del>
          </w:p>
        </w:tc>
      </w:tr>
    </w:tbl>
    <w:p w14:paraId="419DFCFB" w14:textId="77777777" w:rsidR="002D125C" w:rsidRDefault="002D125C" w:rsidP="002D125C">
      <w:pPr>
        <w:spacing w:before="260" w:after="160"/>
        <w:rPr>
          <w:rFonts w:ascii="BIZ UDPゴシック" w:eastAsia="BIZ UDPゴシック" w:hAnsi="BIZ UDPゴシック"/>
          <w:b/>
          <w:bCs/>
          <w:sz w:val="22"/>
          <w:szCs w:val="22"/>
        </w:rPr>
      </w:pPr>
    </w:p>
    <w:p w14:paraId="64FF0BA3" w14:textId="77777777" w:rsidR="002D125C" w:rsidRDefault="002D125C" w:rsidP="002D125C">
      <w:pPr>
        <w:spacing w:before="260" w:after="160"/>
        <w:rPr>
          <w:rFonts w:ascii="BIZ UDPゴシック" w:eastAsia="BIZ UDPゴシック" w:hAnsi="BIZ UDPゴシック"/>
          <w:b/>
          <w:bCs/>
          <w:sz w:val="22"/>
          <w:szCs w:val="22"/>
        </w:rPr>
      </w:pPr>
    </w:p>
    <w:p w14:paraId="276E5FFB" w14:textId="77777777" w:rsidR="009D6CAB" w:rsidRPr="00370011" w:rsidRDefault="00000000" w:rsidP="002D125C">
      <w:pPr>
        <w:spacing w:before="260" w:after="160"/>
        <w:rPr>
          <w:del w:id="91008" w:author="Ryo Wakayama" w:date="2026-10-23T09:00:00Z"/>
          <w:rFonts w:ascii="BIZ UDPゴシック" w:eastAsia="BIZ UDPゴシック" w:hAnsi="BIZ UDPゴシック"/>
        </w:rPr>
      </w:pPr>
      <w:del w:id="91009" w:author="Ryo Wakayama" w:date="2026-10-23T09:00:00Z">
        <w:r>
          <w:rPr>
            <w:rFonts w:ascii="BIZ UDPゴシック" w:eastAsia="BIZ UDPゴシック" w:hAnsi="BIZ UDPゴシック"/>
            <w:b/>
            <w:bCs/>
            <w:sz w:val="22"/>
            <w:szCs w:val="22"/>
          </w:rPr>
          <w:delText>■火事や地震等の災害時に困ること（上位項目・複数回答）</w:delText>
        </w:r>
      </w:del>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600"/>
        <w:gridCol w:w="2600"/>
      </w:tblGrid>
      <w:tr w:rsidR="009D6CAB" w:rsidRPr="00370011" w14:paraId="3DAE37CD" w14:textId="77777777">
        <w:trPr>
          <w:tblHeader/>
          <w:del w:id="91010" w:author="Ryo Wakayama" w:date="2026-10-20T09:00:00Z"/>
        </w:trPr>
        <w:tc>
          <w:tcPr>
            <w:tcW w:w="3800" w:type="dxa"/>
            <w:shd w:val="clear" w:color="auto" w:fill="DCE8DC"/>
            <w:tcMar>
              <w:top w:w="130" w:type="dxa"/>
              <w:left w:w="130" w:type="dxa"/>
              <w:bottom w:w="130" w:type="dxa"/>
              <w:right w:w="130" w:type="dxa"/>
            </w:tcMar>
            <w:vAlign w:val="center"/>
          </w:tcPr>
          <w:p w14:paraId="5064EC03" w14:textId="77777777" w:rsidR="009D6CAB" w:rsidRPr="00370011" w:rsidRDefault="00000000">
            <w:pPr>
              <w:spacing w:line="320" w:lineRule="auto"/>
              <w:jc w:val="center"/>
              <w:rPr>
                <w:del w:id="91011" w:author="Ryo Wakayama" w:date="2026-10-20T09:00:00Z"/>
                <w:rFonts w:ascii="BIZ UDPゴシック" w:eastAsia="BIZ UDPゴシック" w:hAnsi="BIZ UDPゴシック"/>
              </w:rPr>
            </w:pPr>
            <w:del w:id="91012" w:author="Ryo Wakayama" w:date="2026-10-20T09:00:00Z">
              <w:r>
                <w:rPr>
                  <w:rFonts w:ascii="BIZ UDPゴシック" w:eastAsia="BIZ UDPゴシック" w:hAnsi="BIZ UDPゴシック"/>
                  <w:b/>
                  <w:bCs/>
                  <w:sz w:val="20"/>
                  <w:szCs w:val="20"/>
                </w:rPr>
                <w:delText>困りごと</w:delText>
              </w:r>
            </w:del>
          </w:p>
        </w:tc>
        <w:tc>
          <w:tcPr>
            <w:tcW w:w="2600" w:type="dxa"/>
            <w:shd w:val="clear" w:color="auto" w:fill="DCE8DC"/>
            <w:tcMar>
              <w:top w:w="130" w:type="dxa"/>
              <w:left w:w="130" w:type="dxa"/>
              <w:bottom w:w="130" w:type="dxa"/>
              <w:right w:w="130" w:type="dxa"/>
            </w:tcMar>
            <w:vAlign w:val="center"/>
          </w:tcPr>
          <w:p w14:paraId="4ABF0209" w14:textId="77777777" w:rsidR="009D6CAB" w:rsidRPr="00370011" w:rsidRDefault="00000000">
            <w:pPr>
              <w:spacing w:line="320" w:lineRule="auto"/>
              <w:jc w:val="center"/>
              <w:rPr>
                <w:del w:id="91013" w:author="Ryo Wakayama" w:date="2026-10-20T09:00:00Z"/>
                <w:rFonts w:ascii="BIZ UDPゴシック" w:eastAsia="BIZ UDPゴシック" w:hAnsi="BIZ UDPゴシック"/>
              </w:rPr>
            </w:pPr>
            <w:del w:id="91014" w:author="Ryo Wakayama" w:date="2026-10-20T09:00:00Z">
              <w:r>
                <w:rPr>
                  <w:rFonts w:ascii="BIZ UDPゴシック" w:eastAsia="BIZ UDPゴシック" w:hAnsi="BIZ UDPゴシック"/>
                  <w:b/>
                  <w:bCs/>
                  <w:sz w:val="20"/>
                  <w:szCs w:val="20"/>
                </w:rPr>
                <w:delText>障がい者全体（n=280）</w:delText>
              </w:r>
            </w:del>
          </w:p>
        </w:tc>
        <w:tc>
          <w:tcPr>
            <w:tcW w:w="2600" w:type="dxa"/>
            <w:shd w:val="clear" w:color="auto" w:fill="DCE8DC"/>
            <w:tcMar>
              <w:top w:w="130" w:type="dxa"/>
              <w:left w:w="130" w:type="dxa"/>
              <w:bottom w:w="130" w:type="dxa"/>
              <w:right w:w="130" w:type="dxa"/>
            </w:tcMar>
            <w:vAlign w:val="center"/>
          </w:tcPr>
          <w:p w14:paraId="1CBDF009" w14:textId="77777777" w:rsidR="009D6CAB" w:rsidRPr="00370011" w:rsidRDefault="00000000">
            <w:pPr>
              <w:spacing w:line="320" w:lineRule="auto"/>
              <w:jc w:val="center"/>
              <w:rPr>
                <w:del w:id="91015" w:author="Ryo Wakayama" w:date="2026-10-20T09:00:00Z"/>
                <w:rFonts w:ascii="BIZ UDPゴシック" w:eastAsia="BIZ UDPゴシック" w:hAnsi="BIZ UDPゴシック"/>
              </w:rPr>
            </w:pPr>
            <w:del w:id="91016" w:author="Ryo Wakayama" w:date="2026-10-20T09:00:00Z">
              <w:r>
                <w:rPr>
                  <w:rFonts w:ascii="BIZ UDPゴシック" w:eastAsia="BIZ UDPゴシック" w:hAnsi="BIZ UDPゴシック"/>
                  <w:b/>
                  <w:bCs/>
                  <w:sz w:val="20"/>
                  <w:szCs w:val="20"/>
                </w:rPr>
                <w:delText>障がい児全体（n=22）</w:delText>
              </w:r>
            </w:del>
          </w:p>
        </w:tc>
      </w:tr>
      <w:tr w:rsidR="009D6CAB" w:rsidRPr="00370011" w14:paraId="3FED3947" w14:textId="77777777">
        <w:trPr>
          <w:del w:id="91017" w:author="Ryo Wakayama" w:date="2026-10-20T09:00:00Z"/>
        </w:trPr>
        <w:tc>
          <w:tcPr>
            <w:tcW w:w="3800" w:type="dxa"/>
            <w:tcMar>
              <w:top w:w="130" w:type="dxa"/>
              <w:left w:w="130" w:type="dxa"/>
              <w:bottom w:w="130" w:type="dxa"/>
              <w:right w:w="130" w:type="dxa"/>
            </w:tcMar>
            <w:vAlign w:val="center"/>
          </w:tcPr>
          <w:p w14:paraId="5F9F8598" w14:textId="77777777" w:rsidR="009D6CAB" w:rsidRPr="00370011" w:rsidRDefault="00000000">
            <w:pPr>
              <w:spacing w:line="320" w:lineRule="auto"/>
              <w:rPr>
                <w:del w:id="91018" w:author="Ryo Wakayama" w:date="2026-10-20T09:00:00Z"/>
                <w:rFonts w:ascii="BIZ UDPゴシック" w:eastAsia="BIZ UDPゴシック" w:hAnsi="BIZ UDPゴシック"/>
              </w:rPr>
            </w:pPr>
            <w:del w:id="91019" w:author="Ryo Wakayama" w:date="2026-10-20T09:00:00Z">
              <w:r>
                <w:rPr>
                  <w:rFonts w:ascii="BIZ UDPゴシック" w:eastAsia="BIZ UDPゴシック" w:hAnsi="BIZ UDPゴシック"/>
                  <w:sz w:val="20"/>
                  <w:szCs w:val="20"/>
                </w:rPr>
                <w:delText>投薬や治療が受けられない</w:delText>
              </w:r>
            </w:del>
          </w:p>
        </w:tc>
        <w:tc>
          <w:tcPr>
            <w:tcW w:w="2600" w:type="dxa"/>
            <w:tcMar>
              <w:top w:w="130" w:type="dxa"/>
              <w:left w:w="130" w:type="dxa"/>
              <w:bottom w:w="130" w:type="dxa"/>
              <w:right w:w="130" w:type="dxa"/>
            </w:tcMar>
            <w:vAlign w:val="center"/>
          </w:tcPr>
          <w:p w14:paraId="05D4F50F" w14:textId="77777777" w:rsidR="009D6CAB" w:rsidRPr="00370011" w:rsidRDefault="00000000">
            <w:pPr>
              <w:spacing w:line="320" w:lineRule="auto"/>
              <w:rPr>
                <w:del w:id="91020" w:author="Ryo Wakayama" w:date="2026-10-20T09:00:00Z"/>
                <w:rFonts w:ascii="BIZ UDPゴシック" w:eastAsia="BIZ UDPゴシック" w:hAnsi="BIZ UDPゴシック"/>
              </w:rPr>
            </w:pPr>
            <w:del w:id="91021" w:author="Ryo Wakayama" w:date="2026-10-20T09:00:00Z">
              <w:r>
                <w:rPr>
                  <w:rFonts w:ascii="BIZ UDPゴシック" w:eastAsia="BIZ UDPゴシック" w:hAnsi="BIZ UDPゴシック"/>
                  <w:sz w:val="20"/>
                  <w:szCs w:val="20"/>
                </w:rPr>
                <w:delText>50.7%</w:delText>
              </w:r>
            </w:del>
          </w:p>
        </w:tc>
        <w:tc>
          <w:tcPr>
            <w:tcW w:w="2600" w:type="dxa"/>
            <w:tcMar>
              <w:top w:w="130" w:type="dxa"/>
              <w:left w:w="130" w:type="dxa"/>
              <w:bottom w:w="130" w:type="dxa"/>
              <w:right w:w="130" w:type="dxa"/>
            </w:tcMar>
            <w:vAlign w:val="center"/>
          </w:tcPr>
          <w:p w14:paraId="55C9F5F2" w14:textId="77777777" w:rsidR="009D6CAB" w:rsidRPr="00370011" w:rsidRDefault="00000000">
            <w:pPr>
              <w:spacing w:line="320" w:lineRule="auto"/>
              <w:rPr>
                <w:del w:id="91022" w:author="Ryo Wakayama" w:date="2026-10-20T09:00:00Z"/>
                <w:rFonts w:ascii="BIZ UDPゴシック" w:eastAsia="BIZ UDPゴシック" w:hAnsi="BIZ UDPゴシック"/>
              </w:rPr>
            </w:pPr>
            <w:del w:id="91023" w:author="Ryo Wakayama" w:date="2026-10-20T09:00:00Z">
              <w:r>
                <w:rPr>
                  <w:rFonts w:ascii="BIZ UDPゴシック" w:eastAsia="BIZ UDPゴシック" w:hAnsi="BIZ UDPゴシック"/>
                  <w:sz w:val="20"/>
                  <w:szCs w:val="20"/>
                </w:rPr>
                <w:delText>18.2%</w:delText>
              </w:r>
            </w:del>
          </w:p>
        </w:tc>
      </w:tr>
      <w:tr w:rsidR="009D6CAB" w:rsidRPr="00370011" w14:paraId="3353E1E4" w14:textId="77777777">
        <w:trPr>
          <w:del w:id="91024" w:author="Ryo Wakayama" w:date="2026-10-20T09:00:00Z"/>
        </w:trPr>
        <w:tc>
          <w:tcPr>
            <w:tcW w:w="3800" w:type="dxa"/>
            <w:tcMar>
              <w:top w:w="130" w:type="dxa"/>
              <w:left w:w="130" w:type="dxa"/>
              <w:bottom w:w="130" w:type="dxa"/>
              <w:right w:w="130" w:type="dxa"/>
            </w:tcMar>
            <w:vAlign w:val="center"/>
          </w:tcPr>
          <w:p w14:paraId="0ABB3602" w14:textId="77777777" w:rsidR="009D6CAB" w:rsidRPr="00370011" w:rsidRDefault="00000000">
            <w:pPr>
              <w:spacing w:line="320" w:lineRule="auto"/>
              <w:rPr>
                <w:del w:id="91025" w:author="Ryo Wakayama" w:date="2026-10-20T09:00:00Z"/>
                <w:rFonts w:ascii="BIZ UDPゴシック" w:eastAsia="BIZ UDPゴシック" w:hAnsi="BIZ UDPゴシック"/>
              </w:rPr>
            </w:pPr>
            <w:del w:id="91026" w:author="Ryo Wakayama" w:date="2026-10-20T09:00:00Z">
              <w:r>
                <w:rPr>
                  <w:rFonts w:ascii="BIZ UDPゴシック" w:eastAsia="BIZ UDPゴシック" w:hAnsi="BIZ UDPゴシック"/>
                  <w:sz w:val="20"/>
                  <w:szCs w:val="20"/>
                </w:rPr>
                <w:delText>避難場所の設備や生活環境が不安</w:delText>
              </w:r>
            </w:del>
          </w:p>
        </w:tc>
        <w:tc>
          <w:tcPr>
            <w:tcW w:w="2600" w:type="dxa"/>
            <w:tcMar>
              <w:top w:w="130" w:type="dxa"/>
              <w:left w:w="130" w:type="dxa"/>
              <w:bottom w:w="130" w:type="dxa"/>
              <w:right w:w="130" w:type="dxa"/>
            </w:tcMar>
            <w:vAlign w:val="center"/>
          </w:tcPr>
          <w:p w14:paraId="4B139CB4" w14:textId="77777777" w:rsidR="009D6CAB" w:rsidRPr="00370011" w:rsidRDefault="00000000">
            <w:pPr>
              <w:spacing w:line="320" w:lineRule="auto"/>
              <w:rPr>
                <w:del w:id="91027" w:author="Ryo Wakayama" w:date="2026-10-20T09:00:00Z"/>
                <w:rFonts w:ascii="BIZ UDPゴシック" w:eastAsia="BIZ UDPゴシック" w:hAnsi="BIZ UDPゴシック"/>
              </w:rPr>
            </w:pPr>
            <w:del w:id="91028" w:author="Ryo Wakayama" w:date="2026-10-20T09:00:00Z">
              <w:r>
                <w:rPr>
                  <w:rFonts w:ascii="BIZ UDPゴシック" w:eastAsia="BIZ UDPゴシック" w:hAnsi="BIZ UDPゴシック"/>
                  <w:sz w:val="20"/>
                  <w:szCs w:val="20"/>
                </w:rPr>
                <w:delText>47.1%</w:delText>
              </w:r>
            </w:del>
          </w:p>
        </w:tc>
        <w:tc>
          <w:tcPr>
            <w:tcW w:w="2600" w:type="dxa"/>
            <w:tcMar>
              <w:top w:w="130" w:type="dxa"/>
              <w:left w:w="130" w:type="dxa"/>
              <w:bottom w:w="130" w:type="dxa"/>
              <w:right w:w="130" w:type="dxa"/>
            </w:tcMar>
            <w:vAlign w:val="center"/>
          </w:tcPr>
          <w:p w14:paraId="4A6F8526" w14:textId="77777777" w:rsidR="009D6CAB" w:rsidRPr="00370011" w:rsidRDefault="00000000">
            <w:pPr>
              <w:spacing w:line="320" w:lineRule="auto"/>
              <w:rPr>
                <w:del w:id="91029" w:author="Ryo Wakayama" w:date="2026-10-20T09:00:00Z"/>
                <w:rFonts w:ascii="BIZ UDPゴシック" w:eastAsia="BIZ UDPゴシック" w:hAnsi="BIZ UDPゴシック"/>
              </w:rPr>
            </w:pPr>
            <w:del w:id="91030" w:author="Ryo Wakayama" w:date="2026-10-20T09:00:00Z">
              <w:r>
                <w:rPr>
                  <w:rFonts w:ascii="BIZ UDPゴシック" w:eastAsia="BIZ UDPゴシック" w:hAnsi="BIZ UDPゴシック"/>
                  <w:sz w:val="20"/>
                  <w:szCs w:val="20"/>
                </w:rPr>
                <w:delText>45.5%</w:delText>
              </w:r>
            </w:del>
          </w:p>
        </w:tc>
      </w:tr>
      <w:tr w:rsidR="009D6CAB" w:rsidRPr="00370011" w14:paraId="74ACB83B" w14:textId="77777777">
        <w:trPr>
          <w:del w:id="91031" w:author="Ryo Wakayama" w:date="2026-10-20T09:00:00Z"/>
        </w:trPr>
        <w:tc>
          <w:tcPr>
            <w:tcW w:w="3800" w:type="dxa"/>
            <w:tcMar>
              <w:top w:w="130" w:type="dxa"/>
              <w:left w:w="130" w:type="dxa"/>
              <w:bottom w:w="130" w:type="dxa"/>
              <w:right w:w="130" w:type="dxa"/>
            </w:tcMar>
            <w:vAlign w:val="center"/>
          </w:tcPr>
          <w:p w14:paraId="340DAE90" w14:textId="77777777" w:rsidR="009D6CAB" w:rsidRPr="00370011" w:rsidRDefault="00000000">
            <w:pPr>
              <w:spacing w:line="320" w:lineRule="auto"/>
              <w:rPr>
                <w:del w:id="91032" w:author="Ryo Wakayama" w:date="2026-10-20T09:00:00Z"/>
                <w:rFonts w:ascii="BIZ UDPゴシック" w:eastAsia="BIZ UDPゴシック" w:hAnsi="BIZ UDPゴシック"/>
              </w:rPr>
            </w:pPr>
            <w:del w:id="91033" w:author="Ryo Wakayama" w:date="2026-10-20T09:00:00Z">
              <w:r>
                <w:rPr>
                  <w:rFonts w:ascii="BIZ UDPゴシック" w:eastAsia="BIZ UDPゴシック" w:hAnsi="BIZ UDPゴシック"/>
                  <w:sz w:val="20"/>
                  <w:szCs w:val="20"/>
                </w:rPr>
                <w:delText>安全なところまで迅速に避難できない</w:delText>
              </w:r>
            </w:del>
          </w:p>
        </w:tc>
        <w:tc>
          <w:tcPr>
            <w:tcW w:w="2600" w:type="dxa"/>
            <w:tcMar>
              <w:top w:w="130" w:type="dxa"/>
              <w:left w:w="130" w:type="dxa"/>
              <w:bottom w:w="130" w:type="dxa"/>
              <w:right w:w="130" w:type="dxa"/>
            </w:tcMar>
            <w:vAlign w:val="center"/>
          </w:tcPr>
          <w:p w14:paraId="0BEE8FC6" w14:textId="77777777" w:rsidR="009D6CAB" w:rsidRPr="00370011" w:rsidRDefault="00000000">
            <w:pPr>
              <w:spacing w:line="320" w:lineRule="auto"/>
              <w:rPr>
                <w:del w:id="91034" w:author="Ryo Wakayama" w:date="2026-10-20T09:00:00Z"/>
                <w:rFonts w:ascii="BIZ UDPゴシック" w:eastAsia="BIZ UDPゴシック" w:hAnsi="BIZ UDPゴシック"/>
              </w:rPr>
            </w:pPr>
            <w:del w:id="91035" w:author="Ryo Wakayama" w:date="2026-10-20T09:00:00Z">
              <w:r>
                <w:rPr>
                  <w:rFonts w:ascii="BIZ UDPゴシック" w:eastAsia="BIZ UDPゴシック" w:hAnsi="BIZ UDPゴシック"/>
                  <w:sz w:val="20"/>
                  <w:szCs w:val="20"/>
                </w:rPr>
                <w:delText>36.8%</w:delText>
              </w:r>
            </w:del>
          </w:p>
        </w:tc>
        <w:tc>
          <w:tcPr>
            <w:tcW w:w="2600" w:type="dxa"/>
            <w:tcMar>
              <w:top w:w="130" w:type="dxa"/>
              <w:left w:w="130" w:type="dxa"/>
              <w:bottom w:w="130" w:type="dxa"/>
              <w:right w:w="130" w:type="dxa"/>
            </w:tcMar>
            <w:vAlign w:val="center"/>
          </w:tcPr>
          <w:p w14:paraId="5A0E6104" w14:textId="77777777" w:rsidR="009D6CAB" w:rsidRPr="00370011" w:rsidRDefault="00000000">
            <w:pPr>
              <w:spacing w:line="320" w:lineRule="auto"/>
              <w:rPr>
                <w:del w:id="91036" w:author="Ryo Wakayama" w:date="2026-10-20T09:00:00Z"/>
                <w:rFonts w:ascii="BIZ UDPゴシック" w:eastAsia="BIZ UDPゴシック" w:hAnsi="BIZ UDPゴシック"/>
              </w:rPr>
            </w:pPr>
            <w:del w:id="91037" w:author="Ryo Wakayama" w:date="2026-10-20T09:00:00Z">
              <w:r>
                <w:rPr>
                  <w:rFonts w:ascii="BIZ UDPゴシック" w:eastAsia="BIZ UDPゴシック" w:hAnsi="BIZ UDPゴシック"/>
                  <w:sz w:val="20"/>
                  <w:szCs w:val="20"/>
                </w:rPr>
                <w:delText>63.6%</w:delText>
              </w:r>
            </w:del>
          </w:p>
        </w:tc>
      </w:tr>
      <w:tr w:rsidR="009D6CAB" w:rsidRPr="00370011" w14:paraId="51B7960B" w14:textId="77777777">
        <w:trPr>
          <w:del w:id="91038" w:author="Ryo Wakayama" w:date="2026-10-20T09:00:00Z"/>
        </w:trPr>
        <w:tc>
          <w:tcPr>
            <w:tcW w:w="3800" w:type="dxa"/>
            <w:tcMar>
              <w:top w:w="130" w:type="dxa"/>
              <w:left w:w="130" w:type="dxa"/>
              <w:bottom w:w="130" w:type="dxa"/>
              <w:right w:w="130" w:type="dxa"/>
            </w:tcMar>
            <w:vAlign w:val="center"/>
          </w:tcPr>
          <w:p w14:paraId="2124B136" w14:textId="77777777" w:rsidR="009D6CAB" w:rsidRPr="00370011" w:rsidRDefault="00000000">
            <w:pPr>
              <w:spacing w:line="320" w:lineRule="auto"/>
              <w:rPr>
                <w:del w:id="91039" w:author="Ryo Wakayama" w:date="2026-10-20T09:00:00Z"/>
                <w:rFonts w:ascii="BIZ UDPゴシック" w:eastAsia="BIZ UDPゴシック" w:hAnsi="BIZ UDPゴシック"/>
              </w:rPr>
            </w:pPr>
            <w:del w:id="91040" w:author="Ryo Wakayama" w:date="2026-10-20T09:00:00Z">
              <w:r>
                <w:rPr>
                  <w:rFonts w:ascii="BIZ UDPゴシック" w:eastAsia="BIZ UDPゴシック" w:hAnsi="BIZ UDPゴシック"/>
                  <w:sz w:val="20"/>
                  <w:szCs w:val="20"/>
                </w:rPr>
                <w:delText>救助を求めることができない</w:delText>
              </w:r>
            </w:del>
          </w:p>
        </w:tc>
        <w:tc>
          <w:tcPr>
            <w:tcW w:w="2600" w:type="dxa"/>
            <w:tcMar>
              <w:top w:w="130" w:type="dxa"/>
              <w:left w:w="130" w:type="dxa"/>
              <w:bottom w:w="130" w:type="dxa"/>
              <w:right w:w="130" w:type="dxa"/>
            </w:tcMar>
            <w:vAlign w:val="center"/>
          </w:tcPr>
          <w:p w14:paraId="17AF2F2C" w14:textId="77777777" w:rsidR="009D6CAB" w:rsidRPr="00370011" w:rsidRDefault="00000000">
            <w:pPr>
              <w:spacing w:line="320" w:lineRule="auto"/>
              <w:rPr>
                <w:del w:id="91041" w:author="Ryo Wakayama" w:date="2026-10-20T09:00:00Z"/>
                <w:rFonts w:ascii="BIZ UDPゴシック" w:eastAsia="BIZ UDPゴシック" w:hAnsi="BIZ UDPゴシック"/>
              </w:rPr>
            </w:pPr>
            <w:del w:id="91042" w:author="Ryo Wakayama" w:date="2026-10-20T09:00:00Z">
              <w:r>
                <w:rPr>
                  <w:rFonts w:ascii="BIZ UDPゴシック" w:eastAsia="BIZ UDPゴシック" w:hAnsi="BIZ UDPゴシック"/>
                  <w:sz w:val="20"/>
                  <w:szCs w:val="20"/>
                </w:rPr>
                <w:delText>24.3%</w:delText>
              </w:r>
            </w:del>
          </w:p>
        </w:tc>
        <w:tc>
          <w:tcPr>
            <w:tcW w:w="2600" w:type="dxa"/>
            <w:tcMar>
              <w:top w:w="130" w:type="dxa"/>
              <w:left w:w="130" w:type="dxa"/>
              <w:bottom w:w="130" w:type="dxa"/>
              <w:right w:w="130" w:type="dxa"/>
            </w:tcMar>
            <w:vAlign w:val="center"/>
          </w:tcPr>
          <w:p w14:paraId="36B17A8F" w14:textId="77777777" w:rsidR="009D6CAB" w:rsidRPr="00370011" w:rsidRDefault="00000000">
            <w:pPr>
              <w:spacing w:line="320" w:lineRule="auto"/>
              <w:rPr>
                <w:del w:id="91043" w:author="Ryo Wakayama" w:date="2026-10-20T09:00:00Z"/>
                <w:rFonts w:ascii="BIZ UDPゴシック" w:eastAsia="BIZ UDPゴシック" w:hAnsi="BIZ UDPゴシック"/>
              </w:rPr>
            </w:pPr>
            <w:del w:id="91044" w:author="Ryo Wakayama" w:date="2026-10-20T09:00:00Z">
              <w:r>
                <w:rPr>
                  <w:rFonts w:ascii="BIZ UDPゴシック" w:eastAsia="BIZ UDPゴシック" w:hAnsi="BIZ UDPゴシック"/>
                  <w:sz w:val="20"/>
                  <w:szCs w:val="20"/>
                </w:rPr>
                <w:delText>59.1%</w:delText>
              </w:r>
            </w:del>
          </w:p>
        </w:tc>
      </w:tr>
      <w:tr w:rsidR="009D6CAB" w:rsidRPr="00370011" w14:paraId="78EF1229" w14:textId="77777777">
        <w:trPr>
          <w:del w:id="91045" w:author="Ryo Wakayama" w:date="2026-10-20T09:00:00Z"/>
        </w:trPr>
        <w:tc>
          <w:tcPr>
            <w:tcW w:w="3800" w:type="dxa"/>
            <w:tcMar>
              <w:top w:w="130" w:type="dxa"/>
              <w:left w:w="130" w:type="dxa"/>
              <w:bottom w:w="130" w:type="dxa"/>
              <w:right w:w="130" w:type="dxa"/>
            </w:tcMar>
            <w:vAlign w:val="center"/>
          </w:tcPr>
          <w:p w14:paraId="0B03F286" w14:textId="77777777" w:rsidR="009D6CAB" w:rsidRPr="00370011" w:rsidRDefault="00000000">
            <w:pPr>
              <w:spacing w:line="320" w:lineRule="auto"/>
              <w:rPr>
                <w:del w:id="91046" w:author="Ryo Wakayama" w:date="2026-10-20T09:00:00Z"/>
                <w:rFonts w:ascii="BIZ UDPゴシック" w:eastAsia="BIZ UDPゴシック" w:hAnsi="BIZ UDPゴシック"/>
              </w:rPr>
            </w:pPr>
            <w:del w:id="91047" w:author="Ryo Wakayama" w:date="2026-10-20T09:00:00Z">
              <w:r>
                <w:rPr>
                  <w:rFonts w:ascii="BIZ UDPゴシック" w:eastAsia="BIZ UDPゴシック" w:hAnsi="BIZ UDPゴシック"/>
                  <w:sz w:val="20"/>
                  <w:szCs w:val="20"/>
                </w:rPr>
                <w:delText>周囲とのコミュニケーションがとれない</w:delText>
              </w:r>
            </w:del>
          </w:p>
        </w:tc>
        <w:tc>
          <w:tcPr>
            <w:tcW w:w="2600" w:type="dxa"/>
            <w:tcMar>
              <w:top w:w="130" w:type="dxa"/>
              <w:left w:w="130" w:type="dxa"/>
              <w:bottom w:w="130" w:type="dxa"/>
              <w:right w:w="130" w:type="dxa"/>
            </w:tcMar>
            <w:vAlign w:val="center"/>
          </w:tcPr>
          <w:p w14:paraId="317BBFF2" w14:textId="77777777" w:rsidR="009D6CAB" w:rsidRPr="00370011" w:rsidRDefault="00000000">
            <w:pPr>
              <w:spacing w:line="320" w:lineRule="auto"/>
              <w:rPr>
                <w:del w:id="91048" w:author="Ryo Wakayama" w:date="2026-10-20T09:00:00Z"/>
                <w:rFonts w:ascii="BIZ UDPゴシック" w:eastAsia="BIZ UDPゴシック" w:hAnsi="BIZ UDPゴシック"/>
              </w:rPr>
            </w:pPr>
            <w:del w:id="91049" w:author="Ryo Wakayama" w:date="2026-10-20T09:00:00Z">
              <w:r>
                <w:rPr>
                  <w:rFonts w:ascii="BIZ UDPゴシック" w:eastAsia="BIZ UDPゴシック" w:hAnsi="BIZ UDPゴシック"/>
                  <w:sz w:val="20"/>
                  <w:szCs w:val="20"/>
                </w:rPr>
                <w:delText>18.2%</w:delText>
              </w:r>
            </w:del>
          </w:p>
        </w:tc>
        <w:tc>
          <w:tcPr>
            <w:tcW w:w="2600" w:type="dxa"/>
            <w:tcMar>
              <w:top w:w="130" w:type="dxa"/>
              <w:left w:w="130" w:type="dxa"/>
              <w:bottom w:w="130" w:type="dxa"/>
              <w:right w:w="130" w:type="dxa"/>
            </w:tcMar>
            <w:vAlign w:val="center"/>
          </w:tcPr>
          <w:p w14:paraId="737F6268" w14:textId="77777777" w:rsidR="009D6CAB" w:rsidRPr="00370011" w:rsidRDefault="00000000">
            <w:pPr>
              <w:spacing w:line="320" w:lineRule="auto"/>
              <w:rPr>
                <w:del w:id="91050" w:author="Ryo Wakayama" w:date="2026-10-20T09:00:00Z"/>
                <w:rFonts w:ascii="BIZ UDPゴシック" w:eastAsia="BIZ UDPゴシック" w:hAnsi="BIZ UDPゴシック"/>
              </w:rPr>
            </w:pPr>
            <w:del w:id="91051" w:author="Ryo Wakayama" w:date="2026-10-20T09:00:00Z">
              <w:r>
                <w:rPr>
                  <w:rFonts w:ascii="BIZ UDPゴシック" w:eastAsia="BIZ UDPゴシック" w:hAnsi="BIZ UDPゴシック"/>
                  <w:sz w:val="20"/>
                  <w:szCs w:val="20"/>
                </w:rPr>
                <w:delText>59.1%</w:delText>
              </w:r>
            </w:del>
          </w:p>
        </w:tc>
      </w:tr>
    </w:tbl>
    <w:p w14:paraId="06989BC5" w14:textId="77777777" w:rsidR="009D6CAB" w:rsidRDefault="00000000">
      <w:pPr>
        <w:spacing w:before="100" w:after="320"/>
        <w:jc w:val="right"/>
        <w:rPr>
          <w:del w:id="91052" w:author="Ryo Wakayama" w:date="2026-10-23T09:00:00Z"/>
          <w:rFonts w:ascii="BIZ UDPゴシック" w:eastAsia="BIZ UDPゴシック" w:hAnsi="BIZ UDPゴシック"/>
          <w:color w:val="5B5B5B"/>
          <w:sz w:val="18"/>
          <w:szCs w:val="18"/>
        </w:rPr>
      </w:pPr>
      <w:del w:id="91053" w:author="Ryo Wakayama" w:date="2026-10-23T09:00:00Z">
        <w:r>
          <w:rPr>
            <w:rFonts w:ascii="BIZ UDPゴシック" w:eastAsia="BIZ UDPゴシック" w:hAnsi="BIZ UDPゴシック"/>
            <w:color w:val="5B5B5B"/>
            <w:sz w:val="18"/>
            <w:szCs w:val="18"/>
          </w:rPr>
          <w:delText>資料：小野町障がい福祉に関するアンケート調査（令和５年10月実施）</w:delText>
        </w:r>
      </w:del>
    </w:p>
    <w:p>
      <w:pPr>
        <w:spacing w:before="260" w:after="160"/>
        <w:rPr>
          <w:ins w:id="91054" w:author="Ryo Wakayama" w:date="2026-10-20T09:00:00Z"/>
          <w:rFonts w:ascii="BIZ UDPゴシック" w:eastAsia="BIZ UDPゴシック" w:hAnsi="BIZ UDPゴシック"/>
        </w:rPr>
      </w:pPr>
      <w:ins w:id="91055" w:author="Ryo Wakayama" w:date="2026-10-20T09:00:00Z">
        <w:r>
          <w:rPr>
            <w:rFonts w:ascii="BIZ UDPゴシック" w:eastAsia="BIZ UDPゴシック" w:hAnsi="BIZ UDPゴシック"/>
            <w:sz w:val="22"/>
            <w:szCs w:val="22"/>
          </w:rPr>
          <w:t xml:space="preserve">【図17】火事や地震等の災害時に一人で避難できるか</w:t>
        </w:r>
      </w:ins>
    </w:p>
    <w:p>
      <w:pPr>
        <w:pBdr>
          <w:left w:val="single" w:sz="18" w:space="4" w:color="538135" w:themeColor="accent6" w:themeShade="BF"/>
        </w:pBdr>
        <w:spacing w:after="200" w:line="360" w:lineRule="auto"/>
        <w:rPr>
          <w:ins w:id="91056" w:author="Ryo Wakayama" w:date="2026-10-20T09:00:00Z"/>
          <w:rFonts w:ascii="BIZ UDPゴシック" w:eastAsia="BIZ UDPゴシック" w:hAnsi="BIZ UDPゴシック"/>
        </w:rPr>
        <w:jc w:val="center"/>
      </w:pPr>
      <w:ins w:id="91057" w:author="Ryo Wakayama" w:date="2026-10-23T09:00:00Z">
        <w:r>
          <w:drawing>
            <wp:inline xmlns:a="http://schemas.openxmlformats.org/drawingml/2006/main" xmlns:pic="http://schemas.openxmlformats.org/drawingml/2006/picture" distT="0" distB="0" distL="0" distR="0">
              <wp:extent cx="5400000" cy="3180821"/>
              <wp:docPr id="8007" name="zu_r8_07.png"/>
              <wp:cNvGraphicFramePr>
                <a:graphicFrameLocks noChangeAspect="1"/>
              </wp:cNvGraphicFramePr>
              <a:graphic>
                <a:graphicData uri="http://schemas.openxmlformats.org/drawingml/2006/picture">
                  <pic:pic>
                    <pic:nvPicPr>
                      <pic:cNvPr id="0" name="zu_r8_07.png"/>
                      <pic:cNvPicPr/>
                    </pic:nvPicPr>
                    <pic:blipFill>
                      <a:blip r:embed="rIdZu07"/>
                      <a:stretch>
                        <a:fillRect/>
                      </a:stretch>
                    </pic:blipFill>
                    <pic:spPr>
                      <a:xfrm>
                        <a:off x="0" y="0"/>
                        <a:ext cx="5400000" cy="3180821"/>
                      </a:xfrm>
                      <a:prstGeom prst="rect">
                        <a:avLst/>
                      </a:prstGeom>
                    </pic:spPr>
                  </pic:pic>
                </a:graphicData>
              </a:graphic>
            </wp:inline>
          </w:drawing>
        </w:r>
      </w:ins>
    </w:p>
    <w:p>
      <w:pPr>
        <w:spacing w:before="260" w:after="160"/>
        <w:rPr>
          <w:ins w:id="91058" w:author="Ryo Wakayama" w:date="2026-10-20T09:00:00Z"/>
          <w:rFonts w:ascii="BIZ UDPゴシック" w:eastAsia="BIZ UDPゴシック" w:hAnsi="BIZ UDPゴシック"/>
        </w:rPr>
      </w:pPr>
      <w:ins w:id="91059" w:author="Ryo Wakayama" w:date="2026-10-20T09:00:00Z">
        <w:r>
          <w:rPr>
            <w:rFonts w:ascii="BIZ UDPゴシック" w:eastAsia="BIZ UDPゴシック" w:hAnsi="BIZ UDPゴシック"/>
            <w:sz w:val="22"/>
            <w:szCs w:val="22"/>
          </w:rPr>
          <w:t xml:space="preserve">【図18】家族が不在の場合や一人暮らしの場合に、近所に助けてくれる人がいるか</w:t>
        </w:r>
      </w:ins>
    </w:p>
    <w:p>
      <w:pPr>
        <w:pBdr>
          <w:left w:val="single" w:sz="18" w:space="4" w:color="538135" w:themeColor="accent6" w:themeShade="BF"/>
        </w:pBdr>
        <w:spacing w:after="200" w:line="360" w:lineRule="auto"/>
        <w:rPr>
          <w:ins w:id="91060" w:author="Ryo Wakayama" w:date="2026-10-20T09:00:00Z"/>
          <w:rFonts w:ascii="BIZ UDPゴシック" w:eastAsia="BIZ UDPゴシック" w:hAnsi="BIZ UDPゴシック"/>
        </w:rPr>
        <w:jc w:val="center"/>
      </w:pPr>
      <w:ins w:id="91061" w:author="Ryo Wakayama" w:date="2026-10-23T09:00:00Z">
        <w:r>
          <w:drawing>
            <wp:inline xmlns:a="http://schemas.openxmlformats.org/drawingml/2006/main" xmlns:pic="http://schemas.openxmlformats.org/drawingml/2006/picture" distT="0" distB="0" distL="0" distR="0">
              <wp:extent cx="5400000" cy="3180821"/>
              <wp:docPr id="8008" name="zu_r8_08.png"/>
              <wp:cNvGraphicFramePr>
                <a:graphicFrameLocks noChangeAspect="1"/>
              </wp:cNvGraphicFramePr>
              <a:graphic>
                <a:graphicData uri="http://schemas.openxmlformats.org/drawingml/2006/picture">
                  <pic:pic>
                    <pic:nvPicPr>
                      <pic:cNvPr id="0" name="zu_r8_08.png"/>
                      <pic:cNvPicPr/>
                    </pic:nvPicPr>
                    <pic:blipFill>
                      <a:blip r:embed="rIdZu08"/>
                      <a:stretch>
                        <a:fillRect/>
                      </a:stretch>
                    </pic:blipFill>
                    <pic:spPr>
                      <a:xfrm>
                        <a:off x="0" y="0"/>
                        <a:ext cx="5400000" cy="3180821"/>
                      </a:xfrm>
                      <a:prstGeom prst="rect">
                        <a:avLst/>
                      </a:prstGeom>
                    </pic:spPr>
                  </pic:pic>
                </a:graphicData>
              </a:graphic>
            </wp:inline>
          </w:drawing>
        </w:r>
      </w:ins>
    </w:p>
    <w:p>
      <w:pPr>
        <w:spacing w:before="260" w:after="160"/>
        <w:rPr>
          <w:ins w:id="91062" w:author="Ryo Wakayama" w:date="2026-10-20T09:00:00Z"/>
          <w:rFonts w:ascii="BIZ UDPゴシック" w:eastAsia="BIZ UDPゴシック" w:hAnsi="BIZ UDPゴシック"/>
        </w:rPr>
      </w:pPr>
      <w:ins w:id="91063" w:author="Ryo Wakayama" w:date="2026-10-20T09:00:00Z">
        <w:r>
          <w:rPr>
            <w:rFonts w:ascii="BIZ UDPゴシック" w:eastAsia="BIZ UDPゴシック" w:hAnsi="BIZ UDPゴシック"/>
            <w:sz w:val="22"/>
            <w:szCs w:val="22"/>
          </w:rPr>
          <w:t xml:space="preserve">【図19】災害時に困ること（障がいのある方・複数回答）</w:t>
        </w:r>
      </w:ins>
    </w:p>
    <w:p>
      <w:pPr>
        <w:pBdr>
          <w:left w:val="single" w:sz="18" w:space="4" w:color="538135" w:themeColor="accent6" w:themeShade="BF"/>
        </w:pBdr>
        <w:spacing w:after="200" w:line="360" w:lineRule="auto"/>
        <w:rPr>
          <w:ins w:id="91064" w:author="Ryo Wakayama" w:date="2026-10-20T09:00:00Z"/>
          <w:rFonts w:ascii="BIZ UDPゴシック" w:eastAsia="BIZ UDPゴシック" w:hAnsi="BIZ UDPゴシック"/>
        </w:rPr>
        <w:jc w:val="center"/>
      </w:pPr>
      <w:ins w:id="91065" w:author="Ryo Wakayama" w:date="2026-10-23T09:00:00Z">
        <w:r>
          <w:drawing>
            <wp:inline xmlns:a="http://schemas.openxmlformats.org/drawingml/2006/main" xmlns:pic="http://schemas.openxmlformats.org/drawingml/2006/picture" distT="0" distB="0" distL="0" distR="0">
              <wp:extent cx="5400000" cy="3521095"/>
              <wp:docPr id="8009" name="zu_r8_09.png"/>
              <wp:cNvGraphicFramePr>
                <a:graphicFrameLocks noChangeAspect="1"/>
              </wp:cNvGraphicFramePr>
              <a:graphic>
                <a:graphicData uri="http://schemas.openxmlformats.org/drawingml/2006/picture">
                  <pic:pic>
                    <pic:nvPicPr>
                      <pic:cNvPr id="0" name="zu_r8_09.png"/>
                      <pic:cNvPicPr/>
                    </pic:nvPicPr>
                    <pic:blipFill>
                      <a:blip r:embed="rIdZu09"/>
                      <a:stretch>
                        <a:fillRect/>
                      </a:stretch>
                    </pic:blipFill>
                    <pic:spPr>
                      <a:xfrm>
                        <a:off x="0" y="0"/>
                        <a:ext cx="5400000" cy="3521095"/>
                      </a:xfrm>
                      <a:prstGeom prst="rect">
                        <a:avLst/>
                      </a:prstGeom>
                    </pic:spPr>
                  </pic:pic>
                </a:graphicData>
              </a:graphic>
            </wp:inline>
          </w:drawing>
        </w:r>
      </w:ins>
    </w:p>
    <w:p>
      <w:pPr>
        <w:spacing w:line="240" w:lineRule="auto"/>
        <w:jc w:val="right"/>
        <w:rPr>
          <w:ins w:id="91066" w:author="Ryo Wakayama" w:date="2026-10-20T09:00:00Z"/>
          <w:rFonts w:ascii="BIZ UDPゴシック" w:eastAsia="BIZ UDPゴシック" w:hAnsi="BIZ UDPゴシック"/>
        </w:rPr>
      </w:pPr>
      <w:ins w:id="91067" w:author="Ryo Wakayama" w:date="2026-10-20T09:00:00Z">
        <w:r>
          <w:rPr>
            <w:rFonts w:ascii="BIZ UDPゴシック" w:eastAsia="BIZ UDPゴシック" w:hAnsi="BIZ UDPゴシック"/>
            <w:sz w:val="18"/>
            <w:szCs w:val="18"/>
          </w:rPr>
          <w:t xml:space="preserve">資料：令和8年度 障がい福祉に関するアンケート調査</w:t>
        </w:r>
      </w:ins>
    </w:p>
    <w:p w14:paraId="279C8532" w14:textId="77777777" w:rsidR="004918F0" w:rsidRPr="002D125C" w:rsidRDefault="004918F0" w:rsidP="004918F0">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p>
      <w:pPr>
        <w:spacing w:before="260" w:after="160"/>
        <w:rPr>
          <w:ins w:id="91770" w:author="Ryo Wakayama" w:date="2026-10-20T09:00:00Z"/>
          <w:rFonts w:ascii="BIZ UDPゴシック" w:eastAsia="BIZ UDPゴシック" w:hAnsi="BIZ UDPゴシック"/>
        </w:rPr>
      </w:pPr>
      <w:ins w:id="91771" w:author="Ryo Wakayama" w:date="2026-10-20T09:00:00Z">
        <w:r>
          <w:rPr>
            <w:rFonts w:ascii="BIZ UDPゴシック" w:eastAsia="BIZ UDPゴシック" w:hAnsi="BIZ UDPゴシック"/>
            <w:sz w:val="22"/>
            <w:szCs w:val="22"/>
          </w:rPr>
          <w:t xml:space="preserve">【表23】防災対策の推進の施策の方向</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6"/>
        <w:gridCol w:w="5744"/>
      </w:tblGrid>
      <w:tr w:rsidR="009D6CAB" w:rsidRPr="00370011" w14:paraId="6D4E8A7D" w14:textId="77777777" w:rsidTr="002D125C">
        <w:tc>
          <w:tcPr>
            <w:tcW w:w="3256" w:type="dxa"/>
            <w:shd w:val="clear" w:color="auto" w:fill="FFF2CC" w:themeFill="accent4" w:themeFillTint="33"/>
            <w:tcMar>
              <w:top w:w="130" w:type="dxa"/>
              <w:left w:w="130" w:type="dxa"/>
              <w:bottom w:w="130" w:type="dxa"/>
              <w:right w:w="130" w:type="dxa"/>
            </w:tcMar>
            <w:vAlign w:val="center"/>
          </w:tcPr>
          <w:p w14:paraId="3AAEA495" w14:textId="77777777" w:rsidR="009D6CAB" w:rsidRPr="002D125C"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①</w:t>
            </w:r>
            <w:r>
              <w:rPr>
                <w:rFonts w:ascii="BIZ UDPゴシック" w:eastAsia="BIZ UDPゴシック" w:hAnsi="BIZ UDPゴシック"/>
                <w:sz w:val="22"/>
                <w:szCs w:val="22"/>
                <w:shd w:val="clear" w:color="auto" w:fill="FFF2CC" w:themeFill="accent4" w:themeFillTint="33"/>
              </w:rPr>
              <w:t>防災対策の推進</w:t>
            </w:r>
          </w:p>
        </w:tc>
        <w:tc>
          <w:tcPr>
            <w:tcW w:w="5744" w:type="dxa"/>
            <w:tcMar>
              <w:top w:w="130" w:type="dxa"/>
              <w:left w:w="130" w:type="dxa"/>
              <w:bottom w:w="130" w:type="dxa"/>
              <w:right w:w="130" w:type="dxa"/>
            </w:tcMar>
            <w:vAlign w:val="center"/>
          </w:tcPr>
          <w:p w14:paraId="58ECC4AA" w14:textId="77777777" w:rsidR="002D125C" w:rsidRDefault="00000000" w:rsidP="002D125C">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○避難所となる施設の多目的トイレ等の設備やスロープ等の段差解消設備について設置できるよう体制の整備に努めていきます。 </w:t>
            </w:r>
          </w:p>
          <w:p w14:paraId="0E41941D" w14:textId="77777777" w:rsidR="002D125C" w:rsidRDefault="00000000" w:rsidP="002D125C">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○避難所内で介助・援助を行うことができる部屋を別に設けるなど、要配慮者の尊厳を尊重できる環境整備に努めます。 </w:t>
            </w:r>
          </w:p>
          <w:p w14:paraId="04DBD4A9" w14:textId="77777777" w:rsidR="002D125C" w:rsidRDefault="00000000" w:rsidP="002D125C">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○避難行動要支援者名簿の整備を進め、個別避難計画の策定を推進するとともに、社会福祉協議会、民生委員・児童委員などの関係機関と連携し、支援体制の強化を図ります。 </w:t>
            </w:r>
          </w:p>
          <w:p w14:paraId="007A0CBF" w14:textId="77777777" w:rsidR="002D125C" w:rsidRDefault="00000000" w:rsidP="002D125C">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○広報紙やホームページ、啓発冊子などにより、避難場所や避難経路、避難時の心構えなど防災知識の普及・啓発に努めます。 </w:t>
            </w:r>
          </w:p>
          <w:p w14:paraId="6547BB73" w14:textId="77777777" w:rsidR="002D125C" w:rsidRDefault="00000000" w:rsidP="002D125C">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lastRenderedPageBreak/>
              <w:t xml:space="preserve">○自主防災組織づくりとその育成を図ります。 </w:t>
            </w:r>
          </w:p>
          <w:p w14:paraId="0BEF103C" w14:textId="77777777" w:rsidR="009D6CAB" w:rsidRPr="002D125C" w:rsidRDefault="00000000" w:rsidP="002D125C">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○障がい福祉サービス事業所等における耐災害性の強化に向け、防災部局と連携した情報提供・支援に努めます。</w:t>
            </w:r>
          </w:p>
        </w:tc>
      </w:tr>
    </w:tbl>
    <w:p w14:paraId="7923BC31" w14:textId="77777777" w:rsidR="002D125C" w:rsidRDefault="002D125C" w:rsidP="002D125C">
      <w:pPr>
        <w:pStyle w:val="a4"/>
      </w:pPr>
    </w:p>
    <w:p w14:paraId="6AF79B75" w14:textId="77777777" w:rsidR="002D125C" w:rsidRDefault="002D125C" w:rsidP="002D125C">
      <w:pPr>
        <w:pStyle w:val="a4"/>
      </w:pPr>
    </w:p>
    <w:p w14:paraId="3813DADB" w14:textId="77777777" w:rsidR="002D125C" w:rsidRDefault="002D125C" w:rsidP="002D125C">
      <w:pPr>
        <w:pStyle w:val="a4"/>
      </w:pPr>
    </w:p>
    <w:p w14:paraId="6CBFC711" w14:textId="77777777" w:rsidR="002D125C" w:rsidRDefault="002D125C" w:rsidP="002D125C">
      <w:pPr>
        <w:pStyle w:val="a4"/>
      </w:pPr>
    </w:p>
    <w:p w14:paraId="1444CA45" w14:textId="77777777" w:rsidR="002D125C" w:rsidRDefault="002D125C" w:rsidP="002D125C">
      <w:pPr>
        <w:pStyle w:val="a4"/>
      </w:pPr>
    </w:p>
    <w:p w14:paraId="2E106C8B"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2　防犯対策の推進</w:t>
      </w:r>
    </w:p>
    <w:p w14:paraId="4720E22B" w14:textId="77777777" w:rsidR="009D6CAB" w:rsidRPr="004918F0" w:rsidRDefault="00000000" w:rsidP="004918F0">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53916502" w14:textId="77777777" w:rsidR="004918F0" w:rsidRPr="00B4333F" w:rsidRDefault="00000000" w:rsidP="00B4333F">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障がい者は、その障がい特性により犯罪や事故の被害に遭う危険性が高い一方で、音声による110番通報が困難な場合がある等、防犯に関する特別な支援が求められます。行政や警察、社会福祉施設、地域等の町全体での連携により、地域ぐるみの見守り活動を含めた犯罪被害の発生を未然に防ぐ防犯活動を促進していくことが必要となります。</w:t>
      </w:r>
    </w:p>
    <w:p w14:paraId="0BDCF252" w14:textId="77777777" w:rsidR="004918F0" w:rsidRPr="004918F0" w:rsidRDefault="004918F0" w:rsidP="004918F0">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p>
      <w:pPr>
        <w:spacing w:before="260" w:after="160"/>
        <w:rPr>
          <w:ins w:id="91772" w:author="Ryo Wakayama" w:date="2026-10-20T09:00:00Z"/>
          <w:rFonts w:ascii="BIZ UDPゴシック" w:eastAsia="BIZ UDPゴシック" w:hAnsi="BIZ UDPゴシック"/>
        </w:rPr>
      </w:pPr>
      <w:ins w:id="91773" w:author="Ryo Wakayama" w:date="2026-10-20T09:00:00Z">
        <w:r>
          <w:rPr>
            <w:rFonts w:ascii="BIZ UDPゴシック" w:eastAsia="BIZ UDPゴシック" w:hAnsi="BIZ UDPゴシック"/>
            <w:sz w:val="22"/>
            <w:szCs w:val="22"/>
          </w:rPr>
          <w:t xml:space="preserve">【表24】防犯対策の推進の施策の方向</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6"/>
        <w:gridCol w:w="5744"/>
      </w:tblGrid>
      <w:tr w:rsidR="009D6CAB" w:rsidRPr="00370011" w14:paraId="3B47F9CF" w14:textId="77777777" w:rsidTr="004918F0">
        <w:tc>
          <w:tcPr>
            <w:tcW w:w="3256" w:type="dxa"/>
            <w:shd w:val="clear" w:color="auto" w:fill="FFF2CC" w:themeFill="accent4" w:themeFillTint="33"/>
            <w:tcMar>
              <w:top w:w="130" w:type="dxa"/>
              <w:left w:w="130" w:type="dxa"/>
              <w:bottom w:w="130" w:type="dxa"/>
              <w:right w:w="130" w:type="dxa"/>
            </w:tcMar>
            <w:vAlign w:val="center"/>
          </w:tcPr>
          <w:p w14:paraId="3648D92E" w14:textId="77777777" w:rsidR="009D6CAB" w:rsidRPr="004918F0"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①防犯対策の推進</w:t>
            </w:r>
          </w:p>
        </w:tc>
        <w:tc>
          <w:tcPr>
            <w:tcW w:w="5744" w:type="dxa"/>
            <w:tcMar>
              <w:top w:w="130" w:type="dxa"/>
              <w:left w:w="130" w:type="dxa"/>
              <w:bottom w:w="130" w:type="dxa"/>
              <w:right w:w="130" w:type="dxa"/>
            </w:tcMar>
            <w:vAlign w:val="center"/>
          </w:tcPr>
          <w:p w14:paraId="23C085B1" w14:textId="77777777" w:rsidR="004918F0" w:rsidRDefault="00000000" w:rsidP="004918F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○障がい者が犯罪に巻き込まれないよう、警察や社会福祉施設と連携し、地域における見守り体制の充実に努めます。 </w:t>
            </w:r>
          </w:p>
          <w:p w14:paraId="2BD591D2" w14:textId="77777777" w:rsidR="009D6CAB" w:rsidRPr="004918F0" w:rsidRDefault="00000000" w:rsidP="004918F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○聴覚または音声・言語機能障がい者には「ファックス110番」、「メール110番」の普及を図ります。</w:t>
            </w:r>
          </w:p>
        </w:tc>
      </w:tr>
    </w:tbl>
    <w:p w14:paraId="53474FD7"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3　消費者トラブルの防止及び被害からの救済</w:t>
      </w:r>
    </w:p>
    <w:p w14:paraId="71CEDC8B" w14:textId="77777777" w:rsidR="009D6CAB" w:rsidRPr="004918F0" w:rsidRDefault="00000000" w:rsidP="004918F0">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27EFC0DA" w14:textId="77777777" w:rsidR="004918F0" w:rsidRPr="00B4333F" w:rsidRDefault="00000000" w:rsidP="00B4333F">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近年多発する特殊詐欺や悪質商法などの消費者トラブルの防止や、障がい者の消費者としての利益を擁護し増進を図るため、障がい者本人のみならず、障がい者を支援し見守る地域住民に対しても情報提供や啓発を行い、町全体で連携して消費者被害防止に取り組む必要があります。</w:t>
      </w:r>
    </w:p>
    <w:p w14:paraId="33C62484" w14:textId="77777777" w:rsidR="004918F0" w:rsidRPr="004918F0" w:rsidRDefault="004918F0" w:rsidP="004918F0">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p>
      <w:pPr>
        <w:spacing w:before="260" w:after="160"/>
        <w:rPr>
          <w:ins w:id="91774" w:author="Ryo Wakayama" w:date="2026-10-20T09:00:00Z"/>
          <w:rFonts w:ascii="BIZ UDPゴシック" w:eastAsia="BIZ UDPゴシック" w:hAnsi="BIZ UDPゴシック"/>
        </w:rPr>
      </w:pPr>
      <w:ins w:id="91775" w:author="Ryo Wakayama" w:date="2026-10-20T09:00:00Z">
        <w:r>
          <w:rPr>
            <w:rFonts w:ascii="BIZ UDPゴシック" w:eastAsia="BIZ UDPゴシック" w:hAnsi="BIZ UDPゴシック"/>
            <w:sz w:val="22"/>
            <w:szCs w:val="22"/>
          </w:rPr>
          <w:t xml:space="preserve">【表25】消費者トラブルの防止及び被害からの救済の施策の方向</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6"/>
        <w:gridCol w:w="5744"/>
      </w:tblGrid>
      <w:tr w:rsidR="009D6CAB" w:rsidRPr="00370011" w14:paraId="6BEC2BE6" w14:textId="77777777" w:rsidTr="004918F0">
        <w:tc>
          <w:tcPr>
            <w:tcW w:w="3256" w:type="dxa"/>
            <w:shd w:val="clear" w:color="auto" w:fill="FFF2CC" w:themeFill="accent4" w:themeFillTint="33"/>
            <w:tcMar>
              <w:top w:w="130" w:type="dxa"/>
              <w:left w:w="130" w:type="dxa"/>
              <w:bottom w:w="130" w:type="dxa"/>
              <w:right w:w="130" w:type="dxa"/>
            </w:tcMar>
            <w:vAlign w:val="center"/>
          </w:tcPr>
          <w:p w14:paraId="5373B411" w14:textId="77777777" w:rsidR="009D6CAB" w:rsidRPr="004918F0" w:rsidRDefault="00000000" w:rsidP="004918F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lastRenderedPageBreak/>
              <w:t>①消費者トラブルの防止</w:t>
            </w:r>
          </w:p>
        </w:tc>
        <w:tc>
          <w:tcPr>
            <w:tcW w:w="5744" w:type="dxa"/>
            <w:tcMar>
              <w:top w:w="130" w:type="dxa"/>
              <w:left w:w="130" w:type="dxa"/>
              <w:bottom w:w="130" w:type="dxa"/>
              <w:right w:w="130" w:type="dxa"/>
            </w:tcMar>
            <w:vAlign w:val="center"/>
          </w:tcPr>
          <w:p w14:paraId="18CFE165" w14:textId="77777777" w:rsidR="004918F0" w:rsidRDefault="00000000" w:rsidP="004918F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○障がい者や高齢者などを狙った特殊詐欺の手口や被害についての情報提供や、被害の予防意識の啓発を進めます。 </w:t>
            </w:r>
          </w:p>
          <w:p w14:paraId="7A06A4C6" w14:textId="77777777" w:rsidR="009D6CAB" w:rsidRPr="004918F0" w:rsidRDefault="00000000" w:rsidP="004918F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○地域や団体などでの学習の機会を利用して知識の普及・啓発に努めます。</w:t>
            </w:r>
          </w:p>
        </w:tc>
      </w:tr>
    </w:tbl>
    <w:p w14:paraId="5E5D0D04"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32C93309" w14:textId="77777777" w:rsidR="009D6CAB" w:rsidRPr="00370011" w:rsidRDefault="00000000" w:rsidP="00B96F49">
      <w:pPr>
        <w:pStyle w:val="1"/>
        <w:shd w:val="clear" w:color="auto" w:fill="4A7A5E"/>
        <w:spacing w:before="480" w:after="320"/>
        <w:ind w:left="60"/>
        <w:jc w:val="center"/>
        <w:rPr>
          <w:rFonts w:ascii="BIZ UDPゴシック" w:eastAsia="BIZ UDPゴシック" w:hAnsi="BIZ UDPゴシック"/>
        </w:rPr>
      </w:pPr>
      <w:bookmarkStart w:id="15" w:name="_TocOno017"/>
      <w:r>
        <w:rPr>
          <w:rFonts w:ascii="BIZ UDPゴシック" w:eastAsia="BIZ UDPゴシック" w:hAnsi="BIZ UDPゴシック"/>
          <w:b/>
          <w:bCs/>
          <w:color w:val="FFFFFF"/>
          <w:sz w:val="30"/>
          <w:szCs w:val="30"/>
        </w:rPr>
        <w:lastRenderedPageBreak/>
        <w:t>第6章　保健・医療の推進</w:t>
      </w:r>
      <w:bookmarkEnd w:id="15"/>
    </w:p>
    <w:p w14:paraId="6BB7BF47"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1　精神保健・医療の適切な提供</w:t>
      </w:r>
    </w:p>
    <w:p w14:paraId="0331ECED" w14:textId="77777777" w:rsidR="009D6CAB" w:rsidRPr="004918F0" w:rsidRDefault="00000000" w:rsidP="004918F0">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2D5AE364" w14:textId="77777777" w:rsidR="009D6CAB" w:rsidRPr="00370011" w:rsidRDefault="00000000" w:rsidP="004918F0">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近年、精神保健医療において、いわゆる「社会的入院」による入院の長期化が問題視されています。入院中の精神障がい者の早期退院と地域移行を推進し、社会的入院を解消するためには、精神障がい者が地域の一員として安心して自分らしい暮らしを実現できるまちづくりが重要となります。</w:t>
      </w:r>
    </w:p>
    <w:p w14:paraId="12D23C04" w14:textId="77777777" w:rsidR="004918F0" w:rsidRPr="00435750" w:rsidRDefault="00000000" w:rsidP="00435750">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国の基本指針（第8期）では、精神障がいにも対応した地域包括ケアシステムの構築に関し、精神病床から退院後1年以内の地域における平均生活日数（319.3日以上）、精神病床への再入院率（退院後90日時点10.3％以下、180日時点17.4％以下、365日時点25.7％以下）といった目標（再入院率は新設）に加え、「心のサポーター」を令和15年度末までに全国で100万人以上養成することや、Ｋ6（こころの状態を把握する指標）を活用した住民のこころの状態の把握が新たに位置づけられました。本町においても、保健所、医療機関、相談支援事業所等と連携し、地域における精神保健福祉体制の充実を図ります。</w:t>
      </w:r>
    </w:p>
    <w:p w14:paraId="265510EA" w14:textId="77777777" w:rsidR="004918F0" w:rsidRPr="00435750" w:rsidRDefault="00435750" w:rsidP="00435750">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p>
      <w:pPr>
        <w:spacing w:before="260" w:after="160"/>
        <w:rPr>
          <w:ins w:id="91776" w:author="Ryo Wakayama" w:date="2026-10-20T09:00:00Z"/>
          <w:rFonts w:ascii="BIZ UDPゴシック" w:eastAsia="BIZ UDPゴシック" w:hAnsi="BIZ UDPゴシック"/>
        </w:rPr>
      </w:pPr>
      <w:ins w:id="91777" w:author="Ryo Wakayama" w:date="2026-10-20T09:00:00Z">
        <w:r>
          <w:rPr>
            <w:rFonts w:ascii="BIZ UDPゴシック" w:eastAsia="BIZ UDPゴシック" w:hAnsi="BIZ UDPゴシック"/>
            <w:sz w:val="22"/>
            <w:szCs w:val="22"/>
          </w:rPr>
          <w:t xml:space="preserve">【表26】精神保健・医療の適切な提供の施策の方向</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6"/>
        <w:gridCol w:w="5744"/>
      </w:tblGrid>
      <w:tr w:rsidR="009D6CAB" w:rsidRPr="00370011" w14:paraId="7578DA59" w14:textId="77777777" w:rsidTr="00435750">
        <w:tc>
          <w:tcPr>
            <w:tcW w:w="3256" w:type="dxa"/>
            <w:shd w:val="clear" w:color="auto" w:fill="FFF2CC" w:themeFill="accent4" w:themeFillTint="33"/>
            <w:tcMar>
              <w:top w:w="130" w:type="dxa"/>
              <w:left w:w="130" w:type="dxa"/>
              <w:bottom w:w="130" w:type="dxa"/>
              <w:right w:w="130" w:type="dxa"/>
            </w:tcMar>
            <w:vAlign w:val="center"/>
          </w:tcPr>
          <w:p w14:paraId="2876A1F9" w14:textId="77777777" w:rsidR="009D6CAB" w:rsidRPr="004918F0" w:rsidRDefault="00000000" w:rsidP="0043575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①精神障がい者に対する支援の充実</w:t>
            </w:r>
          </w:p>
        </w:tc>
        <w:tc>
          <w:tcPr>
            <w:tcW w:w="5744" w:type="dxa"/>
            <w:tcMar>
              <w:top w:w="130" w:type="dxa"/>
              <w:left w:w="130" w:type="dxa"/>
              <w:bottom w:w="130" w:type="dxa"/>
              <w:right w:w="130" w:type="dxa"/>
            </w:tcMar>
            <w:vAlign w:val="center"/>
          </w:tcPr>
          <w:p w14:paraId="6A309370" w14:textId="77777777" w:rsidR="00435750" w:rsidRDefault="00000000" w:rsidP="0043575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○「すずらんサークル」（小野町精神保健社会復帰相談支援事業（デイケア））などの社会参加の一歩となるような交流の場を提供します。 </w:t>
            </w:r>
          </w:p>
          <w:p w14:paraId="6495228D" w14:textId="77777777" w:rsidR="00435750" w:rsidRDefault="00000000" w:rsidP="0043575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○精神保健福祉ボランティアの育成を推進し、住民の障がいへの理解を深めます。 </w:t>
            </w:r>
          </w:p>
          <w:p w14:paraId="485B6685" w14:textId="77777777" w:rsidR="009D6CAB" w:rsidRPr="004918F0" w:rsidRDefault="00000000" w:rsidP="0043575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○保健所、医療機関、相談支援事業所等と連携を密にしながら、専門的な相談体制の整備・充実に努めます。</w:t>
            </w:r>
          </w:p>
        </w:tc>
      </w:tr>
      <w:tr w:rsidR="009D6CAB" w:rsidRPr="00370011" w14:paraId="0EE12DF4" w14:textId="77777777" w:rsidTr="00435750">
        <w:tc>
          <w:tcPr>
            <w:tcW w:w="3256" w:type="dxa"/>
            <w:shd w:val="clear" w:color="auto" w:fill="FFF2CC" w:themeFill="accent4" w:themeFillTint="33"/>
            <w:tcMar>
              <w:top w:w="130" w:type="dxa"/>
              <w:left w:w="130" w:type="dxa"/>
              <w:bottom w:w="130" w:type="dxa"/>
              <w:right w:w="130" w:type="dxa"/>
            </w:tcMar>
            <w:vAlign w:val="center"/>
          </w:tcPr>
          <w:p w14:paraId="385D86F6" w14:textId="77777777" w:rsidR="009D6CAB" w:rsidRPr="004918F0" w:rsidRDefault="00000000" w:rsidP="0043575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②心の健康づくりの推進</w:t>
            </w:r>
          </w:p>
        </w:tc>
        <w:tc>
          <w:tcPr>
            <w:tcW w:w="5744" w:type="dxa"/>
            <w:tcMar>
              <w:top w:w="130" w:type="dxa"/>
              <w:left w:w="130" w:type="dxa"/>
              <w:bottom w:w="130" w:type="dxa"/>
              <w:right w:w="130" w:type="dxa"/>
            </w:tcMar>
            <w:vAlign w:val="center"/>
          </w:tcPr>
          <w:p w14:paraId="770F644E" w14:textId="77777777" w:rsidR="00435750" w:rsidRDefault="00000000" w:rsidP="0043575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○保健所・医療機関・関係機関と連携し、身近に相談できる環境づくりや、自殺やうつ病に関する相談体制の充実を図ります。 </w:t>
            </w:r>
          </w:p>
          <w:p w14:paraId="2487F57B" w14:textId="77777777" w:rsidR="009D6CAB" w:rsidRPr="004918F0" w:rsidRDefault="00000000" w:rsidP="0043575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○「心のサポーター」養成研修など、心の健康に関する正しい知識の普及・啓発と互いに支え合う地域づくりを推進します。</w:t>
            </w:r>
          </w:p>
        </w:tc>
      </w:tr>
    </w:tbl>
    <w:p w14:paraId="6FAC9AF1"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2　医療・リハビリテーションの充実</w:t>
      </w:r>
    </w:p>
    <w:p w14:paraId="4BC0FD52" w14:textId="77777777" w:rsidR="009D6CAB" w:rsidRPr="00B4333F" w:rsidRDefault="00000000" w:rsidP="00B4333F">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45C310AD" w14:textId="77777777" w:rsidR="009D6CAB" w:rsidRPr="00370011" w:rsidRDefault="00000000" w:rsidP="00B4333F">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 xml:space="preserve">障がい者の地域での安心した生活を維持していくためには、障がいの原因となる疾病等の予防と早期発見から障がいの重度化・重複化の予防に繋げていくことが必要です。</w:t>
      </w:r>
      <w:del w:id="91068" w:author="Ryo Wakayama" w:date="2026-10-20T09:00:00Z">
        <w:r>
          <w:rPr>
            <w:rFonts w:ascii="BIZ UDPゴシック" w:eastAsia="BIZ UDPゴシック" w:hAnsi="BIZ UDPゴシック"/>
            <w:sz w:val="22"/>
            <w:szCs w:val="22"/>
          </w:rPr>
          <w:delText xml:space="preserve">前回のアンケート調査では、現在受けている医療ケアは、障がい者では「服薬」が最も多く、「その他」を除くと「透析」、「カテーテル留置」と続いています。</w:delText>
        </w:r>
      </w:del>
      <w:ins w:id="91069" w:author="Ryo Wakayama" w:date="2026-10-20T09:00:00Z">
        <w:r>
          <w:rPr>
            <w:rFonts w:ascii="BIZ UDPゴシック" w:eastAsia="BIZ UDPゴシック" w:hAnsi="BIZ UDPゴシック"/>
            <w:sz w:val="22"/>
            <w:szCs w:val="22"/>
          </w:rPr>
          <w:t xml:space="preserve">令和8年度の調査では、現在受けている医療ケアは、障がいのある方では「服薬」42.5％が最も多く、「その他」を除くと「透析」8.1％、「ストマ」5.8％と続いています。</w:t>
        </w:r>
      </w:ins>
    </w:p>
    <w:p w14:paraId="6763872D" w14:textId="77777777" w:rsidR="009D6CAB" w:rsidRPr="00370011" w:rsidRDefault="00000000" w:rsidP="00B4333F">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定期的な医学管理を必要とする障がい者の増加や、障がいに伴う二次障がいの予防に対応するためにも、医療機関をはじめとする関係機関と連携しながら、障がい者の健康管理や医療・リハビリテーションの充実を図る必要があります。</w:t>
      </w:r>
    </w:p>
    <w:p w14:paraId="7045AA61" w14:textId="77777777" w:rsidR="009D6CAB" w:rsidRPr="00370011" w:rsidRDefault="00000000" w:rsidP="00435750">
      <w:pPr>
        <w:spacing w:before="260" w:after="160"/>
        <w:rPr>
          <w:del w:id="91070" w:author="Ryo Wakayama" w:date="2026-10-23T09:00:00Z"/>
          <w:rFonts w:ascii="BIZ UDPゴシック" w:eastAsia="BIZ UDPゴシック" w:hAnsi="BIZ UDPゴシック"/>
        </w:rPr>
      </w:pPr>
      <w:del w:id="91071" w:author="Ryo Wakayama" w:date="2026-10-23T09:00:00Z">
        <w:r>
          <w:rPr>
            <w:rFonts w:ascii="BIZ UDPゴシック" w:eastAsia="BIZ UDPゴシック" w:hAnsi="BIZ UDPゴシック"/>
            <w:b/>
            <w:bCs/>
            <w:sz w:val="22"/>
            <w:szCs w:val="22"/>
          </w:rPr>
          <w:delText>■現在受けている医療ケア（上位項目・複数回答）</w:delText>
        </w:r>
      </w:del>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600"/>
        <w:gridCol w:w="2600"/>
      </w:tblGrid>
      <w:tr w:rsidR="009D6CAB" w:rsidRPr="00370011" w14:paraId="24B4703E" w14:textId="77777777">
        <w:trPr>
          <w:tblHeader/>
          <w:del w:id="91072" w:author="Ryo Wakayama" w:date="2026-10-20T09:00:00Z"/>
        </w:trPr>
        <w:tc>
          <w:tcPr>
            <w:tcW w:w="3800" w:type="dxa"/>
            <w:shd w:val="clear" w:color="auto" w:fill="DCE8DC"/>
            <w:tcMar>
              <w:top w:w="130" w:type="dxa"/>
              <w:left w:w="130" w:type="dxa"/>
              <w:bottom w:w="130" w:type="dxa"/>
              <w:right w:w="130" w:type="dxa"/>
            </w:tcMar>
            <w:vAlign w:val="center"/>
          </w:tcPr>
          <w:p w14:paraId="3BA62DB2" w14:textId="77777777" w:rsidR="009D6CAB" w:rsidRPr="00370011" w:rsidRDefault="00000000">
            <w:pPr>
              <w:spacing w:line="320" w:lineRule="auto"/>
              <w:jc w:val="center"/>
              <w:rPr>
                <w:del w:id="91073" w:author="Ryo Wakayama" w:date="2026-10-20T09:00:00Z"/>
                <w:rFonts w:ascii="BIZ UDPゴシック" w:eastAsia="BIZ UDPゴシック" w:hAnsi="BIZ UDPゴシック"/>
              </w:rPr>
            </w:pPr>
            <w:del w:id="91074" w:author="Ryo Wakayama" w:date="2026-10-20T09:00:00Z">
              <w:r>
                <w:rPr>
                  <w:rFonts w:ascii="BIZ UDPゴシック" w:eastAsia="BIZ UDPゴシック" w:hAnsi="BIZ UDPゴシック"/>
                  <w:b/>
                  <w:bCs/>
                  <w:sz w:val="20"/>
                  <w:szCs w:val="20"/>
                </w:rPr>
                <w:delText>医療ケア</w:delText>
              </w:r>
            </w:del>
          </w:p>
        </w:tc>
        <w:tc>
          <w:tcPr>
            <w:tcW w:w="2600" w:type="dxa"/>
            <w:shd w:val="clear" w:color="auto" w:fill="DCE8DC"/>
            <w:tcMar>
              <w:top w:w="130" w:type="dxa"/>
              <w:left w:w="130" w:type="dxa"/>
              <w:bottom w:w="130" w:type="dxa"/>
              <w:right w:w="130" w:type="dxa"/>
            </w:tcMar>
            <w:vAlign w:val="center"/>
          </w:tcPr>
          <w:p w14:paraId="7133D336" w14:textId="77777777" w:rsidR="009D6CAB" w:rsidRPr="00370011" w:rsidRDefault="00000000">
            <w:pPr>
              <w:spacing w:line="320" w:lineRule="auto"/>
              <w:jc w:val="center"/>
              <w:rPr>
                <w:del w:id="91075" w:author="Ryo Wakayama" w:date="2026-10-20T09:00:00Z"/>
                <w:rFonts w:ascii="BIZ UDPゴシック" w:eastAsia="BIZ UDPゴシック" w:hAnsi="BIZ UDPゴシック"/>
              </w:rPr>
            </w:pPr>
            <w:del w:id="91076" w:author="Ryo Wakayama" w:date="2026-10-20T09:00:00Z">
              <w:r>
                <w:rPr>
                  <w:rFonts w:ascii="BIZ UDPゴシック" w:eastAsia="BIZ UDPゴシック" w:hAnsi="BIZ UDPゴシック"/>
                  <w:b/>
                  <w:bCs/>
                  <w:sz w:val="20"/>
                  <w:szCs w:val="20"/>
                </w:rPr>
                <w:delText>障がい者全体（n=280）</w:delText>
              </w:r>
            </w:del>
          </w:p>
        </w:tc>
        <w:tc>
          <w:tcPr>
            <w:tcW w:w="2600" w:type="dxa"/>
            <w:shd w:val="clear" w:color="auto" w:fill="DCE8DC"/>
            <w:tcMar>
              <w:top w:w="130" w:type="dxa"/>
              <w:left w:w="130" w:type="dxa"/>
              <w:bottom w:w="130" w:type="dxa"/>
              <w:right w:w="130" w:type="dxa"/>
            </w:tcMar>
            <w:vAlign w:val="center"/>
          </w:tcPr>
          <w:p w14:paraId="6C3ABEBE" w14:textId="77777777" w:rsidR="009D6CAB" w:rsidRPr="00370011" w:rsidRDefault="00000000">
            <w:pPr>
              <w:spacing w:line="320" w:lineRule="auto"/>
              <w:jc w:val="center"/>
              <w:rPr>
                <w:del w:id="91077" w:author="Ryo Wakayama" w:date="2026-10-20T09:00:00Z"/>
                <w:rFonts w:ascii="BIZ UDPゴシック" w:eastAsia="BIZ UDPゴシック" w:hAnsi="BIZ UDPゴシック"/>
              </w:rPr>
            </w:pPr>
            <w:del w:id="91078" w:author="Ryo Wakayama" w:date="2026-10-20T09:00:00Z">
              <w:r>
                <w:rPr>
                  <w:rFonts w:ascii="BIZ UDPゴシック" w:eastAsia="BIZ UDPゴシック" w:hAnsi="BIZ UDPゴシック"/>
                  <w:b/>
                  <w:bCs/>
                  <w:sz w:val="20"/>
                  <w:szCs w:val="20"/>
                </w:rPr>
                <w:delText>障がい児全体（n=22）</w:delText>
              </w:r>
            </w:del>
          </w:p>
        </w:tc>
      </w:tr>
      <w:tr w:rsidR="009D6CAB" w:rsidRPr="00370011" w14:paraId="00C49175" w14:textId="77777777">
        <w:trPr>
          <w:del w:id="91079" w:author="Ryo Wakayama" w:date="2026-10-20T09:00:00Z"/>
        </w:trPr>
        <w:tc>
          <w:tcPr>
            <w:tcW w:w="3800" w:type="dxa"/>
            <w:tcMar>
              <w:top w:w="130" w:type="dxa"/>
              <w:left w:w="130" w:type="dxa"/>
              <w:bottom w:w="130" w:type="dxa"/>
              <w:right w:w="130" w:type="dxa"/>
            </w:tcMar>
            <w:vAlign w:val="center"/>
          </w:tcPr>
          <w:p w14:paraId="3942BFAF" w14:textId="77777777" w:rsidR="009D6CAB" w:rsidRPr="00370011" w:rsidRDefault="00000000">
            <w:pPr>
              <w:spacing w:line="320" w:lineRule="auto"/>
              <w:rPr>
                <w:del w:id="91080" w:author="Ryo Wakayama" w:date="2026-10-20T09:00:00Z"/>
                <w:rFonts w:ascii="BIZ UDPゴシック" w:eastAsia="BIZ UDPゴシック" w:hAnsi="BIZ UDPゴシック"/>
              </w:rPr>
            </w:pPr>
            <w:del w:id="91081" w:author="Ryo Wakayama" w:date="2026-10-20T09:00:00Z">
              <w:r>
                <w:rPr>
                  <w:rFonts w:ascii="BIZ UDPゴシック" w:eastAsia="BIZ UDPゴシック" w:hAnsi="BIZ UDPゴシック"/>
                  <w:sz w:val="20"/>
                  <w:szCs w:val="20"/>
                </w:rPr>
                <w:delText>服薬</w:delText>
              </w:r>
            </w:del>
          </w:p>
        </w:tc>
        <w:tc>
          <w:tcPr>
            <w:tcW w:w="2600" w:type="dxa"/>
            <w:tcMar>
              <w:top w:w="130" w:type="dxa"/>
              <w:left w:w="130" w:type="dxa"/>
              <w:bottom w:w="130" w:type="dxa"/>
              <w:right w:w="130" w:type="dxa"/>
            </w:tcMar>
            <w:vAlign w:val="center"/>
          </w:tcPr>
          <w:p w14:paraId="50C06926" w14:textId="77777777" w:rsidR="009D6CAB" w:rsidRPr="00370011" w:rsidRDefault="00000000">
            <w:pPr>
              <w:spacing w:line="320" w:lineRule="auto"/>
              <w:rPr>
                <w:del w:id="91082" w:author="Ryo Wakayama" w:date="2026-10-20T09:00:00Z"/>
                <w:rFonts w:ascii="BIZ UDPゴシック" w:eastAsia="BIZ UDPゴシック" w:hAnsi="BIZ UDPゴシック"/>
              </w:rPr>
            </w:pPr>
            <w:del w:id="91083" w:author="Ryo Wakayama" w:date="2026-10-20T09:00:00Z">
              <w:r>
                <w:rPr>
                  <w:rFonts w:ascii="BIZ UDPゴシック" w:eastAsia="BIZ UDPゴシック" w:hAnsi="BIZ UDPゴシック"/>
                  <w:sz w:val="20"/>
                  <w:szCs w:val="20"/>
                </w:rPr>
                <w:delText>42.5%</w:delText>
              </w:r>
            </w:del>
          </w:p>
        </w:tc>
        <w:tc>
          <w:tcPr>
            <w:tcW w:w="2600" w:type="dxa"/>
            <w:tcMar>
              <w:top w:w="130" w:type="dxa"/>
              <w:left w:w="130" w:type="dxa"/>
              <w:bottom w:w="130" w:type="dxa"/>
              <w:right w:w="130" w:type="dxa"/>
            </w:tcMar>
            <w:vAlign w:val="center"/>
          </w:tcPr>
          <w:p w14:paraId="008EC913" w14:textId="77777777" w:rsidR="009D6CAB" w:rsidRPr="00370011" w:rsidRDefault="00000000">
            <w:pPr>
              <w:spacing w:line="320" w:lineRule="auto"/>
              <w:rPr>
                <w:del w:id="91084" w:author="Ryo Wakayama" w:date="2026-10-20T09:00:00Z"/>
                <w:rFonts w:ascii="BIZ UDPゴシック" w:eastAsia="BIZ UDPゴシック" w:hAnsi="BIZ UDPゴシック"/>
              </w:rPr>
            </w:pPr>
            <w:del w:id="91085" w:author="Ryo Wakayama" w:date="2026-10-20T09:00:00Z">
              <w:r>
                <w:rPr>
                  <w:rFonts w:ascii="BIZ UDPゴシック" w:eastAsia="BIZ UDPゴシック" w:hAnsi="BIZ UDPゴシック"/>
                  <w:sz w:val="20"/>
                  <w:szCs w:val="20"/>
                </w:rPr>
                <w:delText>45.5%</w:delText>
              </w:r>
            </w:del>
          </w:p>
        </w:tc>
      </w:tr>
      <w:tr w:rsidR="009D6CAB" w:rsidRPr="00370011" w14:paraId="6E53E323" w14:textId="77777777">
        <w:trPr>
          <w:del w:id="91086" w:author="Ryo Wakayama" w:date="2026-10-20T09:00:00Z"/>
        </w:trPr>
        <w:tc>
          <w:tcPr>
            <w:tcW w:w="3800" w:type="dxa"/>
            <w:tcMar>
              <w:top w:w="130" w:type="dxa"/>
              <w:left w:w="130" w:type="dxa"/>
              <w:bottom w:w="130" w:type="dxa"/>
              <w:right w:w="130" w:type="dxa"/>
            </w:tcMar>
            <w:vAlign w:val="center"/>
          </w:tcPr>
          <w:p w14:paraId="100CE7C9" w14:textId="77777777" w:rsidR="009D6CAB" w:rsidRPr="00370011" w:rsidRDefault="00000000">
            <w:pPr>
              <w:spacing w:line="320" w:lineRule="auto"/>
              <w:rPr>
                <w:del w:id="91087" w:author="Ryo Wakayama" w:date="2026-10-20T09:00:00Z"/>
                <w:rFonts w:ascii="BIZ UDPゴシック" w:eastAsia="BIZ UDPゴシック" w:hAnsi="BIZ UDPゴシック"/>
              </w:rPr>
            </w:pPr>
            <w:del w:id="91088" w:author="Ryo Wakayama" w:date="2026-10-20T09:00:00Z">
              <w:r>
                <w:rPr>
                  <w:rFonts w:ascii="BIZ UDPゴシック" w:eastAsia="BIZ UDPゴシック" w:hAnsi="BIZ UDPゴシック"/>
                  <w:sz w:val="20"/>
                  <w:szCs w:val="20"/>
                </w:rPr>
                <w:delText>透析</w:delText>
              </w:r>
            </w:del>
          </w:p>
        </w:tc>
        <w:tc>
          <w:tcPr>
            <w:tcW w:w="2600" w:type="dxa"/>
            <w:tcMar>
              <w:top w:w="130" w:type="dxa"/>
              <w:left w:w="130" w:type="dxa"/>
              <w:bottom w:w="130" w:type="dxa"/>
              <w:right w:w="130" w:type="dxa"/>
            </w:tcMar>
            <w:vAlign w:val="center"/>
          </w:tcPr>
          <w:p w14:paraId="5A24C46C" w14:textId="77777777" w:rsidR="009D6CAB" w:rsidRPr="00370011" w:rsidRDefault="00000000">
            <w:pPr>
              <w:spacing w:line="320" w:lineRule="auto"/>
              <w:rPr>
                <w:del w:id="91089" w:author="Ryo Wakayama" w:date="2026-10-20T09:00:00Z"/>
                <w:rFonts w:ascii="BIZ UDPゴシック" w:eastAsia="BIZ UDPゴシック" w:hAnsi="BIZ UDPゴシック"/>
              </w:rPr>
            </w:pPr>
            <w:del w:id="91090" w:author="Ryo Wakayama" w:date="2026-10-20T09:00:00Z">
              <w:r>
                <w:rPr>
                  <w:rFonts w:ascii="BIZ UDPゴシック" w:eastAsia="BIZ UDPゴシック" w:hAnsi="BIZ UDPゴシック"/>
                  <w:sz w:val="20"/>
                  <w:szCs w:val="20"/>
                </w:rPr>
                <w:delText>8.6%</w:delText>
              </w:r>
            </w:del>
          </w:p>
        </w:tc>
        <w:tc>
          <w:tcPr>
            <w:tcW w:w="2600" w:type="dxa"/>
            <w:tcMar>
              <w:top w:w="130" w:type="dxa"/>
              <w:left w:w="130" w:type="dxa"/>
              <w:bottom w:w="130" w:type="dxa"/>
              <w:right w:w="130" w:type="dxa"/>
            </w:tcMar>
            <w:vAlign w:val="center"/>
          </w:tcPr>
          <w:p w14:paraId="4F904FD8" w14:textId="77777777" w:rsidR="009D6CAB" w:rsidRPr="00370011" w:rsidRDefault="00000000">
            <w:pPr>
              <w:spacing w:line="320" w:lineRule="auto"/>
              <w:rPr>
                <w:del w:id="91091" w:author="Ryo Wakayama" w:date="2026-10-20T09:00:00Z"/>
                <w:rFonts w:ascii="BIZ UDPゴシック" w:eastAsia="BIZ UDPゴシック" w:hAnsi="BIZ UDPゴシック"/>
              </w:rPr>
            </w:pPr>
            <w:del w:id="91092" w:author="Ryo Wakayama" w:date="2026-10-20T09:00:00Z">
              <w:r>
                <w:rPr>
                  <w:rFonts w:ascii="BIZ UDPゴシック" w:eastAsia="BIZ UDPゴシック" w:hAnsi="BIZ UDPゴシック"/>
                  <w:sz w:val="20"/>
                  <w:szCs w:val="20"/>
                </w:rPr>
                <w:delText>0.0%</w:delText>
              </w:r>
            </w:del>
          </w:p>
        </w:tc>
      </w:tr>
      <w:tr w:rsidR="009D6CAB" w:rsidRPr="00370011" w14:paraId="0BAEE9DE" w14:textId="77777777">
        <w:trPr>
          <w:del w:id="91093" w:author="Ryo Wakayama" w:date="2026-10-20T09:00:00Z"/>
        </w:trPr>
        <w:tc>
          <w:tcPr>
            <w:tcW w:w="3800" w:type="dxa"/>
            <w:tcMar>
              <w:top w:w="130" w:type="dxa"/>
              <w:left w:w="130" w:type="dxa"/>
              <w:bottom w:w="130" w:type="dxa"/>
              <w:right w:w="130" w:type="dxa"/>
            </w:tcMar>
            <w:vAlign w:val="center"/>
          </w:tcPr>
          <w:p w14:paraId="233DB578" w14:textId="77777777" w:rsidR="009D6CAB" w:rsidRPr="00370011" w:rsidRDefault="00000000">
            <w:pPr>
              <w:spacing w:line="320" w:lineRule="auto"/>
              <w:rPr>
                <w:del w:id="91094" w:author="Ryo Wakayama" w:date="2026-10-20T09:00:00Z"/>
                <w:rFonts w:ascii="BIZ UDPゴシック" w:eastAsia="BIZ UDPゴシック" w:hAnsi="BIZ UDPゴシック"/>
              </w:rPr>
            </w:pPr>
            <w:del w:id="91095" w:author="Ryo Wakayama" w:date="2026-10-20T09:00:00Z">
              <w:r>
                <w:rPr>
                  <w:rFonts w:ascii="BIZ UDPゴシック" w:eastAsia="BIZ UDPゴシック" w:hAnsi="BIZ UDPゴシック"/>
                  <w:sz w:val="20"/>
                  <w:szCs w:val="20"/>
                </w:rPr>
                <w:delText>カテーテル留置</w:delText>
              </w:r>
            </w:del>
          </w:p>
        </w:tc>
        <w:tc>
          <w:tcPr>
            <w:tcW w:w="2600" w:type="dxa"/>
            <w:tcMar>
              <w:top w:w="130" w:type="dxa"/>
              <w:left w:w="130" w:type="dxa"/>
              <w:bottom w:w="130" w:type="dxa"/>
              <w:right w:w="130" w:type="dxa"/>
            </w:tcMar>
            <w:vAlign w:val="center"/>
          </w:tcPr>
          <w:p w14:paraId="11678AE6" w14:textId="77777777" w:rsidR="009D6CAB" w:rsidRPr="00370011" w:rsidRDefault="00000000">
            <w:pPr>
              <w:spacing w:line="320" w:lineRule="auto"/>
              <w:rPr>
                <w:del w:id="91096" w:author="Ryo Wakayama" w:date="2026-10-20T09:00:00Z"/>
                <w:rFonts w:ascii="BIZ UDPゴシック" w:eastAsia="BIZ UDPゴシック" w:hAnsi="BIZ UDPゴシック"/>
              </w:rPr>
            </w:pPr>
            <w:del w:id="91097" w:author="Ryo Wakayama" w:date="2026-10-20T09:00:00Z">
              <w:r>
                <w:rPr>
                  <w:rFonts w:ascii="BIZ UDPゴシック" w:eastAsia="BIZ UDPゴシック" w:hAnsi="BIZ UDPゴシック"/>
                  <w:sz w:val="20"/>
                  <w:szCs w:val="20"/>
                </w:rPr>
                <w:delText>3.9%</w:delText>
              </w:r>
            </w:del>
          </w:p>
        </w:tc>
        <w:tc>
          <w:tcPr>
            <w:tcW w:w="2600" w:type="dxa"/>
            <w:tcMar>
              <w:top w:w="130" w:type="dxa"/>
              <w:left w:w="130" w:type="dxa"/>
              <w:bottom w:w="130" w:type="dxa"/>
              <w:right w:w="130" w:type="dxa"/>
            </w:tcMar>
            <w:vAlign w:val="center"/>
          </w:tcPr>
          <w:p w14:paraId="4C4845E9" w14:textId="77777777" w:rsidR="009D6CAB" w:rsidRPr="00370011" w:rsidRDefault="00000000">
            <w:pPr>
              <w:spacing w:line="320" w:lineRule="auto"/>
              <w:rPr>
                <w:del w:id="91098" w:author="Ryo Wakayama" w:date="2026-10-20T09:00:00Z"/>
                <w:rFonts w:ascii="BIZ UDPゴシック" w:eastAsia="BIZ UDPゴシック" w:hAnsi="BIZ UDPゴシック"/>
              </w:rPr>
            </w:pPr>
            <w:del w:id="91099" w:author="Ryo Wakayama" w:date="2026-10-20T09:00:00Z">
              <w:r>
                <w:rPr>
                  <w:rFonts w:ascii="BIZ UDPゴシック" w:eastAsia="BIZ UDPゴシック" w:hAnsi="BIZ UDPゴシック"/>
                  <w:sz w:val="20"/>
                  <w:szCs w:val="20"/>
                </w:rPr>
                <w:delText>0.0%</w:delText>
              </w:r>
            </w:del>
          </w:p>
        </w:tc>
      </w:tr>
      <w:tr w:rsidR="009D6CAB" w:rsidRPr="00370011" w14:paraId="1A5A514D" w14:textId="77777777">
        <w:trPr>
          <w:del w:id="91100" w:author="Ryo Wakayama" w:date="2026-10-20T09:00:00Z"/>
        </w:trPr>
        <w:tc>
          <w:tcPr>
            <w:tcW w:w="3800" w:type="dxa"/>
            <w:tcMar>
              <w:top w:w="130" w:type="dxa"/>
              <w:left w:w="130" w:type="dxa"/>
              <w:bottom w:w="130" w:type="dxa"/>
              <w:right w:w="130" w:type="dxa"/>
            </w:tcMar>
            <w:vAlign w:val="center"/>
          </w:tcPr>
          <w:p w14:paraId="504EA48B" w14:textId="77777777" w:rsidR="009D6CAB" w:rsidRPr="00370011" w:rsidRDefault="00000000">
            <w:pPr>
              <w:spacing w:line="320" w:lineRule="auto"/>
              <w:rPr>
                <w:del w:id="91101" w:author="Ryo Wakayama" w:date="2026-10-20T09:00:00Z"/>
                <w:rFonts w:ascii="BIZ UDPゴシック" w:eastAsia="BIZ UDPゴシック" w:hAnsi="BIZ UDPゴシック"/>
              </w:rPr>
            </w:pPr>
            <w:del w:id="91102" w:author="Ryo Wakayama" w:date="2026-10-20T09:00:00Z">
              <w:r>
                <w:rPr>
                  <w:rFonts w:ascii="BIZ UDPゴシック" w:eastAsia="BIZ UDPゴシック" w:hAnsi="BIZ UDPゴシック"/>
                  <w:sz w:val="20"/>
                  <w:szCs w:val="20"/>
                </w:rPr>
                <w:delText>吸入</w:delText>
              </w:r>
            </w:del>
          </w:p>
        </w:tc>
        <w:tc>
          <w:tcPr>
            <w:tcW w:w="2600" w:type="dxa"/>
            <w:tcMar>
              <w:top w:w="130" w:type="dxa"/>
              <w:left w:w="130" w:type="dxa"/>
              <w:bottom w:w="130" w:type="dxa"/>
              <w:right w:w="130" w:type="dxa"/>
            </w:tcMar>
            <w:vAlign w:val="center"/>
          </w:tcPr>
          <w:p w14:paraId="740B397E" w14:textId="77777777" w:rsidR="009D6CAB" w:rsidRPr="00370011" w:rsidRDefault="00000000">
            <w:pPr>
              <w:spacing w:line="320" w:lineRule="auto"/>
              <w:rPr>
                <w:del w:id="91103" w:author="Ryo Wakayama" w:date="2026-10-20T09:00:00Z"/>
                <w:rFonts w:ascii="BIZ UDPゴシック" w:eastAsia="BIZ UDPゴシック" w:hAnsi="BIZ UDPゴシック"/>
              </w:rPr>
            </w:pPr>
            <w:del w:id="91104" w:author="Ryo Wakayama" w:date="2026-10-20T09:00:00Z">
              <w:r>
                <w:rPr>
                  <w:rFonts w:ascii="BIZ UDPゴシック" w:eastAsia="BIZ UDPゴシック" w:hAnsi="BIZ UDPゴシック"/>
                  <w:sz w:val="20"/>
                  <w:szCs w:val="20"/>
                </w:rPr>
                <w:delText>2.9%</w:delText>
              </w:r>
            </w:del>
          </w:p>
        </w:tc>
        <w:tc>
          <w:tcPr>
            <w:tcW w:w="2600" w:type="dxa"/>
            <w:tcMar>
              <w:top w:w="130" w:type="dxa"/>
              <w:left w:w="130" w:type="dxa"/>
              <w:bottom w:w="130" w:type="dxa"/>
              <w:right w:w="130" w:type="dxa"/>
            </w:tcMar>
            <w:vAlign w:val="center"/>
          </w:tcPr>
          <w:p w14:paraId="6DA97E2C" w14:textId="77777777" w:rsidR="009D6CAB" w:rsidRPr="00370011" w:rsidRDefault="00000000">
            <w:pPr>
              <w:spacing w:line="320" w:lineRule="auto"/>
              <w:rPr>
                <w:del w:id="91105" w:author="Ryo Wakayama" w:date="2026-10-20T09:00:00Z"/>
                <w:rFonts w:ascii="BIZ UDPゴシック" w:eastAsia="BIZ UDPゴシック" w:hAnsi="BIZ UDPゴシック"/>
              </w:rPr>
            </w:pPr>
            <w:del w:id="91106" w:author="Ryo Wakayama" w:date="2026-10-20T09:00:00Z">
              <w:r>
                <w:rPr>
                  <w:rFonts w:ascii="BIZ UDPゴシック" w:eastAsia="BIZ UDPゴシック" w:hAnsi="BIZ UDPゴシック"/>
                  <w:sz w:val="20"/>
                  <w:szCs w:val="20"/>
                </w:rPr>
                <w:delText>9.1%</w:delText>
              </w:r>
            </w:del>
          </w:p>
        </w:tc>
      </w:tr>
      <w:tr w:rsidR="009D6CAB" w:rsidRPr="00370011" w14:paraId="6D3C209E" w14:textId="77777777">
        <w:trPr>
          <w:del w:id="91107" w:author="Ryo Wakayama" w:date="2026-10-20T09:00:00Z"/>
        </w:trPr>
        <w:tc>
          <w:tcPr>
            <w:tcW w:w="3800" w:type="dxa"/>
            <w:tcMar>
              <w:top w:w="130" w:type="dxa"/>
              <w:left w:w="130" w:type="dxa"/>
              <w:bottom w:w="130" w:type="dxa"/>
              <w:right w:w="130" w:type="dxa"/>
            </w:tcMar>
            <w:vAlign w:val="center"/>
          </w:tcPr>
          <w:p w14:paraId="15EDBF6E" w14:textId="77777777" w:rsidR="009D6CAB" w:rsidRPr="00370011" w:rsidRDefault="00000000">
            <w:pPr>
              <w:spacing w:line="320" w:lineRule="auto"/>
              <w:rPr>
                <w:del w:id="91108" w:author="Ryo Wakayama" w:date="2026-10-20T09:00:00Z"/>
                <w:rFonts w:ascii="BIZ UDPゴシック" w:eastAsia="BIZ UDPゴシック" w:hAnsi="BIZ UDPゴシック"/>
              </w:rPr>
            </w:pPr>
            <w:del w:id="91109" w:author="Ryo Wakayama" w:date="2026-10-20T09:00:00Z">
              <w:r>
                <w:rPr>
                  <w:rFonts w:ascii="BIZ UDPゴシック" w:eastAsia="BIZ UDPゴシック" w:hAnsi="BIZ UDPゴシック"/>
                  <w:sz w:val="20"/>
                  <w:szCs w:val="20"/>
                </w:rPr>
                <w:delText>吸引</w:delText>
              </w:r>
            </w:del>
          </w:p>
        </w:tc>
        <w:tc>
          <w:tcPr>
            <w:tcW w:w="2600" w:type="dxa"/>
            <w:tcMar>
              <w:top w:w="130" w:type="dxa"/>
              <w:left w:w="130" w:type="dxa"/>
              <w:bottom w:w="130" w:type="dxa"/>
              <w:right w:w="130" w:type="dxa"/>
            </w:tcMar>
            <w:vAlign w:val="center"/>
          </w:tcPr>
          <w:p w14:paraId="5CD5AB3D" w14:textId="77777777" w:rsidR="009D6CAB" w:rsidRPr="00370011" w:rsidRDefault="00000000">
            <w:pPr>
              <w:spacing w:line="320" w:lineRule="auto"/>
              <w:rPr>
                <w:del w:id="91110" w:author="Ryo Wakayama" w:date="2026-10-20T09:00:00Z"/>
                <w:rFonts w:ascii="BIZ UDPゴシック" w:eastAsia="BIZ UDPゴシック" w:hAnsi="BIZ UDPゴシック"/>
              </w:rPr>
            </w:pPr>
            <w:del w:id="91111" w:author="Ryo Wakayama" w:date="2026-10-20T09:00:00Z">
              <w:r>
                <w:rPr>
                  <w:rFonts w:ascii="BIZ UDPゴシック" w:eastAsia="BIZ UDPゴシック" w:hAnsi="BIZ UDPゴシック"/>
                  <w:sz w:val="20"/>
                  <w:szCs w:val="20"/>
                </w:rPr>
                <w:delText>2.1%</w:delText>
              </w:r>
            </w:del>
          </w:p>
        </w:tc>
        <w:tc>
          <w:tcPr>
            <w:tcW w:w="2600" w:type="dxa"/>
            <w:tcMar>
              <w:top w:w="130" w:type="dxa"/>
              <w:left w:w="130" w:type="dxa"/>
              <w:bottom w:w="130" w:type="dxa"/>
              <w:right w:w="130" w:type="dxa"/>
            </w:tcMar>
            <w:vAlign w:val="center"/>
          </w:tcPr>
          <w:p w14:paraId="0C17198E" w14:textId="77777777" w:rsidR="009D6CAB" w:rsidRPr="00370011" w:rsidRDefault="00000000">
            <w:pPr>
              <w:spacing w:line="320" w:lineRule="auto"/>
              <w:rPr>
                <w:del w:id="91112" w:author="Ryo Wakayama" w:date="2026-10-20T09:00:00Z"/>
                <w:rFonts w:ascii="BIZ UDPゴシック" w:eastAsia="BIZ UDPゴシック" w:hAnsi="BIZ UDPゴシック"/>
              </w:rPr>
            </w:pPr>
            <w:del w:id="91113" w:author="Ryo Wakayama" w:date="2026-10-20T09:00:00Z">
              <w:r>
                <w:rPr>
                  <w:rFonts w:ascii="BIZ UDPゴシック" w:eastAsia="BIZ UDPゴシック" w:hAnsi="BIZ UDPゴシック"/>
                  <w:sz w:val="20"/>
                  <w:szCs w:val="20"/>
                </w:rPr>
                <w:delText>0.0%</w:delText>
              </w:r>
            </w:del>
          </w:p>
        </w:tc>
      </w:tr>
    </w:tbl>
    <w:p w14:paraId="36BC4AE7" w14:textId="77777777" w:rsidR="009D6CAB" w:rsidRDefault="00000000">
      <w:pPr>
        <w:spacing w:before="100" w:after="320"/>
        <w:jc w:val="right"/>
        <w:rPr>
          <w:del w:id="91114" w:author="Ryo Wakayama" w:date="2026-10-23T09:00:00Z"/>
          <w:rFonts w:ascii="BIZ UDPゴシック" w:eastAsia="BIZ UDPゴシック" w:hAnsi="BIZ UDPゴシック"/>
          <w:color w:val="5B5B5B"/>
          <w:sz w:val="18"/>
          <w:szCs w:val="18"/>
        </w:rPr>
      </w:pPr>
      <w:del w:id="91115" w:author="Ryo Wakayama" w:date="2026-10-23T09:00:00Z">
        <w:r>
          <w:rPr>
            <w:rFonts w:ascii="BIZ UDPゴシック" w:eastAsia="BIZ UDPゴシック" w:hAnsi="BIZ UDPゴシック"/>
            <w:color w:val="5B5B5B"/>
            <w:sz w:val="18"/>
            <w:szCs w:val="18"/>
          </w:rPr>
          <w:delText>資料：小野町障がい福祉に関するアンケート調査（令和５年10月実施）</w:delText>
        </w:r>
      </w:del>
    </w:p>
    <w:p>
      <w:pPr>
        <w:spacing w:before="260" w:after="160"/>
        <w:rPr>
          <w:ins w:id="91116" w:author="Ryo Wakayama" w:date="2026-10-20T09:00:00Z"/>
          <w:rFonts w:ascii="BIZ UDPゴシック" w:eastAsia="BIZ UDPゴシック" w:hAnsi="BIZ UDPゴシック"/>
        </w:rPr>
      </w:pPr>
      <w:ins w:id="91117" w:author="Ryo Wakayama" w:date="2026-10-20T09:00:00Z">
        <w:r>
          <w:rPr>
            <w:rFonts w:ascii="BIZ UDPゴシック" w:eastAsia="BIZ UDPゴシック" w:hAnsi="BIZ UDPゴシック"/>
            <w:sz w:val="22"/>
            <w:szCs w:val="22"/>
          </w:rPr>
          <w:t xml:space="preserve">【図20】現在受けている医療ケア（障がいのある方・複数回答）</w:t>
        </w:r>
      </w:ins>
    </w:p>
    <w:p>
      <w:pPr>
        <w:pBdr>
          <w:left w:val="single" w:sz="18" w:space="4" w:color="538135" w:themeColor="accent6" w:themeShade="BF"/>
        </w:pBdr>
        <w:spacing w:after="200" w:line="360" w:lineRule="auto"/>
        <w:rPr>
          <w:ins w:id="91118" w:author="Ryo Wakayama" w:date="2026-10-20T09:00:00Z"/>
          <w:rFonts w:ascii="BIZ UDPゴシック" w:eastAsia="BIZ UDPゴシック" w:hAnsi="BIZ UDPゴシック"/>
        </w:rPr>
        <w:jc w:val="center"/>
      </w:pPr>
      <w:ins w:id="91119" w:author="Ryo Wakayama" w:date="2026-10-23T09:00:00Z">
        <w:r>
          <w:drawing>
            <wp:inline xmlns:a="http://schemas.openxmlformats.org/drawingml/2006/main" xmlns:pic="http://schemas.openxmlformats.org/drawingml/2006/picture" distT="0" distB="0" distL="0" distR="0">
              <wp:extent cx="5400000" cy="3521095"/>
              <wp:docPr id="8010" name="zu_r8_10.png"/>
              <wp:cNvGraphicFramePr>
                <a:graphicFrameLocks noChangeAspect="1"/>
              </wp:cNvGraphicFramePr>
              <a:graphic>
                <a:graphicData uri="http://schemas.openxmlformats.org/drawingml/2006/picture">
                  <pic:pic>
                    <pic:nvPicPr>
                      <pic:cNvPr id="0" name="zu_r8_10.png"/>
                      <pic:cNvPicPr/>
                    </pic:nvPicPr>
                    <pic:blipFill>
                      <a:blip r:embed="rIdZu10"/>
                      <a:stretch>
                        <a:fillRect/>
                      </a:stretch>
                    </pic:blipFill>
                    <pic:spPr>
                      <a:xfrm>
                        <a:off x="0" y="0"/>
                        <a:ext cx="5400000" cy="3521095"/>
                      </a:xfrm>
                      <a:prstGeom prst="rect">
                        <a:avLst/>
                      </a:prstGeom>
                    </pic:spPr>
                  </pic:pic>
                </a:graphicData>
              </a:graphic>
            </wp:inline>
          </w:drawing>
        </w:r>
      </w:ins>
    </w:p>
    <w:p>
      <w:pPr>
        <w:spacing w:line="240" w:lineRule="auto"/>
        <w:jc w:val="right"/>
        <w:rPr>
          <w:ins w:id="91120" w:author="Ryo Wakayama" w:date="2026-10-20T09:00:00Z"/>
          <w:rFonts w:ascii="BIZ UDPゴシック" w:eastAsia="BIZ UDPゴシック" w:hAnsi="BIZ UDPゴシック"/>
        </w:rPr>
      </w:pPr>
      <w:ins w:id="91121" w:author="Ryo Wakayama" w:date="2026-10-20T09:00:00Z">
        <w:r>
          <w:rPr>
            <w:rFonts w:ascii="BIZ UDPゴシック" w:eastAsia="BIZ UDPゴシック" w:hAnsi="BIZ UDPゴシック"/>
            <w:sz w:val="18"/>
            <w:szCs w:val="18"/>
          </w:rPr>
          <w:t xml:space="preserve">資料：令和8年度 障がい福祉に関するアンケート調査</w:t>
        </w:r>
      </w:ins>
    </w:p>
    <w:p w14:paraId="70926358" w14:textId="77777777" w:rsidR="00B4333F" w:rsidRPr="00435750" w:rsidRDefault="00B4333F" w:rsidP="00B4333F">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p>
      <w:pPr>
        <w:spacing w:before="260" w:after="160"/>
        <w:rPr>
          <w:ins w:id="91778" w:author="Ryo Wakayama" w:date="2026-10-20T09:00:00Z"/>
          <w:rFonts w:ascii="BIZ UDPゴシック" w:eastAsia="BIZ UDPゴシック" w:hAnsi="BIZ UDPゴシック"/>
        </w:rPr>
      </w:pPr>
      <w:ins w:id="91779" w:author="Ryo Wakayama" w:date="2026-10-20T09:00:00Z">
        <w:r>
          <w:rPr>
            <w:rFonts w:ascii="BIZ UDPゴシック" w:eastAsia="BIZ UDPゴシック" w:hAnsi="BIZ UDPゴシック"/>
            <w:sz w:val="22"/>
            <w:szCs w:val="22"/>
          </w:rPr>
          <w:t xml:space="preserve">【表27】医療・リハビリテーションの充実の施策の方向</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6"/>
        <w:gridCol w:w="5744"/>
      </w:tblGrid>
      <w:tr w:rsidR="009D6CAB" w:rsidRPr="00370011" w14:paraId="183C6616" w14:textId="77777777" w:rsidTr="00B4333F">
        <w:tc>
          <w:tcPr>
            <w:tcW w:w="3256" w:type="dxa"/>
            <w:shd w:val="clear" w:color="auto" w:fill="FFF2CC" w:themeFill="accent4" w:themeFillTint="33"/>
            <w:tcMar>
              <w:top w:w="130" w:type="dxa"/>
              <w:left w:w="130" w:type="dxa"/>
              <w:bottom w:w="130" w:type="dxa"/>
              <w:right w:w="130" w:type="dxa"/>
            </w:tcMar>
            <w:vAlign w:val="center"/>
          </w:tcPr>
          <w:p w14:paraId="3AFA2898" w14:textId="77777777" w:rsidR="009D6CAB" w:rsidRP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①医療体制の充実</w:t>
            </w:r>
          </w:p>
        </w:tc>
        <w:tc>
          <w:tcPr>
            <w:tcW w:w="5744" w:type="dxa"/>
            <w:tcMar>
              <w:top w:w="130" w:type="dxa"/>
              <w:left w:w="130" w:type="dxa"/>
              <w:bottom w:w="130" w:type="dxa"/>
              <w:right w:w="130" w:type="dxa"/>
            </w:tcMar>
            <w:vAlign w:val="center"/>
          </w:tcPr>
          <w:p w14:paraId="29F4325A" w14:textId="77777777" w:rsidR="009D6CAB" w:rsidRP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○障がい者を受け入れる医療機関の確保を図るとともに受診機会確保を図ります。 ○医療機関による障がい者への訪問診療や訪問看護の充実に努めます。</w:t>
            </w:r>
          </w:p>
        </w:tc>
      </w:tr>
      <w:tr w:rsidR="009D6CAB" w:rsidRPr="00370011" w14:paraId="64772EB3" w14:textId="77777777" w:rsidTr="00B4333F">
        <w:tc>
          <w:tcPr>
            <w:tcW w:w="3256" w:type="dxa"/>
            <w:shd w:val="clear" w:color="auto" w:fill="FFF2CC" w:themeFill="accent4" w:themeFillTint="33"/>
            <w:tcMar>
              <w:top w:w="130" w:type="dxa"/>
              <w:left w:w="130" w:type="dxa"/>
              <w:bottom w:w="130" w:type="dxa"/>
              <w:right w:w="130" w:type="dxa"/>
            </w:tcMar>
            <w:vAlign w:val="center"/>
          </w:tcPr>
          <w:p w14:paraId="60252717" w14:textId="77777777" w:rsidR="009D6CAB" w:rsidRP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②リハビリテーションの充実</w:t>
            </w:r>
          </w:p>
        </w:tc>
        <w:tc>
          <w:tcPr>
            <w:tcW w:w="5744" w:type="dxa"/>
            <w:tcMar>
              <w:top w:w="130" w:type="dxa"/>
              <w:left w:w="130" w:type="dxa"/>
              <w:bottom w:w="130" w:type="dxa"/>
              <w:right w:w="130" w:type="dxa"/>
            </w:tcMar>
            <w:vAlign w:val="center"/>
          </w:tcPr>
          <w:p w14:paraId="0C599A0A" w14:textId="77777777" w:rsidR="009D6CAB" w:rsidRP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○保健所・医療機関・関係機関と連携し、身近に相談できる環境づくりを図ります。</w:t>
            </w:r>
          </w:p>
        </w:tc>
      </w:tr>
    </w:tbl>
    <w:p w14:paraId="4B47644A" w14:textId="77777777" w:rsidR="00B4333F" w:rsidRDefault="00B4333F" w:rsidP="00B4333F">
      <w:pPr>
        <w:pStyle w:val="a4"/>
      </w:pPr>
    </w:p>
    <w:p w14:paraId="0CDF4DDE" w14:textId="77777777" w:rsidR="00B4333F" w:rsidRDefault="00B4333F" w:rsidP="00B4333F">
      <w:pPr>
        <w:pStyle w:val="a4"/>
      </w:pPr>
    </w:p>
    <w:p w14:paraId="6DBAEF19" w14:textId="77777777" w:rsidR="00B4333F" w:rsidRDefault="00B4333F" w:rsidP="00B4333F">
      <w:pPr>
        <w:pStyle w:val="a4"/>
      </w:pPr>
    </w:p>
    <w:p w14:paraId="37738DCA"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3　難病に関する施策の推進</w:t>
      </w:r>
    </w:p>
    <w:p w14:paraId="67135406" w14:textId="77777777" w:rsidR="009D6CAB" w:rsidRPr="00B4333F" w:rsidRDefault="00000000" w:rsidP="00B4333F">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6B8B5B9E" w14:textId="77777777" w:rsidR="009D6CAB" w:rsidRPr="00370011" w:rsidRDefault="00000000" w:rsidP="00B4333F">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原因が不明で治療方法が確立されていない難病は、療養が長期にわたるため、患者及び家族は医療、生活面さらに精神的に様々な悩みを抱えて生活しています。国では、より充実した難病対策を行うため、「難病の患者に対する医療等に関する法律（難病法）」に基づき指定難病の対象疾病を順次拡大しており、令和7年4月の見直しにより、指定難病は348疾病となっています。</w:t>
      </w:r>
    </w:p>
    <w:p w14:paraId="5C46BCC0" w14:textId="77777777" w:rsidR="009D6CAB" w:rsidRDefault="00000000" w:rsidP="00B4333F">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難病患者に対する障がい福祉サービスの提供にあたっては、障がい福祉サービスや地域生活支援事業に関する制度を周知し、相談事業を充実するとともに、医療機関等との連携を推進し、難病等の特性（病状の変化や進行、福祉ニーズ等）への配慮や症状、生活環境に応じた適切な利用への支援を進め、難病患者の安定した療養生活の確保と社会生活への自立の促進、家族の生活の質の向上を図っていく必要があります。</w:t>
      </w:r>
    </w:p>
    <w:p w14:paraId="20C3F170" w14:textId="77777777" w:rsidR="00B4333F" w:rsidRPr="00B4333F" w:rsidRDefault="00B4333F" w:rsidP="00B4333F">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p>
      <w:pPr>
        <w:spacing w:before="260" w:after="160"/>
        <w:rPr>
          <w:ins w:id="91780" w:author="Ryo Wakayama" w:date="2026-10-20T09:00:00Z"/>
          <w:rFonts w:ascii="BIZ UDPゴシック" w:eastAsia="BIZ UDPゴシック" w:hAnsi="BIZ UDPゴシック"/>
        </w:rPr>
      </w:pPr>
      <w:ins w:id="91781" w:author="Ryo Wakayama" w:date="2026-10-20T09:00:00Z">
        <w:r>
          <w:rPr>
            <w:rFonts w:ascii="BIZ UDPゴシック" w:eastAsia="BIZ UDPゴシック" w:hAnsi="BIZ UDPゴシック"/>
            <w:sz w:val="22"/>
            <w:szCs w:val="22"/>
          </w:rPr>
          <w:t xml:space="preserve">【表28】難病に関する施策の推進の施策の方向</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6"/>
        <w:gridCol w:w="5744"/>
      </w:tblGrid>
      <w:tr w:rsidR="009D6CAB" w:rsidRPr="00370011" w14:paraId="4CC43D5D" w14:textId="77777777" w:rsidTr="00B4333F">
        <w:tc>
          <w:tcPr>
            <w:tcW w:w="3256" w:type="dxa"/>
            <w:shd w:val="clear" w:color="auto" w:fill="FFF2CC" w:themeFill="accent4" w:themeFillTint="33"/>
            <w:tcMar>
              <w:top w:w="130" w:type="dxa"/>
              <w:left w:w="130" w:type="dxa"/>
              <w:bottom w:w="130" w:type="dxa"/>
              <w:right w:w="130" w:type="dxa"/>
            </w:tcMar>
            <w:vAlign w:val="center"/>
          </w:tcPr>
          <w:p w14:paraId="18120771" w14:textId="77777777" w:rsidR="009D6CAB" w:rsidRP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①相談体制の充実</w:t>
            </w:r>
          </w:p>
        </w:tc>
        <w:tc>
          <w:tcPr>
            <w:tcW w:w="5744" w:type="dxa"/>
            <w:tcMar>
              <w:top w:w="130" w:type="dxa"/>
              <w:left w:w="130" w:type="dxa"/>
              <w:bottom w:w="130" w:type="dxa"/>
              <w:right w:w="130" w:type="dxa"/>
            </w:tcMar>
            <w:vAlign w:val="center"/>
          </w:tcPr>
          <w:p w14:paraId="06B444E8" w14:textId="77777777" w:rsidR="009D6CAB" w:rsidRP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○保健師等の専門職員による難病患者に関する相談対応の充実を図ります。</w:t>
            </w:r>
          </w:p>
        </w:tc>
      </w:tr>
      <w:tr w:rsidR="009D6CAB" w:rsidRPr="00370011" w14:paraId="4825460A" w14:textId="77777777" w:rsidTr="00B4333F">
        <w:tc>
          <w:tcPr>
            <w:tcW w:w="3256" w:type="dxa"/>
            <w:shd w:val="clear" w:color="auto" w:fill="FFF2CC" w:themeFill="accent4" w:themeFillTint="33"/>
            <w:tcMar>
              <w:top w:w="130" w:type="dxa"/>
              <w:left w:w="130" w:type="dxa"/>
              <w:bottom w:w="130" w:type="dxa"/>
              <w:right w:w="130" w:type="dxa"/>
            </w:tcMar>
            <w:vAlign w:val="center"/>
          </w:tcPr>
          <w:p w14:paraId="1F7304C2" w14:textId="77777777" w:rsidR="009D6CAB" w:rsidRP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②障がい福祉サービスの充実</w:t>
            </w:r>
          </w:p>
        </w:tc>
        <w:tc>
          <w:tcPr>
            <w:tcW w:w="5744" w:type="dxa"/>
            <w:tcMar>
              <w:top w:w="130" w:type="dxa"/>
              <w:left w:w="130" w:type="dxa"/>
              <w:bottom w:w="130" w:type="dxa"/>
              <w:right w:w="130" w:type="dxa"/>
            </w:tcMar>
            <w:vAlign w:val="center"/>
          </w:tcPr>
          <w:p w14:paraId="1A8A5681" w14:textId="77777777" w:rsidR="009D6CAB" w:rsidRP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○難病患者等に対する障がい福祉サービスが、難病等の特性に配慮し適切に提供されるよう理解と協力の促進を図ります。</w:t>
            </w:r>
          </w:p>
        </w:tc>
      </w:tr>
    </w:tbl>
    <w:p w14:paraId="58FCC9CB" w14:textId="77777777" w:rsidR="00B4333F" w:rsidRDefault="00B4333F" w:rsidP="00B4333F">
      <w:pPr>
        <w:pStyle w:val="a4"/>
      </w:pPr>
    </w:p>
    <w:p w14:paraId="74D65A9E" w14:textId="77777777" w:rsidR="00B4333F" w:rsidRDefault="00B4333F" w:rsidP="00B4333F">
      <w:pPr>
        <w:pStyle w:val="a4"/>
      </w:pPr>
    </w:p>
    <w:p w14:paraId="5E5F527D" w14:textId="77777777" w:rsidR="00B4333F" w:rsidRDefault="00B4333F" w:rsidP="00B4333F">
      <w:pPr>
        <w:pStyle w:val="a4"/>
      </w:pPr>
    </w:p>
    <w:p w14:paraId="09EC5F41" w14:textId="77777777" w:rsidR="00B4333F" w:rsidRDefault="00B4333F" w:rsidP="00B4333F">
      <w:pPr>
        <w:pStyle w:val="a4"/>
      </w:pPr>
    </w:p>
    <w:p w14:paraId="4C0EEBEC" w14:textId="77777777" w:rsidR="00B4333F" w:rsidRDefault="00B4333F" w:rsidP="00B4333F">
      <w:pPr>
        <w:pStyle w:val="a4"/>
      </w:pPr>
    </w:p>
    <w:p w14:paraId="737D961F" w14:textId="77777777" w:rsidR="00B4333F" w:rsidRDefault="00B4333F" w:rsidP="00B4333F">
      <w:pPr>
        <w:pStyle w:val="a4"/>
      </w:pPr>
    </w:p>
    <w:p w14:paraId="33F517DA" w14:textId="77777777" w:rsidR="00B4333F" w:rsidRDefault="00B4333F" w:rsidP="00B4333F">
      <w:pPr>
        <w:pStyle w:val="a4"/>
      </w:pPr>
    </w:p>
    <w:p w14:paraId="5CA0D1F2" w14:textId="77777777" w:rsidR="00B4333F" w:rsidRDefault="00B4333F" w:rsidP="00B4333F">
      <w:pPr>
        <w:pStyle w:val="a4"/>
      </w:pPr>
    </w:p>
    <w:p w14:paraId="20A32342" w14:textId="77777777" w:rsidR="00B4333F" w:rsidRDefault="00B4333F" w:rsidP="00B4333F">
      <w:pPr>
        <w:pStyle w:val="a4"/>
      </w:pPr>
    </w:p>
    <w:p w14:paraId="2D8C557F" w14:textId="77777777" w:rsidR="00B4333F" w:rsidRDefault="00B4333F" w:rsidP="00B4333F">
      <w:pPr>
        <w:pStyle w:val="a4"/>
      </w:pPr>
    </w:p>
    <w:p w14:paraId="7BB8BDA7" w14:textId="77777777" w:rsidR="00B4333F" w:rsidRDefault="00B4333F" w:rsidP="00B4333F">
      <w:pPr>
        <w:pStyle w:val="a4"/>
      </w:pPr>
    </w:p>
    <w:p w14:paraId="7950ABAC" w14:textId="77777777" w:rsidR="00B4333F" w:rsidRDefault="00B4333F" w:rsidP="00B4333F">
      <w:pPr>
        <w:pStyle w:val="a4"/>
      </w:pPr>
    </w:p>
    <w:p w14:paraId="26D6D701" w14:textId="77777777" w:rsidR="00B4333F" w:rsidRDefault="00B4333F" w:rsidP="00B4333F">
      <w:pPr>
        <w:pStyle w:val="a4"/>
      </w:pPr>
    </w:p>
    <w:p w14:paraId="1B02FC09" w14:textId="77777777" w:rsidR="00B4333F" w:rsidRDefault="00B4333F" w:rsidP="00B4333F">
      <w:pPr>
        <w:pStyle w:val="a4"/>
      </w:pPr>
    </w:p>
    <w:p w14:paraId="5C8BA15C" w14:textId="77777777" w:rsidR="00B4333F" w:rsidRDefault="00B4333F" w:rsidP="00B4333F">
      <w:pPr>
        <w:pStyle w:val="a4"/>
      </w:pPr>
    </w:p>
    <w:p w14:paraId="73BA3A2F"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4　障がいの原因となる疾病等の予防</w:t>
      </w:r>
    </w:p>
    <w:p w14:paraId="4A570F44" w14:textId="77777777" w:rsidR="009D6CAB" w:rsidRPr="00B4333F" w:rsidRDefault="00000000" w:rsidP="00B4333F">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08F176A7" w14:textId="77777777" w:rsidR="009D6CAB" w:rsidRPr="00370011" w:rsidRDefault="00000000" w:rsidP="00B4333F">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先天的な障がいや乳幼児期の障がいについては、早期に発見し、適切な治療、療育に結びつけることで障がいの軽減や基本的な生活能力の向上を図ることが可能となります。妊産婦・乳幼児・児童に対する健診及び保健指導、新生児聴覚スクリーニング等の適切な実施、周産期医療・小児医療体制の充実等を推進していくことが重要です。</w:t>
      </w:r>
    </w:p>
    <w:p w14:paraId="32619B11" w14:textId="77777777" w:rsidR="009D6CAB" w:rsidRDefault="00000000" w:rsidP="00B4333F">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後天性の障がいについては、一般的に壮年期以降に発病した疾病による障がいの発生が多いことから、生活習慣病に関する対策も重要な課題となります。</w:t>
      </w:r>
    </w:p>
    <w:p w14:paraId="6586B011" w14:textId="77777777" w:rsidR="00B4333F" w:rsidRPr="00B4333F" w:rsidRDefault="00B4333F" w:rsidP="00B4333F">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p>
      <w:pPr>
        <w:spacing w:before="260" w:after="160"/>
        <w:rPr>
          <w:ins w:id="91782" w:author="Ryo Wakayama" w:date="2026-10-20T09:00:00Z"/>
          <w:rFonts w:ascii="BIZ UDPゴシック" w:eastAsia="BIZ UDPゴシック" w:hAnsi="BIZ UDPゴシック"/>
        </w:rPr>
      </w:pPr>
      <w:ins w:id="91783" w:author="Ryo Wakayama" w:date="2026-10-20T09:00:00Z">
        <w:r>
          <w:rPr>
            <w:rFonts w:ascii="BIZ UDPゴシック" w:eastAsia="BIZ UDPゴシック" w:hAnsi="BIZ UDPゴシック"/>
            <w:sz w:val="22"/>
            <w:szCs w:val="22"/>
          </w:rPr>
          <w:t xml:space="preserve">【表29】障がいの原因となる疾病等の予防の施策の方向</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6"/>
        <w:gridCol w:w="5744"/>
      </w:tblGrid>
      <w:tr w:rsidR="009D6CAB" w:rsidRPr="00370011" w14:paraId="17D93760" w14:textId="77777777" w:rsidTr="00B4333F">
        <w:tc>
          <w:tcPr>
            <w:tcW w:w="3256" w:type="dxa"/>
            <w:shd w:val="clear" w:color="auto" w:fill="FFF2CC" w:themeFill="accent4" w:themeFillTint="33"/>
            <w:tcMar>
              <w:top w:w="130" w:type="dxa"/>
              <w:left w:w="130" w:type="dxa"/>
              <w:bottom w:w="130" w:type="dxa"/>
              <w:right w:w="130" w:type="dxa"/>
            </w:tcMar>
            <w:vAlign w:val="center"/>
          </w:tcPr>
          <w:p w14:paraId="7B1D74A8" w14:textId="77777777" w:rsidR="009D6CAB" w:rsidRPr="00B4333F"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①発生予防対策</w:t>
            </w:r>
          </w:p>
        </w:tc>
        <w:tc>
          <w:tcPr>
            <w:tcW w:w="5744" w:type="dxa"/>
            <w:tcMar>
              <w:top w:w="130" w:type="dxa"/>
              <w:left w:w="130" w:type="dxa"/>
              <w:bottom w:w="130" w:type="dxa"/>
              <w:right w:w="130" w:type="dxa"/>
            </w:tcMar>
            <w:vAlign w:val="center"/>
          </w:tcPr>
          <w:p w14:paraId="3411543B" w14:textId="77777777" w:rsidR="009D6CAB" w:rsidRPr="00B4333F"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○生活習慣病にかからないための健康教育や健康相談の充実に努め、健康づくり運動の推進を図ります。</w:t>
            </w:r>
          </w:p>
        </w:tc>
      </w:tr>
      <w:tr w:rsidR="009D6CAB" w:rsidRPr="00370011" w14:paraId="0C14BBA7" w14:textId="77777777" w:rsidTr="00B4333F">
        <w:tc>
          <w:tcPr>
            <w:tcW w:w="3256" w:type="dxa"/>
            <w:shd w:val="clear" w:color="auto" w:fill="FFF2CC" w:themeFill="accent4" w:themeFillTint="33"/>
            <w:tcMar>
              <w:top w:w="130" w:type="dxa"/>
              <w:left w:w="130" w:type="dxa"/>
              <w:bottom w:w="130" w:type="dxa"/>
              <w:right w:w="130" w:type="dxa"/>
            </w:tcMar>
            <w:vAlign w:val="center"/>
          </w:tcPr>
          <w:p w14:paraId="032E0C7C" w14:textId="77777777" w:rsidR="009D6CAB" w:rsidRPr="00B4333F"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②早期発見と早期治療</w:t>
            </w:r>
          </w:p>
        </w:tc>
        <w:tc>
          <w:tcPr>
            <w:tcW w:w="5744" w:type="dxa"/>
            <w:tcMar>
              <w:top w:w="130" w:type="dxa"/>
              <w:left w:w="130" w:type="dxa"/>
              <w:bottom w:w="130" w:type="dxa"/>
              <w:right w:w="130" w:type="dxa"/>
            </w:tcMar>
            <w:vAlign w:val="center"/>
          </w:tcPr>
          <w:p w14:paraId="18A1A3C7" w14:textId="77777777" w:rsidR="009D6CAB" w:rsidRPr="00B4333F"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○健康診断や各種健康診査の充実を図り、生活習慣病などの疾病の早期発見に努めます。</w:t>
            </w:r>
          </w:p>
        </w:tc>
      </w:tr>
      <w:tr w:rsidR="009D6CAB" w:rsidRPr="00370011" w14:paraId="25661CD8" w14:textId="77777777" w:rsidTr="00B4333F">
        <w:tc>
          <w:tcPr>
            <w:tcW w:w="3256" w:type="dxa"/>
            <w:shd w:val="clear" w:color="auto" w:fill="FFF2CC" w:themeFill="accent4" w:themeFillTint="33"/>
            <w:tcMar>
              <w:top w:w="130" w:type="dxa"/>
              <w:left w:w="130" w:type="dxa"/>
              <w:bottom w:w="130" w:type="dxa"/>
              <w:right w:w="130" w:type="dxa"/>
            </w:tcMar>
            <w:vAlign w:val="center"/>
          </w:tcPr>
          <w:p w14:paraId="126F9C2F" w14:textId="77777777" w:rsidR="009D6CAB" w:rsidRPr="00B4333F"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③訪問指導の充実</w:t>
            </w:r>
          </w:p>
        </w:tc>
        <w:tc>
          <w:tcPr>
            <w:tcW w:w="5744" w:type="dxa"/>
            <w:tcMar>
              <w:top w:w="130" w:type="dxa"/>
              <w:left w:w="130" w:type="dxa"/>
              <w:bottom w:w="130" w:type="dxa"/>
              <w:right w:w="130" w:type="dxa"/>
            </w:tcMar>
            <w:vAlign w:val="center"/>
          </w:tcPr>
          <w:p w14:paraId="5EC7787C" w14:textId="77777777" w:rsidR="009D6CAB" w:rsidRPr="00B4333F"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○保健師などの訪問指導や定期的な訪問を推進するため、行政、ボランティアを含めた体制づくりを行います。</w:t>
            </w:r>
          </w:p>
        </w:tc>
      </w:tr>
    </w:tbl>
    <w:p w14:paraId="596D3E3E"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4EF9BE11" w14:textId="77777777" w:rsidR="009D6CAB" w:rsidRPr="00370011" w:rsidRDefault="00000000" w:rsidP="00B96F49">
      <w:pPr>
        <w:pStyle w:val="1"/>
        <w:shd w:val="clear" w:color="auto" w:fill="4A7A5E"/>
        <w:spacing w:before="480" w:after="320"/>
        <w:ind w:left="60"/>
        <w:jc w:val="center"/>
        <w:rPr>
          <w:rFonts w:ascii="BIZ UDPゴシック" w:eastAsia="BIZ UDPゴシック" w:hAnsi="BIZ UDPゴシック"/>
        </w:rPr>
      </w:pPr>
      <w:bookmarkStart w:id="16" w:name="_TocOno018"/>
      <w:r>
        <w:rPr>
          <w:rFonts w:ascii="BIZ UDPゴシック" w:eastAsia="BIZ UDPゴシック" w:hAnsi="BIZ UDPゴシック"/>
          <w:b/>
          <w:bCs/>
          <w:color w:val="FFFFFF"/>
          <w:sz w:val="30"/>
          <w:szCs w:val="30"/>
        </w:rPr>
        <w:lastRenderedPageBreak/>
        <w:t>第7章　自立した生活の支援・意思決定支援の推進</w:t>
      </w:r>
      <w:bookmarkEnd w:id="16"/>
    </w:p>
    <w:p w14:paraId="5DFD8171"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1　意思決定支援及び相談支援体制の充実</w:t>
      </w:r>
    </w:p>
    <w:p w14:paraId="615BC223" w14:textId="77777777" w:rsidR="009D6CAB" w:rsidRPr="00B4333F" w:rsidRDefault="00000000" w:rsidP="00B4333F">
      <w:pP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18339CBF" w14:textId="77777777" w:rsidR="009D6CAB" w:rsidRPr="00370011" w:rsidRDefault="00000000" w:rsidP="00B96F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が尊厳のある自分らしい暮らしを実現できるよう、自ら意思を決定することに支援が必要な障がい者等に対して意思決定支援を行うとともに、障がい者本人の自己決定を尊重する観点から、障がい者が自らの決定に基づき、身近な地域で相談支援を受けることのできる体制の構築を推進することが重要になります。</w:t>
      </w:r>
    </w:p>
    <w:p w14:paraId="0F1111AC" w14:textId="77777777" w:rsidR="009D6CAB" w:rsidRPr="00370011" w:rsidRDefault="00000000" w:rsidP="00B96F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現在、町の相談窓口は役場、地域包括支援センター、社会福祉施設、社会福祉協議会、医療機関、教育関係機関、地域活動支援センターとなっています。また地域の相談窓口は障がい者相談員、民生委員・児童委員等となっており、必要に応じて連携を取りながら活動、支援を行っています。</w:t>
      </w:r>
    </w:p>
    <w:p w14:paraId="1CDFB580" w14:textId="77777777" w:rsidR="009D6CAB" w:rsidRDefault="00000000" w:rsidP="00B96F49">
      <w:pP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令和8年度の関係団体ヒアリングでは、「生活困窮者」「成年後見制度」「ひきこもり」を中心に意見交換が行われ、支援が必要な人の把握の難しさや、児童・障がい・高齢等の分野間の縦割りの解消、分野横断的な連携体制の必要性が指摘されています。国の基本指針（第8期）では、相談支援体制の充実強化にあたり、相談支援専門員等が身近にいないことによる「望まないセルフプラン」の件数を令和11年度末までにゼロとすることが新たな成果目標として掲げられており、基幹相談支援センターを中心とした伴走的な相談支援体制の確保が一層重要となっています。</w:t>
      </w:r>
    </w:p>
    <w:p w14:paraId="4D42A3F3" w14:textId="77777777" w:rsidR="00B4333F" w:rsidRDefault="00B4333F" w:rsidP="00B4333F">
      <w:pPr>
        <w:spacing w:after="200" w:line="360" w:lineRule="auto"/>
        <w:rPr>
          <w:rFonts w:ascii="BIZ UDPゴシック" w:eastAsia="BIZ UDPゴシック" w:hAnsi="BIZ UDPゴシック"/>
          <w:sz w:val="22"/>
          <w:szCs w:val="22"/>
        </w:rPr>
      </w:pPr>
    </w:p>
    <w:p w14:paraId="109880D0" w14:textId="77777777" w:rsidR="00B4333F" w:rsidRDefault="00B4333F" w:rsidP="00B4333F">
      <w:pPr>
        <w:spacing w:after="200" w:line="360" w:lineRule="auto"/>
        <w:rPr>
          <w:rFonts w:ascii="BIZ UDPゴシック" w:eastAsia="BIZ UDPゴシック" w:hAnsi="BIZ UDPゴシック"/>
          <w:sz w:val="22"/>
          <w:szCs w:val="22"/>
        </w:rPr>
      </w:pPr>
    </w:p>
    <w:p w14:paraId="459275BE" w14:textId="77777777" w:rsidR="00B4333F" w:rsidRDefault="00B4333F" w:rsidP="00B4333F">
      <w:pPr>
        <w:spacing w:after="200" w:line="360" w:lineRule="auto"/>
        <w:rPr>
          <w:rFonts w:ascii="BIZ UDPゴシック" w:eastAsia="BIZ UDPゴシック" w:hAnsi="BIZ UDPゴシック"/>
          <w:sz w:val="22"/>
          <w:szCs w:val="22"/>
        </w:rPr>
      </w:pPr>
    </w:p>
    <w:p w14:paraId="1EBBCD1F" w14:textId="77777777" w:rsidR="00B4333F" w:rsidRDefault="00B4333F" w:rsidP="00B4333F">
      <w:pPr>
        <w:spacing w:after="200" w:line="360" w:lineRule="auto"/>
        <w:rPr>
          <w:rFonts w:ascii="BIZ UDPゴシック" w:eastAsia="BIZ UDPゴシック" w:hAnsi="BIZ UDPゴシック"/>
          <w:sz w:val="22"/>
          <w:szCs w:val="22"/>
        </w:rPr>
      </w:pPr>
    </w:p>
    <w:p w14:paraId="25B8E299" w14:textId="77777777" w:rsidR="00B4333F" w:rsidRDefault="00B4333F" w:rsidP="00B4333F">
      <w:pPr>
        <w:spacing w:after="200" w:line="360" w:lineRule="auto"/>
        <w:rPr>
          <w:rFonts w:ascii="BIZ UDPゴシック" w:eastAsia="BIZ UDPゴシック" w:hAnsi="BIZ UDPゴシック"/>
          <w:sz w:val="22"/>
          <w:szCs w:val="22"/>
        </w:rPr>
      </w:pPr>
    </w:p>
    <w:p w14:paraId="40D9D43C" w14:textId="77777777" w:rsidR="00B4333F" w:rsidRDefault="00B4333F" w:rsidP="00B4333F">
      <w:pPr>
        <w:spacing w:after="200" w:line="360" w:lineRule="auto"/>
        <w:rPr>
          <w:rFonts w:ascii="BIZ UDPゴシック" w:eastAsia="BIZ UDPゴシック" w:hAnsi="BIZ UDPゴシック"/>
          <w:sz w:val="22"/>
          <w:szCs w:val="22"/>
        </w:rPr>
      </w:pPr>
    </w:p>
    <w:p w14:paraId="7FAFD4AA" w14:textId="77777777" w:rsidR="00B4333F" w:rsidRDefault="00B4333F" w:rsidP="00B4333F">
      <w:pPr>
        <w:spacing w:after="200" w:line="360" w:lineRule="auto"/>
        <w:rPr>
          <w:rFonts w:ascii="BIZ UDPゴシック" w:eastAsia="BIZ UDPゴシック" w:hAnsi="BIZ UDPゴシック"/>
          <w:sz w:val="22"/>
          <w:szCs w:val="22"/>
        </w:rPr>
      </w:pPr>
    </w:p>
    <w:p w14:paraId="177E79EB" w14:textId="77777777" w:rsidR="00B4333F" w:rsidRDefault="00B4333F" w:rsidP="00B4333F">
      <w:pPr>
        <w:spacing w:after="200" w:line="360" w:lineRule="auto"/>
        <w:rPr>
          <w:rFonts w:ascii="BIZ UDPゴシック" w:eastAsia="BIZ UDPゴシック" w:hAnsi="BIZ UDPゴシック"/>
          <w:sz w:val="22"/>
          <w:szCs w:val="22"/>
        </w:rPr>
      </w:pPr>
    </w:p>
    <w:p w14:paraId="6A17DF18" w14:textId="77777777" w:rsidR="00B4333F" w:rsidRDefault="00B4333F" w:rsidP="00B4333F">
      <w:pPr>
        <w:spacing w:after="200" w:line="360" w:lineRule="auto"/>
        <w:rPr>
          <w:rFonts w:ascii="BIZ UDPゴシック" w:eastAsia="BIZ UDPゴシック" w:hAnsi="BIZ UDPゴシック"/>
          <w:sz w:val="22"/>
          <w:szCs w:val="22"/>
        </w:rPr>
      </w:pPr>
    </w:p>
    <w:p>
      <w:pPr>
        <w:pBdr>
          <w:left w:val="single" w:sz="18" w:space="4" w:color="538135" w:themeColor="accent6" w:themeShade="BF"/>
        </w:pBdr>
        <w:spacing w:after="200" w:line="360" w:lineRule="auto"/>
        <w:ind w:firstLineChars="100" w:firstLine="220"/>
        <w:rPr>
          <w:ins w:id="91248" w:author="Ryo Wakayama" w:date="2026-10-20T09:00:00Z"/>
          <w:rFonts w:ascii="BIZ UDPゴシック" w:eastAsia="BIZ UDPゴシック" w:hAnsi="BIZ UDPゴシック"/>
        </w:rPr>
      </w:pPr>
      <w:ins w:id="91249" w:author="Ryo Wakayama" w:date="2026-10-20T09:00:00Z">
        <w:r>
          <w:rPr>
            <w:rFonts w:ascii="BIZ UDPゴシック" w:eastAsia="BIZ UDPゴシック" w:hAnsi="BIZ UDPゴシック"/>
            <w:sz w:val="22"/>
            <w:szCs w:val="22"/>
          </w:rPr>
          <w:t xml:space="preserve">令和8年度の調査では、悩みや困ったことの相談相手は「家族や親せき」が73.7％と突出し、「かかりつけの医師や看護師」24.7％、「友人・知人」23.9％が続きます。「相談支援事業所などの民間の相談窓口」「行政機関の相談窓口」はいずれも8.5％にとどまり、「相談する相手がいない」方も4.6％います。</w:t>
        </w:r>
      </w:ins>
    </w:p>
    <w:p>
      <w:pPr>
        <w:spacing w:before="260" w:after="160"/>
        <w:rPr>
          <w:ins w:id="91250" w:author="Ryo Wakayama" w:date="2026-10-20T09:00:00Z"/>
          <w:rFonts w:ascii="BIZ UDPゴシック" w:eastAsia="BIZ UDPゴシック" w:hAnsi="BIZ UDPゴシック"/>
        </w:rPr>
      </w:pPr>
      <w:ins w:id="91251" w:author="Ryo Wakayama" w:date="2026-10-20T09:00:00Z">
        <w:r>
          <w:rPr>
            <w:rFonts w:ascii="BIZ UDPゴシック" w:eastAsia="BIZ UDPゴシック" w:hAnsi="BIZ UDPゴシック"/>
            <w:sz w:val="22"/>
            <w:szCs w:val="22"/>
          </w:rPr>
          <w:t xml:space="preserve">【図21】悩みや困ったことの相談相手（障がいのある方・複数回答）</w:t>
        </w:r>
      </w:ins>
    </w:p>
    <w:p>
      <w:pPr>
        <w:pBdr>
          <w:left w:val="single" w:sz="18" w:space="4" w:color="538135" w:themeColor="accent6" w:themeShade="BF"/>
        </w:pBdr>
        <w:spacing w:after="200" w:line="360" w:lineRule="auto"/>
        <w:rPr>
          <w:ins w:id="91252" w:author="Ryo Wakayama" w:date="2026-10-20T09:00:00Z"/>
          <w:rFonts w:ascii="BIZ UDPゴシック" w:eastAsia="BIZ UDPゴシック" w:hAnsi="BIZ UDPゴシック"/>
        </w:rPr>
        <w:jc w:val="center"/>
      </w:pPr>
      <w:ins w:id="91253" w:author="Ryo Wakayama" w:date="2026-10-23T09:00:00Z">
        <w:r>
          <w:drawing>
            <wp:inline xmlns:a="http://schemas.openxmlformats.org/drawingml/2006/main" xmlns:pic="http://schemas.openxmlformats.org/drawingml/2006/picture" distT="0" distB="0" distL="0" distR="0">
              <wp:extent cx="5400000" cy="4586301"/>
              <wp:docPr id="8016" name="zu_r8_16.png"/>
              <wp:cNvGraphicFramePr>
                <a:graphicFrameLocks noChangeAspect="1"/>
              </wp:cNvGraphicFramePr>
              <a:graphic>
                <a:graphicData uri="http://schemas.openxmlformats.org/drawingml/2006/picture">
                  <pic:pic>
                    <pic:nvPicPr>
                      <pic:cNvPr id="0" name="zu_r8_16.png"/>
                      <pic:cNvPicPr/>
                    </pic:nvPicPr>
                    <pic:blipFill>
                      <a:blip r:embed="rIdZu16"/>
                      <a:stretch>
                        <a:fillRect/>
                      </a:stretch>
                    </pic:blipFill>
                    <pic:spPr>
                      <a:xfrm>
                        <a:off x="0" y="0"/>
                        <a:ext cx="5400000" cy="4586301"/>
                      </a:xfrm>
                      <a:prstGeom prst="rect">
                        <a:avLst/>
                      </a:prstGeom>
                    </pic:spPr>
                  </pic:pic>
                </a:graphicData>
              </a:graphic>
            </wp:inline>
          </w:drawing>
        </w:r>
      </w:ins>
    </w:p>
    <w:p>
      <w:pPr>
        <w:spacing w:line="240" w:lineRule="auto"/>
        <w:jc w:val="right"/>
        <w:rPr>
          <w:ins w:id="91254" w:author="Ryo Wakayama" w:date="2026-10-20T09:00:00Z"/>
          <w:rFonts w:ascii="BIZ UDPゴシック" w:eastAsia="BIZ UDPゴシック" w:hAnsi="BIZ UDPゴシック"/>
        </w:rPr>
      </w:pPr>
      <w:ins w:id="91255" w:author="Ryo Wakayama" w:date="2026-10-20T09:00:00Z">
        <w:r>
          <w:rPr>
            <w:rFonts w:ascii="BIZ UDPゴシック" w:eastAsia="BIZ UDPゴシック" w:hAnsi="BIZ UDPゴシック"/>
            <w:sz w:val="18"/>
            <w:szCs w:val="18"/>
          </w:rPr>
          <w:t xml:space="preserve">資料：令和8年度 障がい福祉に関するアンケート調査</w:t>
        </w:r>
      </w:ins>
    </w:p>
    <w:p w14:paraId="30D69ACC" w14:textId="77777777" w:rsidR="00B4333F" w:rsidRPr="00B4333F" w:rsidRDefault="00B4333F" w:rsidP="00B4333F">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lastRenderedPageBreak/>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p>
      <w:pPr>
        <w:spacing w:before="260" w:after="160"/>
        <w:rPr>
          <w:ins w:id="91784" w:author="Ryo Wakayama" w:date="2026-10-20T09:00:00Z"/>
          <w:rFonts w:ascii="BIZ UDPゴシック" w:eastAsia="BIZ UDPゴシック" w:hAnsi="BIZ UDPゴシック"/>
        </w:rPr>
      </w:pPr>
      <w:ins w:id="91785" w:author="Ryo Wakayama" w:date="2026-10-20T09:00:00Z">
        <w:r>
          <w:rPr>
            <w:rFonts w:ascii="BIZ UDPゴシック" w:eastAsia="BIZ UDPゴシック" w:hAnsi="BIZ UDPゴシック"/>
            <w:sz w:val="22"/>
            <w:szCs w:val="22"/>
          </w:rPr>
          <w:t xml:space="preserve">【表30】意思決定支援及び相談支援体制の充実の施策の方向</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6"/>
        <w:gridCol w:w="5744"/>
      </w:tblGrid>
      <w:tr w:rsidR="009D6CAB" w:rsidRPr="00370011" w14:paraId="56F5B2E4" w14:textId="77777777" w:rsidTr="00B4333F">
        <w:tc>
          <w:tcPr>
            <w:tcW w:w="3256" w:type="dxa"/>
            <w:shd w:val="clear" w:color="auto" w:fill="FFF2CC" w:themeFill="accent4" w:themeFillTint="33"/>
            <w:tcMar>
              <w:top w:w="130" w:type="dxa"/>
              <w:left w:w="130" w:type="dxa"/>
              <w:bottom w:w="130" w:type="dxa"/>
              <w:right w:w="130" w:type="dxa"/>
            </w:tcMar>
            <w:vAlign w:val="center"/>
          </w:tcPr>
          <w:p w14:paraId="33FD6059" w14:textId="77777777" w:rsidR="009D6CAB" w:rsidRP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①相談支援体制の充実</w:t>
            </w:r>
          </w:p>
        </w:tc>
        <w:tc>
          <w:tcPr>
            <w:tcW w:w="5744" w:type="dxa"/>
            <w:tcMar>
              <w:top w:w="130" w:type="dxa"/>
              <w:left w:w="130" w:type="dxa"/>
              <w:bottom w:w="130" w:type="dxa"/>
              <w:right w:w="130" w:type="dxa"/>
            </w:tcMar>
            <w:vAlign w:val="center"/>
          </w:tcPr>
          <w:p w14:paraId="1A6600D0" w14:textId="77777777" w:rsid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○障がい者が保健、医療、福祉の各分野の制度やサービスをはじめ生活全般について、必要な情報の提供や身近に相談できるよう相談支援体制の整備・充実を図ります。 </w:t>
            </w:r>
          </w:p>
          <w:p w14:paraId="5639F42B" w14:textId="77777777" w:rsid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自立支援協議会において関係機関等が相互の連絡を図ることにより、地域における障がい者等への支援体制に関する課題について情報を共有し、関係機関とのネットワークづくりなどの連携の緊密化を図ります。 </w:t>
            </w:r>
          </w:p>
          <w:p w14:paraId="0858EFD7" w14:textId="77777777" w:rsidR="009D6CAB" w:rsidRP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○田村地方基幹相談支援センターを中心に、「望まないセルフプラン」の解消に向けた伴走的な相談支援体制の確保に努めます。</w:t>
            </w:r>
          </w:p>
        </w:tc>
      </w:tr>
      <w:tr w:rsidR="009D6CAB" w:rsidRPr="00370011" w14:paraId="142C7CE2" w14:textId="77777777" w:rsidTr="00B4333F">
        <w:tc>
          <w:tcPr>
            <w:tcW w:w="3256" w:type="dxa"/>
            <w:shd w:val="clear" w:color="auto" w:fill="FFF2CC" w:themeFill="accent4" w:themeFillTint="33"/>
            <w:tcMar>
              <w:top w:w="130" w:type="dxa"/>
              <w:left w:w="130" w:type="dxa"/>
              <w:bottom w:w="130" w:type="dxa"/>
              <w:right w:w="130" w:type="dxa"/>
            </w:tcMar>
            <w:vAlign w:val="center"/>
          </w:tcPr>
          <w:p w14:paraId="2ADCBFFA" w14:textId="77777777" w:rsidR="009D6CAB" w:rsidRP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②各種制度等の周知・啓発</w:t>
            </w:r>
          </w:p>
        </w:tc>
        <w:tc>
          <w:tcPr>
            <w:tcW w:w="5744" w:type="dxa"/>
            <w:tcMar>
              <w:top w:w="130" w:type="dxa"/>
              <w:left w:w="130" w:type="dxa"/>
              <w:bottom w:w="130" w:type="dxa"/>
              <w:right w:w="130" w:type="dxa"/>
            </w:tcMar>
            <w:vAlign w:val="center"/>
          </w:tcPr>
          <w:p w14:paraId="71BDA9EA" w14:textId="77777777" w:rsidR="009D6CAB" w:rsidRP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○特別障がい者手当等の各種手当や自動車税等の減免、運賃割引など様々な制度について、パンフレットやホームページ等で普及・啓発を図ります。</w:t>
            </w:r>
          </w:p>
        </w:tc>
      </w:tr>
      <w:tr w:rsidR="009D6CAB" w:rsidRPr="00370011" w14:paraId="136F9CB4" w14:textId="77777777" w:rsidTr="00B4333F">
        <w:tc>
          <w:tcPr>
            <w:tcW w:w="3256" w:type="dxa"/>
            <w:shd w:val="clear" w:color="auto" w:fill="FFF2CC" w:themeFill="accent4" w:themeFillTint="33"/>
            <w:tcMar>
              <w:top w:w="130" w:type="dxa"/>
              <w:left w:w="130" w:type="dxa"/>
              <w:bottom w:w="130" w:type="dxa"/>
              <w:right w:w="130" w:type="dxa"/>
            </w:tcMar>
            <w:vAlign w:val="center"/>
          </w:tcPr>
          <w:p w14:paraId="09BF9BC8" w14:textId="77777777" w:rsidR="009D6CAB" w:rsidRP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③人材の養成・確保</w:t>
            </w:r>
          </w:p>
        </w:tc>
        <w:tc>
          <w:tcPr>
            <w:tcW w:w="5744" w:type="dxa"/>
            <w:tcMar>
              <w:top w:w="130" w:type="dxa"/>
              <w:left w:w="130" w:type="dxa"/>
              <w:bottom w:w="130" w:type="dxa"/>
              <w:right w:w="130" w:type="dxa"/>
            </w:tcMar>
            <w:vAlign w:val="center"/>
          </w:tcPr>
          <w:p w14:paraId="16C80B8B" w14:textId="77777777" w:rsidR="009D6CAB" w:rsidRP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○障がい者の地域生活を支えるため、専門知識と技術を備えた人材の育成・確保に努めます。</w:t>
            </w:r>
          </w:p>
        </w:tc>
      </w:tr>
    </w:tbl>
    <w:p w14:paraId="3BDB6AA0" w14:textId="77777777" w:rsidR="00B4333F" w:rsidRDefault="00B4333F" w:rsidP="00B4333F">
      <w:pPr>
        <w:pStyle w:val="a4"/>
      </w:pPr>
    </w:p>
    <w:p w14:paraId="6B964FAB" w14:textId="77777777" w:rsidR="00B4333F" w:rsidRDefault="00B4333F" w:rsidP="00B4333F">
      <w:pPr>
        <w:pStyle w:val="a4"/>
      </w:pPr>
    </w:p>
    <w:p w14:paraId="007B4145" w14:textId="77777777" w:rsidR="00B4333F" w:rsidRDefault="00B4333F" w:rsidP="00B4333F">
      <w:pPr>
        <w:pStyle w:val="a4"/>
      </w:pPr>
    </w:p>
    <w:p w14:paraId="1383A825" w14:textId="77777777" w:rsidR="00B4333F" w:rsidRDefault="00B4333F" w:rsidP="00B4333F">
      <w:pPr>
        <w:pStyle w:val="a4"/>
      </w:pPr>
    </w:p>
    <w:p w14:paraId="3CD65023" w14:textId="77777777" w:rsidR="00B4333F" w:rsidRDefault="00B4333F" w:rsidP="00B4333F">
      <w:pPr>
        <w:pStyle w:val="a4"/>
      </w:pPr>
    </w:p>
    <w:p w14:paraId="04CD12A4" w14:textId="77777777" w:rsidR="00B4333F" w:rsidRDefault="00B4333F" w:rsidP="00B4333F">
      <w:pPr>
        <w:pStyle w:val="a4"/>
      </w:pPr>
    </w:p>
    <w:p w14:paraId="4A50D71F" w14:textId="77777777" w:rsidR="00B4333F" w:rsidRDefault="00B4333F" w:rsidP="00B4333F">
      <w:pPr>
        <w:pStyle w:val="a4"/>
      </w:pPr>
    </w:p>
    <w:p w14:paraId="1A59AD49" w14:textId="77777777" w:rsidR="00B4333F" w:rsidRDefault="00B4333F" w:rsidP="00B4333F">
      <w:pPr>
        <w:pStyle w:val="a4"/>
      </w:pPr>
    </w:p>
    <w:p w14:paraId="7D598802" w14:textId="77777777" w:rsidR="00B4333F" w:rsidRDefault="00B4333F" w:rsidP="00B4333F">
      <w:pPr>
        <w:pStyle w:val="a4"/>
      </w:pPr>
    </w:p>
    <w:p w14:paraId="6EC3A14C" w14:textId="77777777" w:rsidR="00B4333F" w:rsidRDefault="00B4333F" w:rsidP="00B4333F">
      <w:pPr>
        <w:pStyle w:val="a4"/>
      </w:pPr>
    </w:p>
    <w:p w14:paraId="620FC217" w14:textId="77777777" w:rsidR="00B4333F" w:rsidRDefault="00B4333F" w:rsidP="00B4333F">
      <w:pPr>
        <w:pStyle w:val="a4"/>
      </w:pPr>
    </w:p>
    <w:p w14:paraId="1195D256" w14:textId="77777777" w:rsidR="00B4333F" w:rsidRDefault="00B4333F" w:rsidP="00B4333F">
      <w:pPr>
        <w:pStyle w:val="a4"/>
      </w:pPr>
    </w:p>
    <w:p w14:paraId="3BB2E8E3" w14:textId="77777777" w:rsidR="00B4333F" w:rsidRDefault="00B4333F" w:rsidP="00B4333F">
      <w:pPr>
        <w:pStyle w:val="a4"/>
      </w:pPr>
    </w:p>
    <w:p w14:paraId="599D166B" w14:textId="77777777" w:rsidR="00B4333F" w:rsidRDefault="00B4333F" w:rsidP="00B4333F">
      <w:pPr>
        <w:pStyle w:val="a4"/>
      </w:pPr>
    </w:p>
    <w:p w14:paraId="7A71EB6C" w14:textId="77777777" w:rsidR="00B4333F" w:rsidRDefault="00B4333F" w:rsidP="00B4333F">
      <w:pPr>
        <w:pStyle w:val="a4"/>
      </w:pPr>
    </w:p>
    <w:p w14:paraId="7F61854B" w14:textId="77777777" w:rsidR="00B4333F" w:rsidRDefault="00B4333F" w:rsidP="00B4333F">
      <w:pPr>
        <w:pStyle w:val="a4"/>
      </w:pPr>
    </w:p>
    <w:p w14:paraId="5B438036" w14:textId="77777777" w:rsidR="00B4333F" w:rsidRDefault="00B4333F" w:rsidP="00B4333F">
      <w:pPr>
        <w:pStyle w:val="a4"/>
      </w:pPr>
    </w:p>
    <w:p w14:paraId="479A7C19" w14:textId="77777777" w:rsidR="00B4333F" w:rsidRDefault="00B4333F" w:rsidP="00B4333F">
      <w:pPr>
        <w:pStyle w:val="a4"/>
      </w:pPr>
    </w:p>
    <w:p w14:paraId="0C9794D1"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2　障がい福祉サービスの充実</w:t>
      </w:r>
    </w:p>
    <w:p w14:paraId="2E34BF36" w14:textId="77777777" w:rsidR="009D6CAB" w:rsidRPr="00B4333F" w:rsidRDefault="00000000" w:rsidP="00B4333F">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389857AE" w14:textId="77777777" w:rsidR="009D6CAB" w:rsidRPr="00370011" w:rsidRDefault="00000000" w:rsidP="00B4333F">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が住み慣れた地域で安心して日常生活・社会生活を営むことができるよう、個々の障がい者のニーズや実態に応じて、居宅介護、重度訪問介護、同行援護、行動援護等の支援を行うとともに、短期入所及び日中活動の場の確保等により、在宅サービスの量的・質的充実に努める必要があります。</w:t>
      </w:r>
    </w:p>
    <w:p w14:paraId="4768789D" w14:textId="77777777" w:rsidR="009D6CAB" w:rsidRPr="00370011" w:rsidRDefault="00000000" w:rsidP="00B4333F">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del w:id="91122" w:author="Ryo Wakayama" w:date="2026-10-20T09:00:00Z">
        <w:r>
          <w:rPr>
            <w:rFonts w:ascii="BIZ UDPゴシック" w:eastAsia="BIZ UDPゴシック" w:hAnsi="BIZ UDPゴシック"/>
            <w:sz w:val="22"/>
            <w:szCs w:val="22"/>
          </w:rPr>
          <w:delText xml:space="preserve">前回のアンケート調査によると、障がい福祉サービスの今後の利用意向は、障がい者では「相談支援」、「生活介護」、「短期入所（ショートステイ）」、「居宅介護（ホームヘルプ）」が高く、障がい児では「就労移行支援」、「就労継続支援（Ａ型、Ｂ型）」、「放課後等デイサービス」、「相談支援」、「児童発達支援」が高くなっています。</w:delText>
        </w:r>
      </w:del>
      <w:ins w:id="91123" w:author="Ryo Wakayama" w:date="2026-10-20T09:00:00Z">
        <w:r>
          <w:rPr>
            <w:rFonts w:ascii="BIZ UDPゴシック" w:eastAsia="BIZ UDPゴシック" w:hAnsi="BIZ UDPゴシック"/>
            <w:sz w:val="22"/>
            <w:szCs w:val="22"/>
          </w:rPr>
          <w:t xml:space="preserve">令和8年度の調査によると、障がい福祉サービスの今後の利用意向は、障がいのある方では「相談支援」32.4％、「居宅介護」32.0％、「生活介護」28.2％、「短期入所」25.9％が高く、いずれも現在の利用（14.3％・7.3％・9.7％・3.5％）を大きく上回ります。障がいのある子どもでは「就労継続支援」32.0％（8件）、「児童発達支援」24.0％（6件）が多くなっています。</w:t>
        </w:r>
      </w:ins>
    </w:p>
    <w:p>
      <w:pPr>
        <w:pBdr>
          <w:left w:val="single" w:sz="18" w:space="4" w:color="538135" w:themeColor="accent6" w:themeShade="BF"/>
        </w:pBdr>
        <w:spacing w:after="200" w:line="360" w:lineRule="auto"/>
        <w:ind w:firstLineChars="100" w:firstLine="220"/>
        <w:rPr>
          <w:ins w:id="91124" w:author="Ryo Wakayama" w:date="2026-10-20T09:00:00Z"/>
          <w:rFonts w:ascii="BIZ UDPゴシック" w:eastAsia="BIZ UDPゴシック" w:hAnsi="BIZ UDPゴシック"/>
        </w:rPr>
      </w:pPr>
      <w:ins w:id="91125" w:author="Ryo Wakayama" w:date="2026-10-20T09:00:00Z">
        <w:r>
          <w:rPr>
            <w:rFonts w:ascii="BIZ UDPゴシック" w:eastAsia="BIZ UDPゴシック" w:hAnsi="BIZ UDPゴシック"/>
            <w:sz w:val="22"/>
            <w:szCs w:val="22"/>
          </w:rPr>
          <w:t xml:space="preserve">地域で生活するために必要な支援は「経済的な負担の軽減」48.3％、「必要な在宅サービスが適切に利用できること」45.2％、「在宅で医療ケアなどが適切に得られること」43.6％が上位です。</w:t>
        </w:r>
      </w:ins>
    </w:p>
    <w:p w14:paraId="0DE8070A" w14:textId="77777777" w:rsidR="009D6CAB" w:rsidRDefault="00000000" w:rsidP="00B4333F">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障害者総合支援法においては、基本方針として、「施設入所・入院から地域生活への移行を推進」することが定められています。令和6年度の制度改正により、グループホームにおける一人暮らし等を希望する方への支援内容の明確化が図られたほか、令和7年10月からは「就労選択支援」が創設され、障がい者本人が就労先・働き方についてより良い選択ができる体制が整いつつあります。町内に事業所がないサービスも多いことから、引き続き町外事業所との広域的な連携によりサービス確保を図る必要があります。</w:t>
      </w:r>
    </w:p>
    <w:p w14:paraId="1962C29B" w14:textId="77777777" w:rsidR="00B4333F" w:rsidRPr="00370011" w:rsidRDefault="00B4333F" w:rsidP="00B4333F">
      <w:pPr>
        <w:spacing w:after="200" w:line="360" w:lineRule="auto"/>
        <w:rPr>
          <w:rFonts w:ascii="BIZ UDPゴシック" w:eastAsia="BIZ UDPゴシック" w:hAnsi="BIZ UDPゴシック"/>
        </w:rPr>
      </w:pPr>
    </w:p>
    <w:p w14:paraId="7CD08215" w14:textId="77777777" w:rsidR="009D6CAB" w:rsidRPr="00370011" w:rsidRDefault="00000000" w:rsidP="00B4333F">
      <w:pPr>
        <w:spacing w:before="260" w:after="160"/>
        <w:rPr>
          <w:del w:id="91126" w:author="Ryo Wakayama" w:date="2026-10-23T09:00:00Z"/>
          <w:rFonts w:ascii="BIZ UDPゴシック" w:eastAsia="BIZ UDPゴシック" w:hAnsi="BIZ UDPゴシック"/>
        </w:rPr>
      </w:pPr>
      <w:del w:id="91127" w:author="Ryo Wakayama" w:date="2026-10-23T09:00:00Z">
        <w:r>
          <w:rPr>
            <w:rFonts w:ascii="BIZ UDPゴシック" w:eastAsia="BIZ UDPゴシック" w:hAnsi="BIZ UDPゴシック"/>
            <w:b/>
            <w:bCs/>
            <w:sz w:val="22"/>
            <w:szCs w:val="22"/>
          </w:rPr>
          <w:delText>■今後の障がい福祉サービスの利用意向（「利用したい」の回答割合が高い項目）</w:delText>
        </w:r>
      </w:del>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350"/>
        <w:gridCol w:w="3600"/>
        <w:gridCol w:w="1350"/>
      </w:tblGrid>
      <w:tr w:rsidR="009D6CAB" w:rsidRPr="00370011" w14:paraId="51A3B273" w14:textId="77777777">
        <w:trPr>
          <w:tblHeader/>
          <w:del w:id="91128" w:author="Ryo Wakayama" w:date="2026-10-20T09:00:00Z"/>
        </w:trPr>
        <w:tc>
          <w:tcPr>
            <w:tcW w:w="2400" w:type="dxa"/>
            <w:shd w:val="clear" w:color="auto" w:fill="DCE8DC"/>
            <w:tcMar>
              <w:top w:w="130" w:type="dxa"/>
              <w:left w:w="130" w:type="dxa"/>
              <w:bottom w:w="130" w:type="dxa"/>
              <w:right w:w="130" w:type="dxa"/>
            </w:tcMar>
            <w:vAlign w:val="center"/>
          </w:tcPr>
          <w:p w14:paraId="661B4E4C" w14:textId="77777777" w:rsidR="009D6CAB" w:rsidRPr="00370011" w:rsidRDefault="00000000">
            <w:pPr>
              <w:spacing w:line="320" w:lineRule="auto"/>
              <w:jc w:val="center"/>
              <w:rPr>
                <w:del w:id="91129" w:author="Ryo Wakayama" w:date="2026-10-20T09:00:00Z"/>
                <w:rFonts w:ascii="BIZ UDPゴシック" w:eastAsia="BIZ UDPゴシック" w:hAnsi="BIZ UDPゴシック"/>
              </w:rPr>
            </w:pPr>
            <w:del w:id="91130" w:author="Ryo Wakayama" w:date="2026-10-20T09:00:00Z">
              <w:r>
                <w:rPr>
                  <w:rFonts w:ascii="BIZ UDPゴシック" w:eastAsia="BIZ UDPゴシック" w:hAnsi="BIZ UDPゴシック"/>
                  <w:b/>
                  <w:bCs/>
                  <w:sz w:val="20"/>
                  <w:szCs w:val="20"/>
                </w:rPr>
                <w:delText>障がい者（n=280）</w:delText>
              </w:r>
            </w:del>
          </w:p>
        </w:tc>
        <w:tc>
          <w:tcPr>
            <w:tcW w:w="1200" w:type="dxa"/>
            <w:shd w:val="clear" w:color="auto" w:fill="DCE8DC"/>
            <w:tcMar>
              <w:top w:w="130" w:type="dxa"/>
              <w:left w:w="130" w:type="dxa"/>
              <w:bottom w:w="130" w:type="dxa"/>
              <w:right w:w="130" w:type="dxa"/>
            </w:tcMar>
            <w:vAlign w:val="center"/>
          </w:tcPr>
          <w:p w14:paraId="40979E63" w14:textId="77777777" w:rsidR="009D6CAB" w:rsidRPr="00370011" w:rsidRDefault="00000000">
            <w:pPr>
              <w:spacing w:line="320" w:lineRule="auto"/>
              <w:jc w:val="center"/>
              <w:rPr>
                <w:del w:id="91131" w:author="Ryo Wakayama" w:date="2026-10-20T09:00:00Z"/>
                <w:rFonts w:ascii="BIZ UDPゴシック" w:eastAsia="BIZ UDPゴシック" w:hAnsi="BIZ UDPゴシック"/>
              </w:rPr>
            </w:pPr>
            <w:del w:id="91132" w:author="Ryo Wakayama" w:date="2026-10-20T09:00:00Z">
              <w:r>
                <w:rPr>
                  <w:rFonts w:ascii="BIZ UDPゴシック" w:eastAsia="BIZ UDPゴシック" w:hAnsi="BIZ UDPゴシック"/>
                  <w:b/>
                  <w:bCs/>
                  <w:sz w:val="20"/>
                  <w:szCs w:val="20"/>
                </w:rPr>
                <w:delText>割合</w:delText>
              </w:r>
            </w:del>
          </w:p>
        </w:tc>
        <w:tc>
          <w:tcPr>
            <w:tcW w:w="3200" w:type="dxa"/>
            <w:shd w:val="clear" w:color="auto" w:fill="DCE8DC"/>
            <w:tcMar>
              <w:top w:w="130" w:type="dxa"/>
              <w:left w:w="130" w:type="dxa"/>
              <w:bottom w:w="130" w:type="dxa"/>
              <w:right w:w="130" w:type="dxa"/>
            </w:tcMar>
            <w:vAlign w:val="center"/>
          </w:tcPr>
          <w:p w14:paraId="13A42192" w14:textId="77777777" w:rsidR="009D6CAB" w:rsidRPr="00370011" w:rsidRDefault="00000000">
            <w:pPr>
              <w:spacing w:line="320" w:lineRule="auto"/>
              <w:jc w:val="center"/>
              <w:rPr>
                <w:del w:id="91133" w:author="Ryo Wakayama" w:date="2026-10-20T09:00:00Z"/>
                <w:rFonts w:ascii="BIZ UDPゴシック" w:eastAsia="BIZ UDPゴシック" w:hAnsi="BIZ UDPゴシック"/>
              </w:rPr>
            </w:pPr>
            <w:del w:id="91134" w:author="Ryo Wakayama" w:date="2026-10-20T09:00:00Z">
              <w:r>
                <w:rPr>
                  <w:rFonts w:ascii="BIZ UDPゴシック" w:eastAsia="BIZ UDPゴシック" w:hAnsi="BIZ UDPゴシック"/>
                  <w:b/>
                  <w:bCs/>
                  <w:sz w:val="20"/>
                  <w:szCs w:val="20"/>
                </w:rPr>
                <w:delText>障がい児（n=22）</w:delText>
              </w:r>
            </w:del>
          </w:p>
        </w:tc>
        <w:tc>
          <w:tcPr>
            <w:tcW w:w="1200" w:type="dxa"/>
            <w:shd w:val="clear" w:color="auto" w:fill="DCE8DC"/>
            <w:tcMar>
              <w:top w:w="130" w:type="dxa"/>
              <w:left w:w="130" w:type="dxa"/>
              <w:bottom w:w="130" w:type="dxa"/>
              <w:right w:w="130" w:type="dxa"/>
            </w:tcMar>
            <w:vAlign w:val="center"/>
          </w:tcPr>
          <w:p w14:paraId="1AA89D35" w14:textId="77777777" w:rsidR="009D6CAB" w:rsidRPr="00370011" w:rsidRDefault="00000000">
            <w:pPr>
              <w:spacing w:line="320" w:lineRule="auto"/>
              <w:jc w:val="center"/>
              <w:rPr>
                <w:del w:id="91135" w:author="Ryo Wakayama" w:date="2026-10-20T09:00:00Z"/>
                <w:rFonts w:ascii="BIZ UDPゴシック" w:eastAsia="BIZ UDPゴシック" w:hAnsi="BIZ UDPゴシック"/>
              </w:rPr>
            </w:pPr>
            <w:del w:id="91136" w:author="Ryo Wakayama" w:date="2026-10-20T09:00:00Z">
              <w:r>
                <w:rPr>
                  <w:rFonts w:ascii="BIZ UDPゴシック" w:eastAsia="BIZ UDPゴシック" w:hAnsi="BIZ UDPゴシック"/>
                  <w:b/>
                  <w:bCs/>
                  <w:sz w:val="20"/>
                  <w:szCs w:val="20"/>
                </w:rPr>
                <w:delText>割合</w:delText>
              </w:r>
            </w:del>
          </w:p>
        </w:tc>
      </w:tr>
      <w:tr w:rsidR="009D6CAB" w:rsidRPr="00370011" w14:paraId="06BD963C" w14:textId="77777777">
        <w:trPr>
          <w:del w:id="91137" w:author="Ryo Wakayama" w:date="2026-10-20T09:00:00Z"/>
        </w:trPr>
        <w:tc>
          <w:tcPr>
            <w:tcW w:w="2400" w:type="dxa"/>
            <w:tcMar>
              <w:top w:w="130" w:type="dxa"/>
              <w:left w:w="130" w:type="dxa"/>
              <w:bottom w:w="130" w:type="dxa"/>
              <w:right w:w="130" w:type="dxa"/>
            </w:tcMar>
            <w:vAlign w:val="center"/>
          </w:tcPr>
          <w:p w14:paraId="1001C876" w14:textId="77777777" w:rsidR="009D6CAB" w:rsidRPr="00370011" w:rsidRDefault="00000000">
            <w:pPr>
              <w:spacing w:line="320" w:lineRule="auto"/>
              <w:rPr>
                <w:del w:id="91138" w:author="Ryo Wakayama" w:date="2026-10-20T09:00:00Z"/>
                <w:rFonts w:ascii="BIZ UDPゴシック" w:eastAsia="BIZ UDPゴシック" w:hAnsi="BIZ UDPゴシック"/>
              </w:rPr>
            </w:pPr>
            <w:del w:id="91139" w:author="Ryo Wakayama" w:date="2026-10-20T09:00:00Z">
              <w:r>
                <w:rPr>
                  <w:rFonts w:ascii="BIZ UDPゴシック" w:eastAsia="BIZ UDPゴシック" w:hAnsi="BIZ UDPゴシック"/>
                  <w:sz w:val="20"/>
                  <w:szCs w:val="20"/>
                </w:rPr>
                <w:delText>相談支援</w:delText>
              </w:r>
            </w:del>
          </w:p>
        </w:tc>
        <w:tc>
          <w:tcPr>
            <w:tcW w:w="1200" w:type="dxa"/>
            <w:tcMar>
              <w:top w:w="130" w:type="dxa"/>
              <w:left w:w="130" w:type="dxa"/>
              <w:bottom w:w="130" w:type="dxa"/>
              <w:right w:w="130" w:type="dxa"/>
            </w:tcMar>
            <w:vAlign w:val="center"/>
          </w:tcPr>
          <w:p w14:paraId="2F7412D0" w14:textId="77777777" w:rsidR="009D6CAB" w:rsidRPr="00370011" w:rsidRDefault="00000000">
            <w:pPr>
              <w:spacing w:line="320" w:lineRule="auto"/>
              <w:rPr>
                <w:del w:id="91140" w:author="Ryo Wakayama" w:date="2026-10-20T09:00:00Z"/>
                <w:rFonts w:ascii="BIZ UDPゴシック" w:eastAsia="BIZ UDPゴシック" w:hAnsi="BIZ UDPゴシック"/>
              </w:rPr>
            </w:pPr>
            <w:del w:id="91141" w:author="Ryo Wakayama" w:date="2026-10-20T09:00:00Z">
              <w:r>
                <w:rPr>
                  <w:rFonts w:ascii="BIZ UDPゴシック" w:eastAsia="BIZ UDPゴシック" w:hAnsi="BIZ UDPゴシック"/>
                  <w:sz w:val="20"/>
                  <w:szCs w:val="20"/>
                </w:rPr>
                <w:delText>32.1%</w:delText>
              </w:r>
            </w:del>
          </w:p>
        </w:tc>
        <w:tc>
          <w:tcPr>
            <w:tcW w:w="3200" w:type="dxa"/>
            <w:tcMar>
              <w:top w:w="130" w:type="dxa"/>
              <w:left w:w="130" w:type="dxa"/>
              <w:bottom w:w="130" w:type="dxa"/>
              <w:right w:w="130" w:type="dxa"/>
            </w:tcMar>
            <w:vAlign w:val="center"/>
          </w:tcPr>
          <w:p w14:paraId="13027508" w14:textId="77777777" w:rsidR="009D6CAB" w:rsidRPr="00370011" w:rsidRDefault="00000000">
            <w:pPr>
              <w:spacing w:line="320" w:lineRule="auto"/>
              <w:rPr>
                <w:del w:id="91142" w:author="Ryo Wakayama" w:date="2026-10-20T09:00:00Z"/>
                <w:rFonts w:ascii="BIZ UDPゴシック" w:eastAsia="BIZ UDPゴシック" w:hAnsi="BIZ UDPゴシック"/>
              </w:rPr>
            </w:pPr>
            <w:del w:id="91143" w:author="Ryo Wakayama" w:date="2026-10-20T09:00:00Z">
              <w:r>
                <w:rPr>
                  <w:rFonts w:ascii="BIZ UDPゴシック" w:eastAsia="BIZ UDPゴシック" w:hAnsi="BIZ UDPゴシック"/>
                  <w:sz w:val="20"/>
                  <w:szCs w:val="20"/>
                </w:rPr>
                <w:delText>就労移行支援</w:delText>
              </w:r>
            </w:del>
          </w:p>
        </w:tc>
        <w:tc>
          <w:tcPr>
            <w:tcW w:w="1200" w:type="dxa"/>
            <w:tcMar>
              <w:top w:w="130" w:type="dxa"/>
              <w:left w:w="130" w:type="dxa"/>
              <w:bottom w:w="130" w:type="dxa"/>
              <w:right w:w="130" w:type="dxa"/>
            </w:tcMar>
            <w:vAlign w:val="center"/>
          </w:tcPr>
          <w:p w14:paraId="6050619C" w14:textId="77777777" w:rsidR="009D6CAB" w:rsidRPr="00370011" w:rsidRDefault="00000000">
            <w:pPr>
              <w:spacing w:line="320" w:lineRule="auto"/>
              <w:rPr>
                <w:del w:id="91144" w:author="Ryo Wakayama" w:date="2026-10-20T09:00:00Z"/>
                <w:rFonts w:ascii="BIZ UDPゴシック" w:eastAsia="BIZ UDPゴシック" w:hAnsi="BIZ UDPゴシック"/>
              </w:rPr>
            </w:pPr>
            <w:del w:id="91145" w:author="Ryo Wakayama" w:date="2026-10-20T09:00:00Z">
              <w:r>
                <w:rPr>
                  <w:rFonts w:ascii="BIZ UDPゴシック" w:eastAsia="BIZ UDPゴシック" w:hAnsi="BIZ UDPゴシック"/>
                  <w:sz w:val="20"/>
                  <w:szCs w:val="20"/>
                </w:rPr>
                <w:delText>63.6%</w:delText>
              </w:r>
            </w:del>
          </w:p>
        </w:tc>
      </w:tr>
      <w:tr w:rsidR="009D6CAB" w:rsidRPr="00370011" w14:paraId="3058F4ED" w14:textId="77777777">
        <w:trPr>
          <w:del w:id="91146" w:author="Ryo Wakayama" w:date="2026-10-20T09:00:00Z"/>
        </w:trPr>
        <w:tc>
          <w:tcPr>
            <w:tcW w:w="2400" w:type="dxa"/>
            <w:tcMar>
              <w:top w:w="130" w:type="dxa"/>
              <w:left w:w="130" w:type="dxa"/>
              <w:bottom w:w="130" w:type="dxa"/>
              <w:right w:w="130" w:type="dxa"/>
            </w:tcMar>
            <w:vAlign w:val="center"/>
          </w:tcPr>
          <w:p w14:paraId="3239393D" w14:textId="77777777" w:rsidR="009D6CAB" w:rsidRPr="00370011" w:rsidRDefault="00000000">
            <w:pPr>
              <w:spacing w:line="320" w:lineRule="auto"/>
              <w:rPr>
                <w:del w:id="91147" w:author="Ryo Wakayama" w:date="2026-10-20T09:00:00Z"/>
                <w:rFonts w:ascii="BIZ UDPゴシック" w:eastAsia="BIZ UDPゴシック" w:hAnsi="BIZ UDPゴシック"/>
              </w:rPr>
            </w:pPr>
            <w:del w:id="91148" w:author="Ryo Wakayama" w:date="2026-10-20T09:00:00Z">
              <w:r>
                <w:rPr>
                  <w:rFonts w:ascii="BIZ UDPゴシック" w:eastAsia="BIZ UDPゴシック" w:hAnsi="BIZ UDPゴシック"/>
                  <w:sz w:val="20"/>
                  <w:szCs w:val="20"/>
                </w:rPr>
                <w:delText>生活介護</w:delText>
              </w:r>
            </w:del>
          </w:p>
        </w:tc>
        <w:tc>
          <w:tcPr>
            <w:tcW w:w="1200" w:type="dxa"/>
            <w:tcMar>
              <w:top w:w="130" w:type="dxa"/>
              <w:left w:w="130" w:type="dxa"/>
              <w:bottom w:w="130" w:type="dxa"/>
              <w:right w:w="130" w:type="dxa"/>
            </w:tcMar>
            <w:vAlign w:val="center"/>
          </w:tcPr>
          <w:p w14:paraId="5855B0E6" w14:textId="77777777" w:rsidR="009D6CAB" w:rsidRPr="00370011" w:rsidRDefault="00000000">
            <w:pPr>
              <w:spacing w:line="320" w:lineRule="auto"/>
              <w:rPr>
                <w:del w:id="91149" w:author="Ryo Wakayama" w:date="2026-10-20T09:00:00Z"/>
                <w:rFonts w:ascii="BIZ UDPゴシック" w:eastAsia="BIZ UDPゴシック" w:hAnsi="BIZ UDPゴシック"/>
              </w:rPr>
            </w:pPr>
            <w:del w:id="91150" w:author="Ryo Wakayama" w:date="2026-10-20T09:00:00Z">
              <w:r>
                <w:rPr>
                  <w:rFonts w:ascii="BIZ UDPゴシック" w:eastAsia="BIZ UDPゴシック" w:hAnsi="BIZ UDPゴシック"/>
                  <w:sz w:val="20"/>
                  <w:szCs w:val="20"/>
                </w:rPr>
                <w:delText>23.6%</w:delText>
              </w:r>
            </w:del>
          </w:p>
        </w:tc>
        <w:tc>
          <w:tcPr>
            <w:tcW w:w="3200" w:type="dxa"/>
            <w:tcMar>
              <w:top w:w="130" w:type="dxa"/>
              <w:left w:w="130" w:type="dxa"/>
              <w:bottom w:w="130" w:type="dxa"/>
              <w:right w:w="130" w:type="dxa"/>
            </w:tcMar>
            <w:vAlign w:val="center"/>
          </w:tcPr>
          <w:p w14:paraId="6A705C4A" w14:textId="77777777" w:rsidR="009D6CAB" w:rsidRPr="00370011" w:rsidRDefault="00000000">
            <w:pPr>
              <w:spacing w:line="320" w:lineRule="auto"/>
              <w:rPr>
                <w:del w:id="91151" w:author="Ryo Wakayama" w:date="2026-10-20T09:00:00Z"/>
                <w:rFonts w:ascii="BIZ UDPゴシック" w:eastAsia="BIZ UDPゴシック" w:hAnsi="BIZ UDPゴシック"/>
              </w:rPr>
            </w:pPr>
            <w:del w:id="91152" w:author="Ryo Wakayama" w:date="2026-10-20T09:00:00Z">
              <w:r>
                <w:rPr>
                  <w:rFonts w:ascii="BIZ UDPゴシック" w:eastAsia="BIZ UDPゴシック" w:hAnsi="BIZ UDPゴシック"/>
                  <w:sz w:val="20"/>
                  <w:szCs w:val="20"/>
                </w:rPr>
                <w:delText>就労継続支援（Ａ型・Ｂ型）</w:delText>
              </w:r>
            </w:del>
          </w:p>
        </w:tc>
        <w:tc>
          <w:tcPr>
            <w:tcW w:w="1200" w:type="dxa"/>
            <w:tcMar>
              <w:top w:w="130" w:type="dxa"/>
              <w:left w:w="130" w:type="dxa"/>
              <w:bottom w:w="130" w:type="dxa"/>
              <w:right w:w="130" w:type="dxa"/>
            </w:tcMar>
            <w:vAlign w:val="center"/>
          </w:tcPr>
          <w:p w14:paraId="739182EF" w14:textId="77777777" w:rsidR="009D6CAB" w:rsidRPr="00370011" w:rsidRDefault="00000000">
            <w:pPr>
              <w:spacing w:line="320" w:lineRule="auto"/>
              <w:rPr>
                <w:del w:id="91153" w:author="Ryo Wakayama" w:date="2026-10-20T09:00:00Z"/>
                <w:rFonts w:ascii="BIZ UDPゴシック" w:eastAsia="BIZ UDPゴシック" w:hAnsi="BIZ UDPゴシック"/>
              </w:rPr>
            </w:pPr>
            <w:del w:id="91154" w:author="Ryo Wakayama" w:date="2026-10-20T09:00:00Z">
              <w:r>
                <w:rPr>
                  <w:rFonts w:ascii="BIZ UDPゴシック" w:eastAsia="BIZ UDPゴシック" w:hAnsi="BIZ UDPゴシック"/>
                  <w:sz w:val="20"/>
                  <w:szCs w:val="20"/>
                </w:rPr>
                <w:delText>63.6%</w:delText>
              </w:r>
            </w:del>
          </w:p>
        </w:tc>
      </w:tr>
      <w:tr w:rsidR="009D6CAB" w:rsidRPr="00370011" w14:paraId="5BCF3515" w14:textId="77777777">
        <w:trPr>
          <w:del w:id="91155" w:author="Ryo Wakayama" w:date="2026-10-20T09:00:00Z"/>
        </w:trPr>
        <w:tc>
          <w:tcPr>
            <w:tcW w:w="2400" w:type="dxa"/>
            <w:tcMar>
              <w:top w:w="130" w:type="dxa"/>
              <w:left w:w="130" w:type="dxa"/>
              <w:bottom w:w="130" w:type="dxa"/>
              <w:right w:w="130" w:type="dxa"/>
            </w:tcMar>
            <w:vAlign w:val="center"/>
          </w:tcPr>
          <w:p w14:paraId="5FB8E35D" w14:textId="77777777" w:rsidR="009D6CAB" w:rsidRPr="00370011" w:rsidRDefault="00000000">
            <w:pPr>
              <w:spacing w:line="320" w:lineRule="auto"/>
              <w:rPr>
                <w:del w:id="91156" w:author="Ryo Wakayama" w:date="2026-10-20T09:00:00Z"/>
                <w:rFonts w:ascii="BIZ UDPゴシック" w:eastAsia="BIZ UDPゴシック" w:hAnsi="BIZ UDPゴシック"/>
              </w:rPr>
            </w:pPr>
            <w:del w:id="91157" w:author="Ryo Wakayama" w:date="2026-10-20T09:00:00Z">
              <w:r>
                <w:rPr>
                  <w:rFonts w:ascii="BIZ UDPゴシック" w:eastAsia="BIZ UDPゴシック" w:hAnsi="BIZ UDPゴシック"/>
                  <w:sz w:val="20"/>
                  <w:szCs w:val="20"/>
                </w:rPr>
                <w:delText>短期入所（ショートステイ）</w:delText>
              </w:r>
            </w:del>
          </w:p>
        </w:tc>
        <w:tc>
          <w:tcPr>
            <w:tcW w:w="1200" w:type="dxa"/>
            <w:tcMar>
              <w:top w:w="130" w:type="dxa"/>
              <w:left w:w="130" w:type="dxa"/>
              <w:bottom w:w="130" w:type="dxa"/>
              <w:right w:w="130" w:type="dxa"/>
            </w:tcMar>
            <w:vAlign w:val="center"/>
          </w:tcPr>
          <w:p w14:paraId="52F75AA0" w14:textId="77777777" w:rsidR="009D6CAB" w:rsidRPr="00370011" w:rsidRDefault="00000000">
            <w:pPr>
              <w:spacing w:line="320" w:lineRule="auto"/>
              <w:rPr>
                <w:del w:id="91158" w:author="Ryo Wakayama" w:date="2026-10-20T09:00:00Z"/>
                <w:rFonts w:ascii="BIZ UDPゴシック" w:eastAsia="BIZ UDPゴシック" w:hAnsi="BIZ UDPゴシック"/>
              </w:rPr>
            </w:pPr>
            <w:del w:id="91159" w:author="Ryo Wakayama" w:date="2026-10-20T09:00:00Z">
              <w:r>
                <w:rPr>
                  <w:rFonts w:ascii="BIZ UDPゴシック" w:eastAsia="BIZ UDPゴシック" w:hAnsi="BIZ UDPゴシック"/>
                  <w:sz w:val="20"/>
                  <w:szCs w:val="20"/>
                </w:rPr>
                <w:delText>22.9%</w:delText>
              </w:r>
            </w:del>
          </w:p>
        </w:tc>
        <w:tc>
          <w:tcPr>
            <w:tcW w:w="3200" w:type="dxa"/>
            <w:tcMar>
              <w:top w:w="130" w:type="dxa"/>
              <w:left w:w="130" w:type="dxa"/>
              <w:bottom w:w="130" w:type="dxa"/>
              <w:right w:w="130" w:type="dxa"/>
            </w:tcMar>
            <w:vAlign w:val="center"/>
          </w:tcPr>
          <w:p w14:paraId="765C7EEB" w14:textId="77777777" w:rsidR="009D6CAB" w:rsidRPr="00370011" w:rsidRDefault="00000000">
            <w:pPr>
              <w:spacing w:line="320" w:lineRule="auto"/>
              <w:rPr>
                <w:del w:id="91160" w:author="Ryo Wakayama" w:date="2026-10-20T09:00:00Z"/>
                <w:rFonts w:ascii="BIZ UDPゴシック" w:eastAsia="BIZ UDPゴシック" w:hAnsi="BIZ UDPゴシック"/>
              </w:rPr>
            </w:pPr>
            <w:del w:id="91161" w:author="Ryo Wakayama" w:date="2026-10-20T09:00:00Z">
              <w:r>
                <w:rPr>
                  <w:rFonts w:ascii="BIZ UDPゴシック" w:eastAsia="BIZ UDPゴシック" w:hAnsi="BIZ UDPゴシック"/>
                  <w:sz w:val="20"/>
                  <w:szCs w:val="20"/>
                </w:rPr>
                <w:delText>放課後等デイサービス</w:delText>
              </w:r>
            </w:del>
          </w:p>
        </w:tc>
        <w:tc>
          <w:tcPr>
            <w:tcW w:w="1200" w:type="dxa"/>
            <w:tcMar>
              <w:top w:w="130" w:type="dxa"/>
              <w:left w:w="130" w:type="dxa"/>
              <w:bottom w:w="130" w:type="dxa"/>
              <w:right w:w="130" w:type="dxa"/>
            </w:tcMar>
            <w:vAlign w:val="center"/>
          </w:tcPr>
          <w:p w14:paraId="557DF28F" w14:textId="77777777" w:rsidR="009D6CAB" w:rsidRPr="00370011" w:rsidRDefault="00000000">
            <w:pPr>
              <w:spacing w:line="320" w:lineRule="auto"/>
              <w:rPr>
                <w:del w:id="91162" w:author="Ryo Wakayama" w:date="2026-10-20T09:00:00Z"/>
                <w:rFonts w:ascii="BIZ UDPゴシック" w:eastAsia="BIZ UDPゴシック" w:hAnsi="BIZ UDPゴシック"/>
              </w:rPr>
            </w:pPr>
            <w:del w:id="91163" w:author="Ryo Wakayama" w:date="2026-10-20T09:00:00Z">
              <w:r>
                <w:rPr>
                  <w:rFonts w:ascii="BIZ UDPゴシック" w:eastAsia="BIZ UDPゴシック" w:hAnsi="BIZ UDPゴシック"/>
                  <w:sz w:val="20"/>
                  <w:szCs w:val="20"/>
                </w:rPr>
                <w:delText>63.6%</w:delText>
              </w:r>
            </w:del>
          </w:p>
        </w:tc>
      </w:tr>
      <w:tr w:rsidR="009D6CAB" w:rsidRPr="00370011" w14:paraId="179CE4E6" w14:textId="77777777">
        <w:trPr>
          <w:del w:id="91164" w:author="Ryo Wakayama" w:date="2026-10-20T09:00:00Z"/>
        </w:trPr>
        <w:tc>
          <w:tcPr>
            <w:tcW w:w="2400" w:type="dxa"/>
            <w:tcMar>
              <w:top w:w="130" w:type="dxa"/>
              <w:left w:w="130" w:type="dxa"/>
              <w:bottom w:w="130" w:type="dxa"/>
              <w:right w:w="130" w:type="dxa"/>
            </w:tcMar>
            <w:vAlign w:val="center"/>
          </w:tcPr>
          <w:p w14:paraId="37345E5D" w14:textId="77777777" w:rsidR="009D6CAB" w:rsidRPr="00370011" w:rsidRDefault="00000000">
            <w:pPr>
              <w:spacing w:line="320" w:lineRule="auto"/>
              <w:rPr>
                <w:del w:id="91165" w:author="Ryo Wakayama" w:date="2026-10-20T09:00:00Z"/>
                <w:rFonts w:ascii="BIZ UDPゴシック" w:eastAsia="BIZ UDPゴシック" w:hAnsi="BIZ UDPゴシック"/>
              </w:rPr>
            </w:pPr>
            <w:del w:id="91166" w:author="Ryo Wakayama" w:date="2026-10-20T09:00:00Z">
              <w:r>
                <w:rPr>
                  <w:rFonts w:ascii="BIZ UDPゴシック" w:eastAsia="BIZ UDPゴシック" w:hAnsi="BIZ UDPゴシック"/>
                  <w:sz w:val="20"/>
                  <w:szCs w:val="20"/>
                </w:rPr>
                <w:delText>居宅介護（ホームヘルプ）</w:delText>
              </w:r>
            </w:del>
          </w:p>
        </w:tc>
        <w:tc>
          <w:tcPr>
            <w:tcW w:w="1200" w:type="dxa"/>
            <w:tcMar>
              <w:top w:w="130" w:type="dxa"/>
              <w:left w:w="130" w:type="dxa"/>
              <w:bottom w:w="130" w:type="dxa"/>
              <w:right w:w="130" w:type="dxa"/>
            </w:tcMar>
            <w:vAlign w:val="center"/>
          </w:tcPr>
          <w:p w14:paraId="6F14F9A9" w14:textId="77777777" w:rsidR="009D6CAB" w:rsidRPr="00370011" w:rsidRDefault="00000000">
            <w:pPr>
              <w:spacing w:line="320" w:lineRule="auto"/>
              <w:rPr>
                <w:del w:id="91167" w:author="Ryo Wakayama" w:date="2026-10-20T09:00:00Z"/>
                <w:rFonts w:ascii="BIZ UDPゴシック" w:eastAsia="BIZ UDPゴシック" w:hAnsi="BIZ UDPゴシック"/>
              </w:rPr>
            </w:pPr>
            <w:del w:id="91168" w:author="Ryo Wakayama" w:date="2026-10-20T09:00:00Z">
              <w:r>
                <w:rPr>
                  <w:rFonts w:ascii="BIZ UDPゴシック" w:eastAsia="BIZ UDPゴシック" w:hAnsi="BIZ UDPゴシック"/>
                  <w:sz w:val="20"/>
                  <w:szCs w:val="20"/>
                </w:rPr>
                <w:delText>21.4%</w:delText>
              </w:r>
            </w:del>
          </w:p>
        </w:tc>
        <w:tc>
          <w:tcPr>
            <w:tcW w:w="3200" w:type="dxa"/>
            <w:tcMar>
              <w:top w:w="130" w:type="dxa"/>
              <w:left w:w="130" w:type="dxa"/>
              <w:bottom w:w="130" w:type="dxa"/>
              <w:right w:w="130" w:type="dxa"/>
            </w:tcMar>
            <w:vAlign w:val="center"/>
          </w:tcPr>
          <w:p w14:paraId="12BACD78" w14:textId="77777777" w:rsidR="009D6CAB" w:rsidRPr="00370011" w:rsidRDefault="00000000">
            <w:pPr>
              <w:spacing w:line="320" w:lineRule="auto"/>
              <w:rPr>
                <w:del w:id="91169" w:author="Ryo Wakayama" w:date="2026-10-20T09:00:00Z"/>
                <w:rFonts w:ascii="BIZ UDPゴシック" w:eastAsia="BIZ UDPゴシック" w:hAnsi="BIZ UDPゴシック"/>
              </w:rPr>
            </w:pPr>
            <w:del w:id="91170" w:author="Ryo Wakayama" w:date="2026-10-20T09:00:00Z">
              <w:r>
                <w:rPr>
                  <w:rFonts w:ascii="BIZ UDPゴシック" w:eastAsia="BIZ UDPゴシック" w:hAnsi="BIZ UDPゴシック"/>
                  <w:sz w:val="20"/>
                  <w:szCs w:val="20"/>
                </w:rPr>
                <w:delText>相談支援</w:delText>
              </w:r>
            </w:del>
          </w:p>
        </w:tc>
        <w:tc>
          <w:tcPr>
            <w:tcW w:w="1200" w:type="dxa"/>
            <w:tcMar>
              <w:top w:w="130" w:type="dxa"/>
              <w:left w:w="130" w:type="dxa"/>
              <w:bottom w:w="130" w:type="dxa"/>
              <w:right w:w="130" w:type="dxa"/>
            </w:tcMar>
            <w:vAlign w:val="center"/>
          </w:tcPr>
          <w:p w14:paraId="23693EDA" w14:textId="77777777" w:rsidR="009D6CAB" w:rsidRPr="00370011" w:rsidRDefault="00000000">
            <w:pPr>
              <w:spacing w:line="320" w:lineRule="auto"/>
              <w:rPr>
                <w:del w:id="91171" w:author="Ryo Wakayama" w:date="2026-10-20T09:00:00Z"/>
                <w:rFonts w:ascii="BIZ UDPゴシック" w:eastAsia="BIZ UDPゴシック" w:hAnsi="BIZ UDPゴシック"/>
              </w:rPr>
            </w:pPr>
            <w:del w:id="91172" w:author="Ryo Wakayama" w:date="2026-10-20T09:00:00Z">
              <w:r>
                <w:rPr>
                  <w:rFonts w:ascii="BIZ UDPゴシック" w:eastAsia="BIZ UDPゴシック" w:hAnsi="BIZ UDPゴシック"/>
                  <w:sz w:val="20"/>
                  <w:szCs w:val="20"/>
                </w:rPr>
                <w:delText>54.5%</w:delText>
              </w:r>
            </w:del>
          </w:p>
        </w:tc>
      </w:tr>
      <w:tr w:rsidR="009D6CAB" w:rsidRPr="00370011" w14:paraId="63A7A0E7" w14:textId="77777777">
        <w:trPr>
          <w:del w:id="91173" w:author="Ryo Wakayama" w:date="2026-10-20T09:00:00Z"/>
        </w:trPr>
        <w:tc>
          <w:tcPr>
            <w:tcW w:w="2400" w:type="dxa"/>
            <w:tcMar>
              <w:top w:w="130" w:type="dxa"/>
              <w:left w:w="130" w:type="dxa"/>
              <w:bottom w:w="130" w:type="dxa"/>
              <w:right w:w="130" w:type="dxa"/>
            </w:tcMar>
            <w:vAlign w:val="center"/>
          </w:tcPr>
          <w:p w14:paraId="79060BC4" w14:textId="77777777" w:rsidR="009D6CAB" w:rsidRPr="00370011" w:rsidRDefault="00000000">
            <w:pPr>
              <w:spacing w:line="320" w:lineRule="auto"/>
              <w:rPr>
                <w:del w:id="91174" w:author="Ryo Wakayama" w:date="2026-10-20T09:00:00Z"/>
                <w:rFonts w:ascii="BIZ UDPゴシック" w:eastAsia="BIZ UDPゴシック" w:hAnsi="BIZ UDPゴシック"/>
              </w:rPr>
            </w:pPr>
            <w:del w:id="91175" w:author="Ryo Wakayama" w:date="2026-10-20T09:00:00Z">
              <w:r>
                <w:rPr>
                  <w:rFonts w:ascii="BIZ UDPゴシック" w:eastAsia="BIZ UDPゴシック" w:hAnsi="BIZ UDPゴシック"/>
                  <w:sz w:val="20"/>
                  <w:szCs w:val="20"/>
                </w:rPr>
                <w:delText>重度障がい者等包括支援</w:delText>
              </w:r>
            </w:del>
          </w:p>
        </w:tc>
        <w:tc>
          <w:tcPr>
            <w:tcW w:w="1200" w:type="dxa"/>
            <w:tcMar>
              <w:top w:w="130" w:type="dxa"/>
              <w:left w:w="130" w:type="dxa"/>
              <w:bottom w:w="130" w:type="dxa"/>
              <w:right w:w="130" w:type="dxa"/>
            </w:tcMar>
            <w:vAlign w:val="center"/>
          </w:tcPr>
          <w:p w14:paraId="77FE5197" w14:textId="77777777" w:rsidR="009D6CAB" w:rsidRPr="00370011" w:rsidRDefault="00000000">
            <w:pPr>
              <w:spacing w:line="320" w:lineRule="auto"/>
              <w:rPr>
                <w:del w:id="91176" w:author="Ryo Wakayama" w:date="2026-10-20T09:00:00Z"/>
                <w:rFonts w:ascii="BIZ UDPゴシック" w:eastAsia="BIZ UDPゴシック" w:hAnsi="BIZ UDPゴシック"/>
              </w:rPr>
            </w:pPr>
            <w:del w:id="91177" w:author="Ryo Wakayama" w:date="2026-10-20T09:00:00Z">
              <w:r>
                <w:rPr>
                  <w:rFonts w:ascii="BIZ UDPゴシック" w:eastAsia="BIZ UDPゴシック" w:hAnsi="BIZ UDPゴシック"/>
                  <w:sz w:val="20"/>
                  <w:szCs w:val="20"/>
                </w:rPr>
                <w:delText>16.4%</w:delText>
              </w:r>
            </w:del>
          </w:p>
        </w:tc>
        <w:tc>
          <w:tcPr>
            <w:tcW w:w="3200" w:type="dxa"/>
            <w:tcMar>
              <w:top w:w="130" w:type="dxa"/>
              <w:left w:w="130" w:type="dxa"/>
              <w:bottom w:w="130" w:type="dxa"/>
              <w:right w:w="130" w:type="dxa"/>
            </w:tcMar>
            <w:vAlign w:val="center"/>
          </w:tcPr>
          <w:p w14:paraId="728D0391" w14:textId="77777777" w:rsidR="009D6CAB" w:rsidRPr="00370011" w:rsidRDefault="00000000">
            <w:pPr>
              <w:spacing w:line="320" w:lineRule="auto"/>
              <w:rPr>
                <w:del w:id="91178" w:author="Ryo Wakayama" w:date="2026-10-20T09:00:00Z"/>
                <w:rFonts w:ascii="BIZ UDPゴシック" w:eastAsia="BIZ UDPゴシック" w:hAnsi="BIZ UDPゴシック"/>
              </w:rPr>
            </w:pPr>
            <w:del w:id="91179" w:author="Ryo Wakayama" w:date="2026-10-20T09:00:00Z">
              <w:r>
                <w:rPr>
                  <w:rFonts w:ascii="BIZ UDPゴシック" w:eastAsia="BIZ UDPゴシック" w:hAnsi="BIZ UDPゴシック"/>
                  <w:sz w:val="20"/>
                  <w:szCs w:val="20"/>
                </w:rPr>
                <w:delText>児童発達支援</w:delText>
              </w:r>
            </w:del>
          </w:p>
        </w:tc>
        <w:tc>
          <w:tcPr>
            <w:tcW w:w="1200" w:type="dxa"/>
            <w:tcMar>
              <w:top w:w="130" w:type="dxa"/>
              <w:left w:w="130" w:type="dxa"/>
              <w:bottom w:w="130" w:type="dxa"/>
              <w:right w:w="130" w:type="dxa"/>
            </w:tcMar>
            <w:vAlign w:val="center"/>
          </w:tcPr>
          <w:p w14:paraId="26CEB94E" w14:textId="77777777" w:rsidR="009D6CAB" w:rsidRPr="00370011" w:rsidRDefault="00000000">
            <w:pPr>
              <w:spacing w:line="320" w:lineRule="auto"/>
              <w:rPr>
                <w:del w:id="91180" w:author="Ryo Wakayama" w:date="2026-10-20T09:00:00Z"/>
                <w:rFonts w:ascii="BIZ UDPゴシック" w:eastAsia="BIZ UDPゴシック" w:hAnsi="BIZ UDPゴシック"/>
              </w:rPr>
            </w:pPr>
            <w:del w:id="91181" w:author="Ryo Wakayama" w:date="2026-10-20T09:00:00Z">
              <w:r>
                <w:rPr>
                  <w:rFonts w:ascii="BIZ UDPゴシック" w:eastAsia="BIZ UDPゴシック" w:hAnsi="BIZ UDPゴシック"/>
                  <w:sz w:val="20"/>
                  <w:szCs w:val="20"/>
                </w:rPr>
                <w:delText>50.0%</w:delText>
              </w:r>
            </w:del>
          </w:p>
        </w:tc>
      </w:tr>
    </w:tbl>
    <w:p w14:paraId="30D4A745" w14:textId="77777777" w:rsidR="009D6CAB" w:rsidRDefault="00000000">
      <w:pPr>
        <w:spacing w:before="100" w:after="320"/>
        <w:jc w:val="right"/>
        <w:rPr>
          <w:del w:id="91182" w:author="Ryo Wakayama" w:date="2026-10-23T09:00:00Z"/>
          <w:rFonts w:ascii="BIZ UDPゴシック" w:eastAsia="BIZ UDPゴシック" w:hAnsi="BIZ UDPゴシック"/>
          <w:color w:val="5B5B5B"/>
          <w:sz w:val="18"/>
          <w:szCs w:val="18"/>
        </w:rPr>
      </w:pPr>
      <w:del w:id="91183" w:author="Ryo Wakayama" w:date="2026-10-23T09:00:00Z">
        <w:r>
          <w:rPr>
            <w:rFonts w:ascii="BIZ UDPゴシック" w:eastAsia="BIZ UDPゴシック" w:hAnsi="BIZ UDPゴシック"/>
            <w:color w:val="5B5B5B"/>
            <w:sz w:val="18"/>
            <w:szCs w:val="18"/>
          </w:rPr>
          <w:delText>資料：小野町障がい福祉に関するアンケート調査（令和５年10月実施）</w:delText>
        </w:r>
      </w:del>
    </w:p>
    <w:p>
      <w:pPr>
        <w:spacing w:before="260" w:after="160"/>
        <w:rPr>
          <w:ins w:id="91184" w:author="Ryo Wakayama" w:date="2026-10-20T09:00:00Z"/>
          <w:rFonts w:ascii="BIZ UDPゴシック" w:eastAsia="BIZ UDPゴシック" w:hAnsi="BIZ UDPゴシック"/>
        </w:rPr>
      </w:pPr>
      <w:ins w:id="91185" w:author="Ryo Wakayama" w:date="2026-10-20T09:00:00Z">
        <w:r>
          <w:rPr>
            <w:rFonts w:ascii="BIZ UDPゴシック" w:eastAsia="BIZ UDPゴシック" w:hAnsi="BIZ UDPゴシック"/>
            <w:sz w:val="22"/>
            <w:szCs w:val="22"/>
          </w:rPr>
          <w:t xml:space="preserve">【図22】障がい福祉サービスの現在の利用と今後の利用意向（障がいのある方）</w:t>
        </w:r>
      </w:ins>
    </w:p>
    <w:p>
      <w:pPr>
        <w:pBdr>
          <w:left w:val="single" w:sz="18" w:space="4" w:color="538135" w:themeColor="accent6" w:themeShade="BF"/>
        </w:pBdr>
        <w:spacing w:after="200" w:line="360" w:lineRule="auto"/>
        <w:rPr>
          <w:ins w:id="91186" w:author="Ryo Wakayama" w:date="2026-10-20T09:00:00Z"/>
          <w:rFonts w:ascii="BIZ UDPゴシック" w:eastAsia="BIZ UDPゴシック" w:hAnsi="BIZ UDPゴシック"/>
        </w:rPr>
        <w:jc w:val="center"/>
      </w:pPr>
      <w:ins w:id="91187" w:author="Ryo Wakayama" w:date="2026-10-23T09:00:00Z">
        <w:r>
          <w:drawing>
            <wp:inline xmlns:a="http://schemas.openxmlformats.org/drawingml/2006/main" xmlns:pic="http://schemas.openxmlformats.org/drawingml/2006/picture" distT="0" distB="0" distL="0" distR="0">
              <wp:extent cx="5400000" cy="4808219"/>
              <wp:docPr id="8011" name="zu_r8_11.png"/>
              <wp:cNvGraphicFramePr>
                <a:graphicFrameLocks noChangeAspect="1"/>
              </wp:cNvGraphicFramePr>
              <a:graphic>
                <a:graphicData uri="http://schemas.openxmlformats.org/drawingml/2006/picture">
                  <pic:pic>
                    <pic:nvPicPr>
                      <pic:cNvPr id="0" name="zu_r8_11.png"/>
                      <pic:cNvPicPr/>
                    </pic:nvPicPr>
                    <pic:blipFill>
                      <a:blip r:embed="rIdZu11"/>
                      <a:stretch>
                        <a:fillRect/>
                      </a:stretch>
                    </pic:blipFill>
                    <pic:spPr>
                      <a:xfrm>
                        <a:off x="0" y="0"/>
                        <a:ext cx="5400000" cy="4808219"/>
                      </a:xfrm>
                      <a:prstGeom prst="rect">
                        <a:avLst/>
                      </a:prstGeom>
                    </pic:spPr>
                  </pic:pic>
                </a:graphicData>
              </a:graphic>
            </wp:inline>
          </w:drawing>
        </w:r>
      </w:ins>
    </w:p>
    <w:p>
      <w:pPr>
        <w:spacing w:before="260" w:after="160"/>
        <w:rPr>
          <w:ins w:id="91188" w:author="Ryo Wakayama" w:date="2026-10-20T09:00:00Z"/>
          <w:rFonts w:ascii="BIZ UDPゴシック" w:eastAsia="BIZ UDPゴシック" w:hAnsi="BIZ UDPゴシック"/>
        </w:rPr>
      </w:pPr>
      <w:ins w:id="91189" w:author="Ryo Wakayama" w:date="2026-10-20T09:00:00Z">
        <w:r>
          <w:rPr>
            <w:rFonts w:ascii="BIZ UDPゴシック" w:eastAsia="BIZ UDPゴシック" w:hAnsi="BIZ UDPゴシック"/>
            <w:sz w:val="22"/>
            <w:szCs w:val="22"/>
          </w:rPr>
          <w:t xml:space="preserve">【図23】地域で生活するために必要な支援（障がいのある方・複数回答）</w:t>
        </w:r>
      </w:ins>
    </w:p>
    <w:p>
      <w:pPr>
        <w:pBdr>
          <w:left w:val="single" w:sz="18" w:space="4" w:color="538135" w:themeColor="accent6" w:themeShade="BF"/>
        </w:pBdr>
        <w:spacing w:after="200" w:line="360" w:lineRule="auto"/>
        <w:rPr>
          <w:ins w:id="91190" w:author="Ryo Wakayama" w:date="2026-10-20T09:00:00Z"/>
          <w:rFonts w:ascii="BIZ UDPゴシック" w:eastAsia="BIZ UDPゴシック" w:hAnsi="BIZ UDPゴシック"/>
        </w:rPr>
        <w:jc w:val="center"/>
      </w:pPr>
      <w:ins w:id="91191" w:author="Ryo Wakayama" w:date="2026-10-23T09:00:00Z">
        <w:r>
          <w:drawing>
            <wp:inline xmlns:a="http://schemas.openxmlformats.org/drawingml/2006/main" xmlns:pic="http://schemas.openxmlformats.org/drawingml/2006/picture" distT="0" distB="0" distL="0" distR="0">
              <wp:extent cx="5400000" cy="3787397"/>
              <wp:docPr id="8012" name="zu_r8_12.png"/>
              <wp:cNvGraphicFramePr>
                <a:graphicFrameLocks noChangeAspect="1"/>
              </wp:cNvGraphicFramePr>
              <a:graphic>
                <a:graphicData uri="http://schemas.openxmlformats.org/drawingml/2006/picture">
                  <pic:pic>
                    <pic:nvPicPr>
                      <pic:cNvPr id="0" name="zu_r8_12.png"/>
                      <pic:cNvPicPr/>
                    </pic:nvPicPr>
                    <pic:blipFill>
                      <a:blip r:embed="rIdZu12"/>
                      <a:stretch>
                        <a:fillRect/>
                      </a:stretch>
                    </pic:blipFill>
                    <pic:spPr>
                      <a:xfrm>
                        <a:off x="0" y="0"/>
                        <a:ext cx="5400000" cy="3787397"/>
                      </a:xfrm>
                      <a:prstGeom prst="rect">
                        <a:avLst/>
                      </a:prstGeom>
                    </pic:spPr>
                  </pic:pic>
                </a:graphicData>
              </a:graphic>
            </wp:inline>
          </w:drawing>
        </w:r>
      </w:ins>
    </w:p>
    <w:p>
      <w:pPr>
        <w:spacing w:line="240" w:lineRule="auto"/>
        <w:jc w:val="right"/>
        <w:rPr>
          <w:ins w:id="91192" w:author="Ryo Wakayama" w:date="2026-10-20T09:00:00Z"/>
          <w:rFonts w:ascii="BIZ UDPゴシック" w:eastAsia="BIZ UDPゴシック" w:hAnsi="BIZ UDPゴシック"/>
        </w:rPr>
      </w:pPr>
      <w:ins w:id="91193" w:author="Ryo Wakayama" w:date="2026-10-20T09:00:00Z">
        <w:r>
          <w:rPr>
            <w:rFonts w:ascii="BIZ UDPゴシック" w:eastAsia="BIZ UDPゴシック" w:hAnsi="BIZ UDPゴシック"/>
            <w:sz w:val="18"/>
            <w:szCs w:val="18"/>
          </w:rPr>
          <w:t xml:space="preserve">資料：令和8年度 障がい福祉に関するアンケート調査</w:t>
        </w:r>
      </w:ins>
    </w:p>
    <w:p w14:paraId="6921C460" w14:textId="77777777" w:rsidR="00B4333F" w:rsidRDefault="00B4333F">
      <w:pPr>
        <w:spacing w:before="100" w:after="320"/>
        <w:jc w:val="right"/>
        <w:rPr>
          <w:rFonts w:ascii="BIZ UDPゴシック" w:eastAsia="BIZ UDPゴシック" w:hAnsi="BIZ UDPゴシック"/>
          <w:color w:val="5B5B5B"/>
          <w:sz w:val="18"/>
          <w:szCs w:val="18"/>
        </w:rPr>
      </w:pPr>
    </w:p>
    <w:p w14:paraId="4F778D90" w14:textId="77777777" w:rsidR="00896D94" w:rsidRPr="00B4333F" w:rsidRDefault="00896D94" w:rsidP="00896D94">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lastRenderedPageBreak/>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p>
      <w:pPr>
        <w:spacing w:before="260" w:after="160"/>
        <w:rPr>
          <w:ins w:id="91786" w:author="Ryo Wakayama" w:date="2026-10-20T09:00:00Z"/>
          <w:rFonts w:ascii="BIZ UDPゴシック" w:eastAsia="BIZ UDPゴシック" w:hAnsi="BIZ UDPゴシック"/>
        </w:rPr>
      </w:pPr>
      <w:ins w:id="91787" w:author="Ryo Wakayama" w:date="2026-10-20T09:00:00Z">
        <w:r>
          <w:rPr>
            <w:rFonts w:ascii="BIZ UDPゴシック" w:eastAsia="BIZ UDPゴシック" w:hAnsi="BIZ UDPゴシック"/>
            <w:sz w:val="22"/>
            <w:szCs w:val="22"/>
          </w:rPr>
          <w:t xml:space="preserve">【表31】障がい福祉サービスの充実の施策の方向</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gridCol w:w="5603"/>
      </w:tblGrid>
      <w:tr w:rsidR="009D6CAB" w:rsidRPr="00370011" w14:paraId="65A01F79" w14:textId="77777777" w:rsidTr="00896D94">
        <w:tc>
          <w:tcPr>
            <w:tcW w:w="3397" w:type="dxa"/>
            <w:shd w:val="clear" w:color="auto" w:fill="FFF2CC" w:themeFill="accent4" w:themeFillTint="33"/>
            <w:tcMar>
              <w:top w:w="130" w:type="dxa"/>
              <w:left w:w="130" w:type="dxa"/>
              <w:bottom w:w="130" w:type="dxa"/>
              <w:right w:w="130" w:type="dxa"/>
            </w:tcMar>
            <w:vAlign w:val="center"/>
          </w:tcPr>
          <w:p w14:paraId="387E9C5D" w14:textId="77777777" w:rsidR="009D6CAB" w:rsidRP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①障がい福祉サービスの充実</w:t>
            </w:r>
          </w:p>
        </w:tc>
        <w:tc>
          <w:tcPr>
            <w:tcW w:w="5603" w:type="dxa"/>
            <w:tcMar>
              <w:top w:w="130" w:type="dxa"/>
              <w:left w:w="130" w:type="dxa"/>
              <w:bottom w:w="130" w:type="dxa"/>
              <w:right w:w="130" w:type="dxa"/>
            </w:tcMar>
            <w:vAlign w:val="center"/>
          </w:tcPr>
          <w:p w14:paraId="6C416776" w14:textId="77777777" w:rsid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○障がい者が住み慣れた地域で安心して生活していくために、在宅生活を支えるサービスの更なる充実を図ります。 </w:t>
            </w:r>
          </w:p>
          <w:p w14:paraId="242B053E" w14:textId="77777777" w:rsid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○町内で対応できないサービスについては、近隣の市町村の事業所利用など広域的な対応により、必要なサービスを確保します。 </w:t>
            </w:r>
          </w:p>
          <w:p w14:paraId="2174DA3E" w14:textId="77777777" w:rsid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○障がい者が高齢になっても安心してサービスが受けられるよう「共生型サービス」の展開を推進します。 </w:t>
            </w:r>
          </w:p>
          <w:p w14:paraId="1AE53147" w14:textId="77777777" w:rsidR="009D6CAB" w:rsidRP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○就労選択支援について、利用希望者が現れた場合に円滑にサービスを提供できるよう、事業者の動向等を把握しながら提供体制を検討します。</w:t>
            </w:r>
          </w:p>
        </w:tc>
      </w:tr>
      <w:tr w:rsidR="009D6CAB" w:rsidRPr="00370011" w14:paraId="3C6ECBF9" w14:textId="77777777" w:rsidTr="00896D94">
        <w:tc>
          <w:tcPr>
            <w:tcW w:w="3397" w:type="dxa"/>
            <w:shd w:val="clear" w:color="auto" w:fill="FFF2CC" w:themeFill="accent4" w:themeFillTint="33"/>
            <w:tcMar>
              <w:top w:w="130" w:type="dxa"/>
              <w:left w:w="130" w:type="dxa"/>
              <w:bottom w:w="130" w:type="dxa"/>
              <w:right w:w="130" w:type="dxa"/>
            </w:tcMar>
            <w:vAlign w:val="center"/>
          </w:tcPr>
          <w:p w14:paraId="4AE44504" w14:textId="77777777" w:rsidR="009D6CAB" w:rsidRP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②地域生活支援事業の充実</w:t>
            </w:r>
          </w:p>
        </w:tc>
        <w:tc>
          <w:tcPr>
            <w:tcW w:w="5603" w:type="dxa"/>
            <w:tcMar>
              <w:top w:w="130" w:type="dxa"/>
              <w:left w:w="130" w:type="dxa"/>
              <w:bottom w:w="130" w:type="dxa"/>
              <w:right w:w="130" w:type="dxa"/>
            </w:tcMar>
            <w:vAlign w:val="center"/>
          </w:tcPr>
          <w:p w14:paraId="32387F0C" w14:textId="77777777" w:rsidR="009D6CAB" w:rsidRP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地域生活支援事業は、障害者総合支援法第77条に規定される町が実施主体となる事業で、必須事業と任意事業から構成されています。利用者のニーズ等を踏まえ、サービス提供体制を整備し、事業内容の充実に努めます。</w:t>
            </w:r>
          </w:p>
        </w:tc>
      </w:tr>
    </w:tbl>
    <w:p w14:paraId="0193D66B" w14:textId="77777777" w:rsidR="00896D94" w:rsidRDefault="00896D94" w:rsidP="00896D94">
      <w:pPr>
        <w:pStyle w:val="a4"/>
      </w:pPr>
    </w:p>
    <w:p w14:paraId="1F957AE0" w14:textId="77777777" w:rsidR="00896D94" w:rsidRDefault="00896D94" w:rsidP="00896D94">
      <w:pPr>
        <w:pStyle w:val="a4"/>
      </w:pPr>
    </w:p>
    <w:p w14:paraId="4497991A" w14:textId="77777777" w:rsidR="00896D94" w:rsidRDefault="00896D94" w:rsidP="00896D94">
      <w:pPr>
        <w:pStyle w:val="a4"/>
      </w:pPr>
    </w:p>
    <w:p w14:paraId="06D9427E" w14:textId="77777777" w:rsidR="00896D94" w:rsidRDefault="00896D94" w:rsidP="00896D94">
      <w:pPr>
        <w:pStyle w:val="a4"/>
      </w:pPr>
    </w:p>
    <w:p w14:paraId="57D894DE" w14:textId="77777777" w:rsidR="00896D94" w:rsidRDefault="00896D94" w:rsidP="00896D94">
      <w:pPr>
        <w:pStyle w:val="a4"/>
      </w:pPr>
    </w:p>
    <w:p w14:paraId="2AD3F239" w14:textId="77777777" w:rsidR="00896D94" w:rsidRDefault="00896D94" w:rsidP="00896D94">
      <w:pPr>
        <w:pStyle w:val="a4"/>
      </w:pPr>
    </w:p>
    <w:p w14:paraId="20004BED" w14:textId="77777777" w:rsidR="00896D94" w:rsidRDefault="00896D94" w:rsidP="00896D94">
      <w:pPr>
        <w:pStyle w:val="a4"/>
      </w:pPr>
    </w:p>
    <w:p w14:paraId="466D870F" w14:textId="77777777" w:rsidR="00896D94" w:rsidRDefault="00896D94" w:rsidP="00896D94">
      <w:pPr>
        <w:pStyle w:val="a4"/>
      </w:pPr>
    </w:p>
    <w:p w14:paraId="72E31A9F" w14:textId="77777777" w:rsidR="00896D94" w:rsidRDefault="00896D94" w:rsidP="00896D94">
      <w:pPr>
        <w:pStyle w:val="a4"/>
      </w:pPr>
    </w:p>
    <w:p w14:paraId="0D812D3E" w14:textId="77777777" w:rsidR="00896D94" w:rsidRDefault="00896D94" w:rsidP="00896D94">
      <w:pPr>
        <w:pStyle w:val="a4"/>
      </w:pPr>
    </w:p>
    <w:p w14:paraId="2FB15128" w14:textId="77777777" w:rsidR="00896D94" w:rsidRDefault="00896D94" w:rsidP="00896D94">
      <w:pPr>
        <w:pStyle w:val="a4"/>
      </w:pPr>
    </w:p>
    <w:p w14:paraId="408336C2" w14:textId="77777777" w:rsidR="00896D94" w:rsidRDefault="00896D94" w:rsidP="00896D94">
      <w:pPr>
        <w:pStyle w:val="a4"/>
      </w:pPr>
    </w:p>
    <w:p w14:paraId="04D89868" w14:textId="77777777" w:rsidR="00896D94" w:rsidRDefault="00896D94" w:rsidP="00896D94">
      <w:pPr>
        <w:pStyle w:val="a4"/>
      </w:pPr>
    </w:p>
    <w:p w14:paraId="045B7ECA" w14:textId="77777777" w:rsidR="00896D94" w:rsidRDefault="00896D94" w:rsidP="00896D94">
      <w:pPr>
        <w:pStyle w:val="a4"/>
      </w:pPr>
    </w:p>
    <w:p w14:paraId="451BB6EB" w14:textId="77777777" w:rsidR="00896D94" w:rsidRDefault="00896D94" w:rsidP="00896D94">
      <w:pPr>
        <w:pStyle w:val="a4"/>
      </w:pPr>
    </w:p>
    <w:p w14:paraId="53451D4D" w14:textId="77777777" w:rsidR="00896D94" w:rsidRDefault="00896D94" w:rsidP="00896D94">
      <w:pPr>
        <w:pStyle w:val="a4"/>
      </w:pPr>
    </w:p>
    <w:p w14:paraId="1D81FB33" w14:textId="77777777" w:rsidR="00896D94" w:rsidRDefault="00896D94" w:rsidP="00896D94">
      <w:pPr>
        <w:pStyle w:val="a4"/>
      </w:pPr>
    </w:p>
    <w:p w14:paraId="1E8EA068"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3　障がいのある子どもに対する支援の充実</w:t>
      </w:r>
    </w:p>
    <w:p w14:paraId="60AC7731" w14:textId="77777777" w:rsidR="009D6CAB" w:rsidRPr="00896D94" w:rsidRDefault="00000000" w:rsidP="00896D94">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53658298" w14:textId="77777777" w:rsidR="009D6CAB" w:rsidRPr="00370011" w:rsidRDefault="00000000" w:rsidP="00896D9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児の健やかな育成を支援するために、障がい児及びその家族に対し、障がいの疑いがある段階から身近な地域で支援できるよう地域支援体制の構築を図るとともに、地域の保健、医療、障がい福祉、教育、就労支援等の関係機関が連携し、切れ目のない一貫した支援を提供する体制の構築を推進していくことが重要となります。</w:t>
      </w:r>
    </w:p>
    <w:p w14:paraId="784FDB5B" w14:textId="77777777" w:rsidR="009D6CAB" w:rsidRPr="00370011" w:rsidRDefault="00000000" w:rsidP="00896D9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本町では、保健、医療、教育、福祉の各分野の連携のもと、障がいの原因となる疾病の予防、早期発見、早期治療、早期療育の推進を図っており、母子保健事業として、妊産婦や新生児・未熟児に関する相談や支援、乳幼児健康診査など乳幼児の異常の早期発見、適切な支援に努めています。子育て支援課内には「こども家庭センター」が設置され、妊娠期から子育てに関する切れ目ない支援の一連の窓口となっています。</w:t>
      </w:r>
    </w:p>
    <w:p w14:paraId="2A9F1F9B" w14:textId="77777777" w:rsidR="009D6CAB" w:rsidRDefault="00000000" w:rsidP="00896D94">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医療技術の進歩等を背景に、人工呼吸器や胃ろう等を使用し、たんの吸引や経管栄養などの医療的ケアが必要な障がい児が増加しています。医療的ケアが必要な障がい児については、地域において包括的な支援が受けられるように、保健・医療・福祉等の関係機関の連携を促進し、支援体制の充実に努める必要があります。また、令和8年7月に公布された改正医療的ケア児支援法（令和9年4月施行）により、支援の対象が医療的ケア児であった方や重症心身障害者にも広がり、法律名も「医療的ケア児等及び重症心身障害者並びにそれらの家族に対する支援に関する法律」に改められることから、成人期への移行を見据えた切れ目のない支援体制の構築が求められています。</w:t>
      </w:r>
    </w:p>
    <w:p w14:paraId="358C465D" w14:textId="77777777" w:rsidR="00896D94" w:rsidRDefault="00896D94" w:rsidP="00896D94">
      <w:pPr>
        <w:spacing w:after="200" w:line="360" w:lineRule="auto"/>
        <w:rPr>
          <w:rFonts w:ascii="BIZ UDPゴシック" w:eastAsia="BIZ UDPゴシック" w:hAnsi="BIZ UDPゴシック"/>
        </w:rPr>
      </w:pPr>
    </w:p>
    <w:p w14:paraId="61743B72" w14:textId="77777777" w:rsidR="00896D94" w:rsidRDefault="00896D94" w:rsidP="00896D94">
      <w:pPr>
        <w:spacing w:after="200" w:line="360" w:lineRule="auto"/>
        <w:rPr>
          <w:rFonts w:ascii="BIZ UDPゴシック" w:eastAsia="BIZ UDPゴシック" w:hAnsi="BIZ UDPゴシック"/>
        </w:rPr>
      </w:pPr>
    </w:p>
    <w:p w14:paraId="43196034" w14:textId="77777777" w:rsidR="00896D94" w:rsidRDefault="00896D94" w:rsidP="00896D94">
      <w:pPr>
        <w:spacing w:after="200" w:line="360" w:lineRule="auto"/>
        <w:rPr>
          <w:rFonts w:ascii="BIZ UDPゴシック" w:eastAsia="BIZ UDPゴシック" w:hAnsi="BIZ UDPゴシック"/>
        </w:rPr>
      </w:pPr>
    </w:p>
    <w:p w14:paraId="3F8C71EC" w14:textId="77777777" w:rsidR="00896D94" w:rsidRDefault="00896D94" w:rsidP="00896D94">
      <w:pPr>
        <w:spacing w:after="200" w:line="360" w:lineRule="auto"/>
        <w:rPr>
          <w:rFonts w:ascii="BIZ UDPゴシック" w:eastAsia="BIZ UDPゴシック" w:hAnsi="BIZ UDPゴシック"/>
        </w:rPr>
      </w:pPr>
    </w:p>
    <w:p w14:paraId="09FB4C12" w14:textId="77777777" w:rsidR="00896D94" w:rsidRDefault="00896D94" w:rsidP="00896D94">
      <w:pPr>
        <w:spacing w:after="200" w:line="360" w:lineRule="auto"/>
        <w:rPr>
          <w:rFonts w:ascii="BIZ UDPゴシック" w:eastAsia="BIZ UDPゴシック" w:hAnsi="BIZ UDPゴシック"/>
        </w:rPr>
      </w:pPr>
    </w:p>
    <w:p w14:paraId="08A20025" w14:textId="77777777" w:rsidR="00896D94" w:rsidRDefault="00896D94" w:rsidP="00896D94">
      <w:pPr>
        <w:spacing w:after="200" w:line="360" w:lineRule="auto"/>
        <w:rPr>
          <w:rFonts w:ascii="BIZ UDPゴシック" w:eastAsia="BIZ UDPゴシック" w:hAnsi="BIZ UDPゴシック"/>
        </w:rPr>
      </w:pPr>
    </w:p>
    <w:p w14:paraId="49EC485C" w14:textId="77777777" w:rsidR="00896D94" w:rsidRDefault="00896D94" w:rsidP="00896D94">
      <w:pPr>
        <w:spacing w:after="200" w:line="360" w:lineRule="auto"/>
        <w:rPr>
          <w:rFonts w:ascii="BIZ UDPゴシック" w:eastAsia="BIZ UDPゴシック" w:hAnsi="BIZ UDPゴシック"/>
        </w:rPr>
      </w:pPr>
    </w:p>
    <w:p w14:paraId="08A0BEC0" w14:textId="77777777" w:rsidR="00896D94" w:rsidRDefault="00896D94" w:rsidP="00896D94">
      <w:pPr>
        <w:spacing w:after="200" w:line="360" w:lineRule="auto"/>
        <w:rPr>
          <w:rFonts w:ascii="BIZ UDPゴシック" w:eastAsia="BIZ UDPゴシック" w:hAnsi="BIZ UDPゴシック"/>
        </w:rPr>
      </w:pPr>
    </w:p>
    <w:p w14:paraId="258E3A0C" w14:textId="77777777" w:rsidR="00896D94" w:rsidRDefault="00896D94" w:rsidP="00896D94">
      <w:pPr>
        <w:spacing w:after="200" w:line="360" w:lineRule="auto"/>
        <w:rPr>
          <w:rFonts w:ascii="BIZ UDPゴシック" w:eastAsia="BIZ UDPゴシック" w:hAnsi="BIZ UDPゴシック" w:hint="eastAsia"/>
        </w:rPr>
      </w:pPr>
    </w:p>
    <w:p w14:paraId="5C55B6C6" w14:textId="77777777" w:rsidR="00896D94" w:rsidRPr="00896D94" w:rsidRDefault="00896D94" w:rsidP="00896D94">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lastRenderedPageBreak/>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p>
      <w:pPr>
        <w:spacing w:before="260" w:after="160"/>
        <w:rPr>
          <w:ins w:id="91788" w:author="Ryo Wakayama" w:date="2026-10-20T09:00:00Z"/>
          <w:rFonts w:ascii="BIZ UDPゴシック" w:eastAsia="BIZ UDPゴシック" w:hAnsi="BIZ UDPゴシック"/>
        </w:rPr>
      </w:pPr>
      <w:ins w:id="91789" w:author="Ryo Wakayama" w:date="2026-10-20T09:00:00Z">
        <w:r>
          <w:rPr>
            <w:rFonts w:ascii="BIZ UDPゴシック" w:eastAsia="BIZ UDPゴシック" w:hAnsi="BIZ UDPゴシック"/>
            <w:sz w:val="22"/>
            <w:szCs w:val="22"/>
          </w:rPr>
          <w:t xml:space="preserve">【表32】障がいのある子どもに対する支援の充実の施策の方向</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6"/>
        <w:gridCol w:w="5744"/>
      </w:tblGrid>
      <w:tr w:rsidR="009D6CAB" w:rsidRPr="00370011" w14:paraId="695C3952" w14:textId="77777777" w:rsidTr="00896D94">
        <w:tc>
          <w:tcPr>
            <w:tcW w:w="3256" w:type="dxa"/>
            <w:shd w:val="clear" w:color="auto" w:fill="FFF2CC" w:themeFill="accent4" w:themeFillTint="33"/>
            <w:tcMar>
              <w:top w:w="130" w:type="dxa"/>
              <w:left w:w="130" w:type="dxa"/>
              <w:bottom w:w="130" w:type="dxa"/>
              <w:right w:w="130" w:type="dxa"/>
            </w:tcMar>
            <w:vAlign w:val="center"/>
          </w:tcPr>
          <w:p w14:paraId="5F51B0A8" w14:textId="77777777" w:rsidR="009D6CAB" w:rsidRPr="00896D94"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①早期発見と早期療育</w:t>
            </w:r>
          </w:p>
        </w:tc>
        <w:tc>
          <w:tcPr>
            <w:tcW w:w="5744" w:type="dxa"/>
            <w:tcMar>
              <w:top w:w="130" w:type="dxa"/>
              <w:left w:w="130" w:type="dxa"/>
              <w:bottom w:w="130" w:type="dxa"/>
              <w:right w:w="130" w:type="dxa"/>
            </w:tcMar>
            <w:vAlign w:val="center"/>
          </w:tcPr>
          <w:p w14:paraId="5BF2F7FE" w14:textId="77777777" w:rsid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○妊産婦、乳幼児の健康診査、健康相談の充実に努めます。 </w:t>
            </w:r>
          </w:p>
          <w:p w14:paraId="1320B8BF" w14:textId="77777777" w:rsidR="009D6CAB" w:rsidRP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○保健師などの専門職員による療育相談の充実や親子教室などの指導の充実を図ります。</w:t>
            </w:r>
          </w:p>
        </w:tc>
      </w:tr>
      <w:tr w:rsidR="009D6CAB" w:rsidRPr="00370011" w14:paraId="1326310E" w14:textId="77777777" w:rsidTr="00896D94">
        <w:tc>
          <w:tcPr>
            <w:tcW w:w="3256" w:type="dxa"/>
            <w:shd w:val="clear" w:color="auto" w:fill="FFF2CC" w:themeFill="accent4" w:themeFillTint="33"/>
            <w:tcMar>
              <w:top w:w="130" w:type="dxa"/>
              <w:left w:w="130" w:type="dxa"/>
              <w:bottom w:w="130" w:type="dxa"/>
              <w:right w:w="130" w:type="dxa"/>
            </w:tcMar>
            <w:vAlign w:val="center"/>
          </w:tcPr>
          <w:p w14:paraId="120FF900" w14:textId="77777777" w:rsidR="009D6CAB" w:rsidRPr="00896D94"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②母子保健事業の充実</w:t>
            </w:r>
          </w:p>
        </w:tc>
        <w:tc>
          <w:tcPr>
            <w:tcW w:w="5744" w:type="dxa"/>
            <w:tcMar>
              <w:top w:w="130" w:type="dxa"/>
              <w:left w:w="130" w:type="dxa"/>
              <w:bottom w:w="130" w:type="dxa"/>
              <w:right w:w="130" w:type="dxa"/>
            </w:tcMar>
            <w:vAlign w:val="center"/>
          </w:tcPr>
          <w:p w14:paraId="09D0324C" w14:textId="77777777" w:rsidR="009D6CAB" w:rsidRP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○母子保健計画等に基づいて幼児健診や訪問指導などを推進し、母子保健の充実を図ります。</w:t>
            </w:r>
          </w:p>
        </w:tc>
      </w:tr>
      <w:tr w:rsidR="009D6CAB" w:rsidRPr="00370011" w14:paraId="5A0B42D8" w14:textId="77777777" w:rsidTr="00896D94">
        <w:tc>
          <w:tcPr>
            <w:tcW w:w="3256" w:type="dxa"/>
            <w:shd w:val="clear" w:color="auto" w:fill="FFF2CC" w:themeFill="accent4" w:themeFillTint="33"/>
            <w:tcMar>
              <w:top w:w="130" w:type="dxa"/>
              <w:left w:w="130" w:type="dxa"/>
              <w:bottom w:w="130" w:type="dxa"/>
              <w:right w:w="130" w:type="dxa"/>
            </w:tcMar>
            <w:vAlign w:val="center"/>
          </w:tcPr>
          <w:p w14:paraId="3B349657" w14:textId="77777777" w:rsidR="009D6CAB" w:rsidRPr="00896D94"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③障がい児への福祉サービス等の充実</w:t>
            </w:r>
          </w:p>
        </w:tc>
        <w:tc>
          <w:tcPr>
            <w:tcW w:w="5744" w:type="dxa"/>
            <w:tcMar>
              <w:top w:w="130" w:type="dxa"/>
              <w:left w:w="130" w:type="dxa"/>
              <w:bottom w:w="130" w:type="dxa"/>
              <w:right w:w="130" w:type="dxa"/>
            </w:tcMar>
            <w:vAlign w:val="center"/>
          </w:tcPr>
          <w:p w14:paraId="6B78608B" w14:textId="77777777" w:rsid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○小野町こども計画等との緊密な連携を図るとともに、児童福祉法に基づく障がい児支援等の専門的な支援に取り組みます。 </w:t>
            </w:r>
          </w:p>
          <w:p w14:paraId="041CA5A4" w14:textId="77777777" w:rsidR="009D6CAB" w:rsidRP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○医療的ケアが必要な障がい児について、地域において包括的な支援が受けられるように、保健・医療・福祉等の関係機関の連携を促進します。</w:t>
            </w:r>
          </w:p>
        </w:tc>
      </w:tr>
      <w:tr w:rsidR="009D6CAB" w:rsidRPr="00370011" w14:paraId="12A76126" w14:textId="77777777" w:rsidTr="00896D94">
        <w:tc>
          <w:tcPr>
            <w:tcW w:w="3256" w:type="dxa"/>
            <w:shd w:val="clear" w:color="auto" w:fill="FFF2CC" w:themeFill="accent4" w:themeFillTint="33"/>
            <w:tcMar>
              <w:top w:w="130" w:type="dxa"/>
              <w:left w:w="130" w:type="dxa"/>
              <w:bottom w:w="130" w:type="dxa"/>
              <w:right w:w="130" w:type="dxa"/>
            </w:tcMar>
            <w:vAlign w:val="center"/>
          </w:tcPr>
          <w:p w14:paraId="7D103022" w14:textId="77777777" w:rsidR="009D6CAB" w:rsidRPr="00896D94"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④障がい児への一貫した支援</w:t>
            </w:r>
          </w:p>
        </w:tc>
        <w:tc>
          <w:tcPr>
            <w:tcW w:w="5744" w:type="dxa"/>
            <w:tcMar>
              <w:top w:w="130" w:type="dxa"/>
              <w:left w:w="130" w:type="dxa"/>
              <w:bottom w:w="130" w:type="dxa"/>
              <w:right w:w="130" w:type="dxa"/>
            </w:tcMar>
            <w:vAlign w:val="center"/>
          </w:tcPr>
          <w:p w14:paraId="7113761E" w14:textId="77777777" w:rsidR="009D6CAB" w:rsidRP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乳幼児期から学校卒業まで一貫した効果的な支援を身近な場所で提供する体制を確保するため、障がい児支援利用計画等を活用し、教育・保育・療育等の関係機関による効果的な連携体制の確保に努めます。</w:t>
            </w:r>
          </w:p>
        </w:tc>
      </w:tr>
    </w:tbl>
    <w:p w14:paraId="3A46B936"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463C0E41" w14:textId="77777777" w:rsidR="009D6CAB" w:rsidRPr="00370011" w:rsidRDefault="00000000" w:rsidP="00B96F49">
      <w:pPr>
        <w:pStyle w:val="1"/>
        <w:shd w:val="clear" w:color="auto" w:fill="4A7A5E"/>
        <w:spacing w:before="480" w:after="320"/>
        <w:ind w:left="60"/>
        <w:jc w:val="center"/>
        <w:rPr>
          <w:rFonts w:ascii="BIZ UDPゴシック" w:eastAsia="BIZ UDPゴシック" w:hAnsi="BIZ UDPゴシック"/>
        </w:rPr>
      </w:pPr>
      <w:bookmarkStart w:id="17" w:name="_TocOno019"/>
      <w:r>
        <w:rPr>
          <w:rFonts w:ascii="BIZ UDPゴシック" w:eastAsia="BIZ UDPゴシック" w:hAnsi="BIZ UDPゴシック"/>
          <w:b/>
          <w:bCs/>
          <w:color w:val="FFFFFF"/>
          <w:sz w:val="30"/>
          <w:szCs w:val="30"/>
        </w:rPr>
        <w:lastRenderedPageBreak/>
        <w:t>第8章　教育の振興</w:t>
      </w:r>
      <w:bookmarkEnd w:id="17"/>
    </w:p>
    <w:p w14:paraId="08FBB1F4"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1　インクルーシブ教育システムの推進</w:t>
      </w:r>
    </w:p>
    <w:p w14:paraId="3AE6850E" w14:textId="77777777" w:rsidR="009D6CAB" w:rsidRPr="00896D94" w:rsidRDefault="00000000" w:rsidP="00896D94">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388B3264" w14:textId="77777777" w:rsidR="009D6CAB" w:rsidRPr="00370011" w:rsidRDefault="00000000" w:rsidP="00896D9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児の自立と社会参加に向けた主体的な取組を支援するため、教育環境の整備を進めつつ、個別の指導計画や個別の教育支援計画の活用を通じて、学校等に通う障がい児が合理的配慮の提供を受けながら適切な指導や必要な支援を受けられるようにすることが必要です。</w:t>
      </w:r>
    </w:p>
    <w:p w14:paraId="4F190B08" w14:textId="77777777" w:rsidR="009D6CAB" w:rsidRDefault="00000000" w:rsidP="00896D94">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本町では、学校等に通う障がい児への支援に関わる取組を通じて、障がいの有無にかかわらず可能な限り共に教育を受けられるように条件整備を進めるとともに、一人ひとりの障がい特性に合わせた教育的ニーズに最も的確に応える指導を受けることのできる、インクルーシブ教育システムの整備を推進していきます。</w:t>
      </w:r>
    </w:p>
    <w:p>
      <w:pPr>
        <w:pBdr>
          <w:left w:val="single" w:sz="18" w:space="4" w:color="538135" w:themeColor="accent6" w:themeShade="BF"/>
        </w:pBdr>
        <w:spacing w:after="200" w:line="360" w:lineRule="auto"/>
        <w:ind w:firstLineChars="100" w:firstLine="220"/>
        <w:rPr>
          <w:ins w:id="91256" w:author="Ryo Wakayama" w:date="2026-10-20T09:00:00Z"/>
          <w:rFonts w:ascii="BIZ UDPゴシック" w:eastAsia="BIZ UDPゴシック" w:hAnsi="BIZ UDPゴシック"/>
        </w:rPr>
      </w:pPr>
      <w:ins w:id="91257" w:author="Ryo Wakayama" w:date="2026-10-20T09:00:00Z">
        <w:r>
          <w:rPr>
            <w:rFonts w:ascii="BIZ UDPゴシック" w:eastAsia="BIZ UDPゴシック" w:hAnsi="BIZ UDPゴシック"/>
            <w:sz w:val="22"/>
            <w:szCs w:val="22"/>
          </w:rPr>
          <w:t xml:space="preserve">令和8年度の調査（障がいのある子ども、回答25件）では、平日の日中は「一般の小中学校、高校に通っている」が40.0％（10件）で最も多く、「一般の小中学校の支援学級に通っている」16.0％（4件）、「特別支援学校（小中高等部）に通っている」4.0％（1件）です。地域で生活するために必要な支援は「経済的な負担の軽減」48.0％（12件）、「必要な在宅サービスが適切に利用できること」44.0％（11件）、「障がい者に適した住居の確保」40.0％（10件）が上位です。</w:t>
        </w:r>
      </w:ins>
    </w:p>
    <w:p>
      <w:pPr>
        <w:spacing w:before="260" w:after="160"/>
        <w:rPr>
          <w:ins w:id="91258" w:author="Ryo Wakayama" w:date="2026-10-20T09:00:00Z"/>
          <w:rFonts w:ascii="BIZ UDPゴシック" w:eastAsia="BIZ UDPゴシック" w:hAnsi="BIZ UDPゴシック"/>
        </w:rPr>
      </w:pPr>
      <w:ins w:id="91259" w:author="Ryo Wakayama" w:date="2026-10-20T09:00:00Z">
        <w:r>
          <w:rPr>
            <w:rFonts w:ascii="BIZ UDPゴシック" w:eastAsia="BIZ UDPゴシック" w:hAnsi="BIZ UDPゴシック"/>
            <w:sz w:val="22"/>
            <w:szCs w:val="22"/>
          </w:rPr>
          <w:t xml:space="preserve">【図24】障がいのある子どもの平日の日中の過ごし方</w:t>
        </w:r>
      </w:ins>
    </w:p>
    <w:p>
      <w:pPr>
        <w:pBdr>
          <w:left w:val="single" w:sz="18" w:space="4" w:color="538135" w:themeColor="accent6" w:themeShade="BF"/>
        </w:pBdr>
        <w:spacing w:after="200" w:line="360" w:lineRule="auto"/>
        <w:rPr>
          <w:ins w:id="91260" w:author="Ryo Wakayama" w:date="2026-10-20T09:00:00Z"/>
          <w:rFonts w:ascii="BIZ UDPゴシック" w:eastAsia="BIZ UDPゴシック" w:hAnsi="BIZ UDPゴシック"/>
        </w:rPr>
        <w:jc w:val="center"/>
      </w:pPr>
      <w:ins w:id="91261" w:author="Ryo Wakayama" w:date="2026-10-23T09:00:00Z">
        <w:r>
          <w:drawing>
            <wp:inline xmlns:a="http://schemas.openxmlformats.org/drawingml/2006/main" xmlns:pic="http://schemas.openxmlformats.org/drawingml/2006/picture" distT="0" distB="0" distL="0" distR="0">
              <wp:extent cx="5400000" cy="2455890"/>
              <wp:docPr id="8017" name="zu_r8_17.png"/>
              <wp:cNvGraphicFramePr>
                <a:graphicFrameLocks noChangeAspect="1"/>
              </wp:cNvGraphicFramePr>
              <a:graphic>
                <a:graphicData uri="http://schemas.openxmlformats.org/drawingml/2006/picture">
                  <pic:pic>
                    <pic:nvPicPr>
                      <pic:cNvPr id="0" name="zu_r8_17.png"/>
                      <pic:cNvPicPr/>
                    </pic:nvPicPr>
                    <pic:blipFill>
                      <a:blip r:embed="rIdZu17"/>
                      <a:stretch>
                        <a:fillRect/>
                      </a:stretch>
                    </pic:blipFill>
                    <pic:spPr>
                      <a:xfrm>
                        <a:off x="0" y="0"/>
                        <a:ext cx="5400000" cy="2455890"/>
                      </a:xfrm>
                      <a:prstGeom prst="rect">
                        <a:avLst/>
                      </a:prstGeom>
                    </pic:spPr>
                  </pic:pic>
                </a:graphicData>
              </a:graphic>
            </wp:inline>
          </w:drawing>
        </w:r>
      </w:ins>
    </w:p>
    <w:p>
      <w:pPr>
        <w:spacing w:before="260" w:after="160"/>
        <w:rPr>
          <w:ins w:id="91262" w:author="Ryo Wakayama" w:date="2026-10-20T09:00:00Z"/>
          <w:rFonts w:ascii="BIZ UDPゴシック" w:eastAsia="BIZ UDPゴシック" w:hAnsi="BIZ UDPゴシック"/>
        </w:rPr>
      </w:pPr>
      <w:ins w:id="91263" w:author="Ryo Wakayama" w:date="2026-10-20T09:00:00Z">
        <w:r>
          <w:rPr>
            <w:rFonts w:ascii="BIZ UDPゴシック" w:eastAsia="BIZ UDPゴシック" w:hAnsi="BIZ UDPゴシック"/>
            <w:sz w:val="22"/>
            <w:szCs w:val="22"/>
          </w:rPr>
          <w:t xml:space="preserve">【図25】障がいのある子どもが地域で生活するために必要な支援（複数回答）</w:t>
        </w:r>
      </w:ins>
    </w:p>
    <w:p>
      <w:pPr>
        <w:pBdr>
          <w:left w:val="single" w:sz="18" w:space="4" w:color="538135" w:themeColor="accent6" w:themeShade="BF"/>
        </w:pBdr>
        <w:spacing w:after="200" w:line="360" w:lineRule="auto"/>
        <w:rPr>
          <w:ins w:id="91264" w:author="Ryo Wakayama" w:date="2026-10-20T09:00:00Z"/>
          <w:rFonts w:ascii="BIZ UDPゴシック" w:eastAsia="BIZ UDPゴシック" w:hAnsi="BIZ UDPゴシック"/>
        </w:rPr>
        <w:jc w:val="center"/>
      </w:pPr>
      <w:ins w:id="91265" w:author="Ryo Wakayama" w:date="2026-10-23T09:00:00Z">
        <w:r>
          <w:drawing>
            <wp:inline xmlns:a="http://schemas.openxmlformats.org/drawingml/2006/main" xmlns:pic="http://schemas.openxmlformats.org/drawingml/2006/picture" distT="0" distB="0" distL="0" distR="0">
              <wp:extent cx="5400000" cy="3521095"/>
              <wp:docPr id="8018" name="zu_r8_18.png"/>
              <wp:cNvGraphicFramePr>
                <a:graphicFrameLocks noChangeAspect="1"/>
              </wp:cNvGraphicFramePr>
              <a:graphic>
                <a:graphicData uri="http://schemas.openxmlformats.org/drawingml/2006/picture">
                  <pic:pic>
                    <pic:nvPicPr>
                      <pic:cNvPr id="0" name="zu_r8_18.png"/>
                      <pic:cNvPicPr/>
                    </pic:nvPicPr>
                    <pic:blipFill>
                      <a:blip r:embed="rIdZu18"/>
                      <a:stretch>
                        <a:fillRect/>
                      </a:stretch>
                    </pic:blipFill>
                    <pic:spPr>
                      <a:xfrm>
                        <a:off x="0" y="0"/>
                        <a:ext cx="5400000" cy="3521095"/>
                      </a:xfrm>
                      <a:prstGeom prst="rect">
                        <a:avLst/>
                      </a:prstGeom>
                    </pic:spPr>
                  </pic:pic>
                </a:graphicData>
              </a:graphic>
            </wp:inline>
          </w:drawing>
        </w:r>
      </w:ins>
    </w:p>
    <w:p>
      <w:pPr>
        <w:spacing w:line="240" w:lineRule="auto"/>
        <w:jc w:val="right"/>
        <w:rPr>
          <w:ins w:id="91266" w:author="Ryo Wakayama" w:date="2026-10-20T09:00:00Z"/>
          <w:rFonts w:ascii="BIZ UDPゴシック" w:eastAsia="BIZ UDPゴシック" w:hAnsi="BIZ UDPゴシック"/>
        </w:rPr>
      </w:pPr>
      <w:ins w:id="91267" w:author="Ryo Wakayama" w:date="2026-10-20T09:00:00Z">
        <w:r>
          <w:rPr>
            <w:rFonts w:ascii="BIZ UDPゴシック" w:eastAsia="BIZ UDPゴシック" w:hAnsi="BIZ UDPゴシック"/>
            <w:sz w:val="18"/>
            <w:szCs w:val="18"/>
          </w:rPr>
          <w:t xml:space="preserve">資料：令和8年度 障がい福祉に関するアンケート調査</w:t>
        </w:r>
      </w:ins>
    </w:p>
    <w:p w14:paraId="0EC9108B" w14:textId="77777777" w:rsidR="00896D94" w:rsidRPr="00896D94" w:rsidRDefault="00896D94" w:rsidP="00896D94">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p>
      <w:pPr>
        <w:spacing w:before="260" w:after="160"/>
        <w:rPr>
          <w:ins w:id="91790" w:author="Ryo Wakayama" w:date="2026-10-20T09:00:00Z"/>
          <w:rFonts w:ascii="BIZ UDPゴシック" w:eastAsia="BIZ UDPゴシック" w:hAnsi="BIZ UDPゴシック"/>
        </w:rPr>
      </w:pPr>
      <w:ins w:id="91791" w:author="Ryo Wakayama" w:date="2026-10-20T09:00:00Z">
        <w:r>
          <w:rPr>
            <w:rFonts w:ascii="BIZ UDPゴシック" w:eastAsia="BIZ UDPゴシック" w:hAnsi="BIZ UDPゴシック"/>
            <w:sz w:val="22"/>
            <w:szCs w:val="22"/>
          </w:rPr>
          <w:t xml:space="preserve">【表33】インクルーシブ教育システムの推進の施策の方向</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gridCol w:w="5603"/>
      </w:tblGrid>
      <w:tr w:rsidR="009D6CAB" w:rsidRPr="00370011" w14:paraId="26C8BB4F" w14:textId="77777777" w:rsidTr="00896D94">
        <w:tc>
          <w:tcPr>
            <w:tcW w:w="3397" w:type="dxa"/>
            <w:shd w:val="clear" w:color="auto" w:fill="FFF2CC" w:themeFill="accent4" w:themeFillTint="33"/>
            <w:tcMar>
              <w:top w:w="130" w:type="dxa"/>
              <w:left w:w="130" w:type="dxa"/>
              <w:bottom w:w="130" w:type="dxa"/>
              <w:right w:w="130" w:type="dxa"/>
            </w:tcMar>
            <w:vAlign w:val="center"/>
          </w:tcPr>
          <w:p w14:paraId="528C67C8" w14:textId="77777777" w:rsidR="009D6CAB" w:rsidRP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①インクルーシブ教育システムの推進</w:t>
            </w:r>
          </w:p>
        </w:tc>
        <w:tc>
          <w:tcPr>
            <w:tcW w:w="5603" w:type="dxa"/>
            <w:tcMar>
              <w:top w:w="130" w:type="dxa"/>
              <w:left w:w="130" w:type="dxa"/>
              <w:bottom w:w="130" w:type="dxa"/>
              <w:right w:w="130" w:type="dxa"/>
            </w:tcMar>
            <w:vAlign w:val="center"/>
          </w:tcPr>
          <w:p w14:paraId="6F7641D7" w14:textId="77777777" w:rsidR="009D6CAB" w:rsidRP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○障がいのある児童生徒も、障がいのない児童生徒も共に学ぶ「インクルーシブ教育システム」を推進します。</w:t>
            </w:r>
          </w:p>
        </w:tc>
      </w:tr>
      <w:tr w:rsidR="009D6CAB" w:rsidRPr="00370011" w14:paraId="557F0FE5" w14:textId="77777777" w:rsidTr="00896D94">
        <w:tc>
          <w:tcPr>
            <w:tcW w:w="3397" w:type="dxa"/>
            <w:shd w:val="clear" w:color="auto" w:fill="FFF2CC" w:themeFill="accent4" w:themeFillTint="33"/>
            <w:tcMar>
              <w:top w:w="130" w:type="dxa"/>
              <w:left w:w="130" w:type="dxa"/>
              <w:bottom w:w="130" w:type="dxa"/>
              <w:right w:w="130" w:type="dxa"/>
            </w:tcMar>
            <w:vAlign w:val="center"/>
          </w:tcPr>
          <w:p w14:paraId="7DC6963E" w14:textId="77777777" w:rsidR="009D6CAB" w:rsidRP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②早期対応の充実</w:t>
            </w:r>
          </w:p>
        </w:tc>
        <w:tc>
          <w:tcPr>
            <w:tcW w:w="5603" w:type="dxa"/>
            <w:tcMar>
              <w:top w:w="130" w:type="dxa"/>
              <w:left w:w="130" w:type="dxa"/>
              <w:bottom w:w="130" w:type="dxa"/>
              <w:right w:w="130" w:type="dxa"/>
            </w:tcMar>
            <w:vAlign w:val="center"/>
          </w:tcPr>
          <w:p w14:paraId="467ED2D7" w14:textId="77777777" w:rsid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○心身に障がいをもつ幼児、児童生徒の保護者を対象とした家庭教育、進路などの相談を行います。 </w:t>
            </w:r>
          </w:p>
          <w:p w14:paraId="0A6B67F0" w14:textId="77777777" w:rsidR="009D6CAB" w:rsidRP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○障がい児が地域の保育所等において、障がいの特性に応じた保育・教育が受けられるようにするため、保育所等訪問支援を利用できる体制を構築します。</w:t>
            </w:r>
          </w:p>
        </w:tc>
      </w:tr>
    </w:tbl>
    <w:p w14:paraId="06919664" w14:textId="77777777" w:rsidR="00390439" w:rsidRDefault="00390439" w:rsidP="00390439">
      <w:pPr>
        <w:pStyle w:val="a4"/>
      </w:pPr>
    </w:p>
    <w:p w14:paraId="1A4337C6" w14:textId="77777777" w:rsidR="00390439" w:rsidRDefault="00390439" w:rsidP="00390439">
      <w:pPr>
        <w:pStyle w:val="a4"/>
      </w:pPr>
    </w:p>
    <w:p w14:paraId="1FBF584F" w14:textId="77777777" w:rsidR="00390439" w:rsidRDefault="00390439" w:rsidP="00390439">
      <w:pPr>
        <w:pStyle w:val="a4"/>
      </w:pPr>
    </w:p>
    <w:p w14:paraId="0AAB9D14" w14:textId="77777777" w:rsidR="00390439" w:rsidRDefault="00390439" w:rsidP="00390439">
      <w:pPr>
        <w:pStyle w:val="a4"/>
      </w:pPr>
    </w:p>
    <w:p w14:paraId="74B5BB97" w14:textId="77777777" w:rsidR="00390439" w:rsidRDefault="00390439" w:rsidP="00390439">
      <w:pPr>
        <w:pStyle w:val="a4"/>
      </w:pPr>
    </w:p>
    <w:p w14:paraId="7AEA79F3" w14:textId="77777777" w:rsidR="00390439" w:rsidRDefault="00390439" w:rsidP="00390439">
      <w:pPr>
        <w:pStyle w:val="a4"/>
      </w:pPr>
    </w:p>
    <w:p w14:paraId="10556747" w14:textId="77777777" w:rsidR="00390439" w:rsidRDefault="00390439" w:rsidP="00390439">
      <w:pPr>
        <w:pStyle w:val="a4"/>
      </w:pPr>
    </w:p>
    <w:p w14:paraId="3767B5FB" w14:textId="77777777" w:rsidR="00390439" w:rsidRDefault="00390439" w:rsidP="00390439">
      <w:pPr>
        <w:pStyle w:val="a4"/>
      </w:pPr>
    </w:p>
    <w:p w14:paraId="20BD37F3" w14:textId="77777777" w:rsidR="00390439" w:rsidRDefault="00390439" w:rsidP="00390439">
      <w:pPr>
        <w:pStyle w:val="a4"/>
      </w:pPr>
    </w:p>
    <w:p w14:paraId="16182FFC" w14:textId="77777777" w:rsidR="00390439" w:rsidRDefault="00390439" w:rsidP="00390439">
      <w:pPr>
        <w:pStyle w:val="a4"/>
      </w:pPr>
    </w:p>
    <w:p w14:paraId="38F58DB2" w14:textId="77777777" w:rsidR="00390439" w:rsidRDefault="00390439" w:rsidP="00390439">
      <w:pPr>
        <w:pStyle w:val="a4"/>
      </w:pPr>
    </w:p>
    <w:p w14:paraId="3F49B384" w14:textId="77777777" w:rsidR="00390439" w:rsidRDefault="00390439" w:rsidP="00390439">
      <w:pPr>
        <w:pStyle w:val="a4"/>
      </w:pPr>
    </w:p>
    <w:p w14:paraId="09789E3B"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2　教育環境の整備</w:t>
      </w:r>
    </w:p>
    <w:p w14:paraId="735AF7A6" w14:textId="77777777" w:rsidR="009D6CAB" w:rsidRPr="00390439" w:rsidRDefault="00000000" w:rsidP="00390439">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03DBA0AE" w14:textId="77777777" w:rsidR="009D6CAB" w:rsidRPr="00370011" w:rsidRDefault="00000000" w:rsidP="00390439">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特別支援教育とは、一人ひとりの教育的ニーズを把握して、その持てる力を高め、生活や学習上の困難を改善又は克服するために適切な教育や指導を通じて必要な支援を行おうとするものです。小中学校における通常の学級、特別支援学級、特別支援学校という連続性のある「多様な学びの場」の充実を図る必要があります。</w:t>
      </w:r>
    </w:p>
    <w:p w14:paraId="1BAFF2FA" w14:textId="77777777" w:rsidR="009D6CAB" w:rsidRDefault="00000000" w:rsidP="00390439">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学校施設の整備については、障がいの有無にかかわらず、全ての児童生徒が、共に支障なく学校生活を送ることができるよう、障がいの種類や程度に応じたきめ細かな配慮を行うことが求められています。学校施設は災害時に避難所として活用されることもあるため、より一層バリアフリー化を推進していく必要があります。</w:t>
      </w:r>
    </w:p>
    <w:p w14:paraId="48092A66" w14:textId="77777777" w:rsidR="00390439" w:rsidRPr="00446E08" w:rsidRDefault="00446E08" w:rsidP="00446E08">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p>
      <w:pPr>
        <w:spacing w:before="260" w:after="160"/>
        <w:rPr>
          <w:ins w:id="91792" w:author="Ryo Wakayama" w:date="2026-10-20T09:00:00Z"/>
          <w:rFonts w:ascii="BIZ UDPゴシック" w:eastAsia="BIZ UDPゴシック" w:hAnsi="BIZ UDPゴシック"/>
        </w:rPr>
      </w:pPr>
      <w:ins w:id="91793" w:author="Ryo Wakayama" w:date="2026-10-20T09:00:00Z">
        <w:r>
          <w:rPr>
            <w:rFonts w:ascii="BIZ UDPゴシック" w:eastAsia="BIZ UDPゴシック" w:hAnsi="BIZ UDPゴシック"/>
            <w:sz w:val="22"/>
            <w:szCs w:val="22"/>
          </w:rPr>
          <w:t xml:space="preserve">【表34】教育環境の整備の施策の方向</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6"/>
        <w:gridCol w:w="5744"/>
      </w:tblGrid>
      <w:tr w:rsidR="009D6CAB" w:rsidRPr="00370011" w14:paraId="09C0A29A" w14:textId="77777777" w:rsidTr="00390439">
        <w:tc>
          <w:tcPr>
            <w:tcW w:w="3256" w:type="dxa"/>
            <w:shd w:val="clear" w:color="auto" w:fill="FFF2CC" w:themeFill="accent4" w:themeFillTint="33"/>
            <w:tcMar>
              <w:top w:w="130" w:type="dxa"/>
              <w:left w:w="130" w:type="dxa"/>
              <w:bottom w:w="130" w:type="dxa"/>
              <w:right w:w="130" w:type="dxa"/>
            </w:tcMar>
            <w:vAlign w:val="center"/>
          </w:tcPr>
          <w:p w14:paraId="22AC7322" w14:textId="77777777" w:rsidR="009D6CAB" w:rsidRPr="00390439" w:rsidRDefault="00000000" w:rsidP="00390439">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①教育相談・教育支援の充実</w:t>
            </w:r>
          </w:p>
        </w:tc>
        <w:tc>
          <w:tcPr>
            <w:tcW w:w="5744" w:type="dxa"/>
            <w:tcMar>
              <w:top w:w="130" w:type="dxa"/>
              <w:left w:w="130" w:type="dxa"/>
              <w:bottom w:w="130" w:type="dxa"/>
              <w:right w:w="130" w:type="dxa"/>
            </w:tcMar>
            <w:vAlign w:val="center"/>
          </w:tcPr>
          <w:p w14:paraId="4CC99E4A" w14:textId="77777777" w:rsidR="00390439" w:rsidRDefault="00000000" w:rsidP="00390439">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○小学校入学にあたって教育支援を充実させ、日常的に行う教育相談の充実に努めます。 </w:t>
            </w:r>
          </w:p>
          <w:p w14:paraId="6DCA6CE6" w14:textId="77777777" w:rsidR="009D6CAB" w:rsidRPr="00390439" w:rsidRDefault="00000000" w:rsidP="00390439">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○障がい児の状況の変化を確認しながら、より適切な教育ができるよう、関係機関との連携の推進など、校内就学相談体制の充実を図ります。</w:t>
            </w:r>
          </w:p>
        </w:tc>
      </w:tr>
      <w:tr w:rsidR="009D6CAB" w:rsidRPr="00370011" w14:paraId="3D8F63BD" w14:textId="77777777" w:rsidTr="00390439">
        <w:tc>
          <w:tcPr>
            <w:tcW w:w="3256" w:type="dxa"/>
            <w:shd w:val="clear" w:color="auto" w:fill="FFF2CC" w:themeFill="accent4" w:themeFillTint="33"/>
            <w:tcMar>
              <w:top w:w="130" w:type="dxa"/>
              <w:left w:w="130" w:type="dxa"/>
              <w:bottom w:w="130" w:type="dxa"/>
              <w:right w:w="130" w:type="dxa"/>
            </w:tcMar>
            <w:vAlign w:val="center"/>
          </w:tcPr>
          <w:p w14:paraId="3E2AA8EA" w14:textId="77777777" w:rsidR="009D6CAB" w:rsidRPr="00390439" w:rsidRDefault="00000000" w:rsidP="00390439">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②教員の資質の向上</w:t>
            </w:r>
          </w:p>
        </w:tc>
        <w:tc>
          <w:tcPr>
            <w:tcW w:w="5744" w:type="dxa"/>
            <w:tcMar>
              <w:top w:w="130" w:type="dxa"/>
              <w:left w:w="130" w:type="dxa"/>
              <w:bottom w:w="130" w:type="dxa"/>
              <w:right w:w="130" w:type="dxa"/>
            </w:tcMar>
            <w:vAlign w:val="center"/>
          </w:tcPr>
          <w:p w14:paraId="059EF0FA" w14:textId="77777777" w:rsidR="009D6CAB" w:rsidRPr="00390439" w:rsidRDefault="00000000" w:rsidP="00390439">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○一人ひとりの教員及び療育に関わる専門職員の教育・療育、相談等に対する専門性や資質・指導力の向上に努めます。</w:t>
            </w:r>
          </w:p>
        </w:tc>
      </w:tr>
      <w:tr w:rsidR="009D6CAB" w:rsidRPr="00370011" w14:paraId="24B8D8A3" w14:textId="77777777" w:rsidTr="00390439">
        <w:tc>
          <w:tcPr>
            <w:tcW w:w="3256" w:type="dxa"/>
            <w:shd w:val="clear" w:color="auto" w:fill="FFF2CC" w:themeFill="accent4" w:themeFillTint="33"/>
            <w:tcMar>
              <w:top w:w="130" w:type="dxa"/>
              <w:left w:w="130" w:type="dxa"/>
              <w:bottom w:w="130" w:type="dxa"/>
              <w:right w:w="130" w:type="dxa"/>
            </w:tcMar>
            <w:vAlign w:val="center"/>
          </w:tcPr>
          <w:p w14:paraId="40F216FD" w14:textId="77777777" w:rsidR="009D6CAB" w:rsidRPr="00390439" w:rsidRDefault="00000000" w:rsidP="00390439">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③特別支援教育の充実</w:t>
            </w:r>
          </w:p>
        </w:tc>
        <w:tc>
          <w:tcPr>
            <w:tcW w:w="5744" w:type="dxa"/>
            <w:tcMar>
              <w:top w:w="130" w:type="dxa"/>
              <w:left w:w="130" w:type="dxa"/>
              <w:bottom w:w="130" w:type="dxa"/>
              <w:right w:w="130" w:type="dxa"/>
            </w:tcMar>
            <w:vAlign w:val="center"/>
          </w:tcPr>
          <w:p w14:paraId="2268ACC5" w14:textId="77777777" w:rsidR="009D6CAB" w:rsidRPr="00390439" w:rsidRDefault="00000000" w:rsidP="00390439">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○児童生徒一人ひとりに応じた教育的支援が受けられるよう、関係機関と連携して特別支援教育の充実に努めます。</w:t>
            </w:r>
          </w:p>
        </w:tc>
      </w:tr>
      <w:tr w:rsidR="009D6CAB" w:rsidRPr="00370011" w14:paraId="35E32D21" w14:textId="77777777" w:rsidTr="00390439">
        <w:tc>
          <w:tcPr>
            <w:tcW w:w="3256" w:type="dxa"/>
            <w:shd w:val="clear" w:color="auto" w:fill="FFF2CC" w:themeFill="accent4" w:themeFillTint="33"/>
            <w:tcMar>
              <w:top w:w="130" w:type="dxa"/>
              <w:left w:w="130" w:type="dxa"/>
              <w:bottom w:w="130" w:type="dxa"/>
              <w:right w:w="130" w:type="dxa"/>
            </w:tcMar>
            <w:vAlign w:val="center"/>
          </w:tcPr>
          <w:p w14:paraId="625B9B3D" w14:textId="77777777" w:rsidR="009D6CAB" w:rsidRPr="00390439" w:rsidRDefault="00000000" w:rsidP="00390439">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④学校等施設の整備推進</w:t>
            </w:r>
          </w:p>
        </w:tc>
        <w:tc>
          <w:tcPr>
            <w:tcW w:w="5744" w:type="dxa"/>
            <w:tcMar>
              <w:top w:w="130" w:type="dxa"/>
              <w:left w:w="130" w:type="dxa"/>
              <w:bottom w:w="130" w:type="dxa"/>
              <w:right w:w="130" w:type="dxa"/>
            </w:tcMar>
            <w:vAlign w:val="center"/>
          </w:tcPr>
          <w:p w14:paraId="6F5F4B93" w14:textId="77777777" w:rsidR="009D6CAB" w:rsidRPr="00390439" w:rsidRDefault="00000000" w:rsidP="00390439">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○障がいのある児童生徒の一人ひとりの教育的ニーズに応じた教材や支援機器の活用を促進し、学校等の施設におけるバリアフリー化を推進します。</w:t>
            </w:r>
          </w:p>
        </w:tc>
      </w:tr>
    </w:tbl>
    <w:p w14:paraId="67472606"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2F8AA89F" w14:textId="77777777" w:rsidR="009D6CAB" w:rsidRPr="00370011" w:rsidRDefault="00000000" w:rsidP="00B96F49">
      <w:pPr>
        <w:pStyle w:val="1"/>
        <w:shd w:val="clear" w:color="auto" w:fill="4A7A5E"/>
        <w:spacing w:before="480" w:after="320"/>
        <w:ind w:left="60"/>
        <w:jc w:val="center"/>
        <w:rPr>
          <w:rFonts w:ascii="BIZ UDPゴシック" w:eastAsia="BIZ UDPゴシック" w:hAnsi="BIZ UDPゴシック"/>
        </w:rPr>
      </w:pPr>
      <w:bookmarkStart w:id="18" w:name="_TocOno020"/>
      <w:r>
        <w:rPr>
          <w:rFonts w:ascii="BIZ UDPゴシック" w:eastAsia="BIZ UDPゴシック" w:hAnsi="BIZ UDPゴシック"/>
          <w:b/>
          <w:bCs/>
          <w:color w:val="FFFFFF"/>
          <w:sz w:val="30"/>
          <w:szCs w:val="30"/>
        </w:rPr>
        <w:lastRenderedPageBreak/>
        <w:t>第9章　雇用・就業、経済的自立の支援</w:t>
      </w:r>
      <w:bookmarkEnd w:id="18"/>
    </w:p>
    <w:p w14:paraId="75739993"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1　総合的な就労支援</w:t>
      </w:r>
    </w:p>
    <w:p w14:paraId="6ED796FC" w14:textId="77777777" w:rsidR="009D6CAB" w:rsidRPr="00340951" w:rsidRDefault="00000000" w:rsidP="002932E0">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5FC821AE" w14:textId="77777777" w:rsidR="009D6CAB" w:rsidRPr="00370011" w:rsidRDefault="00000000" w:rsidP="002932E0">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が希望や能力、適性を十分に活かして働き、社会参加及び自立した生活を営むためには、障がい特性を踏まえた多様な仕事や就労形態の創出が必要であり、一人ひとりの障がい者に寄り添った支援が求められています。</w:t>
      </w:r>
    </w:p>
    <w:p w14:paraId="1BC0EBDA" w14:textId="77777777" w:rsidR="009D6CAB" w:rsidRPr="00370011" w:rsidRDefault="00000000" w:rsidP="002932E0">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del w:id="91194" w:author="Ryo Wakayama" w:date="2026-10-20T09:00:00Z">
        <w:r>
          <w:rPr>
            <w:rFonts w:ascii="BIZ UDPゴシック" w:eastAsia="BIZ UDPゴシック" w:hAnsi="BIZ UDPゴシック"/>
            <w:sz w:val="22"/>
            <w:szCs w:val="22"/>
          </w:rPr>
          <w:delText xml:space="preserve">前回のアンケート調査によると、障がい者の就労支援として必要なことは、「職場の上司や同僚に障がいの理解があること」が最も多く、次いで「通勤手段の確保」、「短時間勤務や勤務日数等の配慮」が続いています。</w:delText>
        </w:r>
      </w:del>
      <w:ins w:id="91195" w:author="Ryo Wakayama" w:date="2026-10-20T09:00:00Z">
        <w:r>
          <w:rPr>
            <w:rFonts w:ascii="BIZ UDPゴシック" w:eastAsia="BIZ UDPゴシック" w:hAnsi="BIZ UDPゴシック"/>
            <w:sz w:val="22"/>
            <w:szCs w:val="22"/>
          </w:rPr>
          <w:t xml:space="preserve">令和8年度の調査によると、平日の日中を「自宅で過ごしている」障がいのある方は44.0％で、収入を得る仕事をしている方は15.8％です。障がい者の就労支援として必要なことは、「職場の上司や同僚に障がいの理解があること」35.9％が最も多く、次いで「通勤手段の確保」32.8％、「短時間勤務や勤務日数等の配慮」31.3％が続いています。</w:t>
        </w:r>
      </w:ins>
      <w:r>
        <w:rPr>
          <w:rFonts w:ascii="BIZ UDPゴシック" w:eastAsia="BIZ UDPゴシック" w:hAnsi="BIZ UDPゴシック"/>
          <w:sz w:val="22"/>
          <w:szCs w:val="22"/>
        </w:rPr>
        <w:t xml:space="preserve">令和8年度の関係団体ヒアリングでも、「人口減少により企業の働き手不足が深刻化しており、高齢者や障がいのある方も含めた就労機会の確保が必要」との意見や、「就労選択支援事業の開始に向け、障がい者の支援体制を早期に整備する必要がある」との指摘がありました。</w:t>
      </w:r>
    </w:p>
    <w:p w14:paraId="5324C34A" w14:textId="77777777" w:rsidR="009D6CAB" w:rsidRDefault="00000000" w:rsidP="002932E0">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令和7年10月に創設された「就労選択支援」は、障がい者本人が就労アセスメントを通じてより良い就労先・働き方を選択できるよう支援するサービスであり、国の基本指針（第8期）では、協議会設置圏域ごとの事業所設置と、令和11年度の全国の利用者数を82,000人以上とする成果目標が新設されています。また、令和9年4月以降は、新たに就労継続支援Ａ型を利用する場合等にも、原則として就労選択支援を利用する仕組みとなる予定です。町内に事業所がない状況を踏まえ、近隣市町村や関係機関と連携し、必要な方が利用できる体制の確保に努めます。</w:t>
      </w:r>
    </w:p>
    <w:p w14:paraId="4464D775" w14:textId="77777777" w:rsidR="002932E0" w:rsidRPr="00370011" w:rsidRDefault="002932E0" w:rsidP="00B96F49">
      <w:pPr>
        <w:spacing w:after="200" w:line="360" w:lineRule="auto"/>
        <w:ind w:firstLineChars="100" w:firstLine="210"/>
        <w:rPr>
          <w:rFonts w:ascii="BIZ UDPゴシック" w:eastAsia="BIZ UDPゴシック" w:hAnsi="BIZ UDPゴシック"/>
        </w:rPr>
      </w:pPr>
    </w:p>
    <w:p w14:paraId="6BAA7AB8" w14:textId="77777777" w:rsidR="009D6CAB" w:rsidRPr="00370011" w:rsidRDefault="00000000" w:rsidP="002932E0">
      <w:pPr>
        <w:spacing w:before="260" w:after="160"/>
        <w:rPr>
          <w:del w:id="91196" w:author="Ryo Wakayama" w:date="2026-10-23T09:00:00Z"/>
          <w:rFonts w:ascii="BIZ UDPゴシック" w:eastAsia="BIZ UDPゴシック" w:hAnsi="BIZ UDPゴシック"/>
        </w:rPr>
      </w:pPr>
      <w:del w:id="91197" w:author="Ryo Wakayama" w:date="2026-10-23T09:00:00Z">
        <w:r>
          <w:rPr>
            <w:rFonts w:ascii="BIZ UDPゴシック" w:eastAsia="BIZ UDPゴシック" w:hAnsi="BIZ UDPゴシック"/>
            <w:b/>
            <w:bCs/>
            <w:sz w:val="22"/>
            <w:szCs w:val="22"/>
          </w:rPr>
          <w:delText>■障がい者の就労支援として必要なこと（上位項目・複数回答）</w:delText>
        </w:r>
      </w:del>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200"/>
      </w:tblGrid>
      <w:tr w:rsidR="009D6CAB" w:rsidRPr="00370011" w14:paraId="1E8A5718" w14:textId="77777777">
        <w:trPr>
          <w:tblHeader/>
          <w:del w:id="91198" w:author="Ryo Wakayama" w:date="2026-10-20T09:00:00Z"/>
        </w:trPr>
        <w:tc>
          <w:tcPr>
            <w:tcW w:w="5800" w:type="dxa"/>
            <w:shd w:val="clear" w:color="auto" w:fill="DCE8DC"/>
            <w:tcMar>
              <w:top w:w="130" w:type="dxa"/>
              <w:left w:w="130" w:type="dxa"/>
              <w:bottom w:w="130" w:type="dxa"/>
              <w:right w:w="130" w:type="dxa"/>
            </w:tcMar>
            <w:vAlign w:val="center"/>
          </w:tcPr>
          <w:p w14:paraId="0632CF2C" w14:textId="77777777" w:rsidR="009D6CAB" w:rsidRPr="00370011" w:rsidRDefault="00000000">
            <w:pPr>
              <w:spacing w:line="320" w:lineRule="auto"/>
              <w:jc w:val="center"/>
              <w:rPr>
                <w:del w:id="91199" w:author="Ryo Wakayama" w:date="2026-10-20T09:00:00Z"/>
                <w:rFonts w:ascii="BIZ UDPゴシック" w:eastAsia="BIZ UDPゴシック" w:hAnsi="BIZ UDPゴシック"/>
              </w:rPr>
            </w:pPr>
            <w:del w:id="91200" w:author="Ryo Wakayama" w:date="2026-10-20T09:00:00Z">
              <w:r>
                <w:rPr>
                  <w:rFonts w:ascii="BIZ UDPゴシック" w:eastAsia="BIZ UDPゴシック" w:hAnsi="BIZ UDPゴシック"/>
                  <w:b/>
                  <w:bCs/>
                  <w:sz w:val="20"/>
                  <w:szCs w:val="20"/>
                </w:rPr>
                <w:delText>必要なこと</w:delText>
              </w:r>
            </w:del>
          </w:p>
        </w:tc>
        <w:tc>
          <w:tcPr>
            <w:tcW w:w="3200" w:type="dxa"/>
            <w:shd w:val="clear" w:color="auto" w:fill="DCE8DC"/>
            <w:tcMar>
              <w:top w:w="130" w:type="dxa"/>
              <w:left w:w="130" w:type="dxa"/>
              <w:bottom w:w="130" w:type="dxa"/>
              <w:right w:w="130" w:type="dxa"/>
            </w:tcMar>
            <w:vAlign w:val="center"/>
          </w:tcPr>
          <w:p w14:paraId="664274DE" w14:textId="77777777" w:rsidR="009D6CAB" w:rsidRPr="00370011" w:rsidRDefault="00000000">
            <w:pPr>
              <w:spacing w:line="320" w:lineRule="auto"/>
              <w:jc w:val="center"/>
              <w:rPr>
                <w:del w:id="91201" w:author="Ryo Wakayama" w:date="2026-10-20T09:00:00Z"/>
                <w:rFonts w:ascii="BIZ UDPゴシック" w:eastAsia="BIZ UDPゴシック" w:hAnsi="BIZ UDPゴシック"/>
              </w:rPr>
            </w:pPr>
            <w:del w:id="91202" w:author="Ryo Wakayama" w:date="2026-10-20T09:00:00Z">
              <w:r>
                <w:rPr>
                  <w:rFonts w:ascii="BIZ UDPゴシック" w:eastAsia="BIZ UDPゴシック" w:hAnsi="BIZ UDPゴシック"/>
                  <w:b/>
                  <w:bCs/>
                  <w:sz w:val="20"/>
                  <w:szCs w:val="20"/>
                </w:rPr>
                <w:delText>全体（n=280）</w:delText>
              </w:r>
            </w:del>
          </w:p>
        </w:tc>
      </w:tr>
      <w:tr w:rsidR="009D6CAB" w:rsidRPr="00370011" w14:paraId="26D357CE" w14:textId="77777777">
        <w:trPr>
          <w:del w:id="91203" w:author="Ryo Wakayama" w:date="2026-10-20T09:00:00Z"/>
        </w:trPr>
        <w:tc>
          <w:tcPr>
            <w:tcW w:w="5800" w:type="dxa"/>
            <w:tcMar>
              <w:top w:w="130" w:type="dxa"/>
              <w:left w:w="130" w:type="dxa"/>
              <w:bottom w:w="130" w:type="dxa"/>
              <w:right w:w="130" w:type="dxa"/>
            </w:tcMar>
            <w:vAlign w:val="center"/>
          </w:tcPr>
          <w:p w14:paraId="3C3C0385" w14:textId="77777777" w:rsidR="009D6CAB" w:rsidRPr="00370011" w:rsidRDefault="00000000">
            <w:pPr>
              <w:spacing w:line="320" w:lineRule="auto"/>
              <w:rPr>
                <w:del w:id="91204" w:author="Ryo Wakayama" w:date="2026-10-20T09:00:00Z"/>
                <w:rFonts w:ascii="BIZ UDPゴシック" w:eastAsia="BIZ UDPゴシック" w:hAnsi="BIZ UDPゴシック"/>
              </w:rPr>
            </w:pPr>
            <w:del w:id="91205" w:author="Ryo Wakayama" w:date="2026-10-20T09:00:00Z">
              <w:r>
                <w:rPr>
                  <w:rFonts w:ascii="BIZ UDPゴシック" w:eastAsia="BIZ UDPゴシック" w:hAnsi="BIZ UDPゴシック"/>
                  <w:sz w:val="20"/>
                  <w:szCs w:val="20"/>
                </w:rPr>
                <w:delText>職場の上司や同僚に障がいの理解があること</w:delText>
              </w:r>
            </w:del>
          </w:p>
        </w:tc>
        <w:tc>
          <w:tcPr>
            <w:tcW w:w="3200" w:type="dxa"/>
            <w:tcMar>
              <w:top w:w="130" w:type="dxa"/>
              <w:left w:w="130" w:type="dxa"/>
              <w:bottom w:w="130" w:type="dxa"/>
              <w:right w:w="130" w:type="dxa"/>
            </w:tcMar>
            <w:vAlign w:val="center"/>
          </w:tcPr>
          <w:p w14:paraId="655FC9F3" w14:textId="77777777" w:rsidR="009D6CAB" w:rsidRPr="00370011" w:rsidRDefault="00000000">
            <w:pPr>
              <w:spacing w:line="320" w:lineRule="auto"/>
              <w:rPr>
                <w:del w:id="91206" w:author="Ryo Wakayama" w:date="2026-10-20T09:00:00Z"/>
                <w:rFonts w:ascii="BIZ UDPゴシック" w:eastAsia="BIZ UDPゴシック" w:hAnsi="BIZ UDPゴシック"/>
              </w:rPr>
            </w:pPr>
            <w:del w:id="91207" w:author="Ryo Wakayama" w:date="2026-10-20T09:00:00Z">
              <w:r>
                <w:rPr>
                  <w:rFonts w:ascii="BIZ UDPゴシック" w:eastAsia="BIZ UDPゴシック" w:hAnsi="BIZ UDPゴシック"/>
                  <w:sz w:val="20"/>
                  <w:szCs w:val="20"/>
                </w:rPr>
                <w:delText>32.5%</w:delText>
              </w:r>
            </w:del>
          </w:p>
        </w:tc>
      </w:tr>
      <w:tr w:rsidR="009D6CAB" w:rsidRPr="00370011" w14:paraId="5B9480ED" w14:textId="77777777">
        <w:trPr>
          <w:del w:id="91208" w:author="Ryo Wakayama" w:date="2026-10-20T09:00:00Z"/>
        </w:trPr>
        <w:tc>
          <w:tcPr>
            <w:tcW w:w="5800" w:type="dxa"/>
            <w:tcMar>
              <w:top w:w="130" w:type="dxa"/>
              <w:left w:w="130" w:type="dxa"/>
              <w:bottom w:w="130" w:type="dxa"/>
              <w:right w:w="130" w:type="dxa"/>
            </w:tcMar>
            <w:vAlign w:val="center"/>
          </w:tcPr>
          <w:p w14:paraId="14DC3C3A" w14:textId="77777777" w:rsidR="009D6CAB" w:rsidRPr="00370011" w:rsidRDefault="00000000">
            <w:pPr>
              <w:spacing w:line="320" w:lineRule="auto"/>
              <w:rPr>
                <w:del w:id="91209" w:author="Ryo Wakayama" w:date="2026-10-20T09:00:00Z"/>
                <w:rFonts w:ascii="BIZ UDPゴシック" w:eastAsia="BIZ UDPゴシック" w:hAnsi="BIZ UDPゴシック"/>
              </w:rPr>
            </w:pPr>
            <w:del w:id="91210" w:author="Ryo Wakayama" w:date="2026-10-20T09:00:00Z">
              <w:r>
                <w:rPr>
                  <w:rFonts w:ascii="BIZ UDPゴシック" w:eastAsia="BIZ UDPゴシック" w:hAnsi="BIZ UDPゴシック"/>
                  <w:sz w:val="20"/>
                  <w:szCs w:val="20"/>
                </w:rPr>
                <w:delText>通勤手段の確保</w:delText>
              </w:r>
            </w:del>
          </w:p>
        </w:tc>
        <w:tc>
          <w:tcPr>
            <w:tcW w:w="3200" w:type="dxa"/>
            <w:tcMar>
              <w:top w:w="130" w:type="dxa"/>
              <w:left w:w="130" w:type="dxa"/>
              <w:bottom w:w="130" w:type="dxa"/>
              <w:right w:w="130" w:type="dxa"/>
            </w:tcMar>
            <w:vAlign w:val="center"/>
          </w:tcPr>
          <w:p w14:paraId="5FFF2DFF" w14:textId="77777777" w:rsidR="009D6CAB" w:rsidRPr="00370011" w:rsidRDefault="00000000">
            <w:pPr>
              <w:spacing w:line="320" w:lineRule="auto"/>
              <w:rPr>
                <w:del w:id="91211" w:author="Ryo Wakayama" w:date="2026-10-20T09:00:00Z"/>
                <w:rFonts w:ascii="BIZ UDPゴシック" w:eastAsia="BIZ UDPゴシック" w:hAnsi="BIZ UDPゴシック"/>
              </w:rPr>
            </w:pPr>
            <w:del w:id="91212" w:author="Ryo Wakayama" w:date="2026-10-20T09:00:00Z">
              <w:r>
                <w:rPr>
                  <w:rFonts w:ascii="BIZ UDPゴシック" w:eastAsia="BIZ UDPゴシック" w:hAnsi="BIZ UDPゴシック"/>
                  <w:sz w:val="20"/>
                  <w:szCs w:val="20"/>
                </w:rPr>
                <w:delText>25.0%</w:delText>
              </w:r>
            </w:del>
          </w:p>
        </w:tc>
      </w:tr>
      <w:tr w:rsidR="009D6CAB" w:rsidRPr="00370011" w14:paraId="4256AA99" w14:textId="77777777">
        <w:trPr>
          <w:del w:id="91213" w:author="Ryo Wakayama" w:date="2026-10-20T09:00:00Z"/>
        </w:trPr>
        <w:tc>
          <w:tcPr>
            <w:tcW w:w="5800" w:type="dxa"/>
            <w:tcMar>
              <w:top w:w="130" w:type="dxa"/>
              <w:left w:w="130" w:type="dxa"/>
              <w:bottom w:w="130" w:type="dxa"/>
              <w:right w:w="130" w:type="dxa"/>
            </w:tcMar>
            <w:vAlign w:val="center"/>
          </w:tcPr>
          <w:p w14:paraId="6B22F683" w14:textId="77777777" w:rsidR="009D6CAB" w:rsidRPr="00370011" w:rsidRDefault="00000000">
            <w:pPr>
              <w:spacing w:line="320" w:lineRule="auto"/>
              <w:rPr>
                <w:del w:id="91214" w:author="Ryo Wakayama" w:date="2026-10-20T09:00:00Z"/>
                <w:rFonts w:ascii="BIZ UDPゴシック" w:eastAsia="BIZ UDPゴシック" w:hAnsi="BIZ UDPゴシック"/>
              </w:rPr>
            </w:pPr>
            <w:del w:id="91215" w:author="Ryo Wakayama" w:date="2026-10-20T09:00:00Z">
              <w:r>
                <w:rPr>
                  <w:rFonts w:ascii="BIZ UDPゴシック" w:eastAsia="BIZ UDPゴシック" w:hAnsi="BIZ UDPゴシック"/>
                  <w:sz w:val="20"/>
                  <w:szCs w:val="20"/>
                </w:rPr>
                <w:delText>短時間勤務や勤務日数等の配慮</w:delText>
              </w:r>
            </w:del>
          </w:p>
        </w:tc>
        <w:tc>
          <w:tcPr>
            <w:tcW w:w="3200" w:type="dxa"/>
            <w:tcMar>
              <w:top w:w="130" w:type="dxa"/>
              <w:left w:w="130" w:type="dxa"/>
              <w:bottom w:w="130" w:type="dxa"/>
              <w:right w:w="130" w:type="dxa"/>
            </w:tcMar>
            <w:vAlign w:val="center"/>
          </w:tcPr>
          <w:p w14:paraId="3757E771" w14:textId="77777777" w:rsidR="009D6CAB" w:rsidRPr="00370011" w:rsidRDefault="00000000">
            <w:pPr>
              <w:spacing w:line="320" w:lineRule="auto"/>
              <w:rPr>
                <w:del w:id="91216" w:author="Ryo Wakayama" w:date="2026-10-20T09:00:00Z"/>
                <w:rFonts w:ascii="BIZ UDPゴシック" w:eastAsia="BIZ UDPゴシック" w:hAnsi="BIZ UDPゴシック"/>
              </w:rPr>
            </w:pPr>
            <w:del w:id="91217" w:author="Ryo Wakayama" w:date="2026-10-20T09:00:00Z">
              <w:r>
                <w:rPr>
                  <w:rFonts w:ascii="BIZ UDPゴシック" w:eastAsia="BIZ UDPゴシック" w:hAnsi="BIZ UDPゴシック"/>
                  <w:sz w:val="20"/>
                  <w:szCs w:val="20"/>
                </w:rPr>
                <w:delText>23.6%</w:delText>
              </w:r>
            </w:del>
          </w:p>
        </w:tc>
      </w:tr>
      <w:tr w:rsidR="009D6CAB" w:rsidRPr="00370011" w14:paraId="3A5E05E9" w14:textId="77777777">
        <w:trPr>
          <w:del w:id="91218" w:author="Ryo Wakayama" w:date="2026-10-20T09:00:00Z"/>
        </w:trPr>
        <w:tc>
          <w:tcPr>
            <w:tcW w:w="5800" w:type="dxa"/>
            <w:tcMar>
              <w:top w:w="130" w:type="dxa"/>
              <w:left w:w="130" w:type="dxa"/>
              <w:bottom w:w="130" w:type="dxa"/>
              <w:right w:w="130" w:type="dxa"/>
            </w:tcMar>
            <w:vAlign w:val="center"/>
          </w:tcPr>
          <w:p w14:paraId="11DB938A" w14:textId="77777777" w:rsidR="009D6CAB" w:rsidRPr="00370011" w:rsidRDefault="00000000">
            <w:pPr>
              <w:spacing w:line="320" w:lineRule="auto"/>
              <w:rPr>
                <w:del w:id="91219" w:author="Ryo Wakayama" w:date="2026-10-20T09:00:00Z"/>
                <w:rFonts w:ascii="BIZ UDPゴシック" w:eastAsia="BIZ UDPゴシック" w:hAnsi="BIZ UDPゴシック"/>
              </w:rPr>
            </w:pPr>
            <w:del w:id="91220" w:author="Ryo Wakayama" w:date="2026-10-20T09:00:00Z">
              <w:r>
                <w:rPr>
                  <w:rFonts w:ascii="BIZ UDPゴシック" w:eastAsia="BIZ UDPゴシック" w:hAnsi="BIZ UDPゴシック"/>
                  <w:sz w:val="20"/>
                  <w:szCs w:val="20"/>
                </w:rPr>
                <w:delText>仕事についての職場外での相談対応、支援</w:delText>
              </w:r>
            </w:del>
          </w:p>
        </w:tc>
        <w:tc>
          <w:tcPr>
            <w:tcW w:w="3200" w:type="dxa"/>
            <w:tcMar>
              <w:top w:w="130" w:type="dxa"/>
              <w:left w:w="130" w:type="dxa"/>
              <w:bottom w:w="130" w:type="dxa"/>
              <w:right w:w="130" w:type="dxa"/>
            </w:tcMar>
            <w:vAlign w:val="center"/>
          </w:tcPr>
          <w:p w14:paraId="2FB7D473" w14:textId="77777777" w:rsidR="009D6CAB" w:rsidRPr="00370011" w:rsidRDefault="00000000">
            <w:pPr>
              <w:spacing w:line="320" w:lineRule="auto"/>
              <w:rPr>
                <w:del w:id="91221" w:author="Ryo Wakayama" w:date="2026-10-20T09:00:00Z"/>
                <w:rFonts w:ascii="BIZ UDPゴシック" w:eastAsia="BIZ UDPゴシック" w:hAnsi="BIZ UDPゴシック"/>
              </w:rPr>
            </w:pPr>
            <w:del w:id="91222" w:author="Ryo Wakayama" w:date="2026-10-20T09:00:00Z">
              <w:r>
                <w:rPr>
                  <w:rFonts w:ascii="BIZ UDPゴシック" w:eastAsia="BIZ UDPゴシック" w:hAnsi="BIZ UDPゴシック"/>
                  <w:sz w:val="20"/>
                  <w:szCs w:val="20"/>
                </w:rPr>
                <w:delText>17.9%</w:delText>
              </w:r>
            </w:del>
          </w:p>
        </w:tc>
      </w:tr>
      <w:tr w:rsidR="009D6CAB" w:rsidRPr="00370011" w14:paraId="1FDAC65C" w14:textId="77777777">
        <w:trPr>
          <w:del w:id="91223" w:author="Ryo Wakayama" w:date="2026-10-20T09:00:00Z"/>
        </w:trPr>
        <w:tc>
          <w:tcPr>
            <w:tcW w:w="5800" w:type="dxa"/>
            <w:tcMar>
              <w:top w:w="130" w:type="dxa"/>
              <w:left w:w="130" w:type="dxa"/>
              <w:bottom w:w="130" w:type="dxa"/>
              <w:right w:w="130" w:type="dxa"/>
            </w:tcMar>
            <w:vAlign w:val="center"/>
          </w:tcPr>
          <w:p w14:paraId="44159615" w14:textId="77777777" w:rsidR="009D6CAB" w:rsidRPr="00370011" w:rsidRDefault="00000000">
            <w:pPr>
              <w:spacing w:line="320" w:lineRule="auto"/>
              <w:rPr>
                <w:del w:id="91224" w:author="Ryo Wakayama" w:date="2026-10-20T09:00:00Z"/>
                <w:rFonts w:ascii="BIZ UDPゴシック" w:eastAsia="BIZ UDPゴシック" w:hAnsi="BIZ UDPゴシック"/>
              </w:rPr>
            </w:pPr>
            <w:del w:id="91225" w:author="Ryo Wakayama" w:date="2026-10-20T09:00:00Z">
              <w:r>
                <w:rPr>
                  <w:rFonts w:ascii="BIZ UDPゴシック" w:eastAsia="BIZ UDPゴシック" w:hAnsi="BIZ UDPゴシック"/>
                  <w:sz w:val="20"/>
                  <w:szCs w:val="20"/>
                </w:rPr>
                <w:delText>就労後のフォローなど職場と支援機関の連携</w:delText>
              </w:r>
            </w:del>
          </w:p>
        </w:tc>
        <w:tc>
          <w:tcPr>
            <w:tcW w:w="3200" w:type="dxa"/>
            <w:tcMar>
              <w:top w:w="130" w:type="dxa"/>
              <w:left w:w="130" w:type="dxa"/>
              <w:bottom w:w="130" w:type="dxa"/>
              <w:right w:w="130" w:type="dxa"/>
            </w:tcMar>
            <w:vAlign w:val="center"/>
          </w:tcPr>
          <w:p w14:paraId="0B2B86B0" w14:textId="77777777" w:rsidR="009D6CAB" w:rsidRPr="00370011" w:rsidRDefault="00000000">
            <w:pPr>
              <w:spacing w:line="320" w:lineRule="auto"/>
              <w:rPr>
                <w:del w:id="91226" w:author="Ryo Wakayama" w:date="2026-10-20T09:00:00Z"/>
                <w:rFonts w:ascii="BIZ UDPゴシック" w:eastAsia="BIZ UDPゴシック" w:hAnsi="BIZ UDPゴシック"/>
              </w:rPr>
            </w:pPr>
            <w:del w:id="91227" w:author="Ryo Wakayama" w:date="2026-10-20T09:00:00Z">
              <w:r>
                <w:rPr>
                  <w:rFonts w:ascii="BIZ UDPゴシック" w:eastAsia="BIZ UDPゴシック" w:hAnsi="BIZ UDPゴシック"/>
                  <w:sz w:val="20"/>
                  <w:szCs w:val="20"/>
                </w:rPr>
                <w:delText>16.8%</w:delText>
              </w:r>
            </w:del>
          </w:p>
        </w:tc>
      </w:tr>
    </w:tbl>
    <w:p w14:paraId="26F888A5" w14:textId="77777777" w:rsidR="009D6CAB" w:rsidRDefault="00000000">
      <w:pPr>
        <w:spacing w:before="100" w:after="320"/>
        <w:jc w:val="right"/>
        <w:rPr>
          <w:del w:id="91228" w:author="Ryo Wakayama" w:date="2026-10-23T09:00:00Z"/>
          <w:rFonts w:ascii="BIZ UDPゴシック" w:eastAsia="BIZ UDPゴシック" w:hAnsi="BIZ UDPゴシック"/>
          <w:color w:val="5B5B5B"/>
          <w:sz w:val="18"/>
          <w:szCs w:val="18"/>
        </w:rPr>
      </w:pPr>
      <w:del w:id="91229" w:author="Ryo Wakayama" w:date="2026-10-23T09:00:00Z">
        <w:r>
          <w:rPr>
            <w:rFonts w:ascii="BIZ UDPゴシック" w:eastAsia="BIZ UDPゴシック" w:hAnsi="BIZ UDPゴシック"/>
            <w:color w:val="5B5B5B"/>
            <w:sz w:val="18"/>
            <w:szCs w:val="18"/>
          </w:rPr>
          <w:delText>資料：小野町障がい福祉に関するアンケート調査（令和５年10月実施）</w:delText>
        </w:r>
      </w:del>
    </w:p>
    <w:p>
      <w:pPr>
        <w:spacing w:before="260" w:after="160"/>
        <w:rPr>
          <w:ins w:id="91230" w:author="Ryo Wakayama" w:date="2026-10-20T09:00:00Z"/>
          <w:rFonts w:ascii="BIZ UDPゴシック" w:eastAsia="BIZ UDPゴシック" w:hAnsi="BIZ UDPゴシック"/>
        </w:rPr>
      </w:pPr>
      <w:ins w:id="91231" w:author="Ryo Wakayama" w:date="2026-10-20T09:00:00Z">
        <w:r>
          <w:rPr>
            <w:rFonts w:ascii="BIZ UDPゴシック" w:eastAsia="BIZ UDPゴシック" w:hAnsi="BIZ UDPゴシック"/>
            <w:sz w:val="22"/>
            <w:szCs w:val="22"/>
          </w:rPr>
          <w:t xml:space="preserve">【図26】平日の日中の過ごし方（障がいのある方）</w:t>
        </w:r>
      </w:ins>
    </w:p>
    <w:p>
      <w:pPr>
        <w:pBdr>
          <w:left w:val="single" w:sz="18" w:space="4" w:color="538135" w:themeColor="accent6" w:themeShade="BF"/>
        </w:pBdr>
        <w:spacing w:after="200" w:line="360" w:lineRule="auto"/>
        <w:rPr>
          <w:ins w:id="91232" w:author="Ryo Wakayama" w:date="2026-10-20T09:00:00Z"/>
          <w:rFonts w:ascii="BIZ UDPゴシック" w:eastAsia="BIZ UDPゴシック" w:hAnsi="BIZ UDPゴシック"/>
        </w:rPr>
        <w:jc w:val="center"/>
      </w:pPr>
      <w:ins w:id="91233" w:author="Ryo Wakayama" w:date="2026-10-23T09:00:00Z">
        <w:r>
          <w:drawing>
            <wp:inline xmlns:a="http://schemas.openxmlformats.org/drawingml/2006/main" xmlns:pic="http://schemas.openxmlformats.org/drawingml/2006/picture" distT="0" distB="0" distL="0" distR="0">
              <wp:extent cx="5400000" cy="3254794"/>
              <wp:docPr id="8013" name="zu_r8_13.png"/>
              <wp:cNvGraphicFramePr>
                <a:graphicFrameLocks noChangeAspect="1"/>
              </wp:cNvGraphicFramePr>
              <a:graphic>
                <a:graphicData uri="http://schemas.openxmlformats.org/drawingml/2006/picture">
                  <pic:pic>
                    <pic:nvPicPr>
                      <pic:cNvPr id="0" name="zu_r8_13.png"/>
                      <pic:cNvPicPr/>
                    </pic:nvPicPr>
                    <pic:blipFill>
                      <a:blip r:embed="rIdZu13"/>
                      <a:stretch>
                        <a:fillRect/>
                      </a:stretch>
                    </pic:blipFill>
                    <pic:spPr>
                      <a:xfrm>
                        <a:off x="0" y="0"/>
                        <a:ext cx="5400000" cy="3254794"/>
                      </a:xfrm>
                      <a:prstGeom prst="rect">
                        <a:avLst/>
                      </a:prstGeom>
                    </pic:spPr>
                  </pic:pic>
                </a:graphicData>
              </a:graphic>
            </wp:inline>
          </w:drawing>
        </w:r>
      </w:ins>
    </w:p>
    <w:p>
      <w:pPr>
        <w:spacing w:before="260" w:after="160"/>
        <w:rPr>
          <w:ins w:id="91234" w:author="Ryo Wakayama" w:date="2026-10-20T09:00:00Z"/>
          <w:rFonts w:ascii="BIZ UDPゴシック" w:eastAsia="BIZ UDPゴシック" w:hAnsi="BIZ UDPゴシック"/>
        </w:rPr>
      </w:pPr>
      <w:ins w:id="91235" w:author="Ryo Wakayama" w:date="2026-10-20T09:00:00Z">
        <w:r>
          <w:rPr>
            <w:rFonts w:ascii="BIZ UDPゴシック" w:eastAsia="BIZ UDPゴシック" w:hAnsi="BIZ UDPゴシック"/>
            <w:sz w:val="22"/>
            <w:szCs w:val="22"/>
          </w:rPr>
          <w:t xml:space="preserve">【図27】障がい者の就労支援として必要なこと（障がいのある方・複数回答）</w:t>
        </w:r>
      </w:ins>
    </w:p>
    <w:p>
      <w:pPr>
        <w:pBdr>
          <w:left w:val="single" w:sz="18" w:space="4" w:color="538135" w:themeColor="accent6" w:themeShade="BF"/>
        </w:pBdr>
        <w:spacing w:after="200" w:line="360" w:lineRule="auto"/>
        <w:rPr>
          <w:ins w:id="91236" w:author="Ryo Wakayama" w:date="2026-10-20T09:00:00Z"/>
          <w:rFonts w:ascii="BIZ UDPゴシック" w:eastAsia="BIZ UDPゴシック" w:hAnsi="BIZ UDPゴシック"/>
        </w:rPr>
        <w:jc w:val="center"/>
      </w:pPr>
      <w:ins w:id="91237" w:author="Ryo Wakayama" w:date="2026-10-23T09:00:00Z">
        <w:r>
          <w:drawing>
            <wp:inline xmlns:a="http://schemas.openxmlformats.org/drawingml/2006/main" xmlns:pic="http://schemas.openxmlformats.org/drawingml/2006/picture" distT="0" distB="0" distL="0" distR="0">
              <wp:extent cx="5400000" cy="3254794"/>
              <wp:docPr id="8014" name="zu_r8_14.png"/>
              <wp:cNvGraphicFramePr>
                <a:graphicFrameLocks noChangeAspect="1"/>
              </wp:cNvGraphicFramePr>
              <a:graphic>
                <a:graphicData uri="http://schemas.openxmlformats.org/drawingml/2006/picture">
                  <pic:pic>
                    <pic:nvPicPr>
                      <pic:cNvPr id="0" name="zu_r8_14.png"/>
                      <pic:cNvPicPr/>
                    </pic:nvPicPr>
                    <pic:blipFill>
                      <a:blip r:embed="rIdZu14"/>
                      <a:stretch>
                        <a:fillRect/>
                      </a:stretch>
                    </pic:blipFill>
                    <pic:spPr>
                      <a:xfrm>
                        <a:off x="0" y="0"/>
                        <a:ext cx="5400000" cy="3254794"/>
                      </a:xfrm>
                      <a:prstGeom prst="rect">
                        <a:avLst/>
                      </a:prstGeom>
                    </pic:spPr>
                  </pic:pic>
                </a:graphicData>
              </a:graphic>
            </wp:inline>
          </w:drawing>
        </w:r>
      </w:ins>
    </w:p>
    <w:p>
      <w:pPr>
        <w:spacing w:line="240" w:lineRule="auto"/>
        <w:jc w:val="right"/>
        <w:rPr>
          <w:ins w:id="91238" w:author="Ryo Wakayama" w:date="2026-10-20T09:00:00Z"/>
          <w:rFonts w:ascii="BIZ UDPゴシック" w:eastAsia="BIZ UDPゴシック" w:hAnsi="BIZ UDPゴシック"/>
        </w:rPr>
      </w:pPr>
      <w:ins w:id="91239" w:author="Ryo Wakayama" w:date="2026-10-20T09:00:00Z">
        <w:r>
          <w:rPr>
            <w:rFonts w:ascii="BIZ UDPゴシック" w:eastAsia="BIZ UDPゴシック" w:hAnsi="BIZ UDPゴシック"/>
            <w:sz w:val="18"/>
            <w:szCs w:val="18"/>
          </w:rPr>
          <w:t xml:space="preserve">資料：令和8年度 障がい福祉に関するアンケート調査</w:t>
        </w:r>
      </w:ins>
    </w:p>
    <w:p w14:paraId="279EF7E3" w14:textId="77777777" w:rsidR="002932E0" w:rsidRPr="00446E08" w:rsidRDefault="002932E0" w:rsidP="002932E0">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p>
      <w:pPr>
        <w:spacing w:before="260" w:after="160"/>
        <w:rPr>
          <w:ins w:id="91794" w:author="Ryo Wakayama" w:date="2026-10-20T09:00:00Z"/>
          <w:rFonts w:ascii="BIZ UDPゴシック" w:eastAsia="BIZ UDPゴシック" w:hAnsi="BIZ UDPゴシック"/>
        </w:rPr>
      </w:pPr>
      <w:ins w:id="91795" w:author="Ryo Wakayama" w:date="2026-10-20T09:00:00Z">
        <w:r>
          <w:rPr>
            <w:rFonts w:ascii="BIZ UDPゴシック" w:eastAsia="BIZ UDPゴシック" w:hAnsi="BIZ UDPゴシック"/>
            <w:sz w:val="22"/>
            <w:szCs w:val="22"/>
          </w:rPr>
          <w:t xml:space="preserve">【表35】総合的な就労支援の施策の方向</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9"/>
        <w:gridCol w:w="5461"/>
      </w:tblGrid>
      <w:tr w:rsidR="009D6CAB" w:rsidRPr="00370011" w14:paraId="0B541BF7" w14:textId="77777777" w:rsidTr="002932E0">
        <w:tc>
          <w:tcPr>
            <w:tcW w:w="3539" w:type="dxa"/>
            <w:shd w:val="clear" w:color="auto" w:fill="FFF2CC" w:themeFill="accent4" w:themeFillTint="33"/>
            <w:tcMar>
              <w:top w:w="130" w:type="dxa"/>
              <w:left w:w="130" w:type="dxa"/>
              <w:bottom w:w="130" w:type="dxa"/>
              <w:right w:w="130" w:type="dxa"/>
            </w:tcMar>
            <w:vAlign w:val="center"/>
          </w:tcPr>
          <w:p w14:paraId="1898800E" w14:textId="77777777" w:rsidR="009D6CAB" w:rsidRP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①雇用の奨励と啓発</w:t>
            </w:r>
          </w:p>
        </w:tc>
        <w:tc>
          <w:tcPr>
            <w:tcW w:w="5461" w:type="dxa"/>
            <w:tcMar>
              <w:top w:w="130" w:type="dxa"/>
              <w:left w:w="130" w:type="dxa"/>
              <w:bottom w:w="130" w:type="dxa"/>
              <w:right w:w="130" w:type="dxa"/>
            </w:tcMar>
            <w:vAlign w:val="center"/>
          </w:tcPr>
          <w:p w14:paraId="2D756298" w14:textId="77777777" w:rsidR="009D6CAB" w:rsidRP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○ハローワークや障害者就業・生活支援センター等と連携し、事業者に対して障がい者雇用の促進について周知・啓発を行います。</w:t>
            </w:r>
          </w:p>
        </w:tc>
      </w:tr>
      <w:tr w:rsidR="009D6CAB" w:rsidRPr="00370011" w14:paraId="659D16BE" w14:textId="77777777" w:rsidTr="002932E0">
        <w:tc>
          <w:tcPr>
            <w:tcW w:w="3539" w:type="dxa"/>
            <w:shd w:val="clear" w:color="auto" w:fill="FFF2CC" w:themeFill="accent4" w:themeFillTint="33"/>
            <w:tcMar>
              <w:top w:w="130" w:type="dxa"/>
              <w:left w:w="130" w:type="dxa"/>
              <w:bottom w:w="130" w:type="dxa"/>
              <w:right w:w="130" w:type="dxa"/>
            </w:tcMar>
            <w:vAlign w:val="center"/>
          </w:tcPr>
          <w:p w14:paraId="34C195CB" w14:textId="77777777" w:rsidR="009D6CAB" w:rsidRP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②職業紹介、職業指導の充実</w:t>
            </w:r>
          </w:p>
        </w:tc>
        <w:tc>
          <w:tcPr>
            <w:tcW w:w="5461" w:type="dxa"/>
            <w:tcMar>
              <w:top w:w="130" w:type="dxa"/>
              <w:left w:w="130" w:type="dxa"/>
              <w:bottom w:w="130" w:type="dxa"/>
              <w:right w:w="130" w:type="dxa"/>
            </w:tcMar>
            <w:vAlign w:val="center"/>
          </w:tcPr>
          <w:p w14:paraId="019C5608" w14:textId="77777777" w:rsidR="009D6CAB" w:rsidRP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○相談支援において公共職業安定所や</w:t>
            </w:r>
            <w:del w:id="91664" w:author="Ryo Wakayama" w:date="2026-10-23T09:00:00Z">
              <w:r>
                <w:rPr>
                  <w:rFonts w:ascii="BIZ UDPゴシック" w:eastAsia="BIZ UDPゴシック" w:hAnsi="BIZ UDPゴシック"/>
                  <w:sz w:val="22"/>
                  <w:szCs w:val="22"/>
                </w:rPr>
                <w:delText xml:space="preserve">障がい者職業センター</w:delText>
              </w:r>
            </w:del>
            <w:ins w:id="91665" w:author="Ryo Wakayama" w:date="2026-10-23T09:00:00Z">
              <w:r>
                <w:rPr>
                  <w:rFonts w:ascii="BIZ UDPゴシック" w:eastAsia="BIZ UDPゴシック" w:hAnsi="BIZ UDPゴシック"/>
                  <w:sz w:val="22"/>
                  <w:szCs w:val="22"/>
                </w:rPr>
                <w:t xml:space="preserve">障害者職業センター</w:t>
              </w:r>
            </w:ins>
            <w:r>
              <w:rPr>
                <w:rFonts w:ascii="BIZ UDPゴシック" w:eastAsia="BIZ UDPゴシック" w:hAnsi="BIZ UDPゴシック"/>
                <w:sz w:val="22"/>
                <w:szCs w:val="22"/>
              </w:rPr>
              <w:t xml:space="preserve">等の職業安定機関への紹介を推進します。</w:t>
            </w:r>
          </w:p>
        </w:tc>
      </w:tr>
      <w:tr w:rsidR="009D6CAB" w:rsidRPr="00370011" w14:paraId="54E848D3" w14:textId="77777777" w:rsidTr="002932E0">
        <w:tc>
          <w:tcPr>
            <w:tcW w:w="3539" w:type="dxa"/>
            <w:shd w:val="clear" w:color="auto" w:fill="FFF2CC" w:themeFill="accent4" w:themeFillTint="33"/>
            <w:tcMar>
              <w:top w:w="130" w:type="dxa"/>
              <w:left w:w="130" w:type="dxa"/>
              <w:bottom w:w="130" w:type="dxa"/>
              <w:right w:w="130" w:type="dxa"/>
            </w:tcMar>
            <w:vAlign w:val="center"/>
          </w:tcPr>
          <w:p w14:paraId="567E6CD0" w14:textId="77777777" w:rsidR="009D6CAB" w:rsidRP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③福祉施設から一般就労への移行等の推進</w:t>
            </w:r>
          </w:p>
        </w:tc>
        <w:tc>
          <w:tcPr>
            <w:tcW w:w="5461" w:type="dxa"/>
            <w:tcMar>
              <w:top w:w="130" w:type="dxa"/>
              <w:left w:w="130" w:type="dxa"/>
              <w:bottom w:w="130" w:type="dxa"/>
              <w:right w:w="130" w:type="dxa"/>
            </w:tcMar>
            <w:vAlign w:val="center"/>
          </w:tcPr>
          <w:p w14:paraId="4B213B2F" w14:textId="77777777" w:rsidR="009D6CAB" w:rsidRP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○就労移行支援事業や就労選択支援等を活用して一般就労できるよう、関係機関と連携しながら移行の推進を図ります。</w:t>
            </w:r>
          </w:p>
        </w:tc>
      </w:tr>
      <w:tr w:rsidR="009D6CAB" w:rsidRPr="00370011" w14:paraId="3A05513D" w14:textId="77777777" w:rsidTr="002932E0">
        <w:tc>
          <w:tcPr>
            <w:tcW w:w="3539" w:type="dxa"/>
            <w:shd w:val="clear" w:color="auto" w:fill="FFF2CC" w:themeFill="accent4" w:themeFillTint="33"/>
            <w:tcMar>
              <w:top w:w="130" w:type="dxa"/>
              <w:left w:w="130" w:type="dxa"/>
              <w:bottom w:w="130" w:type="dxa"/>
              <w:right w:w="130" w:type="dxa"/>
            </w:tcMar>
            <w:vAlign w:val="center"/>
          </w:tcPr>
          <w:p w14:paraId="6E3E9CD1" w14:textId="77777777" w:rsidR="009D6CAB" w:rsidRP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④福祉的就労の場の確保・支援</w:t>
            </w:r>
          </w:p>
        </w:tc>
        <w:tc>
          <w:tcPr>
            <w:tcW w:w="5461" w:type="dxa"/>
            <w:tcMar>
              <w:top w:w="130" w:type="dxa"/>
              <w:left w:w="130" w:type="dxa"/>
              <w:bottom w:w="130" w:type="dxa"/>
              <w:right w:w="130" w:type="dxa"/>
            </w:tcMar>
            <w:vAlign w:val="center"/>
          </w:tcPr>
          <w:p w14:paraId="7312F9C8" w14:textId="77777777" w:rsidR="009D6CAB" w:rsidRP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○働くことを通して生きがいを感じ、社会との交流・連帯感を培うことにもつながることから、就労支援の拡大に向け近隣市町と連携を図ります。</w:t>
            </w:r>
          </w:p>
        </w:tc>
      </w:tr>
      <w:tr w:rsidR="009D6CAB" w:rsidRPr="00370011" w14:paraId="14D6FD55" w14:textId="77777777" w:rsidTr="002932E0">
        <w:tc>
          <w:tcPr>
            <w:tcW w:w="3539" w:type="dxa"/>
            <w:shd w:val="clear" w:color="auto" w:fill="FFF2CC" w:themeFill="accent4" w:themeFillTint="33"/>
            <w:tcMar>
              <w:top w:w="130" w:type="dxa"/>
              <w:left w:w="130" w:type="dxa"/>
              <w:bottom w:w="130" w:type="dxa"/>
              <w:right w:w="130" w:type="dxa"/>
            </w:tcMar>
            <w:vAlign w:val="center"/>
          </w:tcPr>
          <w:p w14:paraId="790A5411" w14:textId="77777777" w:rsidR="009D6CAB" w:rsidRP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⑤就労後の支援</w:t>
            </w:r>
          </w:p>
        </w:tc>
        <w:tc>
          <w:tcPr>
            <w:tcW w:w="5461" w:type="dxa"/>
            <w:tcMar>
              <w:top w:w="130" w:type="dxa"/>
              <w:left w:w="130" w:type="dxa"/>
              <w:bottom w:w="130" w:type="dxa"/>
              <w:right w:w="130" w:type="dxa"/>
            </w:tcMar>
            <w:vAlign w:val="center"/>
          </w:tcPr>
          <w:p w14:paraId="1C481840" w14:textId="77777777" w:rsidR="009D6CAB" w:rsidRP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○障がい者やその家族及び雇用主と連携を密にし、職場定着できるよう努めます。</w:t>
            </w:r>
          </w:p>
        </w:tc>
      </w:tr>
    </w:tbl>
    <w:p w14:paraId="16C1748E" w14:textId="77777777" w:rsidR="002932E0" w:rsidRDefault="002932E0" w:rsidP="002932E0">
      <w:pPr>
        <w:pStyle w:val="a4"/>
      </w:pPr>
    </w:p>
    <w:p w14:paraId="16A13ACA" w14:textId="77777777" w:rsidR="002932E0" w:rsidRDefault="002932E0" w:rsidP="002932E0">
      <w:pPr>
        <w:pStyle w:val="a4"/>
      </w:pPr>
    </w:p>
    <w:p w14:paraId="42590AA2" w14:textId="77777777" w:rsidR="002932E0" w:rsidRDefault="002932E0" w:rsidP="002932E0">
      <w:pPr>
        <w:pStyle w:val="a4"/>
      </w:pPr>
    </w:p>
    <w:p w14:paraId="6CF9CBFB" w14:textId="77777777" w:rsidR="002932E0" w:rsidRDefault="002932E0" w:rsidP="002932E0">
      <w:pPr>
        <w:pStyle w:val="a4"/>
      </w:pPr>
    </w:p>
    <w:p w14:paraId="461341F0" w14:textId="77777777" w:rsidR="002932E0" w:rsidRDefault="002932E0" w:rsidP="002932E0">
      <w:pPr>
        <w:pStyle w:val="a4"/>
      </w:pPr>
    </w:p>
    <w:p w14:paraId="6BD56170" w14:textId="77777777" w:rsidR="002932E0" w:rsidRDefault="002932E0" w:rsidP="002932E0">
      <w:pPr>
        <w:pStyle w:val="a4"/>
      </w:pPr>
    </w:p>
    <w:p w14:paraId="7407E9F0" w14:textId="77777777" w:rsidR="002932E0" w:rsidRDefault="002932E0" w:rsidP="002932E0">
      <w:pPr>
        <w:pStyle w:val="a4"/>
      </w:pPr>
    </w:p>
    <w:p w14:paraId="6EA69DE3" w14:textId="77777777" w:rsidR="002932E0" w:rsidRDefault="002932E0" w:rsidP="002932E0">
      <w:pPr>
        <w:pStyle w:val="a4"/>
      </w:pPr>
    </w:p>
    <w:p w14:paraId="0903F77E" w14:textId="77777777" w:rsidR="002932E0" w:rsidRDefault="002932E0" w:rsidP="002932E0">
      <w:pPr>
        <w:pStyle w:val="a4"/>
      </w:pPr>
    </w:p>
    <w:p w14:paraId="783A5125" w14:textId="77777777" w:rsidR="002932E0" w:rsidRDefault="002932E0" w:rsidP="002932E0">
      <w:pPr>
        <w:pStyle w:val="a4"/>
      </w:pPr>
    </w:p>
    <w:p w14:paraId="7047F75E" w14:textId="77777777" w:rsidR="002932E0" w:rsidRDefault="002932E0" w:rsidP="002932E0">
      <w:pPr>
        <w:pStyle w:val="a4"/>
      </w:pPr>
    </w:p>
    <w:p w14:paraId="13E9C5F7" w14:textId="77777777" w:rsidR="002932E0" w:rsidRDefault="002932E0" w:rsidP="002932E0">
      <w:pPr>
        <w:pStyle w:val="a4"/>
      </w:pPr>
    </w:p>
    <w:p w14:paraId="0A5C4F1A" w14:textId="77777777" w:rsidR="002932E0" w:rsidRDefault="002932E0" w:rsidP="002932E0">
      <w:pPr>
        <w:pStyle w:val="a4"/>
      </w:pPr>
    </w:p>
    <w:p w14:paraId="12535F08" w14:textId="77777777" w:rsidR="002932E0" w:rsidRDefault="002932E0" w:rsidP="002932E0">
      <w:pPr>
        <w:pStyle w:val="a4"/>
      </w:pPr>
    </w:p>
    <w:p w14:paraId="23716D6E" w14:textId="77777777" w:rsidR="002932E0" w:rsidRDefault="002932E0" w:rsidP="002932E0">
      <w:pPr>
        <w:pStyle w:val="a4"/>
      </w:pPr>
    </w:p>
    <w:p w14:paraId="517FDF4A" w14:textId="77777777" w:rsidR="002932E0" w:rsidRDefault="002932E0" w:rsidP="002932E0">
      <w:pPr>
        <w:pStyle w:val="a4"/>
      </w:pPr>
    </w:p>
    <w:p w14:paraId="31A5FAEB" w14:textId="77777777" w:rsidR="002932E0" w:rsidRDefault="002932E0" w:rsidP="002932E0">
      <w:pPr>
        <w:pStyle w:val="a4"/>
      </w:pPr>
    </w:p>
    <w:p w14:paraId="4797C577" w14:textId="77777777" w:rsidR="002932E0" w:rsidRDefault="002932E0" w:rsidP="002932E0">
      <w:pPr>
        <w:pStyle w:val="a4"/>
      </w:pPr>
    </w:p>
    <w:p w14:paraId="247F33A2"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2　障がい者雇用の促進</w:t>
      </w:r>
    </w:p>
    <w:p w14:paraId="3EEC99AE" w14:textId="77777777" w:rsidR="009D6CAB" w:rsidRPr="002932E0" w:rsidRDefault="00000000" w:rsidP="002932E0">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15D07B29" w14:textId="77777777" w:rsidR="009D6CAB" w:rsidRPr="00370011" w:rsidRDefault="00000000" w:rsidP="002932E0">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障がい者雇用を促進するためには、事業主等に対する障がい者の雇用啓発や支援、情報提供など、課題解決に向けた取り組みを行っていく必要があります。</w:t>
      </w:r>
    </w:p>
    <w:p w14:paraId="7A118A4A" w14:textId="77777777" w:rsidR="009D6CAB" w:rsidRPr="00370011" w:rsidRDefault="00000000" w:rsidP="002932E0">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国においては、「障害者雇用促進法」を段階的に改正し、法定雇用率の引き上げを進めてきました。法定雇用率は令和6年4月に民間企業2.3％→2.5％、国・地方公共団体2.6％→2.8％、教育委員会2.5％→2.7％に引き上げられ、令和8年7月には最終段階として民間企業2.7％（対象事業主の範囲は常用労働者37.5人以上に拡大）、国・地方公共団体3.0％、教育委員会2.9％に達しています。</w:t>
      </w:r>
    </w:p>
    <w:p w14:paraId="0DF33425" w14:textId="77777777" w:rsidR="009D6CAB" w:rsidRDefault="00000000" w:rsidP="002932E0">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福島労働局の発表によると、福島県内の民間企業に雇用されている障がい者数は令和7年6月1日現在で6,001.0人、実雇用率2.43％と過去最高を更新し、全国平均（2.41％）を上回っています。一方、法定雇用率を達成できていない企業も一定数あることから、事業主や同じ職場で働く人々に対して理解を得るための啓発活動を充実し、更なる障がい者雇用の促進と職場定着の向上に努める必要があります。</w:t>
      </w:r>
    </w:p>
    <w:p w14:paraId="46241B46" w14:textId="77777777" w:rsidR="002932E0" w:rsidRPr="002932E0" w:rsidRDefault="002932E0" w:rsidP="002932E0">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p>
      <w:pPr>
        <w:spacing w:before="260" w:after="160"/>
        <w:rPr>
          <w:ins w:id="91796" w:author="Ryo Wakayama" w:date="2026-10-20T09:00:00Z"/>
          <w:rFonts w:ascii="BIZ UDPゴシック" w:eastAsia="BIZ UDPゴシック" w:hAnsi="BIZ UDPゴシック"/>
        </w:rPr>
      </w:pPr>
      <w:ins w:id="91797" w:author="Ryo Wakayama" w:date="2026-10-20T09:00:00Z">
        <w:r>
          <w:rPr>
            <w:rFonts w:ascii="BIZ UDPゴシック" w:eastAsia="BIZ UDPゴシック" w:hAnsi="BIZ UDPゴシック"/>
            <w:sz w:val="22"/>
            <w:szCs w:val="22"/>
          </w:rPr>
          <w:t xml:space="preserve">【表36】障がい者雇用の促進の施策の方向</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gridCol w:w="5603"/>
      </w:tblGrid>
      <w:tr w:rsidR="009D6CAB" w:rsidRPr="00370011" w14:paraId="42DDE162" w14:textId="77777777" w:rsidTr="002932E0">
        <w:tc>
          <w:tcPr>
            <w:tcW w:w="3397" w:type="dxa"/>
            <w:shd w:val="clear" w:color="auto" w:fill="FFF2CC" w:themeFill="accent4" w:themeFillTint="33"/>
            <w:tcMar>
              <w:top w:w="130" w:type="dxa"/>
              <w:left w:w="130" w:type="dxa"/>
              <w:bottom w:w="130" w:type="dxa"/>
              <w:right w:w="130" w:type="dxa"/>
            </w:tcMar>
            <w:vAlign w:val="center"/>
          </w:tcPr>
          <w:p w14:paraId="7237303B" w14:textId="77777777" w:rsidR="009D6CAB" w:rsidRP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①障がい者の雇用促進</w:t>
            </w:r>
          </w:p>
        </w:tc>
        <w:tc>
          <w:tcPr>
            <w:tcW w:w="5603" w:type="dxa"/>
            <w:tcMar>
              <w:top w:w="130" w:type="dxa"/>
              <w:left w:w="130" w:type="dxa"/>
              <w:bottom w:w="130" w:type="dxa"/>
              <w:right w:w="130" w:type="dxa"/>
            </w:tcMar>
            <w:vAlign w:val="center"/>
          </w:tcPr>
          <w:p w14:paraId="4A42458A" w14:textId="77777777" w:rsid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○公共職業安定所などの関係機関との連携を深めるとともに、障がい者の一般就労促進のための啓発・広報に努めます。 </w:t>
            </w:r>
          </w:p>
          <w:p w14:paraId="6B728D95" w14:textId="77777777" w:rsid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○「地域障害者就業・生活支援センター」や「福島障害者職業センター」の周知を行い積極的に就労の機会を提供します。 </w:t>
            </w:r>
          </w:p>
          <w:p w14:paraId="24AE6DCA" w14:textId="77777777" w:rsid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○特別支援学校卒業見込みの方の就労に向けて、早い段階から学校、町、相談支援事業所等が連携し、協議の機会・場を増やしていけるよう努めます。</w:t>
            </w:r>
          </w:p>
          <w:p w14:paraId="52B69E25" w14:textId="77777777" w:rsidR="009D6CAB" w:rsidRP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 ○自立支援協議会を活用し、情報交換やケース会議を開催していきます。</w:t>
            </w:r>
          </w:p>
        </w:tc>
      </w:tr>
    </w:tbl>
    <w:p w14:paraId="551C54AD" w14:textId="77777777" w:rsidR="002932E0" w:rsidRDefault="002932E0" w:rsidP="002932E0">
      <w:pPr>
        <w:pStyle w:val="a4"/>
      </w:pPr>
    </w:p>
    <w:p w14:paraId="3AE95627" w14:textId="77777777" w:rsidR="002932E0" w:rsidRDefault="002932E0" w:rsidP="002932E0">
      <w:pPr>
        <w:pStyle w:val="a4"/>
      </w:pPr>
    </w:p>
    <w:p w14:paraId="249ADFD3" w14:textId="77777777" w:rsidR="002932E0" w:rsidRDefault="002932E0" w:rsidP="002932E0">
      <w:pPr>
        <w:pStyle w:val="a4"/>
      </w:pPr>
    </w:p>
    <w:p w14:paraId="64896A55" w14:textId="77777777" w:rsidR="002932E0" w:rsidRDefault="002932E0" w:rsidP="002932E0">
      <w:pPr>
        <w:pStyle w:val="a4"/>
      </w:pPr>
    </w:p>
    <w:p w14:paraId="06C12011" w14:textId="77777777" w:rsidR="002932E0" w:rsidRDefault="002932E0" w:rsidP="002932E0">
      <w:pPr>
        <w:pStyle w:val="a4"/>
      </w:pPr>
    </w:p>
    <w:p w14:paraId="39F7CFD8"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3　経済的自立の支援</w:t>
      </w:r>
    </w:p>
    <w:p w14:paraId="72ED56A0" w14:textId="77777777" w:rsidR="009D6CAB" w:rsidRPr="002932E0" w:rsidRDefault="00000000" w:rsidP="002932E0">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16212B11" w14:textId="77777777" w:rsidR="009D6CAB" w:rsidRDefault="00000000" w:rsidP="002932E0">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障がい者が地域で質の高い自立した生活を営み、自らのライフスタイルを実現することができるよう、雇用・就業の促進に関する施策と福祉施策との適切な組み合わせの下、年金や諸手当を支給するとともに、各種の税制上の優遇措置、低所得者に対する障がい福祉サービスにおける利用者負担の無料化などの各種支援制度を運用し、経済的自立を支援していきます。</w:t>
      </w:r>
    </w:p>
    <w:p w14:paraId="117DF73B" w14:textId="77777777" w:rsidR="002932E0" w:rsidRPr="002932E0" w:rsidRDefault="002932E0" w:rsidP="002932E0">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p>
      <w:pPr>
        <w:spacing w:before="260" w:after="160"/>
        <w:rPr>
          <w:ins w:id="91798" w:author="Ryo Wakayama" w:date="2026-10-20T09:00:00Z"/>
          <w:rFonts w:ascii="BIZ UDPゴシック" w:eastAsia="BIZ UDPゴシック" w:hAnsi="BIZ UDPゴシック"/>
        </w:rPr>
      </w:pPr>
      <w:ins w:id="91799" w:author="Ryo Wakayama" w:date="2026-10-20T09:00:00Z">
        <w:r>
          <w:rPr>
            <w:rFonts w:ascii="BIZ UDPゴシック" w:eastAsia="BIZ UDPゴシック" w:hAnsi="BIZ UDPゴシック"/>
            <w:sz w:val="22"/>
            <w:szCs w:val="22"/>
          </w:rPr>
          <w:t xml:space="preserve">【表37】経済的自立の支援の施策の方向</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gridCol w:w="5603"/>
      </w:tblGrid>
      <w:tr w:rsidR="009D6CAB" w:rsidRPr="00370011" w14:paraId="1500CF5F" w14:textId="77777777" w:rsidTr="002932E0">
        <w:tc>
          <w:tcPr>
            <w:tcW w:w="3397" w:type="dxa"/>
            <w:shd w:val="clear" w:color="auto" w:fill="FFF2CC" w:themeFill="accent4" w:themeFillTint="33"/>
            <w:tcMar>
              <w:top w:w="130" w:type="dxa"/>
              <w:left w:w="130" w:type="dxa"/>
              <w:bottom w:w="130" w:type="dxa"/>
              <w:right w:w="130" w:type="dxa"/>
            </w:tcMar>
            <w:vAlign w:val="center"/>
          </w:tcPr>
          <w:p w14:paraId="288253EC" w14:textId="77777777" w:rsidR="009D6CAB" w:rsidRPr="002932E0"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①年金制度・福祉制度の周知</w:t>
            </w:r>
          </w:p>
        </w:tc>
        <w:tc>
          <w:tcPr>
            <w:tcW w:w="5603" w:type="dxa"/>
            <w:tcMar>
              <w:top w:w="130" w:type="dxa"/>
              <w:left w:w="130" w:type="dxa"/>
              <w:bottom w:w="130" w:type="dxa"/>
              <w:right w:w="130" w:type="dxa"/>
            </w:tcMar>
            <w:vAlign w:val="center"/>
          </w:tcPr>
          <w:p w14:paraId="2ADA5522" w14:textId="77777777" w:rsidR="009D6CAB" w:rsidRPr="002932E0"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○広報紙などを通じて障がい基礎年金制度や各種手当等福祉制度の周知を図り、理解を深めます。</w:t>
            </w:r>
          </w:p>
        </w:tc>
      </w:tr>
      <w:tr w:rsidR="009D6CAB" w:rsidRPr="00370011" w14:paraId="195EA938" w14:textId="77777777" w:rsidTr="002932E0">
        <w:tc>
          <w:tcPr>
            <w:tcW w:w="3397" w:type="dxa"/>
            <w:shd w:val="clear" w:color="auto" w:fill="FFF2CC" w:themeFill="accent4" w:themeFillTint="33"/>
            <w:tcMar>
              <w:top w:w="130" w:type="dxa"/>
              <w:left w:w="130" w:type="dxa"/>
              <w:bottom w:w="130" w:type="dxa"/>
              <w:right w:w="130" w:type="dxa"/>
            </w:tcMar>
            <w:vAlign w:val="center"/>
          </w:tcPr>
          <w:p w14:paraId="5B203711" w14:textId="77777777" w:rsidR="009D6CAB" w:rsidRPr="002932E0"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②各種制度の活用促進</w:t>
            </w:r>
          </w:p>
        </w:tc>
        <w:tc>
          <w:tcPr>
            <w:tcW w:w="5603" w:type="dxa"/>
            <w:tcMar>
              <w:top w:w="130" w:type="dxa"/>
              <w:left w:w="130" w:type="dxa"/>
              <w:bottom w:w="130" w:type="dxa"/>
              <w:right w:w="130" w:type="dxa"/>
            </w:tcMar>
            <w:vAlign w:val="center"/>
          </w:tcPr>
          <w:p w14:paraId="7DED72EB" w14:textId="77777777" w:rsidR="009D6CAB" w:rsidRPr="002932E0"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○障がい者の自立や社会参加を推進するため、自動車税等の減免、各種運賃割引など様々な制度について、普及・啓発を図ります。</w:t>
            </w:r>
          </w:p>
        </w:tc>
      </w:tr>
    </w:tbl>
    <w:p w14:paraId="5F8E88F5"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7A290102" w14:textId="77777777" w:rsidR="009D6CAB" w:rsidRPr="00370011" w:rsidRDefault="00000000">
      <w:pPr>
        <w:pStyle w:val="1"/>
        <w:shd w:val="clear" w:color="auto" w:fill="4A7A5E"/>
        <w:spacing w:before="480" w:after="320"/>
        <w:ind w:left="60"/>
        <w:rPr>
          <w:rFonts w:ascii="BIZ UDPゴシック" w:eastAsia="BIZ UDPゴシック" w:hAnsi="BIZ UDPゴシック"/>
        </w:rPr>
      </w:pPr>
      <w:bookmarkStart w:id="19" w:name="_TocOno021"/>
      <w:r>
        <w:rPr>
          <w:rFonts w:ascii="BIZ UDPゴシック" w:eastAsia="BIZ UDPゴシック" w:hAnsi="BIZ UDPゴシック"/>
          <w:b/>
          <w:bCs/>
          <w:color w:val="FFFFFF"/>
          <w:sz w:val="30"/>
          <w:szCs w:val="30"/>
        </w:rPr>
        <w:lastRenderedPageBreak/>
        <w:t>第10章　文化芸術活動・スポーツ活動等の振興</w:t>
      </w:r>
      <w:bookmarkEnd w:id="19"/>
    </w:p>
    <w:p w14:paraId="12189A0C"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1　文化芸術活動・スポーツ活動等の振興</w:t>
      </w:r>
    </w:p>
    <w:p w14:paraId="54DA7CA0" w14:textId="77777777" w:rsidR="009D6CAB" w:rsidRPr="00F7366E" w:rsidRDefault="00000000" w:rsidP="00F7366E">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5CEBDDCA" w14:textId="77777777" w:rsidR="009D6CAB" w:rsidRPr="00370011" w:rsidRDefault="00000000" w:rsidP="00F7366E">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平成30年6月に施行された「障害者による文化芸術活動の推進に関する法律」を踏まえ、障がい者が地域において鑑賞、創造、発表等の多様な文化芸術活動に参加することができるよう、施設・設備の整備等を進めるとともに、障がい者のニーズに応じた文化芸術活動を支援する人材の養成や確保、相談体制の整備、関係者のネットワークづくり等の取組、文化芸術活動のアクセシビリティ向上を行い、障害者差別解消法改正法により事業者による合理的配慮の提供が義務付けられたことも踏まえて、障がいの有無にかかわらず文化芸術活動を行うことのできる環境づくりに取り組む必要があります。</w:t>
      </w:r>
    </w:p>
    <w:p w14:paraId="5FA87C27" w14:textId="77777777" w:rsidR="009D6CAB" w:rsidRDefault="00000000" w:rsidP="00F7366E">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また、障がい者にとってスポーツ・レクリエーションは体力の維持増進・残存能力の向上や、障がいのある人とない人とが交流し、お互いに理解と認識を深めることからも大きな役割を果たしています。国の基本指針（第8期）でも、スポーツ・健康増進活動を通じた社会参加と共生社会の実現の重要性が改めて示されており、障がいの有無を問わず誰もが参加できるスポーツ・レクリエーションや文化芸術活動の推進により、障がい者の生きがいづくりや余暇活動の向上を図ります。</w:t>
      </w:r>
    </w:p>
    <w:p>
      <w:pPr>
        <w:pBdr>
          <w:left w:val="single" w:sz="18" w:space="4" w:color="538135" w:themeColor="accent6" w:themeShade="BF"/>
        </w:pBdr>
        <w:spacing w:after="200" w:line="360" w:lineRule="auto"/>
        <w:ind w:firstLineChars="100" w:firstLine="220"/>
        <w:rPr>
          <w:ins w:id="91268" w:author="Ryo Wakayama" w:date="2026-10-20T09:00:00Z"/>
          <w:rFonts w:ascii="BIZ UDPゴシック" w:eastAsia="BIZ UDPゴシック" w:hAnsi="BIZ UDPゴシック"/>
        </w:rPr>
      </w:pPr>
      <w:ins w:id="91269" w:author="Ryo Wakayama" w:date="2026-10-20T09:00:00Z">
        <w:r>
          <w:rPr>
            <w:rFonts w:ascii="BIZ UDPゴシック" w:eastAsia="BIZ UDPゴシック" w:hAnsi="BIZ UDPゴシック"/>
            <w:sz w:val="22"/>
            <w:szCs w:val="22"/>
          </w:rPr>
          <w:t xml:space="preserve">令和8年度の調査では、外出の目的は「医療機関へ受診」62.2％、「買い物に行く」54.4％が多く、「趣味やスポーツをする」は14.7％、「グループ活動に参加する」は8.5％にとどまります。</w:t>
        </w:r>
      </w:ins>
    </w:p>
    <w:p>
      <w:pPr>
        <w:spacing w:before="260" w:after="160"/>
        <w:rPr>
          <w:ins w:id="91270" w:author="Ryo Wakayama" w:date="2026-10-20T09:00:00Z"/>
          <w:rFonts w:ascii="BIZ UDPゴシック" w:eastAsia="BIZ UDPゴシック" w:hAnsi="BIZ UDPゴシック"/>
        </w:rPr>
      </w:pPr>
      <w:ins w:id="91271" w:author="Ryo Wakayama" w:date="2026-10-20T09:00:00Z">
        <w:r>
          <w:rPr>
            <w:rFonts w:ascii="BIZ UDPゴシック" w:eastAsia="BIZ UDPゴシック" w:hAnsi="BIZ UDPゴシック"/>
            <w:sz w:val="22"/>
            <w:szCs w:val="22"/>
          </w:rPr>
          <w:t xml:space="preserve">【図28】外出の目的（障がいのある方・複数回答）</w:t>
        </w:r>
      </w:ins>
    </w:p>
    <w:p>
      <w:pPr>
        <w:pBdr>
          <w:left w:val="single" w:sz="18" w:space="4" w:color="538135" w:themeColor="accent6" w:themeShade="BF"/>
        </w:pBdr>
        <w:spacing w:after="200" w:line="360" w:lineRule="auto"/>
        <w:rPr>
          <w:ins w:id="91272" w:author="Ryo Wakayama" w:date="2026-10-20T09:00:00Z"/>
          <w:rFonts w:ascii="BIZ UDPゴシック" w:eastAsia="BIZ UDPゴシック" w:hAnsi="BIZ UDPゴシック"/>
        </w:rPr>
        <w:jc w:val="center"/>
      </w:pPr>
      <w:ins w:id="91273" w:author="Ryo Wakayama" w:date="2026-10-23T09:00:00Z">
        <w:r>
          <w:drawing>
            <wp:inline xmlns:a="http://schemas.openxmlformats.org/drawingml/2006/main" xmlns:pic="http://schemas.openxmlformats.org/drawingml/2006/picture" distT="0" distB="0" distL="0" distR="0">
              <wp:extent cx="5400000" cy="2988493"/>
              <wp:docPr id="8019" name="zu_r8_19.png"/>
              <wp:cNvGraphicFramePr>
                <a:graphicFrameLocks noChangeAspect="1"/>
              </wp:cNvGraphicFramePr>
              <a:graphic>
                <a:graphicData uri="http://schemas.openxmlformats.org/drawingml/2006/picture">
                  <pic:pic>
                    <pic:nvPicPr>
                      <pic:cNvPr id="0" name="zu_r8_19.png"/>
                      <pic:cNvPicPr/>
                    </pic:nvPicPr>
                    <pic:blipFill>
                      <a:blip r:embed="rIdZu19"/>
                      <a:stretch>
                        <a:fillRect/>
                      </a:stretch>
                    </pic:blipFill>
                    <pic:spPr>
                      <a:xfrm>
                        <a:off x="0" y="0"/>
                        <a:ext cx="5400000" cy="2988493"/>
                      </a:xfrm>
                      <a:prstGeom prst="rect">
                        <a:avLst/>
                      </a:prstGeom>
                    </pic:spPr>
                  </pic:pic>
                </a:graphicData>
              </a:graphic>
            </wp:inline>
          </w:drawing>
        </w:r>
      </w:ins>
    </w:p>
    <w:p>
      <w:pPr>
        <w:spacing w:line="240" w:lineRule="auto"/>
        <w:jc w:val="right"/>
        <w:rPr>
          <w:ins w:id="91274" w:author="Ryo Wakayama" w:date="2026-10-20T09:00:00Z"/>
          <w:rFonts w:ascii="BIZ UDPゴシック" w:eastAsia="BIZ UDPゴシック" w:hAnsi="BIZ UDPゴシック"/>
        </w:rPr>
      </w:pPr>
      <w:ins w:id="91275" w:author="Ryo Wakayama" w:date="2026-10-20T09:00:00Z">
        <w:r>
          <w:rPr>
            <w:rFonts w:ascii="BIZ UDPゴシック" w:eastAsia="BIZ UDPゴシック" w:hAnsi="BIZ UDPゴシック"/>
            <w:sz w:val="18"/>
            <w:szCs w:val="18"/>
          </w:rPr>
          <w:t xml:space="preserve">資料：令和8年度 障がい福祉に関するアンケート調査</w:t>
        </w:r>
      </w:ins>
    </w:p>
    <w:p w14:paraId="5DAFC1FA" w14:textId="77777777" w:rsidR="00F7366E" w:rsidRPr="002932E0" w:rsidRDefault="00F7366E" w:rsidP="00F7366E">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p>
      <w:pPr>
        <w:spacing w:before="260" w:after="160"/>
        <w:rPr>
          <w:ins w:id="91800" w:author="Ryo Wakayama" w:date="2026-10-20T09:00:00Z"/>
          <w:rFonts w:ascii="BIZ UDPゴシック" w:eastAsia="BIZ UDPゴシック" w:hAnsi="BIZ UDPゴシック"/>
        </w:rPr>
      </w:pPr>
      <w:ins w:id="91801" w:author="Ryo Wakayama" w:date="2026-10-20T09:00:00Z">
        <w:r>
          <w:rPr>
            <w:rFonts w:ascii="BIZ UDPゴシック" w:eastAsia="BIZ UDPゴシック" w:hAnsi="BIZ UDPゴシック"/>
            <w:sz w:val="22"/>
            <w:szCs w:val="22"/>
          </w:rPr>
          <w:t xml:space="preserve">【表38】文化芸術活動・スポーツ活動等の振興の施策の方向</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9"/>
        <w:gridCol w:w="5461"/>
      </w:tblGrid>
      <w:tr w:rsidR="009D6CAB" w:rsidRPr="00370011" w14:paraId="22CDD2E4" w14:textId="77777777" w:rsidTr="00F7366E">
        <w:tc>
          <w:tcPr>
            <w:tcW w:w="3539" w:type="dxa"/>
            <w:shd w:val="clear" w:color="auto" w:fill="FFF2CC" w:themeFill="accent4" w:themeFillTint="33"/>
            <w:tcMar>
              <w:top w:w="130" w:type="dxa"/>
              <w:left w:w="130" w:type="dxa"/>
              <w:bottom w:w="130" w:type="dxa"/>
              <w:right w:w="130" w:type="dxa"/>
            </w:tcMar>
            <w:vAlign w:val="center"/>
          </w:tcPr>
          <w:p w14:paraId="3AB17D8B" w14:textId="77777777" w:rsidR="009D6CAB" w:rsidRPr="00F7366E" w:rsidRDefault="00000000" w:rsidP="00F7366E">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①施設の整備</w:t>
            </w:r>
          </w:p>
        </w:tc>
        <w:tc>
          <w:tcPr>
            <w:tcW w:w="5461" w:type="dxa"/>
            <w:tcMar>
              <w:top w:w="130" w:type="dxa"/>
              <w:left w:w="130" w:type="dxa"/>
              <w:bottom w:w="130" w:type="dxa"/>
              <w:right w:w="130" w:type="dxa"/>
            </w:tcMar>
            <w:vAlign w:val="center"/>
          </w:tcPr>
          <w:p w14:paraId="462A22A6" w14:textId="77777777" w:rsidR="00F7366E" w:rsidRDefault="00000000" w:rsidP="00F7366E">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○障がい者の文化芸術活動・スポーツ活動の促進のため、新たに整備する施設等については、障がい者の利用に配慮した整備を推進するなど、環境づくりの推進を図ります。 </w:t>
            </w:r>
          </w:p>
          <w:p w14:paraId="59801C62" w14:textId="77777777" w:rsidR="009D6CAB" w:rsidRPr="00F7366E" w:rsidRDefault="00000000" w:rsidP="00F7366E">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○既存の社会教育施設などについても障がい者が利用しやすいように改修に努めます。</w:t>
            </w:r>
          </w:p>
        </w:tc>
      </w:tr>
      <w:tr w:rsidR="009D6CAB" w:rsidRPr="00370011" w14:paraId="79D086F7" w14:textId="77777777" w:rsidTr="00F7366E">
        <w:tc>
          <w:tcPr>
            <w:tcW w:w="3539" w:type="dxa"/>
            <w:shd w:val="clear" w:color="auto" w:fill="FFF2CC" w:themeFill="accent4" w:themeFillTint="33"/>
            <w:tcMar>
              <w:top w:w="130" w:type="dxa"/>
              <w:left w:w="130" w:type="dxa"/>
              <w:bottom w:w="130" w:type="dxa"/>
              <w:right w:w="130" w:type="dxa"/>
            </w:tcMar>
            <w:vAlign w:val="center"/>
          </w:tcPr>
          <w:p w14:paraId="4D202EE6" w14:textId="77777777" w:rsidR="009D6CAB" w:rsidRPr="00F7366E" w:rsidRDefault="00000000" w:rsidP="00F7366E">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②スポーツ・レクリエーション活動の振興</w:t>
            </w:r>
          </w:p>
        </w:tc>
        <w:tc>
          <w:tcPr>
            <w:tcW w:w="5461" w:type="dxa"/>
            <w:tcMar>
              <w:top w:w="130" w:type="dxa"/>
              <w:left w:w="130" w:type="dxa"/>
              <w:bottom w:w="130" w:type="dxa"/>
              <w:right w:w="130" w:type="dxa"/>
            </w:tcMar>
            <w:vAlign w:val="center"/>
          </w:tcPr>
          <w:p w14:paraId="66B3FEA0" w14:textId="77777777" w:rsidR="00F7366E" w:rsidRDefault="00000000" w:rsidP="00F7366E">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○障がい者向けのスポーツ・レクリエーション活動や障がい者も参加できる事業について、その参加を支援します。 </w:t>
            </w:r>
          </w:p>
          <w:p w14:paraId="223C2E7F" w14:textId="77777777" w:rsidR="009D6CAB" w:rsidRPr="00F7366E" w:rsidRDefault="00000000" w:rsidP="00F7366E">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○スポーツを通じて社会参加の機会拡大を図るため、各種スポーツ大会への参加を支援するとともに、障がい者スポーツの普及と振興に努めます。</w:t>
            </w:r>
          </w:p>
        </w:tc>
      </w:tr>
    </w:tbl>
    <w:p w14:paraId="4FD6A0D9" w14:textId="77777777" w:rsidR="002B2D49" w:rsidRDefault="002B2D49" w:rsidP="002B2D49">
      <w:pPr>
        <w:pStyle w:val="a4"/>
        <w:pageBreakBefore/>
      </w:pPr>
      <w:r>
        <w:rPr>
          <w:noProof/>
        </w:rPr>
        <w:lastRenderedPageBreak/>
        <mc:AlternateContent>
          <mc:Choice Requires="wps">
            <w:drawing>
              <wp:anchor distT="0" distB="0" distL="114300" distR="114300" simplePos="0" relativeHeight="251674111" behindDoc="1" locked="0" layoutInCell="1" allowOverlap="1" wp14:anchorId="59B925C5" wp14:editId="6CD51243">
                <wp:simplePos x="0" y="0"/>
                <wp:positionH relativeFrom="page">
                  <wp:align>left</wp:align>
                </wp:positionH>
                <wp:positionV relativeFrom="paragraph">
                  <wp:posOffset>-796925</wp:posOffset>
                </wp:positionV>
                <wp:extent cx="7569816" cy="10648950"/>
                <wp:effectExtent l="0" t="0" r="0" b="0"/>
                <wp:wrapNone/>
                <wp:docPr id="1783548339" name="正方形/長方形 1"/>
                <wp:cNvGraphicFramePr/>
                <a:graphic xmlns:a="http://schemas.openxmlformats.org/drawingml/2006/main">
                  <a:graphicData uri="http://schemas.microsoft.com/office/word/2010/wordprocessingShape">
                    <wps:wsp>
                      <wps:cNvSpPr/>
                      <wps:spPr>
                        <a:xfrm>
                          <a:off x="0" y="0"/>
                          <a:ext cx="7569816" cy="10648950"/>
                        </a:xfrm>
                        <a:prstGeom prst="rect">
                          <a:avLst/>
                        </a:prstGeom>
                        <a:solidFill>
                          <a:schemeClr val="accent2">
                            <a:lumMod val="40000"/>
                            <a:lumOff val="60000"/>
                          </a:schemeClr>
                        </a:solidFill>
                        <a:ln w="12700" cap="flat" cmpd="sng" algn="ctr">
                          <a:noFill/>
                          <a:prstDash val="solid"/>
                          <a:miter lim="800000"/>
                        </a:ln>
                        <a:effectLst/>
                      </wps:spPr>
                      <wps:txbx>
                        <w:txbxContent>
                          <w:p w14:paraId="46C930DE" w14:textId="77777777" w:rsidR="002B2D49" w:rsidRPr="00D83565" w:rsidRDefault="002B2D49" w:rsidP="002B2D49">
                            <w:pPr>
                              <w:jc w:val="center"/>
                              <w:rPr>
                                <w:rFonts w:ascii="BIZ UDPゴシック" w:eastAsia="BIZ UDPゴシック" w:hAnsi="BIZ UDPゴシック"/>
                                <w:b/>
                                <w:bCs/>
                                <w:color w:val="FFFFFF" w:themeColor="background1"/>
                                <w:sz w:val="96"/>
                                <w:szCs w:val="96"/>
                              </w:rPr>
                            </w:pPr>
                            <w:r>
                              <w:rPr>
                                <w:rFonts w:ascii="BIZ UDPゴシック" w:eastAsia="BIZ UDPゴシック" w:hAnsi="BIZ UDPゴシック" w:hint="eastAsia"/>
                                <w:b/>
                                <w:bCs/>
                                <w:color w:val="FFFFFF" w:themeColor="background1"/>
                                <w:sz w:val="96"/>
                                <w:szCs w:val="96"/>
                              </w:rPr>
                              <w:t>第3部</w:t>
                            </w:r>
                          </w:p>
                          <w:p w14:paraId="2F64899E" w14:textId="77777777" w:rsidR="002B2D49" w:rsidRDefault="002B2D49" w:rsidP="002B2D49">
                            <w:pPr>
                              <w:jc w:val="center"/>
                              <w:rPr>
                                <w:rFonts w:ascii="BIZ UDPゴシック" w:eastAsia="BIZ UDPゴシック" w:hAnsi="BIZ UDPゴシック"/>
                                <w:b/>
                                <w:bCs/>
                                <w:color w:val="FFFFFF" w:themeColor="background1"/>
                                <w:sz w:val="96"/>
                                <w:szCs w:val="96"/>
                              </w:rPr>
                            </w:pPr>
                            <w:r>
                              <w:rPr>
                                <w:rFonts w:ascii="BIZ UDPゴシック" w:eastAsia="BIZ UDPゴシック" w:hAnsi="BIZ UDPゴシック" w:hint="eastAsia"/>
                                <w:b/>
                                <w:bCs/>
                                <w:color w:val="FFFFFF" w:themeColor="background1"/>
                                <w:sz w:val="96"/>
                                <w:szCs w:val="96"/>
                              </w:rPr>
                              <w:t>障がい児福祉計画</w:t>
                            </w:r>
                          </w:p>
                          <w:p w14:paraId="3F004B7D" w14:textId="77777777" w:rsidR="002B2D49" w:rsidRPr="00D83565" w:rsidRDefault="002B2D49" w:rsidP="002B2D49">
                            <w:pPr>
                              <w:jc w:val="center"/>
                              <w:rPr>
                                <w:rFonts w:ascii="BIZ UDPゴシック" w:eastAsia="BIZ UDPゴシック" w:hAnsi="BIZ UDPゴシック"/>
                                <w:b/>
                                <w:bCs/>
                                <w:color w:val="FFFFFF" w:themeColor="background1"/>
                                <w:sz w:val="96"/>
                                <w:szCs w:val="96"/>
                              </w:rPr>
                            </w:pPr>
                            <w:r>
                              <w:rPr>
                                <w:rFonts w:ascii="BIZ UDPゴシック" w:eastAsia="BIZ UDPゴシック" w:hAnsi="BIZ UDPゴシック" w:hint="eastAsia"/>
                                <w:b/>
                                <w:bCs/>
                                <w:color w:val="FFFFFF" w:themeColor="background1"/>
                                <w:sz w:val="96"/>
                                <w:szCs w:val="96"/>
                              </w:rPr>
                              <w:t>障がい福祉計画</w:t>
                            </w:r>
                          </w:p>
                          <w:p w14:paraId="095CD321" w14:textId="77777777" w:rsidR="002B2D49" w:rsidRDefault="002B2D49" w:rsidP="002B2D49">
                            <w:pPr>
                              <w:jc w:val="center"/>
                              <w:rPr>
                                <w:rFonts w:ascii="BIZ UDPゴシック" w:eastAsia="BIZ UDPゴシック" w:hAnsi="BIZ UDPゴシック"/>
                                <w:b/>
                                <w:bCs/>
                                <w:sz w:val="144"/>
                                <w:szCs w:val="144"/>
                              </w:rPr>
                            </w:pPr>
                          </w:p>
                          <w:p w14:paraId="491C4EDD" w14:textId="77777777" w:rsidR="002B2D49" w:rsidRPr="00257B3E" w:rsidRDefault="002B2D49" w:rsidP="002B2D49">
                            <w:pPr>
                              <w:jc w:val="center"/>
                              <w:rPr>
                                <w:rFonts w:ascii="BIZ UDPゴシック" w:eastAsia="BIZ UDPゴシック" w:hAnsi="BIZ UDPゴシック"/>
                                <w:b/>
                                <w:bCs/>
                                <w:sz w:val="144"/>
                                <w:szCs w:val="1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B925C5" id="_x0000_s1033" style="position:absolute;margin-left:0;margin-top:-62.75pt;width:596.05pt;height:838.5pt;z-index:-251642369;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" fillcolor="#f7caac [1301]" stroked="f" strokeweight="1pt">
                <v:textbox>
                  <w:txbxContent>
                    <w:p w14:paraId="46C930DE" w14:textId="77777777" w:rsidR="002B2D49" w:rsidRPr="00D83565" w:rsidRDefault="002B2D49" w:rsidP="002B2D49">
                      <w:pPr>
                        <w:jc w:val="center"/>
                        <w:rPr>
                          <w:rFonts w:ascii="BIZ UDPゴシック" w:eastAsia="BIZ UDPゴシック" w:hAnsi="BIZ UDPゴシック"/>
                          <w:b/>
                          <w:bCs/>
                          <w:color w:val="FFFFFF" w:themeColor="background1"/>
                          <w:sz w:val="96"/>
                          <w:szCs w:val="96"/>
                        </w:rPr>
                      </w:pPr>
                      <w:r>
                        <w:rPr>
                          <w:rFonts w:ascii="BIZ UDPゴシック" w:eastAsia="BIZ UDPゴシック" w:hAnsi="BIZ UDPゴシック" w:hint="eastAsia"/>
                          <w:b/>
                          <w:bCs/>
                          <w:color w:val="FFFFFF" w:themeColor="background1"/>
                          <w:sz w:val="96"/>
                          <w:szCs w:val="96"/>
                        </w:rPr>
                        <w:t>第3部</w:t>
                      </w:r>
                    </w:p>
                    <w:p w14:paraId="2F64899E" w14:textId="77777777" w:rsidR="002B2D49" w:rsidRDefault="002B2D49" w:rsidP="002B2D49">
                      <w:pPr>
                        <w:jc w:val="center"/>
                        <w:rPr>
                          <w:rFonts w:ascii="BIZ UDPゴシック" w:eastAsia="BIZ UDPゴシック" w:hAnsi="BIZ UDPゴシック"/>
                          <w:b/>
                          <w:bCs/>
                          <w:color w:val="FFFFFF" w:themeColor="background1"/>
                          <w:sz w:val="96"/>
                          <w:szCs w:val="96"/>
                        </w:rPr>
                      </w:pPr>
                      <w:r>
                        <w:rPr>
                          <w:rFonts w:ascii="BIZ UDPゴシック" w:eastAsia="BIZ UDPゴシック" w:hAnsi="BIZ UDPゴシック" w:hint="eastAsia"/>
                          <w:b/>
                          <w:bCs/>
                          <w:color w:val="FFFFFF" w:themeColor="background1"/>
                          <w:sz w:val="96"/>
                          <w:szCs w:val="96"/>
                        </w:rPr>
                        <w:t>障がい児福祉計画</w:t>
                      </w:r>
                    </w:p>
                    <w:p w14:paraId="3F004B7D" w14:textId="77777777" w:rsidR="002B2D49" w:rsidRPr="00D83565" w:rsidRDefault="002B2D49" w:rsidP="002B2D49">
                      <w:pPr>
                        <w:jc w:val="center"/>
                        <w:rPr>
                          <w:rFonts w:ascii="BIZ UDPゴシック" w:eastAsia="BIZ UDPゴシック" w:hAnsi="BIZ UDPゴシック"/>
                          <w:b/>
                          <w:bCs/>
                          <w:color w:val="FFFFFF" w:themeColor="background1"/>
                          <w:sz w:val="96"/>
                          <w:szCs w:val="96"/>
                        </w:rPr>
                      </w:pPr>
                      <w:r>
                        <w:rPr>
                          <w:rFonts w:ascii="BIZ UDPゴシック" w:eastAsia="BIZ UDPゴシック" w:hAnsi="BIZ UDPゴシック" w:hint="eastAsia"/>
                          <w:b/>
                          <w:bCs/>
                          <w:color w:val="FFFFFF" w:themeColor="background1"/>
                          <w:sz w:val="96"/>
                          <w:szCs w:val="96"/>
                        </w:rPr>
                        <w:t>障がい福祉計画</w:t>
                      </w:r>
                    </w:p>
                    <w:p w14:paraId="095CD321" w14:textId="77777777" w:rsidR="002B2D49" w:rsidRDefault="002B2D49" w:rsidP="002B2D49">
                      <w:pPr>
                        <w:jc w:val="center"/>
                        <w:rPr>
                          <w:rFonts w:ascii="BIZ UDPゴシック" w:eastAsia="BIZ UDPゴシック" w:hAnsi="BIZ UDPゴシック"/>
                          <w:b/>
                          <w:bCs/>
                          <w:sz w:val="144"/>
                          <w:szCs w:val="144"/>
                        </w:rPr>
                      </w:pPr>
                    </w:p>
                    <w:p w14:paraId="491C4EDD" w14:textId="77777777" w:rsidR="002B2D49" w:rsidRPr="00257B3E" w:rsidRDefault="002B2D49" w:rsidP="002B2D49">
                      <w:pPr>
                        <w:jc w:val="center"/>
                        <w:rPr>
                          <w:rFonts w:ascii="BIZ UDPゴシック" w:eastAsia="BIZ UDPゴシック" w:hAnsi="BIZ UDPゴシック"/>
                          <w:b/>
                          <w:bCs/>
                          <w:sz w:val="144"/>
                          <w:szCs w:val="144"/>
                        </w:rPr>
                      </w:pPr>
                    </w:p>
                  </w:txbxContent>
                </v:textbox>
                <w10:wrap anchorx="page"/>
              </v:rect>
            </w:pict>
          </mc:Fallback>
        </mc:AlternateContent>
      </w:r>
    </w:p>
    <w:p w14:paraId="77E58D0E" w14:textId="77777777" w:rsidR="002B2D49" w:rsidRDefault="002B2D49" w:rsidP="002B2D49">
      <w:pPr>
        <w:pStyle w:val="a4"/>
      </w:pPr>
    </w:p>
    <w:p w14:paraId="3C614554" w14:textId="77777777" w:rsidR="002B2D49" w:rsidRDefault="002B2D49" w:rsidP="002B2D49">
      <w:pPr>
        <w:pStyle w:val="a4"/>
      </w:pPr>
    </w:p>
    <w:p w14:paraId="7AAD6913" w14:textId="77777777" w:rsidR="002B2D49" w:rsidRDefault="002B2D49" w:rsidP="002B2D49">
      <w:pPr>
        <w:pStyle w:val="a4"/>
      </w:pPr>
    </w:p>
    <w:p w14:paraId="69A4FBA1" w14:textId="77777777" w:rsidR="002B2D49" w:rsidRDefault="002B2D49" w:rsidP="002B2D49">
      <w:pPr>
        <w:pStyle w:val="a4"/>
      </w:pPr>
    </w:p>
    <w:p w14:paraId="795647E5" w14:textId="77777777" w:rsidR="002B2D49" w:rsidRDefault="002B2D49" w:rsidP="002B2D49">
      <w:pPr>
        <w:pStyle w:val="a4"/>
      </w:pPr>
    </w:p>
    <w:p w14:paraId="7E11186B" w14:textId="77777777" w:rsidR="002B2D49" w:rsidRDefault="002B2D49" w:rsidP="002B2D49">
      <w:pPr>
        <w:pStyle w:val="a4"/>
      </w:pPr>
    </w:p>
    <w:p w14:paraId="70E2C75D" w14:textId="77777777" w:rsidR="002B2D49" w:rsidRDefault="002B2D49" w:rsidP="002B2D49">
      <w:pPr>
        <w:pStyle w:val="a4"/>
      </w:pPr>
    </w:p>
    <w:p w14:paraId="47073CC9" w14:textId="77777777" w:rsidR="002B2D49" w:rsidRDefault="002B2D49" w:rsidP="002B2D49">
      <w:pPr>
        <w:pStyle w:val="a4"/>
      </w:pPr>
    </w:p>
    <w:p w14:paraId="7BB3CA8D" w14:textId="77777777" w:rsidR="002B2D49" w:rsidRDefault="002B2D49" w:rsidP="002B2D49">
      <w:pPr>
        <w:pStyle w:val="a4"/>
      </w:pPr>
    </w:p>
    <w:p w14:paraId="3B6E73C4" w14:textId="77777777" w:rsidR="002B2D49" w:rsidRDefault="002B2D49" w:rsidP="002B2D49">
      <w:pPr>
        <w:pStyle w:val="a4"/>
      </w:pPr>
    </w:p>
    <w:p w14:paraId="175BF974" w14:textId="77777777" w:rsidR="002B2D49" w:rsidRDefault="002B2D49" w:rsidP="002B2D49">
      <w:pPr>
        <w:pStyle w:val="a4"/>
      </w:pPr>
    </w:p>
    <w:p w14:paraId="3E7D830D" w14:textId="77777777" w:rsidR="002B2D49" w:rsidRDefault="002B2D49" w:rsidP="002B2D49">
      <w:pPr>
        <w:pStyle w:val="a4"/>
      </w:pPr>
    </w:p>
    <w:p w14:paraId="70194E21" w14:textId="77777777" w:rsidR="002B2D49" w:rsidRDefault="002B2D49" w:rsidP="002B2D49">
      <w:pPr>
        <w:pStyle w:val="a4"/>
      </w:pPr>
    </w:p>
    <w:p w14:paraId="15D741F9" w14:textId="77777777" w:rsidR="002B2D49" w:rsidRDefault="002B2D49" w:rsidP="002B2D49">
      <w:pPr>
        <w:pStyle w:val="a4"/>
      </w:pPr>
    </w:p>
    <w:p w14:paraId="7E0ABC34" w14:textId="77777777" w:rsidR="002B2D49" w:rsidRDefault="002B2D49" w:rsidP="002B2D49">
      <w:pPr>
        <w:pStyle w:val="a4"/>
      </w:pPr>
    </w:p>
    <w:p w14:paraId="7CE3136B" w14:textId="77777777" w:rsidR="002B2D49" w:rsidRDefault="002B2D49" w:rsidP="002B2D49">
      <w:pPr>
        <w:pStyle w:val="a4"/>
      </w:pPr>
    </w:p>
    <w:p w14:paraId="2E6CEBE1" w14:textId="77777777" w:rsidR="002B2D49" w:rsidRDefault="002B2D49" w:rsidP="002B2D49">
      <w:pPr>
        <w:pStyle w:val="a4"/>
      </w:pPr>
    </w:p>
    <w:p w14:paraId="23A1E1E5" w14:textId="77777777" w:rsidR="002B2D49" w:rsidRDefault="002B2D49" w:rsidP="002B2D49">
      <w:pPr>
        <w:pStyle w:val="a4"/>
      </w:pPr>
    </w:p>
    <w:p w14:paraId="1463C8CA" w14:textId="77777777" w:rsidR="002B2D49" w:rsidRDefault="002B2D49" w:rsidP="002B2D49">
      <w:pPr>
        <w:pStyle w:val="a4"/>
      </w:pPr>
    </w:p>
    <w:p w14:paraId="531AA282" w14:textId="77777777" w:rsidR="002B2D49" w:rsidRDefault="002B2D49" w:rsidP="002B2D49">
      <w:pPr>
        <w:pStyle w:val="a4"/>
      </w:pPr>
    </w:p>
    <w:p w14:paraId="3FD926C0" w14:textId="77777777" w:rsidR="002B2D49" w:rsidRDefault="002B2D49" w:rsidP="002B2D49">
      <w:pPr>
        <w:pStyle w:val="a4"/>
      </w:pPr>
    </w:p>
    <w:p w14:paraId="08B05F35" w14:textId="77777777" w:rsidR="002B2D49" w:rsidRDefault="00DF37FA" w:rsidP="002B2D49">
      <w:pPr>
        <w:pStyle w:val="a4"/>
      </w:pPr>
      <w:r>
        <w:rPr>
          <w:noProof/>
        </w:rPr>
        <w:drawing>
          <wp:anchor distT="0" distB="0" distL="114300" distR="114300" simplePos="0" relativeHeight="251675648" behindDoc="0" locked="0" layoutInCell="1" allowOverlap="1" wp14:anchorId="211C3567" wp14:editId="686910F8">
            <wp:simplePos x="0" y="0"/>
            <wp:positionH relativeFrom="margin">
              <wp:align>center</wp:align>
            </wp:positionH>
            <wp:positionV relativeFrom="paragraph">
              <wp:posOffset>10160</wp:posOffset>
            </wp:positionV>
            <wp:extent cx="5392196" cy="4038459"/>
            <wp:effectExtent l="0" t="0" r="0" b="635"/>
            <wp:wrapNone/>
            <wp:docPr id="1417570731"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92196" cy="4038459"/>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7141245B" w14:textId="77777777" w:rsidR="009D6CAB" w:rsidRPr="00370011" w:rsidRDefault="00000000">
      <w:pPr>
        <w:pStyle w:val="1"/>
        <w:pageBreakBefore/>
        <w:shd w:val="clear" w:color="auto" w:fill="4A7A5E"/>
        <w:spacing w:before="480" w:after="320"/>
        <w:ind w:left="60"/>
        <w:rPr>
          <w:rFonts w:ascii="BIZ UDPゴシック" w:eastAsia="BIZ UDPゴシック" w:hAnsi="BIZ UDPゴシック"/>
        </w:rPr>
      </w:pPr>
      <w:bookmarkStart w:id="20" w:name="_TocOno023"/>
      <w:r>
        <w:rPr>
          <w:rFonts w:ascii="BIZ UDPゴシック" w:eastAsia="BIZ UDPゴシック" w:hAnsi="BIZ UDPゴシック"/>
          <w:b/>
          <w:bCs/>
          <w:color w:val="FFFFFF"/>
          <w:sz w:val="30"/>
          <w:szCs w:val="30"/>
        </w:rPr>
        <w:lastRenderedPageBreak/>
        <w:t>第1章　障がい児福祉計画・障がい福祉計画の背景</w:t>
      </w:r>
      <w:bookmarkEnd w:id="20"/>
    </w:p>
    <w:p w14:paraId="6B1CA86C"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1　障害者総合支援法・児童福祉法の改正</w:t>
      </w:r>
    </w:p>
    <w:p w14:paraId="457630B1" w14:textId="77777777" w:rsidR="009D6CAB" w:rsidRPr="00370011" w:rsidRDefault="00000000" w:rsidP="002B2D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平成25年4月、障害者自立支援法に代わる新たな法として、「障害者総合支援法」が施行されました。平成28年5月には障害者総合支援法及び児童福祉法の一部を改正する法律が成立し、平成30年4月からの施行により、「自立生活援助」や「就労定着支援」の新設、「居宅訪問型児童発達支援」の新設等が図られるとともに、市町村においても「障害児福祉計画」を策定することが義務づけられました。</w:t>
      </w:r>
    </w:p>
    <w:p w14:paraId="6236E112" w14:textId="77777777" w:rsidR="009D6CAB" w:rsidRPr="00370011" w:rsidRDefault="00000000" w:rsidP="002B2D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令和6年4月には、障がい者等の地域生活や就労の支援強化等を内容とする改正が施行され、グループホームにおける一人暮らし等を希望する方への支援内容の明確化、児童発達支援センターの類型（福祉型・医療型）の一元化と4つの中核機能（①幅広い高度な専門性に基づく発達支援・家族支援機能、②地域の障がい児支援事業所へのスーパーバイズ・コンサルテーション機能、③地域のインクルージョン推進の中核機能、④地域の発達支援の入口としての相談機能）の明確化、障がい児入所施設に入所する児童の成人期への円滑な移行調整の仕組みの整備などが図られました。令和7年10月には、就労移行支援・就労継続支援の利用に先立って本人の希望や適性に合った選択を支援する新サービス「就労選択支援」が創設されています。</w:t>
      </w:r>
    </w:p>
    <w:p w14:paraId="6E656985" w14:textId="77777777" w:rsidR="009D6CAB" w:rsidRPr="00370011" w:rsidRDefault="00000000" w:rsidP="002B2D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また、令和7年12月には「高次脳機能障害者支援法」が成立し、令和8年4月に施行されるなど、障がい者施策を取り巻く制度は着実に充実が図られています。令和8年3月31日には、これらの動向を踏まえた「障害福祉サービス等及び障害児通所支援等の円滑な実施を確保するための基本的な指針」（第8期障害福祉計画・第4期障害児福祉計画に係る基本指針）が告示され、令和9年度から令和11年度までを計画期間とする第8期障害福祉計画・第4期障害児福祉計画の指針が示されました。さらに、令和8年6月に公布された「社会福祉法等の一部を改正する法律」及び同年7月に公布された「医療的ケア児及びその家族に対する支援に関する法律の一部を改正する法律」を踏まえ、令和8年8月から9月にかけて基本指針の一部改正案に対する意見募集が行われており、令和9年4月の適用に向けた改正が進められています。</w:t>
      </w:r>
    </w:p>
    <w:p w14:paraId="438E086E" w14:textId="77777777" w:rsidR="009D6CAB" w:rsidRDefault="00000000" w:rsidP="002B2D49">
      <w:pP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町では、一連の制度改正に的確に対応し、障がい者や障がい児が自分らしく地域生活を営むことができるよう、障害者総合支援法及び児童福祉法に基づく福祉サービスのほか、必要となる施策の充実や環境の整備を図っていきます。</w:t>
      </w:r>
    </w:p>
    <w:p w14:paraId="3AE63A34" w14:textId="77777777" w:rsidR="002B2D49" w:rsidRDefault="002B2D49" w:rsidP="002B2D49">
      <w:pPr>
        <w:spacing w:after="200" w:line="360" w:lineRule="auto"/>
        <w:ind w:firstLineChars="100" w:firstLine="220"/>
        <w:rPr>
          <w:rFonts w:ascii="BIZ UDPゴシック" w:eastAsia="BIZ UDPゴシック" w:hAnsi="BIZ UDPゴシック"/>
          <w:sz w:val="22"/>
          <w:szCs w:val="22"/>
        </w:rPr>
      </w:pPr>
    </w:p>
    <w:p w14:paraId="2D53B95B" w14:textId="77777777" w:rsidR="002B2D49" w:rsidRDefault="002B2D49" w:rsidP="002B2D49">
      <w:pPr>
        <w:spacing w:after="200" w:line="360" w:lineRule="auto"/>
        <w:ind w:firstLineChars="100" w:firstLine="220"/>
        <w:rPr>
          <w:rFonts w:ascii="BIZ UDPゴシック" w:eastAsia="BIZ UDPゴシック" w:hAnsi="BIZ UDPゴシック"/>
          <w:sz w:val="22"/>
          <w:szCs w:val="22"/>
        </w:rPr>
      </w:pPr>
    </w:p>
    <w:p w14:paraId="7FFA9113" w14:textId="77777777" w:rsidR="002B2D49" w:rsidRDefault="002B2D49" w:rsidP="002B2D49">
      <w:pPr>
        <w:spacing w:after="200" w:line="360" w:lineRule="auto"/>
        <w:ind w:firstLineChars="100" w:firstLine="220"/>
        <w:rPr>
          <w:rFonts w:ascii="BIZ UDPゴシック" w:eastAsia="BIZ UDPゴシック" w:hAnsi="BIZ UDPゴシック"/>
          <w:sz w:val="22"/>
          <w:szCs w:val="22"/>
        </w:rPr>
      </w:pPr>
    </w:p>
    <w:p w14:paraId="4A9C8EDF" w14:textId="77777777" w:rsidR="002B2D49" w:rsidRPr="00370011" w:rsidRDefault="002B2D49" w:rsidP="002B2D49">
      <w:pPr>
        <w:spacing w:after="200" w:line="360" w:lineRule="auto"/>
        <w:ind w:firstLineChars="100" w:firstLine="210"/>
        <w:rPr>
          <w:rFonts w:ascii="BIZ UDPゴシック" w:eastAsia="BIZ UDPゴシック" w:hAnsi="BIZ UDPゴシック"/>
        </w:rPr>
      </w:pPr>
    </w:p>
    <w:p w14:paraId="7321DC59"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2　計画の理念</w:t>
      </w:r>
    </w:p>
    <w:p w14:paraId="750F2C47"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1　自己決定の尊重と意思決定の支援による共生社会の実現</w:t>
      </w:r>
    </w:p>
    <w:p w14:paraId="62229A00" w14:textId="77777777" w:rsidR="009D6CAB" w:rsidRPr="00370011" w:rsidRDefault="00000000" w:rsidP="002B2D49">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 xml:space="preserve">障がいのある方の日常生活又は社会生活を営むための支援を行う上で障がいのある方が必要とする</w:t>
      </w:r>
      <w:del w:id="91666" w:author="Ryo Wakayama" w:date="2026-10-23T09:00:00Z">
        <w:r>
          <w:rPr>
            <w:rFonts w:ascii="BIZ UDPゴシック" w:eastAsia="BIZ UDPゴシック" w:hAnsi="BIZ UDPゴシック"/>
            <w:sz w:val="22"/>
            <w:szCs w:val="22"/>
          </w:rPr>
          <w:delText xml:space="preserve">障害福祉サービス</w:delText>
        </w:r>
      </w:del>
      <w:ins w:id="91667" w:author="Ryo Wakayama" w:date="2026-10-23T09:00:00Z">
        <w:r>
          <w:rPr>
            <w:rFonts w:ascii="BIZ UDPゴシック" w:eastAsia="BIZ UDPゴシック" w:hAnsi="BIZ UDPゴシック"/>
            <w:sz w:val="22"/>
            <w:szCs w:val="22"/>
          </w:rPr>
          <w:t xml:space="preserve">障がい福祉サービス</w:t>
        </w:r>
      </w:ins>
      <w:r>
        <w:rPr>
          <w:rFonts w:ascii="BIZ UDPゴシック" w:eastAsia="BIZ UDPゴシック" w:hAnsi="BIZ UDPゴシック"/>
          <w:sz w:val="22"/>
          <w:szCs w:val="22"/>
        </w:rPr>
        <w:t xml:space="preserve">等の提供にあたっては、本人の自己決定を尊重し、意思決定の支援に配慮することで、障がいのある人が自らの生き方を主体的に決定し、地域の人とともにいきいきと暮らすことができる社会の実現を目指します。</w:t>
      </w:r>
    </w:p>
    <w:p w14:paraId="647AD5BA"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2　地域生活を支えるサービス等の提供体制の整備</w:t>
      </w:r>
    </w:p>
    <w:p w14:paraId="576637B5" w14:textId="77777777" w:rsidR="009D6CAB" w:rsidRPr="00370011" w:rsidRDefault="00000000" w:rsidP="002B2D49">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福祉施設への入所や病院への入院から地域生活への移行を促進し、障がいのある方の地域生活での安心した生活の継続や経済的自立を実現するため、生活支援や就労支援等を行う事業所や関係機関の連携による支援体制の構築を目指すとともに、地域生活において障がいのある方が必要とするサービス等の提供体制の整備を図ります。</w:t>
      </w:r>
    </w:p>
    <w:p w14:paraId="0773ED41"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3　障がい者の課題に対応したサービス提供体制の整備</w:t>
      </w:r>
    </w:p>
    <w:p w14:paraId="05618992" w14:textId="77777777" w:rsidR="009D6CAB" w:rsidRPr="00370011" w:rsidRDefault="00000000" w:rsidP="002B2D49">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の自立支援の観点から、福祉施設への入所又は、病院への入院等から地域生活への移行、地域生活の継続の支援、就労支援といった課題に対応したサービス提供体制を整え、障がい者等を地域全体で支えるシステムを実現するため、地域生活支援の拠点づくり、ＮＰＯ等によるインフォーマルサービスの提供等、地域の社会資源を最大限に活用して提供体制の整備を進めます。</w:t>
      </w:r>
    </w:p>
    <w:p w14:paraId="09E746F0"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4　地域共生社会の実現に向けた取組</w:t>
      </w:r>
    </w:p>
    <w:p w14:paraId="08990EB4" w14:textId="77777777" w:rsidR="009D6CAB" w:rsidRPr="00370011" w:rsidRDefault="00000000" w:rsidP="002B2D49">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地域のあらゆる住民が、地域、暮らし、生きがいを共に創り、高め合うことができる地域共生社会の実現に向け、地域住民が主体的に地域づくりに取り組むための仕組みづくりや制度の縦割りを超えた柔軟なサービスの確保に取り組むとともに、地域ごとの地理的条件や地域資源の実態を踏まえながら、包括的な支援体制の構築に取り組みます。人口減少・少子高齢化が進む本町においては、中山間地域におけるサービス提供体制の維持・確保も重要な視点となります。</w:t>
      </w:r>
    </w:p>
    <w:p w14:paraId="72D5B4A1" w14:textId="77777777" w:rsidR="00EB32BC" w:rsidRDefault="00EB32BC">
      <w:pPr>
        <w:pBdr>
          <w:bottom w:val="single" w:sz="6" w:space="2" w:color="2F5C48"/>
        </w:pBdr>
        <w:spacing w:before="320" w:after="180"/>
        <w:rPr>
          <w:rFonts w:ascii="BIZ UDPゴシック" w:eastAsia="BIZ UDPゴシック" w:hAnsi="BIZ UDPゴシック"/>
          <w:b/>
          <w:bCs/>
          <w:color w:val="2F5C48"/>
          <w:sz w:val="23"/>
          <w:szCs w:val="23"/>
        </w:rPr>
      </w:pPr>
    </w:p>
    <w:p w14:paraId="0B7F68E5" w14:textId="77777777" w:rsidR="00EB32BC" w:rsidRDefault="00EB32BC">
      <w:pPr>
        <w:pBdr>
          <w:bottom w:val="single" w:sz="6" w:space="2" w:color="2F5C48"/>
        </w:pBdr>
        <w:spacing w:before="320" w:after="180"/>
        <w:rPr>
          <w:rFonts w:ascii="BIZ UDPゴシック" w:eastAsia="BIZ UDPゴシック" w:hAnsi="BIZ UDPゴシック"/>
          <w:b/>
          <w:bCs/>
          <w:color w:val="2F5C48"/>
          <w:sz w:val="23"/>
          <w:szCs w:val="23"/>
        </w:rPr>
      </w:pPr>
    </w:p>
    <w:p w14:paraId="31E7DBF4"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5　障がい児の健やかな育成のための発達支援</w:t>
      </w:r>
    </w:p>
    <w:p w14:paraId="26EDF36A" w14:textId="77777777" w:rsidR="009D6CAB" w:rsidRPr="00370011" w:rsidRDefault="00000000" w:rsidP="00EB32BC">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児支援を行うに当たっては、障がい児本人の最善の利益を考慮しながら、障がい児の健やかな育成を支援することが必要です。そのため、障がい児及びその家族に対し、障がいが疑われる早期の段階から支援できるよう、質の高い専門的な発達支援を行う障がい児通所支援等の充実を図るとともに、医療的ケアを要する状態の障がい児が保健・医療・障がい福祉・保育・教育等の支援を円滑に受けられるよう、関係機関が連携し、共通の理解に基づき協働する支援体制の構築を進めます。</w:t>
      </w:r>
    </w:p>
    <w:p w14:paraId="119FDFD6"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6　障がい福祉人材の確保・定着及び生産性向上</w:t>
      </w:r>
    </w:p>
    <w:p w14:paraId="3D5ABC4E" w14:textId="77777777" w:rsidR="009D6CAB" w:rsidRPr="00370011" w:rsidRDefault="00000000" w:rsidP="00EB32BC">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 xml:space="preserve">障がい者の重度化・高齢化が進む中においても、将来にわたって安定的に障がい福祉サービス等を提供していくためには、提供体制の確保と併せてそれを担う人材を確保していく必要があります。国の基本指針（第8期）では新たに「</w:t>
      </w:r>
      <w:del w:id="91668" w:author="Ryo Wakayama" w:date="2026-10-23T09:00:00Z">
        <w:r>
          <w:rPr>
            <w:rFonts w:ascii="BIZ UDPゴシック" w:eastAsia="BIZ UDPゴシック" w:hAnsi="BIZ UDPゴシック"/>
            <w:sz w:val="22"/>
            <w:szCs w:val="22"/>
          </w:rPr>
          <w:delText xml:space="preserve">障害福祉</w:delText>
        </w:r>
      </w:del>
      <w:ins w:id="91669" w:author="Ryo Wakayama" w:date="2026-10-23T09:00:00Z">
        <w:r>
          <w:rPr>
            <w:rFonts w:ascii="BIZ UDPゴシック" w:eastAsia="BIZ UDPゴシック" w:hAnsi="BIZ UDPゴシック"/>
            <w:sz w:val="22"/>
            <w:szCs w:val="22"/>
          </w:rPr>
          <w:t xml:space="preserve">障がい福祉</w:t>
        </w:r>
      </w:ins>
      <w:r>
        <w:rPr>
          <w:rFonts w:ascii="BIZ UDPゴシック" w:eastAsia="BIZ UDPゴシック" w:hAnsi="BIZ UDPゴシック"/>
          <w:sz w:val="22"/>
          <w:szCs w:val="22"/>
        </w:rPr>
        <w:t xml:space="preserve">人材の確保・定着、当事者視点に立ったケアの充実のための生産性向上」が基本的考え方の一つとして位置づけられ、専門性を高めるための研修の実施、介護テクノロジーの導入促進等による業務の効率化、職場環境の整備等を関係者が協力して取り組むこととされています。</w:t>
      </w:r>
    </w:p>
    <w:p w14:paraId="5CF6D294"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7　障がい者の社会参加を支える取組の推進</w:t>
      </w:r>
    </w:p>
    <w:p w14:paraId="03F9543B" w14:textId="77777777" w:rsidR="009D6CAB" w:rsidRPr="00370011" w:rsidRDefault="00000000" w:rsidP="00EB32BC">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の地域における社会参加を促進するためには、障がい者の多様なニーズを踏まえて支援する必要があります。その際、文化・芸術活動や健康づくり、スポーツ等の分野を含め、地域でいきいきと安心して健康的に暮らすことができる社会を目指します。</w:t>
      </w:r>
    </w:p>
    <w:p w14:paraId="0F211475" w14:textId="77777777" w:rsidR="009D6CAB" w:rsidRPr="00370011" w:rsidRDefault="00000000">
      <w:pPr>
        <w:pStyle w:val="2"/>
        <w:keepNext/>
        <w:pageBreakBefore/>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3　第8期の国の基本指針の主な見直し事項</w:t>
      </w:r>
    </w:p>
    <w:p w14:paraId="031A88C0"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 xml:space="preserve">令和8年3月31日に告示された第8期障害福祉計画・第4期障害児福祉計画に係る国の基本指針では、成果目標が8つの柱に整理され、「</w:t>
      </w:r>
      <w:del w:id="91670" w:author="Ryo Wakayama" w:date="2026-10-23T09:00:00Z">
        <w:r>
          <w:rPr>
            <w:rFonts w:ascii="BIZ UDPゴシック" w:eastAsia="BIZ UDPゴシック" w:hAnsi="BIZ UDPゴシック"/>
            <w:sz w:val="22"/>
            <w:szCs w:val="22"/>
          </w:rPr>
          <w:delText xml:space="preserve">障害福祉</w:delText>
        </w:r>
      </w:del>
      <w:ins w:id="91671" w:author="Ryo Wakayama" w:date="2026-10-23T09:00:00Z">
        <w:r>
          <w:rPr>
            <w:rFonts w:ascii="BIZ UDPゴシック" w:eastAsia="BIZ UDPゴシック" w:hAnsi="BIZ UDPゴシック"/>
            <w:sz w:val="22"/>
            <w:szCs w:val="22"/>
          </w:rPr>
          <w:t xml:space="preserve">障がい福祉</w:t>
        </w:r>
      </w:ins>
      <w:r>
        <w:rPr>
          <w:rFonts w:ascii="BIZ UDPゴシック" w:eastAsia="BIZ UDPゴシック" w:hAnsi="BIZ UDPゴシック"/>
          <w:sz w:val="22"/>
          <w:szCs w:val="22"/>
        </w:rPr>
        <w:t xml:space="preserve">人材の確保・定着、当事者視点に立ったケアの充実のための生産性向上」が新たな柱として加えられました。成果目標の柱ごとの主な見直し事項と、本計画の該当箇所は次のとおりです。</w:t>
      </w:r>
    </w:p>
    <w:p w14:paraId="2BFCE2BA" w14:textId="77777777" w:rsidR="009D6CAB" w:rsidRPr="00370011" w:rsidRDefault="00000000" w:rsidP="005E6C22">
      <w:pPr>
        <w:keepNext/>
        <w:spacing w:before="260" w:after="160"/>
        <w:rPr>
          <w:rFonts w:ascii="BIZ UDPゴシック" w:eastAsia="BIZ UDPゴシック" w:hAnsi="BIZ UDPゴシック"/>
        </w:rPr>
      </w:pPr>
      <w:del w:id="91802" w:author="Ryo Wakayama" w:date="2026-10-23T09:00:00Z">
        <w:r>
          <w:rPr>
            <w:rFonts w:ascii="BIZ UDPゴシック" w:eastAsia="BIZ UDPゴシック" w:hAnsi="BIZ UDPゴシック"/>
            <w:b/>
            <w:bCs/>
            <w:sz w:val="22"/>
            <w:szCs w:val="22"/>
          </w:rPr>
          <w:delText xml:space="preserve">■</w:delText>
        </w:r>
      </w:del>
      <w:ins w:id="91803" w:author="Ryo Wakayama" w:date="2026-10-23T09:00:00Z">
        <w:r>
          <w:rPr>
            <w:rFonts w:ascii="BIZ UDPゴシック" w:eastAsia="BIZ UDPゴシック" w:hAnsi="BIZ UDPゴシック"/>
            <w:b/>
            <w:bCs/>
            <w:sz w:val="22"/>
            <w:szCs w:val="22"/>
          </w:rPr>
          <w:t xml:space="preserve">【表39】</w:t>
        </w:r>
      </w:ins>
      <w:r>
        <w:rPr>
          <w:rFonts w:ascii="BIZ UDPゴシック" w:eastAsia="BIZ UDPゴシック" w:hAnsi="BIZ UDPゴシック"/>
          <w:b/>
          <w:bCs/>
          <w:sz w:val="22"/>
          <w:szCs w:val="22"/>
        </w:rPr>
        <w:t xml:space="preserve">成果目標の柱と主な見直し事項</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500"/>
        <w:gridCol w:w="1800"/>
      </w:tblGrid>
      <w:tr w:rsidR="001E7E48" w14:paraId="3FA854DD" w14:textId="77777777">
        <w:trPr>
          <w:cantSplit/>
          <w:tblHeader/>
        </w:trPr>
        <w:tc>
          <w:tcPr>
            <w:tcW w:w="2700" w:type="dxa"/>
            <w:shd w:val="clear" w:color="auto" w:fill="DCE8DC"/>
            <w:tcMar>
              <w:top w:w="130" w:type="dxa"/>
              <w:left w:w="130" w:type="dxa"/>
              <w:bottom w:w="130" w:type="dxa"/>
              <w:right w:w="130" w:type="dxa"/>
            </w:tcMar>
            <w:vAlign w:val="center"/>
          </w:tcPr>
          <w:p w14:paraId="1F92BD29"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成果目標の柱</w:t>
            </w:r>
          </w:p>
        </w:tc>
        <w:tc>
          <w:tcPr>
            <w:tcW w:w="4500" w:type="dxa"/>
            <w:shd w:val="clear" w:color="auto" w:fill="DCE8DC"/>
            <w:tcMar>
              <w:top w:w="130" w:type="dxa"/>
              <w:left w:w="130" w:type="dxa"/>
              <w:bottom w:w="130" w:type="dxa"/>
              <w:right w:w="130" w:type="dxa"/>
            </w:tcMar>
            <w:vAlign w:val="center"/>
          </w:tcPr>
          <w:p w14:paraId="5B6F923A"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主な見直し事項</w:t>
            </w:r>
          </w:p>
        </w:tc>
        <w:tc>
          <w:tcPr>
            <w:tcW w:w="1800" w:type="dxa"/>
            <w:shd w:val="clear" w:color="auto" w:fill="DCE8DC"/>
            <w:tcMar>
              <w:top w:w="130" w:type="dxa"/>
              <w:left w:w="130" w:type="dxa"/>
              <w:bottom w:w="130" w:type="dxa"/>
              <w:right w:w="130" w:type="dxa"/>
            </w:tcMar>
            <w:vAlign w:val="center"/>
          </w:tcPr>
          <w:p w14:paraId="6249AE15"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本計画の該当箇所</w:t>
            </w:r>
          </w:p>
        </w:tc>
      </w:tr>
      <w:tr w:rsidR="001E7E48" w14:paraId="4A6BBD47" w14:textId="77777777">
        <w:trPr>
          <w:cantSplit/>
        </w:trPr>
        <w:tc>
          <w:tcPr>
            <w:tcW w:w="2700" w:type="dxa"/>
            <w:tcMar>
              <w:top w:w="130" w:type="dxa"/>
              <w:left w:w="130" w:type="dxa"/>
              <w:bottom w:w="130" w:type="dxa"/>
              <w:right w:w="130" w:type="dxa"/>
            </w:tcMar>
            <w:vAlign w:val="center"/>
          </w:tcPr>
          <w:p w14:paraId="37CC7814"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1　福祉施設入所者の地域生活移行</w:t>
            </w:r>
          </w:p>
        </w:tc>
        <w:tc>
          <w:tcPr>
            <w:tcW w:w="4500" w:type="dxa"/>
            <w:tcMar>
              <w:top w:w="130" w:type="dxa"/>
              <w:left w:w="130" w:type="dxa"/>
              <w:bottom w:w="130" w:type="dxa"/>
              <w:right w:w="130" w:type="dxa"/>
            </w:tcMar>
            <w:vAlign w:val="center"/>
          </w:tcPr>
          <w:p w14:paraId="3A277048"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令和7年度末の入所者の6％以上の地域生活移行、5％以上の削減</w:t>
            </w:r>
          </w:p>
        </w:tc>
        <w:tc>
          <w:tcPr>
            <w:tcW w:w="1800" w:type="dxa"/>
            <w:tcMar>
              <w:top w:w="130" w:type="dxa"/>
              <w:left w:w="130" w:type="dxa"/>
              <w:bottom w:w="130" w:type="dxa"/>
              <w:right w:w="130" w:type="dxa"/>
            </w:tcMar>
            <w:vAlign w:val="center"/>
          </w:tcPr>
          <w:p w14:paraId="160B4BE8"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第5章1</w:t>
            </w:r>
          </w:p>
        </w:tc>
      </w:tr>
      <w:tr w:rsidR="001E7E48" w14:paraId="62B5C22E" w14:textId="77777777">
        <w:trPr>
          <w:cantSplit/>
        </w:trPr>
        <w:tc>
          <w:tcPr>
            <w:tcW w:w="2700" w:type="dxa"/>
            <w:tcMar>
              <w:top w:w="130" w:type="dxa"/>
              <w:left w:w="130" w:type="dxa"/>
              <w:bottom w:w="130" w:type="dxa"/>
              <w:right w:w="130" w:type="dxa"/>
            </w:tcMar>
            <w:vAlign w:val="center"/>
          </w:tcPr>
          <w:p w14:paraId="224916E6"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2　精神障害にも対応した地域包括ケアシステムの構築</w:t>
            </w:r>
          </w:p>
        </w:tc>
        <w:tc>
          <w:tcPr>
            <w:tcW w:w="4500" w:type="dxa"/>
            <w:tcMar>
              <w:top w:w="130" w:type="dxa"/>
              <w:left w:w="130" w:type="dxa"/>
              <w:bottom w:w="130" w:type="dxa"/>
              <w:right w:w="130" w:type="dxa"/>
            </w:tcMar>
            <w:vAlign w:val="center"/>
          </w:tcPr>
          <w:p w14:paraId="690041AE"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精神病床への再入院率、心のサポーターの養成（全国100万人）、Ｋ6による把握を新設。精神障がい者の短期入所を活動指標に追加</w:t>
            </w:r>
          </w:p>
        </w:tc>
        <w:tc>
          <w:tcPr>
            <w:tcW w:w="1800" w:type="dxa"/>
            <w:tcMar>
              <w:top w:w="130" w:type="dxa"/>
              <w:left w:w="130" w:type="dxa"/>
              <w:bottom w:w="130" w:type="dxa"/>
              <w:right w:w="130" w:type="dxa"/>
            </w:tcMar>
            <w:vAlign w:val="center"/>
          </w:tcPr>
          <w:p w14:paraId="49E49F08"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第5章2</w:t>
            </w:r>
          </w:p>
        </w:tc>
      </w:tr>
      <w:tr w:rsidR="001E7E48" w14:paraId="6D007CD7" w14:textId="77777777">
        <w:trPr>
          <w:cantSplit/>
        </w:trPr>
        <w:tc>
          <w:tcPr>
            <w:tcW w:w="2700" w:type="dxa"/>
            <w:tcMar>
              <w:top w:w="130" w:type="dxa"/>
              <w:left w:w="130" w:type="dxa"/>
              <w:bottom w:w="130" w:type="dxa"/>
              <w:right w:w="130" w:type="dxa"/>
            </w:tcMar>
            <w:vAlign w:val="center"/>
          </w:tcPr>
          <w:p w14:paraId="71E75B77"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3　福祉施設から一般就労への移行等</w:t>
            </w:r>
          </w:p>
        </w:tc>
        <w:tc>
          <w:tcPr>
            <w:tcW w:w="4500" w:type="dxa"/>
            <w:tcMar>
              <w:top w:w="130" w:type="dxa"/>
              <w:left w:w="130" w:type="dxa"/>
              <w:bottom w:w="130" w:type="dxa"/>
              <w:right w:w="130" w:type="dxa"/>
            </w:tcMar>
            <w:vAlign w:val="center"/>
          </w:tcPr>
          <w:p w14:paraId="53ACCEA1"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一般就労移行者数1.31倍以上（就労移行支援1.14倍、Ａ型おおむね1.52倍、Ｂ型おおむね1.67倍）、就労定着支援1.47倍以上、就労選択支援の目標を新設</w:t>
            </w:r>
          </w:p>
        </w:tc>
        <w:tc>
          <w:tcPr>
            <w:tcW w:w="1800" w:type="dxa"/>
            <w:tcMar>
              <w:top w:w="130" w:type="dxa"/>
              <w:left w:w="130" w:type="dxa"/>
              <w:bottom w:w="130" w:type="dxa"/>
              <w:right w:w="130" w:type="dxa"/>
            </w:tcMar>
            <w:vAlign w:val="center"/>
          </w:tcPr>
          <w:p w14:paraId="277FCDA2"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第5章3</w:t>
            </w:r>
          </w:p>
        </w:tc>
      </w:tr>
      <w:tr w:rsidR="001E7E48" w14:paraId="78AA8407" w14:textId="77777777">
        <w:trPr>
          <w:cantSplit/>
        </w:trPr>
        <w:tc>
          <w:tcPr>
            <w:tcW w:w="2700" w:type="dxa"/>
            <w:tcMar>
              <w:top w:w="130" w:type="dxa"/>
              <w:left w:w="130" w:type="dxa"/>
              <w:bottom w:w="130" w:type="dxa"/>
              <w:right w:w="130" w:type="dxa"/>
            </w:tcMar>
            <w:vAlign w:val="center"/>
          </w:tcPr>
          <w:p w14:paraId="46C23EC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4　障がい児支援の提供体制の整備等</w:t>
            </w:r>
          </w:p>
        </w:tc>
        <w:tc>
          <w:tcPr>
            <w:tcW w:w="4500" w:type="dxa"/>
            <w:tcMar>
              <w:top w:w="130" w:type="dxa"/>
              <w:left w:w="130" w:type="dxa"/>
              <w:bottom w:w="130" w:type="dxa"/>
              <w:right w:w="130" w:type="dxa"/>
            </w:tcMar>
            <w:vAlign w:val="center"/>
          </w:tcPr>
          <w:p w14:paraId="24EEA605"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児童発達支援センターの4つの中核機能の確保、インクルージョン推進の協議の場、伴走的な相談支援体制を新設</w:t>
            </w:r>
          </w:p>
        </w:tc>
        <w:tc>
          <w:tcPr>
            <w:tcW w:w="1800" w:type="dxa"/>
            <w:tcMar>
              <w:top w:w="130" w:type="dxa"/>
              <w:left w:w="130" w:type="dxa"/>
              <w:bottom w:w="130" w:type="dxa"/>
              <w:right w:w="130" w:type="dxa"/>
            </w:tcMar>
            <w:vAlign w:val="center"/>
          </w:tcPr>
          <w:p w14:paraId="7263C5DC"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第5章4</w:t>
            </w:r>
          </w:p>
        </w:tc>
      </w:tr>
      <w:tr w:rsidR="001E7E48" w14:paraId="2393A6D4" w14:textId="77777777">
        <w:trPr>
          <w:cantSplit/>
        </w:trPr>
        <w:tc>
          <w:tcPr>
            <w:tcW w:w="2700" w:type="dxa"/>
            <w:tcMar>
              <w:top w:w="130" w:type="dxa"/>
              <w:left w:w="130" w:type="dxa"/>
              <w:bottom w:w="130" w:type="dxa"/>
              <w:right w:w="130" w:type="dxa"/>
            </w:tcMar>
            <w:vAlign w:val="center"/>
          </w:tcPr>
          <w:p w14:paraId="4097EB2B"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5　地域生活支援の充実</w:t>
            </w:r>
          </w:p>
        </w:tc>
        <w:tc>
          <w:tcPr>
            <w:tcW w:w="4500" w:type="dxa"/>
            <w:tcMar>
              <w:top w:w="130" w:type="dxa"/>
              <w:left w:w="130" w:type="dxa"/>
              <w:bottom w:w="130" w:type="dxa"/>
              <w:right w:w="130" w:type="dxa"/>
            </w:tcMar>
            <w:vAlign w:val="center"/>
          </w:tcPr>
          <w:p w14:paraId="1F259662"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地域生活支援拠点等の機能の充実（コーディネーターの配置、年1回以上の検証・検討）、強度行動障がいを有する者への支援体制の整備</w:t>
            </w:r>
          </w:p>
        </w:tc>
        <w:tc>
          <w:tcPr>
            <w:tcW w:w="1800" w:type="dxa"/>
            <w:tcMar>
              <w:top w:w="130" w:type="dxa"/>
              <w:left w:w="130" w:type="dxa"/>
              <w:bottom w:w="130" w:type="dxa"/>
              <w:right w:w="130" w:type="dxa"/>
            </w:tcMar>
            <w:vAlign w:val="center"/>
          </w:tcPr>
          <w:p w14:paraId="0006E534"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第5章5</w:t>
            </w:r>
          </w:p>
        </w:tc>
      </w:tr>
      <w:tr w:rsidR="001E7E48" w14:paraId="74A78C58" w14:textId="77777777">
        <w:trPr>
          <w:cantSplit/>
        </w:trPr>
        <w:tc>
          <w:tcPr>
            <w:tcW w:w="2700" w:type="dxa"/>
            <w:tcMar>
              <w:top w:w="130" w:type="dxa"/>
              <w:left w:w="130" w:type="dxa"/>
              <w:bottom w:w="130" w:type="dxa"/>
              <w:right w:w="130" w:type="dxa"/>
            </w:tcMar>
            <w:vAlign w:val="center"/>
          </w:tcPr>
          <w:p w14:paraId="7273C99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6　相談支援体制の充実・強化等</w:t>
            </w:r>
          </w:p>
        </w:tc>
        <w:tc>
          <w:tcPr>
            <w:tcW w:w="4500" w:type="dxa"/>
            <w:tcMar>
              <w:top w:w="130" w:type="dxa"/>
              <w:left w:w="130" w:type="dxa"/>
              <w:bottom w:w="130" w:type="dxa"/>
              <w:right w:w="130" w:type="dxa"/>
            </w:tcMar>
            <w:vAlign w:val="center"/>
          </w:tcPr>
          <w:p w14:paraId="5F0889C7"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基幹相談支援センターの設置、「望まないセルフプラン」の解消（ゼロ）を新設</w:t>
            </w:r>
          </w:p>
        </w:tc>
        <w:tc>
          <w:tcPr>
            <w:tcW w:w="1800" w:type="dxa"/>
            <w:tcMar>
              <w:top w:w="130" w:type="dxa"/>
              <w:left w:w="130" w:type="dxa"/>
              <w:bottom w:w="130" w:type="dxa"/>
              <w:right w:w="130" w:type="dxa"/>
            </w:tcMar>
            <w:vAlign w:val="center"/>
          </w:tcPr>
          <w:p w14:paraId="659A89DB"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第5章6</w:t>
            </w:r>
          </w:p>
        </w:tc>
      </w:tr>
      <w:tr w:rsidR="001E7E48" w14:paraId="21A05280" w14:textId="77777777">
        <w:trPr>
          <w:cantSplit/>
        </w:trPr>
        <w:tc>
          <w:tcPr>
            <w:tcW w:w="2700" w:type="dxa"/>
            <w:tcMar>
              <w:top w:w="130" w:type="dxa"/>
              <w:left w:w="130" w:type="dxa"/>
              <w:bottom w:w="130" w:type="dxa"/>
              <w:right w:w="130" w:type="dxa"/>
            </w:tcMar>
            <w:vAlign w:val="center"/>
          </w:tcPr>
          <w:p w14:paraId="5ABFFA7D"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 xml:space="preserve">7　</w:t>
            </w:r>
            <w:del w:id="91672" w:author="Ryo Wakayama" w:date="2026-10-23T09:00:00Z">
              <w:r>
                <w:rPr>
                  <w:rFonts w:ascii="BIZ UDPゴシック" w:eastAsia="BIZ UDPゴシック" w:hAnsi="BIZ UDPゴシック"/>
                  <w:sz w:val="20"/>
                  <w:szCs w:val="20"/>
                </w:rPr>
                <w:delText xml:space="preserve">障害福祉</w:delText>
              </w:r>
            </w:del>
            <w:ins w:id="91673" w:author="Ryo Wakayama" w:date="2026-10-23T09:00:00Z">
              <w:r>
                <w:rPr>
                  <w:rFonts w:ascii="BIZ UDPゴシック" w:eastAsia="BIZ UDPゴシック" w:hAnsi="BIZ UDPゴシック"/>
                  <w:sz w:val="20"/>
                  <w:szCs w:val="20"/>
                </w:rPr>
                <w:t xml:space="preserve">障がい福祉</w:t>
              </w:r>
            </w:ins>
            <w:r>
              <w:rPr>
                <w:rFonts w:ascii="BIZ UDPゴシック" w:eastAsia="BIZ UDPゴシック" w:hAnsi="BIZ UDPゴシック"/>
                <w:sz w:val="20"/>
                <w:szCs w:val="20"/>
              </w:rPr>
              <w:t xml:space="preserve">人材の確保・定着、生産性向上【新規の柱】</w:t>
            </w:r>
          </w:p>
        </w:tc>
        <w:tc>
          <w:tcPr>
            <w:tcW w:w="4500" w:type="dxa"/>
            <w:tcMar>
              <w:top w:w="130" w:type="dxa"/>
              <w:left w:w="130" w:type="dxa"/>
              <w:bottom w:w="130" w:type="dxa"/>
              <w:right w:w="130" w:type="dxa"/>
            </w:tcMar>
            <w:vAlign w:val="center"/>
          </w:tcPr>
          <w:p w14:paraId="11F96441"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都道府県ごとのワンストップ窓口・協議会の設置、相談支援専門員研修等の実施</w:t>
            </w:r>
          </w:p>
        </w:tc>
        <w:tc>
          <w:tcPr>
            <w:tcW w:w="1800" w:type="dxa"/>
            <w:tcMar>
              <w:top w:w="130" w:type="dxa"/>
              <w:left w:w="130" w:type="dxa"/>
              <w:bottom w:w="130" w:type="dxa"/>
              <w:right w:w="130" w:type="dxa"/>
            </w:tcMar>
            <w:vAlign w:val="center"/>
          </w:tcPr>
          <w:p w14:paraId="2787D919"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第5章7</w:t>
            </w:r>
          </w:p>
        </w:tc>
      </w:tr>
      <w:tr w:rsidR="001E7E48" w14:paraId="7A141750" w14:textId="77777777">
        <w:trPr>
          <w:cantSplit/>
        </w:trPr>
        <w:tc>
          <w:tcPr>
            <w:tcW w:w="2700" w:type="dxa"/>
            <w:tcMar>
              <w:top w:w="130" w:type="dxa"/>
              <w:left w:w="130" w:type="dxa"/>
              <w:bottom w:w="130" w:type="dxa"/>
              <w:right w:w="130" w:type="dxa"/>
            </w:tcMar>
            <w:vAlign w:val="center"/>
          </w:tcPr>
          <w:p w14:paraId="1E89B7BE"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 xml:space="preserve">8　</w:t>
            </w:r>
            <w:del w:id="91674" w:author="Ryo Wakayama" w:date="2026-10-23T09:00:00Z">
              <w:r>
                <w:rPr>
                  <w:rFonts w:ascii="BIZ UDPゴシック" w:eastAsia="BIZ UDPゴシック" w:hAnsi="BIZ UDPゴシック"/>
                  <w:sz w:val="20"/>
                  <w:szCs w:val="20"/>
                </w:rPr>
                <w:delText xml:space="preserve">障害福祉サービス</w:delText>
              </w:r>
            </w:del>
            <w:ins w:id="91675" w:author="Ryo Wakayama" w:date="2026-10-23T09:00:00Z">
              <w:r>
                <w:rPr>
                  <w:rFonts w:ascii="BIZ UDPゴシック" w:eastAsia="BIZ UDPゴシック" w:hAnsi="BIZ UDPゴシック"/>
                  <w:sz w:val="20"/>
                  <w:szCs w:val="20"/>
                </w:rPr>
                <w:t xml:space="preserve">障がい福祉サービス</w:t>
              </w:r>
            </w:ins>
            <w:r>
              <w:rPr>
                <w:rFonts w:ascii="BIZ UDPゴシック" w:eastAsia="BIZ UDPゴシック" w:hAnsi="BIZ UDPゴシック"/>
                <w:sz w:val="20"/>
                <w:szCs w:val="20"/>
              </w:rPr>
              <w:t xml:space="preserve">等の質の向上</w:t>
            </w:r>
          </w:p>
        </w:tc>
        <w:tc>
          <w:tcPr>
            <w:tcW w:w="4500" w:type="dxa"/>
            <w:tcMar>
              <w:top w:w="130" w:type="dxa"/>
              <w:left w:w="130" w:type="dxa"/>
              <w:bottom w:w="130" w:type="dxa"/>
              <w:right w:w="130" w:type="dxa"/>
            </w:tcMar>
            <w:vAlign w:val="center"/>
          </w:tcPr>
          <w:p w14:paraId="245AB331"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障害福祉サービス等情報公表制度の公表率・更新率100％を新設</w:t>
            </w:r>
          </w:p>
        </w:tc>
        <w:tc>
          <w:tcPr>
            <w:tcW w:w="1800" w:type="dxa"/>
            <w:tcMar>
              <w:top w:w="130" w:type="dxa"/>
              <w:left w:w="130" w:type="dxa"/>
              <w:bottom w:w="130" w:type="dxa"/>
              <w:right w:w="130" w:type="dxa"/>
            </w:tcMar>
            <w:vAlign w:val="center"/>
          </w:tcPr>
          <w:p w14:paraId="469916FF"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第5章8</w:t>
            </w:r>
          </w:p>
        </w:tc>
      </w:tr>
    </w:tbl>
    <w:p w14:paraId="6FCF60BB" w14:textId="77777777" w:rsidR="009D6CAB" w:rsidRPr="00370011" w:rsidRDefault="00000000" w:rsidP="00EA4FAB">
      <w:pPr>
        <w:spacing w:before="160"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このほか、基本指針では次の事項が見直されています。本計画での対応は次のとおりです。</w:t>
      </w:r>
    </w:p>
    <w:p w14:paraId="01BECBC4" w14:textId="77777777" w:rsidR="009D6CAB" w:rsidRPr="00370011" w:rsidRDefault="00000000" w:rsidP="005E6C22">
      <w:pPr>
        <w:keepNext/>
        <w:spacing w:before="260" w:after="160"/>
        <w:rPr>
          <w:rFonts w:ascii="BIZ UDPゴシック" w:eastAsia="BIZ UDPゴシック" w:hAnsi="BIZ UDPゴシック"/>
        </w:rPr>
      </w:pPr>
      <w:del w:id="91804" w:author="Ryo Wakayama" w:date="2026-10-23T09:00:00Z">
        <w:r>
          <w:rPr>
            <w:rFonts w:ascii="BIZ UDPゴシック" w:eastAsia="BIZ UDPゴシック" w:hAnsi="BIZ UDPゴシック"/>
            <w:b/>
            <w:bCs/>
            <w:sz w:val="22"/>
            <w:szCs w:val="22"/>
          </w:rPr>
          <w:delText xml:space="preserve">■</w:delText>
        </w:r>
      </w:del>
      <w:ins w:id="91805" w:author="Ryo Wakayama" w:date="2026-10-23T09:00:00Z">
        <w:r>
          <w:rPr>
            <w:rFonts w:ascii="BIZ UDPゴシック" w:eastAsia="BIZ UDPゴシック" w:hAnsi="BIZ UDPゴシック"/>
            <w:b/>
            <w:bCs/>
            <w:sz w:val="22"/>
            <w:szCs w:val="22"/>
          </w:rPr>
          <w:t xml:space="preserve">【表40】</w:t>
        </w:r>
      </w:ins>
      <w:r>
        <w:rPr>
          <w:rFonts w:ascii="BIZ UDPゴシック" w:eastAsia="BIZ UDPゴシック" w:hAnsi="BIZ UDPゴシック"/>
          <w:b/>
          <w:bCs/>
          <w:sz w:val="22"/>
          <w:szCs w:val="22"/>
        </w:rPr>
        <w:lastRenderedPageBreak/>
        <w:t xml:space="preserve">その他の主な見直し事項と本計画での対応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40"/>
        <w:gridCol w:w="4860"/>
      </w:tblGrid>
      <w:tr w:rsidR="001E7E48" w14:paraId="3AE44BCE" w14:textId="77777777">
        <w:trPr>
          <w:cantSplit/>
          <w:tblHeader/>
        </w:trPr>
        <w:tc>
          <w:tcPr>
            <w:tcW w:w="4140" w:type="dxa"/>
            <w:shd w:val="clear" w:color="auto" w:fill="DCE8DC"/>
            <w:tcMar>
              <w:top w:w="130" w:type="dxa"/>
              <w:left w:w="130" w:type="dxa"/>
              <w:bottom w:w="130" w:type="dxa"/>
              <w:right w:w="130" w:type="dxa"/>
            </w:tcMar>
            <w:vAlign w:val="center"/>
          </w:tcPr>
          <w:p w14:paraId="0F9BCBFD"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見直し事項</w:t>
            </w:r>
          </w:p>
        </w:tc>
        <w:tc>
          <w:tcPr>
            <w:tcW w:w="4860" w:type="dxa"/>
            <w:shd w:val="clear" w:color="auto" w:fill="DCE8DC"/>
            <w:tcMar>
              <w:top w:w="130" w:type="dxa"/>
              <w:left w:w="130" w:type="dxa"/>
              <w:bottom w:w="130" w:type="dxa"/>
              <w:right w:w="130" w:type="dxa"/>
            </w:tcMar>
            <w:vAlign w:val="center"/>
          </w:tcPr>
          <w:p w14:paraId="66ED5BB6"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本計画での対応</w:t>
            </w:r>
          </w:p>
        </w:tc>
      </w:tr>
      <w:tr w:rsidR="001E7E48" w14:paraId="67052C73" w14:textId="77777777">
        <w:trPr>
          <w:cantSplit/>
        </w:trPr>
        <w:tc>
          <w:tcPr>
            <w:tcW w:w="4140" w:type="dxa"/>
            <w:tcMar>
              <w:top w:w="130" w:type="dxa"/>
              <w:left w:w="130" w:type="dxa"/>
              <w:bottom w:w="130" w:type="dxa"/>
              <w:right w:w="130" w:type="dxa"/>
            </w:tcMar>
            <w:vAlign w:val="center"/>
          </w:tcPr>
          <w:p w14:paraId="633CECE2"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重度障がい者（強度行動障がい、高次脳機能障がい、医療的ケアを要する人等）の利用者数の見込みの設定</w:t>
            </w:r>
          </w:p>
        </w:tc>
        <w:tc>
          <w:tcPr>
            <w:tcW w:w="4860" w:type="dxa"/>
            <w:tcMar>
              <w:top w:w="130" w:type="dxa"/>
              <w:left w:w="130" w:type="dxa"/>
              <w:bottom w:w="130" w:type="dxa"/>
              <w:right w:w="130" w:type="dxa"/>
            </w:tcMar>
            <w:vAlign w:val="center"/>
          </w:tcPr>
          <w:p w14:paraId="33588C25"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第6章冒頭（見込量の定め方）及び各サービスの内数</w:t>
            </w:r>
          </w:p>
        </w:tc>
      </w:tr>
      <w:tr w:rsidR="001E7E48" w14:paraId="0DC0A9A4" w14:textId="77777777">
        <w:trPr>
          <w:cantSplit/>
        </w:trPr>
        <w:tc>
          <w:tcPr>
            <w:tcW w:w="4140" w:type="dxa"/>
            <w:tcMar>
              <w:top w:w="130" w:type="dxa"/>
              <w:left w:w="130" w:type="dxa"/>
              <w:bottom w:w="130" w:type="dxa"/>
              <w:right w:w="130" w:type="dxa"/>
            </w:tcMar>
            <w:vAlign w:val="center"/>
          </w:tcPr>
          <w:p w14:paraId="4C871CC8"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人口減少地域・中山間地域におけるサービス提供体制の維持・確保</w:t>
            </w:r>
          </w:p>
        </w:tc>
        <w:tc>
          <w:tcPr>
            <w:tcW w:w="4860" w:type="dxa"/>
            <w:tcMar>
              <w:top w:w="130" w:type="dxa"/>
              <w:left w:w="130" w:type="dxa"/>
              <w:bottom w:w="130" w:type="dxa"/>
              <w:right w:w="130" w:type="dxa"/>
            </w:tcMar>
            <w:vAlign w:val="center"/>
          </w:tcPr>
          <w:p w14:paraId="7667F8CC"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第6章5（必要な見込量の確保のための方策）</w:t>
            </w:r>
          </w:p>
        </w:tc>
      </w:tr>
      <w:tr w:rsidR="001E7E48" w14:paraId="7ECD111E" w14:textId="77777777">
        <w:trPr>
          <w:cantSplit/>
        </w:trPr>
        <w:tc>
          <w:tcPr>
            <w:tcW w:w="4140" w:type="dxa"/>
            <w:tcMar>
              <w:top w:w="130" w:type="dxa"/>
              <w:left w:w="130" w:type="dxa"/>
              <w:bottom w:w="130" w:type="dxa"/>
              <w:right w:w="130" w:type="dxa"/>
            </w:tcMar>
            <w:vAlign w:val="center"/>
          </w:tcPr>
          <w:p w14:paraId="3338B20D"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市町村の意見申出制度の活用</w:t>
            </w:r>
          </w:p>
        </w:tc>
        <w:tc>
          <w:tcPr>
            <w:tcW w:w="4860" w:type="dxa"/>
            <w:tcMar>
              <w:top w:w="130" w:type="dxa"/>
              <w:left w:w="130" w:type="dxa"/>
              <w:bottom w:w="130" w:type="dxa"/>
              <w:right w:w="130" w:type="dxa"/>
            </w:tcMar>
            <w:vAlign w:val="center"/>
          </w:tcPr>
          <w:p w14:paraId="21135C6A"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第6章5（5）</w:t>
            </w:r>
          </w:p>
        </w:tc>
      </w:tr>
      <w:tr w:rsidR="001E7E48" w14:paraId="06A66E7C" w14:textId="77777777">
        <w:trPr>
          <w:cantSplit/>
        </w:trPr>
        <w:tc>
          <w:tcPr>
            <w:tcW w:w="4140" w:type="dxa"/>
            <w:tcMar>
              <w:top w:w="130" w:type="dxa"/>
              <w:left w:w="130" w:type="dxa"/>
              <w:bottom w:w="130" w:type="dxa"/>
              <w:right w:w="130" w:type="dxa"/>
            </w:tcMar>
            <w:vAlign w:val="center"/>
          </w:tcPr>
          <w:p w14:paraId="1C169819"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高次脳機能障害者支援法の施行を踏まえた支援体制の整備</w:t>
            </w:r>
          </w:p>
        </w:tc>
        <w:tc>
          <w:tcPr>
            <w:tcW w:w="4860" w:type="dxa"/>
            <w:tcMar>
              <w:top w:w="130" w:type="dxa"/>
              <w:left w:w="130" w:type="dxa"/>
              <w:bottom w:w="130" w:type="dxa"/>
              <w:right w:w="130" w:type="dxa"/>
            </w:tcMar>
            <w:vAlign w:val="center"/>
          </w:tcPr>
          <w:p w14:paraId="29D5B5A6"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第2章5、第3章</w:t>
            </w:r>
          </w:p>
        </w:tc>
      </w:tr>
      <w:tr w:rsidR="001E7E48" w14:paraId="15C0990F" w14:textId="77777777">
        <w:trPr>
          <w:cantSplit/>
        </w:trPr>
        <w:tc>
          <w:tcPr>
            <w:tcW w:w="4140" w:type="dxa"/>
            <w:tcMar>
              <w:top w:w="130" w:type="dxa"/>
              <w:left w:w="130" w:type="dxa"/>
              <w:bottom w:w="130" w:type="dxa"/>
              <w:right w:w="130" w:type="dxa"/>
            </w:tcMar>
            <w:vAlign w:val="center"/>
          </w:tcPr>
          <w:p w14:paraId="39E941F8"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 xml:space="preserve">住宅セーフティネット制度との連携、災害時における</w:t>
            </w:r>
            <w:del w:id="91676" w:author="Ryo Wakayama" w:date="2026-10-23T09:00:00Z">
              <w:r>
                <w:rPr>
                  <w:rFonts w:ascii="BIZ UDPゴシック" w:eastAsia="BIZ UDPゴシック" w:hAnsi="BIZ UDPゴシック"/>
                  <w:sz w:val="20"/>
                  <w:szCs w:val="20"/>
                </w:rPr>
                <w:delText xml:space="preserve">障害福祉サービス</w:delText>
              </w:r>
            </w:del>
            <w:ins w:id="91677" w:author="Ryo Wakayama" w:date="2026-10-23T09:00:00Z">
              <w:r>
                <w:rPr>
                  <w:rFonts w:ascii="BIZ UDPゴシック" w:eastAsia="BIZ UDPゴシック" w:hAnsi="BIZ UDPゴシック"/>
                  <w:sz w:val="20"/>
                  <w:szCs w:val="20"/>
                </w:rPr>
                <w:t xml:space="preserve">障がい福祉サービス</w:t>
              </w:r>
            </w:ins>
            <w:r>
              <w:rPr>
                <w:rFonts w:ascii="BIZ UDPゴシック" w:eastAsia="BIZ UDPゴシック" w:hAnsi="BIZ UDPゴシック"/>
                <w:sz w:val="20"/>
                <w:szCs w:val="20"/>
              </w:rPr>
              <w:t xml:space="preserve">の提供の確保</w:t>
            </w:r>
          </w:p>
        </w:tc>
        <w:tc>
          <w:tcPr>
            <w:tcW w:w="4860" w:type="dxa"/>
            <w:tcMar>
              <w:top w:w="130" w:type="dxa"/>
              <w:left w:w="130" w:type="dxa"/>
              <w:bottom w:w="130" w:type="dxa"/>
              <w:right w:w="130" w:type="dxa"/>
            </w:tcMar>
            <w:vAlign w:val="center"/>
          </w:tcPr>
          <w:p w14:paraId="4494A667"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第6章5（4）、第2部第5章1</w:t>
            </w:r>
          </w:p>
        </w:tc>
      </w:tr>
      <w:tr w:rsidR="001E7E48" w14:paraId="4BA944C1" w14:textId="77777777">
        <w:trPr>
          <w:cantSplit/>
        </w:trPr>
        <w:tc>
          <w:tcPr>
            <w:tcW w:w="4140" w:type="dxa"/>
            <w:tcMar>
              <w:top w:w="130" w:type="dxa"/>
              <w:left w:w="130" w:type="dxa"/>
              <w:bottom w:w="130" w:type="dxa"/>
              <w:right w:w="130" w:type="dxa"/>
            </w:tcMar>
            <w:vAlign w:val="center"/>
          </w:tcPr>
          <w:p w14:paraId="18BC8D8C" w14:textId="77777777" w:rsidR="001E7E48" w:rsidRDefault="00000000">
            <w:pPr>
              <w:spacing w:line="320" w:lineRule="auto"/>
              <w:rPr>
                <w:rFonts w:ascii="BIZ UDPゴシック" w:eastAsia="BIZ UDPゴシック" w:hAnsi="BIZ UDPゴシック"/>
                <w:sz w:val="20"/>
                <w:szCs w:val="20"/>
              </w:rPr>
            </w:pPr>
            <w:del w:id="91678" w:author="Ryo Wakayama" w:date="2026-10-23T09:00:00Z">
              <w:r>
                <w:rPr>
                  <w:rFonts w:ascii="BIZ UDPゴシック" w:eastAsia="BIZ UDPゴシック" w:hAnsi="BIZ UDPゴシック"/>
                  <w:sz w:val="20"/>
                  <w:szCs w:val="20"/>
                </w:rPr>
                <w:delText xml:space="preserve">障害者等に対する虐待</w:delText>
              </w:r>
            </w:del>
            <w:ins w:id="91679" w:author="Ryo Wakayama" w:date="2026-10-23T09:00:00Z">
              <w:r>
                <w:rPr>
                  <w:rFonts w:ascii="BIZ UDPゴシック" w:eastAsia="BIZ UDPゴシック" w:hAnsi="BIZ UDPゴシック"/>
                  <w:sz w:val="20"/>
                  <w:szCs w:val="20"/>
                </w:rPr>
                <w:t xml:space="preserve">障がい者等に対する虐待</w:t>
              </w:r>
            </w:ins>
            <w:r>
              <w:rPr>
                <w:rFonts w:ascii="BIZ UDPゴシック" w:eastAsia="BIZ UDPゴシック" w:hAnsi="BIZ UDPゴシック"/>
                <w:sz w:val="20"/>
                <w:szCs w:val="20"/>
              </w:rPr>
              <w:t xml:space="preserve">の防止</w:t>
            </w:r>
          </w:p>
        </w:tc>
        <w:tc>
          <w:tcPr>
            <w:tcW w:w="4860" w:type="dxa"/>
            <w:tcMar>
              <w:top w:w="130" w:type="dxa"/>
              <w:left w:w="130" w:type="dxa"/>
              <w:bottom w:w="130" w:type="dxa"/>
              <w:right w:w="130" w:type="dxa"/>
            </w:tcMar>
            <w:vAlign w:val="center"/>
          </w:tcPr>
          <w:p w14:paraId="148EF71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第2部第2章1</w:t>
            </w:r>
          </w:p>
        </w:tc>
      </w:tr>
      <w:tr w:rsidR="001E7E48" w14:paraId="7DC37165" w14:textId="77777777">
        <w:trPr>
          <w:cantSplit/>
        </w:trPr>
        <w:tc>
          <w:tcPr>
            <w:tcW w:w="4140" w:type="dxa"/>
            <w:tcMar>
              <w:top w:w="130" w:type="dxa"/>
              <w:left w:w="130" w:type="dxa"/>
              <w:bottom w:w="130" w:type="dxa"/>
              <w:right w:w="130" w:type="dxa"/>
            </w:tcMar>
            <w:vAlign w:val="center"/>
          </w:tcPr>
          <w:p w14:paraId="37BF8A7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意思疎通支援（手話施策推進法を踏まえた養成・派遣）</w:t>
            </w:r>
          </w:p>
        </w:tc>
        <w:tc>
          <w:tcPr>
            <w:tcW w:w="4860" w:type="dxa"/>
            <w:tcMar>
              <w:top w:w="130" w:type="dxa"/>
              <w:left w:w="130" w:type="dxa"/>
              <w:bottom w:w="130" w:type="dxa"/>
              <w:right w:w="130" w:type="dxa"/>
            </w:tcMar>
            <w:vAlign w:val="center"/>
          </w:tcPr>
          <w:p w14:paraId="4A2EBADC"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第8章（意思疎通支援事業・手話奉仕員養成研修事業）</w:t>
            </w:r>
          </w:p>
        </w:tc>
      </w:tr>
      <w:tr w:rsidR="001E7E48" w14:paraId="26E88B50" w14:textId="77777777">
        <w:trPr>
          <w:cantSplit/>
        </w:trPr>
        <w:tc>
          <w:tcPr>
            <w:tcW w:w="4140" w:type="dxa"/>
            <w:tcMar>
              <w:top w:w="130" w:type="dxa"/>
              <w:left w:w="130" w:type="dxa"/>
              <w:bottom w:w="130" w:type="dxa"/>
              <w:right w:w="130" w:type="dxa"/>
            </w:tcMar>
            <w:vAlign w:val="center"/>
          </w:tcPr>
          <w:p w14:paraId="4DE229F9"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年齢到達に伴う切れ目のない支援、関係機関との連携</w:t>
            </w:r>
          </w:p>
        </w:tc>
        <w:tc>
          <w:tcPr>
            <w:tcW w:w="4860" w:type="dxa"/>
            <w:tcMar>
              <w:top w:w="130" w:type="dxa"/>
              <w:left w:w="130" w:type="dxa"/>
              <w:bottom w:w="130" w:type="dxa"/>
              <w:right w:w="130" w:type="dxa"/>
            </w:tcMar>
            <w:vAlign w:val="center"/>
          </w:tcPr>
          <w:p w14:paraId="78712014"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第9章1・2</w:t>
            </w:r>
          </w:p>
        </w:tc>
      </w:tr>
    </w:tbl>
    <w:p w14:paraId="42355334"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国の基本指針は、令和8年6月公布の社会福祉法等の改正等を踏まえ、令和9年4月の適用に向けた一部改正が進められています（第1部第1章1）。改正の内容が本計画の成果目標や見込量に関わる場合は、年次の点検評価（第1部第2章2）により反映します。</w:t>
      </w:r>
    </w:p>
    <w:p w14:paraId="12C5D540" w14:textId="77777777" w:rsidR="009D6CAB" w:rsidRPr="00EB32BC" w:rsidRDefault="00000000" w:rsidP="00EB32BC">
      <w:pPr>
        <w:pStyle w:val="1"/>
        <w:pageBreakBefore/>
        <w:shd w:val="clear" w:color="auto" w:fill="4A7A5E"/>
        <w:spacing w:before="480" w:after="320"/>
        <w:ind w:left="60"/>
        <w:jc w:val="center"/>
        <w:rPr>
          <w:rFonts w:ascii="BIZ UDPゴシック" w:eastAsia="BIZ UDPゴシック" w:hAnsi="BIZ UDPゴシック"/>
          <w:sz w:val="28"/>
          <w:szCs w:val="28"/>
        </w:rPr>
      </w:pPr>
      <w:bookmarkStart w:id="21" w:name="_TocOno024"/>
      <w:r>
        <w:rPr>
          <w:rFonts w:ascii="BIZ UDPゴシック" w:eastAsia="BIZ UDPゴシック" w:hAnsi="BIZ UDPゴシック"/>
          <w:b/>
          <w:bCs/>
          <w:color w:val="FFFFFF"/>
          <w:sz w:val="28"/>
          <w:szCs w:val="28"/>
        </w:rPr>
        <w:lastRenderedPageBreak/>
        <w:t>第2章　障がい福祉サービスの提供体制の確保に関する基本的考え方</w:t>
      </w:r>
      <w:bookmarkEnd w:id="21"/>
    </w:p>
    <w:p w14:paraId="4A92A62E" w14:textId="77777777" w:rsidR="009D6CAB" w:rsidRPr="00370011" w:rsidRDefault="00000000" w:rsidP="008C469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国の指針に則り、次の点に配慮した目標を設定し、計画的な整備を行うこととします。</w:t>
      </w:r>
    </w:p>
    <w:p w14:paraId="76FE19CF"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1　訪問系サービスの確保</w:t>
      </w:r>
    </w:p>
    <w:p w14:paraId="0D311802" w14:textId="77777777" w:rsidR="009D6CAB" w:rsidRPr="00370011" w:rsidRDefault="00000000" w:rsidP="00EB32BC">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 xml:space="preserve">訪問系サービス（居宅介護、重度訪問介護、同行援護、行動援護及び</w:t>
      </w:r>
      <w:del w:id="91680" w:author="Ryo Wakayama" w:date="2026-10-23T09:00:00Z">
        <w:r>
          <w:rPr>
            <w:rFonts w:ascii="BIZ UDPゴシック" w:eastAsia="BIZ UDPゴシック" w:hAnsi="BIZ UDPゴシック"/>
            <w:sz w:val="22"/>
            <w:szCs w:val="22"/>
          </w:rPr>
          <w:delText xml:space="preserve">重度障がい者等包括支援</w:delText>
        </w:r>
      </w:del>
      <w:ins w:id="91681" w:author="Ryo Wakayama" w:date="2026-10-23T09:00:00Z">
        <w:r>
          <w:rPr>
            <w:rFonts w:ascii="BIZ UDPゴシック" w:eastAsia="BIZ UDPゴシック" w:hAnsi="BIZ UDPゴシック"/>
            <w:sz w:val="22"/>
            <w:szCs w:val="22"/>
          </w:rPr>
          <w:t xml:space="preserve">重度障害者等包括支援</w:t>
        </w:r>
      </w:ins>
      <w:r>
        <w:rPr>
          <w:rFonts w:ascii="BIZ UDPゴシック" w:eastAsia="BIZ UDPゴシック" w:hAnsi="BIZ UDPゴシック"/>
          <w:sz w:val="22"/>
          <w:szCs w:val="22"/>
        </w:rPr>
        <w:t xml:space="preserve">）の充実を図り、必要な訪問系サービスを確保するよう努めます。</w:t>
      </w:r>
    </w:p>
    <w:p w14:paraId="2F72B74E"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2　希望する障がい者等への日中活動系サービスの確保</w:t>
      </w:r>
    </w:p>
    <w:p w14:paraId="5EEEF61D" w14:textId="77777777" w:rsidR="009D6CAB" w:rsidRPr="00370011" w:rsidRDefault="00000000" w:rsidP="00EB32BC">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希望する障がい者等に日中活動系サービス（療養介護、生活介護、短期入所、自立訓練、就労選択支援、就労移行支援、就労継続支援、就労定着支援及び地域活動支援センター）を確保するよう努めます。</w:t>
      </w:r>
    </w:p>
    <w:p w14:paraId="10649B04"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3　グループホーム等の充実及び地域生活支援拠点等の整備と機能の充実</w:t>
      </w:r>
    </w:p>
    <w:p w14:paraId="7E9BB22E" w14:textId="77777777" w:rsidR="009D6CAB" w:rsidRPr="00370011" w:rsidRDefault="00000000" w:rsidP="00EB32BC">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地域における居住の場としてのグループホーム等の充実を図るとともに、自立生活援助、地域移行支援及び地域定着支援、自立訓練等の推進により入所等から地域生活への移行を進めます。入所等から地域生活への移行を進めるに当たっては、重度化・高齢化した障がい者や日常生活を営む上での理解力及び生活力を補う必要のある障がい者であっても、地域生活を希望する者が地域で暮らすことができるよう適切に管内の福祉施設等の支援に係るニーズの把握に努めます。また、施設整備にあたっては、入所者の意向を尊重した居室の個室化等の推進にも配慮します。</w:t>
      </w:r>
    </w:p>
    <w:p w14:paraId="360F84B9"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4　福祉施設から一般就労への移行等の推進</w:t>
      </w:r>
    </w:p>
    <w:p w14:paraId="0C638A59" w14:textId="77777777" w:rsidR="009D6CAB" w:rsidRDefault="00000000" w:rsidP="00EB32BC">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就労選択支援、就労移行支援事業及び就労定着支援事業等の推進により、障がい者の福祉施設から一般就労への移行及びその定着を進めます。</w:t>
      </w:r>
    </w:p>
    <w:p w14:paraId="61BF2357" w14:textId="77777777" w:rsidR="00EB32BC" w:rsidRDefault="00EB32BC" w:rsidP="00EB32BC">
      <w:pPr>
        <w:spacing w:after="200" w:line="360" w:lineRule="auto"/>
        <w:ind w:firstLineChars="100" w:firstLine="220"/>
        <w:rPr>
          <w:rFonts w:ascii="BIZ UDPゴシック" w:eastAsia="BIZ UDPゴシック" w:hAnsi="BIZ UDPゴシック"/>
          <w:sz w:val="22"/>
          <w:szCs w:val="22"/>
        </w:rPr>
      </w:pPr>
    </w:p>
    <w:p w14:paraId="7CBBA47B" w14:textId="77777777" w:rsidR="00EB32BC" w:rsidRDefault="00EB32BC" w:rsidP="00EB32BC">
      <w:pPr>
        <w:spacing w:after="200" w:line="360" w:lineRule="auto"/>
        <w:ind w:firstLineChars="100" w:firstLine="220"/>
        <w:rPr>
          <w:rFonts w:ascii="BIZ UDPゴシック" w:eastAsia="BIZ UDPゴシック" w:hAnsi="BIZ UDPゴシック"/>
          <w:sz w:val="22"/>
          <w:szCs w:val="22"/>
        </w:rPr>
      </w:pPr>
    </w:p>
    <w:p w14:paraId="45A207C2" w14:textId="77777777" w:rsidR="00EB32BC" w:rsidRDefault="00EB32BC" w:rsidP="00EB32BC">
      <w:pPr>
        <w:spacing w:after="200" w:line="360" w:lineRule="auto"/>
        <w:ind w:firstLineChars="100" w:firstLine="220"/>
        <w:rPr>
          <w:rFonts w:ascii="BIZ UDPゴシック" w:eastAsia="BIZ UDPゴシック" w:hAnsi="BIZ UDPゴシック"/>
          <w:sz w:val="22"/>
          <w:szCs w:val="22"/>
        </w:rPr>
      </w:pPr>
    </w:p>
    <w:p w14:paraId="741067BA" w14:textId="77777777" w:rsidR="00EB32BC" w:rsidRPr="00370011" w:rsidRDefault="00EB32BC" w:rsidP="00EB32BC">
      <w:pPr>
        <w:spacing w:after="200" w:line="360" w:lineRule="auto"/>
        <w:ind w:firstLineChars="100" w:firstLine="210"/>
        <w:rPr>
          <w:rFonts w:ascii="BIZ UDPゴシック" w:eastAsia="BIZ UDPゴシック" w:hAnsi="BIZ UDPゴシック"/>
        </w:rPr>
      </w:pPr>
    </w:p>
    <w:p w14:paraId="34684B00" w14:textId="77777777" w:rsidR="009D6CAB" w:rsidRPr="00EB32BC" w:rsidRDefault="00000000">
      <w:pPr>
        <w:pStyle w:val="2"/>
        <w:shd w:val="clear" w:color="auto" w:fill="DCE8DC"/>
        <w:spacing w:before="400" w:after="240"/>
        <w:ind w:left="40"/>
        <w:rPr>
          <w:rFonts w:ascii="BIZ UDPゴシック" w:eastAsia="BIZ UDPゴシック" w:hAnsi="BIZ UDPゴシック"/>
          <w:sz w:val="24"/>
          <w:szCs w:val="24"/>
        </w:rPr>
      </w:pPr>
      <w:r>
        <w:rPr>
          <w:rFonts w:ascii="BIZ UDPゴシック" w:eastAsia="BIZ UDPゴシック" w:hAnsi="BIZ UDPゴシック"/>
          <w:b/>
          <w:bCs/>
          <w:color w:val="1B3B2A"/>
          <w:sz w:val="24"/>
          <w:szCs w:val="24"/>
        </w:rPr>
        <w:lastRenderedPageBreak/>
        <w:t>5　強度行動障がい者や高次脳機能障がいを有する障がい者に対する支援体制の充実</w:t>
      </w:r>
    </w:p>
    <w:p w14:paraId="2011FF5E" w14:textId="77777777" w:rsidR="009D6CAB" w:rsidRPr="00370011" w:rsidRDefault="00000000" w:rsidP="008C4699">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強度行動障がいや高次脳機能障がいを有する障がい者及び難病患者に対して、障がい福祉サービス等において適切な支援ができるよう、町内の支援ニーズを把握するとともに、地域における課題の整理や専門的人材の育成、地域資源の開発等を行い、地域の関係機関との連携を図りつつ支援体制の整備を図ります。令和8年4月に施行された「高次脳機能障害者支援法」を踏まえ、福島県が設置する高次脳機能障害者支援センター等との連携を強化します。</w:t>
      </w:r>
    </w:p>
    <w:p w14:paraId="6D7E6DBF"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6　依存症対策の推進</w:t>
      </w:r>
    </w:p>
    <w:p w14:paraId="264525DC" w14:textId="77777777" w:rsidR="009D6CAB" w:rsidRPr="00370011" w:rsidRDefault="00000000" w:rsidP="008C4699">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アルコール、薬物及びギャンブル等をはじめとする依存症対策については、依存症に対する誤解及び偏見を解消するための関係職員に対する研修の実施及び幅広い普及啓発、相談機関及び医療機関の周知及び整備並びに自助グループ等の当事者団体を活用した回復支援が重要であり、地域において様々な関係機関が密接に連携して依存症である者等及びその家族に対する支援を行います。</w:t>
      </w:r>
    </w:p>
    <w:p w14:paraId="45CA2AEF"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7　障がい福祉人材の確保・定着に向けた取組</w:t>
      </w:r>
    </w:p>
    <w:p w14:paraId="77DDEDA2" w14:textId="77777777" w:rsidR="009D6CAB" w:rsidRPr="00370011" w:rsidRDefault="00000000" w:rsidP="008C4699">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福祉サービス等を担う人材の確保・定着を図るため、県が実施する研修等への職員の参加を促進するとともに、介護テクノロジーの導入等による業務の効率化や、処遇改善加算の活用促進など、事業所における働きやすい職場環境づくりを支援します。</w:t>
      </w:r>
    </w:p>
    <w:p w14:paraId="17F265C0"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49364101" w14:textId="77777777" w:rsidR="009D6CAB" w:rsidRPr="00370011" w:rsidRDefault="00000000" w:rsidP="00B82CAA">
      <w:pPr>
        <w:pStyle w:val="1"/>
        <w:shd w:val="clear" w:color="auto" w:fill="4A7A5E"/>
        <w:spacing w:before="480" w:after="320"/>
        <w:ind w:left="60"/>
        <w:jc w:val="center"/>
        <w:rPr>
          <w:rFonts w:ascii="BIZ UDPゴシック" w:eastAsia="BIZ UDPゴシック" w:hAnsi="BIZ UDPゴシック"/>
        </w:rPr>
      </w:pPr>
      <w:bookmarkStart w:id="22" w:name="_TocOno025"/>
      <w:r>
        <w:rPr>
          <w:rFonts w:ascii="BIZ UDPゴシック" w:eastAsia="BIZ UDPゴシック" w:hAnsi="BIZ UDPゴシック"/>
          <w:b/>
          <w:bCs/>
          <w:color w:val="FFFFFF"/>
          <w:sz w:val="30"/>
          <w:szCs w:val="30"/>
        </w:rPr>
        <w:lastRenderedPageBreak/>
        <w:t>第3章　相談支援の提供体制の確保に関する基本的考え方</w:t>
      </w:r>
      <w:bookmarkEnd w:id="22"/>
    </w:p>
    <w:p w14:paraId="41689D6D" w14:textId="77777777" w:rsidR="009D6CAB" w:rsidRPr="00370011" w:rsidRDefault="00000000" w:rsidP="008C469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国の指針に則り、次の点に配慮した目標を設定し、計画的な整備を行うこととします。</w:t>
      </w:r>
    </w:p>
    <w:p w14:paraId="656C452C"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1　相談支援体制の構築</w:t>
      </w:r>
    </w:p>
    <w:p w14:paraId="05A69C61" w14:textId="77777777" w:rsidR="009D6CAB" w:rsidRPr="00370011" w:rsidRDefault="00000000" w:rsidP="008C4699">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等、とりわけ、重度者が地域において自立した日常生活又は社会生活を営むためには、障がい福祉サービスの提供体制の確保とともに、これらのサービスの適切な利用を支え、また、各種ニーズに対応する相談支援体制の構築が不可欠です。</w:t>
      </w:r>
    </w:p>
    <w:p w14:paraId="63C9DE39" w14:textId="77777777" w:rsidR="009D6CAB" w:rsidRPr="00370011" w:rsidRDefault="00000000" w:rsidP="008C4699">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地域における相談支援の中核機関である基幹相談支援センターを設置し、地域における相談支援体制の充実・強化を図ります。また、基幹相談支援センター、指定特定相談支援事業所及び指定障がい児相談支援事業所において地域の相談支援従事者の育成や支援者支援等を担う人材である主任相談支援専門員の計画的な確保に努めます。相談支援専門員が身近にいないこと等による「望まないセルフプラン」の解消に向けて、相談支援体制の地域診断を行った上で体制の強化を図ります。</w:t>
      </w:r>
    </w:p>
    <w:p w14:paraId="525F1842"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2　地域生活への移行や地域定着のための支援体制の確保</w:t>
      </w:r>
    </w:p>
    <w:p w14:paraId="253276DE" w14:textId="77777777" w:rsidR="009D6CAB" w:rsidRPr="00370011" w:rsidRDefault="00000000" w:rsidP="008C4699">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相談支援体制の構築が進むことに伴い、障がい者支援施設の入所者へのサービス等利用計画作成や当該計画の実施状況の把握を行うことを通じて、地域生活への移行のための支援に係るニーズが顕在化することも考えられることから、障がい者施設等に入所又は精神科病院に入院している障がい者等の数等を勘案した上で、計画的に地域移行支援に係るサービスの提供体制の確保を図ります。</w:t>
      </w:r>
    </w:p>
    <w:p w14:paraId="1C06E2CA"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3　発達障がい者等に対する支援</w:t>
      </w:r>
    </w:p>
    <w:p w14:paraId="4F372571" w14:textId="77777777" w:rsidR="009D6CAB" w:rsidRPr="00370011" w:rsidRDefault="00000000" w:rsidP="008C4699">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発達障がい者等の早期発見・早期支援には、発達障がい者等及びその家族等への支援が必要であることから、保護者等が子どもの発達障がいの特性を理解し、必要な知識や方法を身につけ、適切な対応ができるよう、ペアレントプログラムやペアレントトレーニング等の支援体制の確保を図ります。また、ペアレントトレーニングやペアレントプログラム等の受講者数、ペアレントメンターの人数及びピアサポートの活動への参加人数を活動指標として、福島県発達障がい者支援センター等と連携しながら取組の充実を図ります。</w:t>
      </w:r>
    </w:p>
    <w:p w14:paraId="11A43386"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4　協議会の活性化</w:t>
      </w:r>
    </w:p>
    <w:p w14:paraId="63595C7E" w14:textId="77777777" w:rsidR="009D6CAB" w:rsidRPr="00370011" w:rsidRDefault="00000000" w:rsidP="008C4699">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lastRenderedPageBreak/>
        <w:t>障害者総合支援法に基づく協議会である「小野町自立支援協議会」において、個別事例の検討を通じて地域の課題を抽出し、関係機関の連携の緊密化や地域の実情に応じた支援体制の整備について協議を行うなど、協議会の活性化を図ります。令和6年4月に施行された改正法により、協議会の参加者に守秘義務が設けられるとともに、関係機関による協議会への情報提供に関する努力義務が設けられたことも踏まえ、田村地方基幹相談支援センターと連携しながら、地域づくりに向けた協議を進めます。</w:t>
      </w:r>
    </w:p>
    <w:p>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ins w:id="90020" w:author="Ryo Wakayama" w:date="2026-10-20T09:00:00Z"/>
          <w:rFonts w:ascii="BIZ UDPゴシック" w:eastAsia="BIZ UDPゴシック" w:hAnsi="BIZ UDPゴシック"/>
        </w:rPr>
      </w:pPr>
      <w:ins w:id="90021" w:author="Ryo Wakayama" w:date="2026-10-20T09:00:00Z">
        <w:r>
          <w:rPr>
            <w:rFonts w:ascii="BIZ UDPゴシック" w:eastAsia="BIZ UDPゴシック" w:hAnsi="BIZ UDPゴシック"/>
            <w:sz w:val="22"/>
            <w:szCs w:val="22"/>
          </w:rPr>
          <w:t xml:space="preserve">また、社会福祉法等の一部を改正する法律（令和8年法律第51号）により、令和9年4月1日から、協議会は「支援協議会」に名称が改められます（障害者総合支援法第89条の3）。同条第5項により、支援協議会は、介護保険法第115条の48第1項の支援会議、社会福祉法第106条の3の2第1項の支援会議、住宅確保要配慮者に対する賃貸住宅の供給の促進に関する法律第81条第1項の支援協議会（居住支援協議会）、生活困窮者自立支援法第9条第1項の支援会議などが置かれているときは、これらと相互に連携を図るよう努めることとされます。本町に置かれている会議体を確かめたうえで、65歳到達時の移行や共生型サービスなど高齢者分野にまたがる事柄を中心に、連携の場と頻度を定めます（第9章4）。【要確認】</w:t>
        </w:r>
      </w:ins>
    </w:p>
    <w:p w14:paraId="763E2C2E"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4A31DBD1" w14:textId="77777777" w:rsidR="009D6CAB" w:rsidRPr="00370011" w:rsidRDefault="00000000" w:rsidP="00B82CAA">
      <w:pPr>
        <w:pStyle w:val="1"/>
        <w:shd w:val="clear" w:color="auto" w:fill="4A7A5E"/>
        <w:spacing w:before="480" w:after="320"/>
        <w:ind w:left="60"/>
        <w:jc w:val="center"/>
        <w:rPr>
          <w:rFonts w:ascii="BIZ UDPゴシック" w:eastAsia="BIZ UDPゴシック" w:hAnsi="BIZ UDPゴシック"/>
        </w:rPr>
      </w:pPr>
      <w:bookmarkStart w:id="23" w:name="_TocOno026"/>
      <w:r>
        <w:rPr>
          <w:rFonts w:ascii="BIZ UDPゴシック" w:eastAsia="BIZ UDPゴシック" w:hAnsi="BIZ UDPゴシック"/>
          <w:b/>
          <w:bCs/>
          <w:color w:val="FFFFFF"/>
          <w:sz w:val="30"/>
          <w:szCs w:val="30"/>
        </w:rPr>
        <w:lastRenderedPageBreak/>
        <w:t>第4章　障がい児支援の提供体制の確保に関する基本的考え方</w:t>
      </w:r>
      <w:bookmarkEnd w:id="23"/>
    </w:p>
    <w:p w14:paraId="75CACB8C" w14:textId="77777777" w:rsidR="009D6CAB" w:rsidRPr="00370011" w:rsidRDefault="00000000" w:rsidP="00B82CAA">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国の指針に則り、次の点に配慮した目標を設定し、計画的な整備を行うこととします。</w:t>
      </w:r>
    </w:p>
    <w:p w14:paraId="7FEFA5E7"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1　地域支援体制の構築</w:t>
      </w:r>
    </w:p>
    <w:p w14:paraId="27BC8C6D" w14:textId="77777777" w:rsidR="009D6CAB" w:rsidRPr="00370011" w:rsidRDefault="00000000" w:rsidP="00B82CAA">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障がい児通所支援等における障がい児及びその家族に対する支援について、障がい児の障がい種別や年齢別等のニーズに応じて、身近な場所で提供できるように、地域における支援体制の整備が必要です。</w:t>
      </w:r>
    </w:p>
    <w:p w14:paraId="0763EEAB" w14:textId="77777777" w:rsidR="009D6CAB" w:rsidRPr="00370011" w:rsidRDefault="00000000" w:rsidP="00B82CAA">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児童発達支援センターについては、①幅広い高度な専門性に基づく発達支援・家族支援機能、②地域の障がい児支援事業所へのスーパーバイズ・コンサルテーション機能、③地域のインクルージョン推進の中核機能、④地域の発達支援の入口としての相談機能という「4つの中核機能」を発揮し、地域における中核的な支援施設として位置づけ、障がい児通所支援等を実施する事業所と緊密な連携を図り、重層的な障がい児通所支援の体制整備を図ることが必要です。</w:t>
      </w:r>
    </w:p>
    <w:p w14:paraId="1FC7CB06"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2　保育、保健医療、教育、就労支援等の関係機関と連携した支援</w:t>
      </w:r>
    </w:p>
    <w:p w14:paraId="4EC461CC" w14:textId="77777777" w:rsidR="009D6CAB" w:rsidRPr="00370011" w:rsidRDefault="00000000" w:rsidP="00B82CAA">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児通所支援の体制整備に当たっては、保育所や認定こども園、放課後児童健全育成事業等の子育て支援施策との緊密な連携を図ることが重要です。また、障がい児の早期の発見及び支援並びに健全な育成を進めるため、母子保健施策や小児慢性特定疾病施策との連携を図ります。難聴児の支援に当たっても、保育、保健医療、教育等の関係機関との連携は極めて重要であり、県が策定する難聴児支援のための計画等と連携し、難聴児及びその家族への切れ目のない支援の充実を図ります。</w:t>
      </w:r>
    </w:p>
    <w:p w14:paraId="5EE8A6EC"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3　地域社会への参加・包容（インクルージョン）の推進</w:t>
      </w:r>
    </w:p>
    <w:p w14:paraId="1E58A772" w14:textId="77777777" w:rsidR="009D6CAB" w:rsidRPr="00370011" w:rsidRDefault="00000000" w:rsidP="00B82CAA">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地域共生社会の実現・推進の観点から、年少期からのインクルージョンを推進し、障がいの有無に関わらず、様々な遊び等を通じて共に過ごし、それぞれの子どもが互いに学び合う経験を持てるようにしていく必要があります。国の基本指針（第8期）では、インクルージョン推進のための協議の場の設置が都道府県・市町村又は圏域単位の新たな成果目標として位置づけられており、本町においても近隣市町村や県中地域の関係機関と連携した協議の場の確保について検討します。</w:t>
      </w:r>
    </w:p>
    <w:p w14:paraId="4A1C6F9E" w14:textId="77777777" w:rsidR="00B82CAA" w:rsidRDefault="00B82CAA" w:rsidP="00B82CAA">
      <w:pPr>
        <w:pStyle w:val="a4"/>
      </w:pPr>
    </w:p>
    <w:p w14:paraId="3FF2EADF"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4　特別な支援が必要な障がい児に対する支援体制の整備</w:t>
      </w:r>
    </w:p>
    <w:p w14:paraId="65294B1F"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（1）重症心身障がい児及び医療的ケア児に対する支援体制の整備</w:t>
      </w:r>
    </w:p>
    <w:p w14:paraId="7C33C37E" w14:textId="77777777" w:rsidR="009D6CAB" w:rsidRPr="00370011" w:rsidRDefault="00000000" w:rsidP="00476DEF">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重症心身障がい児が身近な地域にある児童発達支援や放課後等デイサービス等を受けられるように、地域における課題の整理や地域資源の開発等を行いながら、支援体制の充実を図ります。</w:t>
      </w:r>
    </w:p>
    <w:p w14:paraId="68DFB3CE" w14:textId="77777777" w:rsidR="009D6CAB" w:rsidRPr="00370011" w:rsidRDefault="00000000" w:rsidP="00476DEF">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医療的ケア児についても、身近な地域で必要な支援が受けられるように地域における医療的ケア児の人数やニーズを把握するとともに、障がい児支援等の充実を図ります。医療的ケア児に対する総合的な支援体制の構築に向けて、関連分野の支援を調整するコーディネーターとして養成された相談支援専門員等の配置の促進を図ります。</w:t>
      </w:r>
    </w:p>
    <w:p w14:paraId="6901C990"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（2）強度行動障がいや高次脳機能障がいを有する障がい児に対する支援体制の充実</w:t>
      </w:r>
    </w:p>
    <w:p w14:paraId="049E9074" w14:textId="77777777" w:rsidR="009D6CAB" w:rsidRPr="00370011" w:rsidRDefault="00000000" w:rsidP="00476DEF">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強度行動障がいや高次脳機能障がいを有する障がい児に対して、障がい児通所支援等において適切な支援ができるよう、支援ニーズを把握するとともに、地域における課題の整理や専門的人材育成等を行い、地域の関係機関との連携を図りつつ支援体制の整備を図ります。国の基本指針（第8期）では、強度行動障がいの状態にある児への支援ニーズの把握及び支援体制の整備が都道府県の新たな成果目標として位置づけられており、県との連携を図ります。</w:t>
      </w:r>
    </w:p>
    <w:p w14:paraId="52185E46"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（3）虐待を受けた障がい児等に対する支援体制の整備</w:t>
      </w:r>
    </w:p>
    <w:p w14:paraId="0BE57CBF" w14:textId="77777777" w:rsidR="009D6CAB" w:rsidRPr="00370011" w:rsidRDefault="00000000" w:rsidP="00476DEF">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rPr>
          <w:rFonts w:ascii="BIZ UDPゴシック" w:eastAsia="BIZ UDPゴシック" w:hAnsi="BIZ UDPゴシック"/>
        </w:rPr>
      </w:pPr>
      <w:r>
        <w:rPr>
          <w:rFonts w:ascii="BIZ UDPゴシック" w:eastAsia="BIZ UDPゴシック" w:hAnsi="BIZ UDPゴシック"/>
          <w:sz w:val="22"/>
          <w:szCs w:val="22"/>
        </w:rPr>
        <w:t>虐待を受けた障がい児等に対しては、障がい児入所施設において小規模なグループによる支援や心理的ケアを提供することにより、障がい児の状況等に応じたきめ細やかな支援を行うよう努めます。</w:t>
      </w:r>
    </w:p>
    <w:p w14:paraId="7DEF72A4"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5　障がい児相談支援の提供体制の確保</w:t>
      </w:r>
    </w:p>
    <w:p w14:paraId="660DF3D0" w14:textId="77777777" w:rsidR="009D6CAB" w:rsidRPr="00370011" w:rsidRDefault="00000000" w:rsidP="00476DEF">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児相談支援は、障がいの疑いがある段階から障がい児本人や家族に対する継続的な支援を行うとともに、支援を行うに当たって関係機関をつなぐ中心となる重要な役割を担っていることから、質の確保及び向上を図りながら、支援の提供体制の構築を図ります。障がい児等への伴走的な相談支援体制の構築及び関係機関との連携体制の確保にも努めます。</w:t>
      </w:r>
    </w:p>
    <w:p w14:paraId="404F64AE"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40D63330" w14:textId="77777777" w:rsidR="009D6CAB" w:rsidRPr="00370011" w:rsidRDefault="00000000" w:rsidP="00C76203">
      <w:pPr>
        <w:pStyle w:val="1"/>
        <w:shd w:val="clear" w:color="auto" w:fill="4A7A5E"/>
        <w:spacing w:before="480" w:after="320"/>
        <w:ind w:left="60"/>
        <w:jc w:val="center"/>
        <w:rPr>
          <w:rFonts w:ascii="BIZ UDPゴシック" w:eastAsia="BIZ UDPゴシック" w:hAnsi="BIZ UDPゴシック"/>
        </w:rPr>
      </w:pPr>
      <w:bookmarkStart w:id="24" w:name="_TocOno027"/>
      <w:r>
        <w:rPr>
          <w:rFonts w:ascii="BIZ UDPゴシック" w:eastAsia="BIZ UDPゴシック" w:hAnsi="BIZ UDPゴシック"/>
          <w:b/>
          <w:bCs/>
          <w:color w:val="FFFFFF"/>
          <w:sz w:val="30"/>
          <w:szCs w:val="30"/>
        </w:rPr>
        <w:lastRenderedPageBreak/>
        <w:t>第5章　計画の目標</w:t>
      </w:r>
      <w:bookmarkEnd w:id="24"/>
    </w:p>
    <w:p w14:paraId="74769951" w14:textId="77777777" w:rsidR="009D6CAB" w:rsidRPr="00370011" w:rsidRDefault="00000000" w:rsidP="00476DEF">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福祉計画では、施設入所者や退院可能な精神障がい者の地域生活への移行や一般就労への移行を進めるために、「地域生活支援拠点等が有する機能の充実・強化等」、「障がい福祉サービスの質を向上させるための取組み及び体制の構築」等について、国及び県の考え方に基づき、令和11年度末における数値目標を設定します。</w:t>
      </w:r>
    </w:p>
    <w:p w14:paraId="04E4B350" w14:textId="77777777" w:rsidR="009D6CAB" w:rsidRPr="00370011" w:rsidRDefault="00000000" w:rsidP="00476DEF">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 xml:space="preserve">令和8年3月31日に告示された第8期障害福祉計画・第4期障害児福祉計画に係る基本指針では、従来の目標体系に加え、「</w:t>
      </w:r>
      <w:del w:id="91682" w:author="Ryo Wakayama" w:date="2026-10-23T09:00:00Z">
        <w:r>
          <w:rPr>
            <w:rFonts w:ascii="BIZ UDPゴシック" w:eastAsia="BIZ UDPゴシック" w:hAnsi="BIZ UDPゴシック"/>
            <w:sz w:val="22"/>
            <w:szCs w:val="22"/>
          </w:rPr>
          <w:delText xml:space="preserve">障害福祉</w:delText>
        </w:r>
      </w:del>
      <w:ins w:id="91683" w:author="Ryo Wakayama" w:date="2026-10-23T09:00:00Z">
        <w:r>
          <w:rPr>
            <w:rFonts w:ascii="BIZ UDPゴシック" w:eastAsia="BIZ UDPゴシック" w:hAnsi="BIZ UDPゴシック"/>
            <w:sz w:val="22"/>
            <w:szCs w:val="22"/>
          </w:rPr>
          <w:t xml:space="preserve">障がい福祉</w:t>
        </w:r>
      </w:ins>
      <w:r>
        <w:rPr>
          <w:rFonts w:ascii="BIZ UDPゴシック" w:eastAsia="BIZ UDPゴシック" w:hAnsi="BIZ UDPゴシック"/>
          <w:sz w:val="22"/>
          <w:szCs w:val="22"/>
        </w:rPr>
        <w:t xml:space="preserve">人材の確保・定着、当事者視点に立ったケアの充実のための生産性向上」が新たな成果目標の柱として位置づけられました。本計画においても、国の基本指針の構成に合わせ、次の8つの柱により目標を整理します。</w:t>
      </w:r>
    </w:p>
    <w:p w14:paraId="54BFB357" w14:textId="77777777" w:rsidR="009D6CAB" w:rsidRPr="00370011" w:rsidRDefault="00000000" w:rsidP="005E6C22">
      <w:pPr>
        <w:pBdr>
          <w:top w:val="single" w:sz="18" w:space="1" w:color="BF8F00" w:themeColor="accent4" w:themeShade="BF"/>
          <w:left w:val="single" w:sz="18" w:space="4" w:color="BF8F00" w:themeColor="accent4" w:themeShade="BF"/>
          <w:bottom w:val="single" w:sz="18" w:space="1" w:color="BF8F00" w:themeColor="accent4" w:themeShade="BF"/>
          <w:right w:val="single" w:sz="18" w:space="4" w:color="BF8F00" w:themeColor="accent4" w:themeShade="BF"/>
        </w:pBdr>
        <w:shd w:val="solid" w:color="FFF2CC" w:themeColor="accent4" w:themeTint="33" w:fill="auto"/>
        <w:spacing w:after="120" w:line="340" w:lineRule="auto"/>
        <w:ind w:left="240" w:hanging="240"/>
        <w:rPr>
          <w:rFonts w:ascii="BIZ UDPゴシック" w:eastAsia="BIZ UDPゴシック" w:hAnsi="BIZ UDPゴシック"/>
        </w:rPr>
      </w:pPr>
      <w:r>
        <w:rPr>
          <w:rFonts w:ascii="BIZ UDPゴシック" w:eastAsia="BIZ UDPゴシック" w:hAnsi="BIZ UDPゴシック"/>
          <w:sz w:val="22"/>
          <w:szCs w:val="22"/>
        </w:rPr>
        <w:t>・1　福祉施設入所者の地域生活移行</w:t>
      </w:r>
    </w:p>
    <w:p w14:paraId="5950020C" w14:textId="77777777" w:rsidR="005E6C22" w:rsidRDefault="00000000" w:rsidP="005E6C22">
      <w:pPr>
        <w:pBdr>
          <w:top w:val="single" w:sz="18" w:space="1" w:color="BF8F00" w:themeColor="accent4" w:themeShade="BF"/>
          <w:left w:val="single" w:sz="18" w:space="4" w:color="BF8F00" w:themeColor="accent4" w:themeShade="BF"/>
          <w:bottom w:val="single" w:sz="18" w:space="1" w:color="BF8F00" w:themeColor="accent4" w:themeShade="BF"/>
          <w:right w:val="single" w:sz="18" w:space="4" w:color="BF8F00" w:themeColor="accent4" w:themeShade="BF"/>
        </w:pBdr>
        <w:shd w:val="solid" w:color="FFF2CC" w:themeColor="accent4" w:themeTint="33" w:fill="auto"/>
        <w:spacing w:after="120" w:line="340" w:lineRule="auto"/>
        <w:ind w:left="240" w:hanging="240"/>
        <w:rPr>
          <w:rFonts w:ascii="BIZ UDPゴシック" w:eastAsia="BIZ UDPゴシック" w:hAnsi="BIZ UDPゴシック"/>
          <w:sz w:val="22"/>
          <w:szCs w:val="22"/>
        </w:rPr>
      </w:pPr>
      <w:r>
        <w:rPr>
          <w:rFonts w:ascii="BIZ UDPゴシック" w:eastAsia="BIZ UDPゴシック" w:hAnsi="BIZ UDPゴシック"/>
          <w:sz w:val="22"/>
          <w:szCs w:val="22"/>
        </w:rPr>
        <w:t>・2　精神障害にも対応した地域包括ケアシステムの構築</w:t>
      </w:r>
      <w:r>
        <w:rPr>
          <w:rFonts w:ascii="BIZ UDPゴシック" w:eastAsia="BIZ UDPゴシック" w:hAnsi="BIZ UDPゴシック" w:hint="eastAsia"/>
          <w:sz w:val="22"/>
          <w:szCs w:val="22"/>
        </w:rPr>
        <w:t xml:space="preserve">　</w:t>
      </w:r>
    </w:p>
    <w:p w14:paraId="6D6B6059" w14:textId="77777777" w:rsidR="009D6CAB" w:rsidRPr="00370011" w:rsidRDefault="00000000" w:rsidP="005E6C22">
      <w:pPr>
        <w:pBdr>
          <w:top w:val="single" w:sz="18" w:space="1" w:color="BF8F00" w:themeColor="accent4" w:themeShade="BF"/>
          <w:left w:val="single" w:sz="18" w:space="4" w:color="BF8F00" w:themeColor="accent4" w:themeShade="BF"/>
          <w:bottom w:val="single" w:sz="18" w:space="1" w:color="BF8F00" w:themeColor="accent4" w:themeShade="BF"/>
          <w:right w:val="single" w:sz="18" w:space="4" w:color="BF8F00" w:themeColor="accent4" w:themeShade="BF"/>
        </w:pBdr>
        <w:shd w:val="solid" w:color="FFF2CC" w:themeColor="accent4" w:themeTint="33" w:fill="auto"/>
        <w:spacing w:after="120" w:line="340" w:lineRule="auto"/>
        <w:ind w:left="240" w:hanging="240"/>
        <w:rPr>
          <w:rFonts w:ascii="BIZ UDPゴシック" w:eastAsia="BIZ UDPゴシック" w:hAnsi="BIZ UDPゴシック"/>
        </w:rPr>
      </w:pPr>
      <w:r>
        <w:rPr>
          <w:rFonts w:ascii="BIZ UDPゴシック" w:eastAsia="BIZ UDPゴシック" w:hAnsi="BIZ UDPゴシック"/>
          <w:sz w:val="22"/>
          <w:szCs w:val="22"/>
        </w:rPr>
        <w:t>・3　福祉施設から一般就労への移行等</w:t>
      </w:r>
    </w:p>
    <w:p w14:paraId="4B5C15F1" w14:textId="77777777" w:rsidR="009D6CAB" w:rsidRPr="00370011" w:rsidRDefault="00000000" w:rsidP="005E6C22">
      <w:pPr>
        <w:pBdr>
          <w:top w:val="single" w:sz="18" w:space="1" w:color="BF8F00" w:themeColor="accent4" w:themeShade="BF"/>
          <w:left w:val="single" w:sz="18" w:space="4" w:color="BF8F00" w:themeColor="accent4" w:themeShade="BF"/>
          <w:bottom w:val="single" w:sz="18" w:space="1" w:color="BF8F00" w:themeColor="accent4" w:themeShade="BF"/>
          <w:right w:val="single" w:sz="18" w:space="4" w:color="BF8F00" w:themeColor="accent4" w:themeShade="BF"/>
        </w:pBdr>
        <w:shd w:val="solid" w:color="FFF2CC" w:themeColor="accent4" w:themeTint="33" w:fill="auto"/>
        <w:spacing w:after="120" w:line="340" w:lineRule="auto"/>
        <w:ind w:left="240" w:hanging="240"/>
        <w:rPr>
          <w:rFonts w:ascii="BIZ UDPゴシック" w:eastAsia="BIZ UDPゴシック" w:hAnsi="BIZ UDPゴシック"/>
        </w:rPr>
      </w:pPr>
      <w:r>
        <w:rPr>
          <w:rFonts w:ascii="BIZ UDPゴシック" w:eastAsia="BIZ UDPゴシック" w:hAnsi="BIZ UDPゴシック"/>
          <w:sz w:val="22"/>
          <w:szCs w:val="22"/>
        </w:rPr>
        <w:t>・4　障がい児支援の提供体制の整備等</w:t>
      </w:r>
    </w:p>
    <w:p w14:paraId="26C28FB3" w14:textId="77777777" w:rsidR="009D6CAB" w:rsidRPr="00370011" w:rsidRDefault="00000000" w:rsidP="005E6C22">
      <w:pPr>
        <w:pBdr>
          <w:top w:val="single" w:sz="18" w:space="1" w:color="BF8F00" w:themeColor="accent4" w:themeShade="BF"/>
          <w:left w:val="single" w:sz="18" w:space="4" w:color="BF8F00" w:themeColor="accent4" w:themeShade="BF"/>
          <w:bottom w:val="single" w:sz="18" w:space="1" w:color="BF8F00" w:themeColor="accent4" w:themeShade="BF"/>
          <w:right w:val="single" w:sz="18" w:space="4" w:color="BF8F00" w:themeColor="accent4" w:themeShade="BF"/>
        </w:pBdr>
        <w:shd w:val="solid" w:color="FFF2CC" w:themeColor="accent4" w:themeTint="33" w:fill="auto"/>
        <w:spacing w:after="120" w:line="340" w:lineRule="auto"/>
        <w:ind w:left="240" w:hanging="240"/>
        <w:rPr>
          <w:rFonts w:ascii="BIZ UDPゴシック" w:eastAsia="BIZ UDPゴシック" w:hAnsi="BIZ UDPゴシック"/>
        </w:rPr>
      </w:pPr>
      <w:r>
        <w:rPr>
          <w:rFonts w:ascii="BIZ UDPゴシック" w:eastAsia="BIZ UDPゴシック" w:hAnsi="BIZ UDPゴシック"/>
          <w:sz w:val="22"/>
          <w:szCs w:val="22"/>
        </w:rPr>
        <w:t>・5　地域生活支援の充実</w:t>
      </w:r>
    </w:p>
    <w:p w14:paraId="110F9501" w14:textId="77777777" w:rsidR="009D6CAB" w:rsidRPr="00370011" w:rsidRDefault="00000000" w:rsidP="005E6C22">
      <w:pPr>
        <w:pBdr>
          <w:top w:val="single" w:sz="18" w:space="1" w:color="BF8F00" w:themeColor="accent4" w:themeShade="BF"/>
          <w:left w:val="single" w:sz="18" w:space="4" w:color="BF8F00" w:themeColor="accent4" w:themeShade="BF"/>
          <w:bottom w:val="single" w:sz="18" w:space="1" w:color="BF8F00" w:themeColor="accent4" w:themeShade="BF"/>
          <w:right w:val="single" w:sz="18" w:space="4" w:color="BF8F00" w:themeColor="accent4" w:themeShade="BF"/>
        </w:pBdr>
        <w:shd w:val="solid" w:color="FFF2CC" w:themeColor="accent4" w:themeTint="33" w:fill="auto"/>
        <w:spacing w:after="120" w:line="340" w:lineRule="auto"/>
        <w:ind w:left="240" w:hanging="240"/>
        <w:rPr>
          <w:rFonts w:ascii="BIZ UDPゴシック" w:eastAsia="BIZ UDPゴシック" w:hAnsi="BIZ UDPゴシック"/>
        </w:rPr>
      </w:pPr>
      <w:r>
        <w:rPr>
          <w:rFonts w:ascii="BIZ UDPゴシック" w:eastAsia="BIZ UDPゴシック" w:hAnsi="BIZ UDPゴシック"/>
          <w:sz w:val="22"/>
          <w:szCs w:val="22"/>
        </w:rPr>
        <w:t>・6　相談支援体制の充実・強化等</w:t>
      </w:r>
    </w:p>
    <w:p w14:paraId="1DD40C13" w14:textId="77777777" w:rsidR="005E6C22" w:rsidRDefault="00000000" w:rsidP="005E6C22">
      <w:pPr>
        <w:pBdr>
          <w:top w:val="single" w:sz="18" w:space="1" w:color="BF8F00" w:themeColor="accent4" w:themeShade="BF"/>
          <w:left w:val="single" w:sz="18" w:space="4" w:color="BF8F00" w:themeColor="accent4" w:themeShade="BF"/>
          <w:bottom w:val="single" w:sz="18" w:space="1" w:color="BF8F00" w:themeColor="accent4" w:themeShade="BF"/>
          <w:right w:val="single" w:sz="18" w:space="4" w:color="BF8F00" w:themeColor="accent4" w:themeShade="BF"/>
        </w:pBdr>
        <w:shd w:val="solid" w:color="FFF2CC" w:themeColor="accent4" w:themeTint="33" w:fill="auto"/>
        <w:spacing w:after="120" w:line="340" w:lineRule="auto"/>
        <w:ind w:left="240" w:hanging="240"/>
        <w:rPr>
          <w:rFonts w:ascii="BIZ UDPゴシック" w:eastAsia="BIZ UDPゴシック" w:hAnsi="BIZ UDPゴシック"/>
          <w:sz w:val="22"/>
          <w:szCs w:val="22"/>
        </w:rPr>
      </w:pPr>
      <w:r>
        <w:rPr>
          <w:rFonts w:ascii="BIZ UDPゴシック" w:eastAsia="BIZ UDPゴシック" w:hAnsi="BIZ UDPゴシック"/>
          <w:sz w:val="22"/>
          <w:szCs w:val="22"/>
        </w:rPr>
        <w:t>・7　障がい福祉人材の確保・定着、当事者視点に立ったケアの充実のための生産性向上【新規の柱】</w:t>
      </w:r>
    </w:p>
    <w:p w14:paraId="6ADFFE08" w14:textId="77777777" w:rsidR="009D6CAB" w:rsidRPr="00370011" w:rsidRDefault="00000000" w:rsidP="005E6C22">
      <w:pPr>
        <w:pBdr>
          <w:top w:val="single" w:sz="18" w:space="1" w:color="BF8F00" w:themeColor="accent4" w:themeShade="BF"/>
          <w:left w:val="single" w:sz="18" w:space="4" w:color="BF8F00" w:themeColor="accent4" w:themeShade="BF"/>
          <w:bottom w:val="single" w:sz="18" w:space="1" w:color="BF8F00" w:themeColor="accent4" w:themeShade="BF"/>
          <w:right w:val="single" w:sz="18" w:space="4" w:color="BF8F00" w:themeColor="accent4" w:themeShade="BF"/>
        </w:pBdr>
        <w:shd w:val="solid" w:color="FFF2CC" w:themeColor="accent4" w:themeTint="33" w:fill="auto"/>
        <w:spacing w:after="120" w:line="340" w:lineRule="auto"/>
        <w:ind w:left="240" w:hanging="240"/>
        <w:rPr>
          <w:rFonts w:ascii="BIZ UDPゴシック" w:eastAsia="BIZ UDPゴシック" w:hAnsi="BIZ UDPゴシック"/>
        </w:rPr>
      </w:pPr>
      <w:r>
        <w:rPr>
          <w:rFonts w:ascii="BIZ UDPゴシック" w:eastAsia="BIZ UDPゴシック" w:hAnsi="BIZ UDPゴシック"/>
          <w:sz w:val="22"/>
          <w:szCs w:val="22"/>
        </w:rPr>
        <w:t>・8　障がい福祉サービス等の質を向上させるための取組に係る体制の構築</w:t>
      </w:r>
    </w:p>
    <w:p w14:paraId="2E215D89"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第7期障がい福祉計画・第3期障がい児福祉計画（令和6～8年度）で設定した成果目標と、直近の状況は次のとおりです。直近の状況は、本章の各表の基準値（令和7年度末等）によります。</w:t>
      </w:r>
    </w:p>
    <w:p w14:paraId="510E2883" w14:textId="77777777" w:rsidR="009D6CAB" w:rsidRPr="00370011" w:rsidRDefault="00000000" w:rsidP="005E6C22">
      <w:pPr>
        <w:keepNext/>
        <w:spacing w:before="260" w:after="160"/>
        <w:rPr>
          <w:rFonts w:ascii="BIZ UDPゴシック" w:eastAsia="BIZ UDPゴシック" w:hAnsi="BIZ UDPゴシック"/>
        </w:rPr>
      </w:pPr>
      <w:del w:id="91806" w:author="Ryo Wakayama" w:date="2026-10-23T09:00:00Z">
        <w:r>
          <w:rPr>
            <w:rFonts w:ascii="BIZ UDPゴシック" w:eastAsia="BIZ UDPゴシック" w:hAnsi="BIZ UDPゴシック"/>
            <w:b/>
            <w:bCs/>
            <w:sz w:val="22"/>
            <w:szCs w:val="22"/>
          </w:rPr>
          <w:delText xml:space="preserve">■</w:delText>
        </w:r>
      </w:del>
      <w:ins w:id="91807" w:author="Ryo Wakayama" w:date="2026-10-23T09:00:00Z">
        <w:r>
          <w:rPr>
            <w:rFonts w:ascii="BIZ UDPゴシック" w:eastAsia="BIZ UDPゴシック" w:hAnsi="BIZ UDPゴシック"/>
            <w:b/>
            <w:bCs/>
            <w:sz w:val="22"/>
            <w:szCs w:val="22"/>
          </w:rPr>
          <w:t xml:space="preserve">【表41】</w:t>
        </w:r>
      </w:ins>
      <w:r>
        <w:rPr>
          <w:rFonts w:ascii="BIZ UDPゴシック" w:eastAsia="BIZ UDPゴシック" w:hAnsi="BIZ UDPゴシック"/>
          <w:b/>
          <w:bCs/>
          <w:sz w:val="22"/>
          <w:szCs w:val="22"/>
        </w:rPr>
        <w:lastRenderedPageBreak/>
        <w:t xml:space="preserve">第7期計画の成果目標の達成状況</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0"/>
        <w:gridCol w:w="2610"/>
        <w:gridCol w:w="1620"/>
        <w:gridCol w:w="2880"/>
      </w:tblGrid>
      <w:tr w:rsidR="001E7E48" w14:paraId="159AED28" w14:textId="77777777">
        <w:trPr>
          <w:cantSplit/>
          <w:tblHeader/>
        </w:trPr>
        <w:tc>
          <w:tcPr>
            <w:tcW w:w="1890" w:type="dxa"/>
            <w:shd w:val="clear" w:color="auto" w:fill="DCE8DC"/>
            <w:tcMar>
              <w:top w:w="130" w:type="dxa"/>
              <w:left w:w="130" w:type="dxa"/>
              <w:bottom w:w="130" w:type="dxa"/>
              <w:right w:w="130" w:type="dxa"/>
            </w:tcMar>
            <w:vAlign w:val="center"/>
          </w:tcPr>
          <w:p w14:paraId="2734F7F7"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成果目標</w:t>
            </w:r>
          </w:p>
        </w:tc>
        <w:tc>
          <w:tcPr>
            <w:tcW w:w="2610" w:type="dxa"/>
            <w:shd w:val="clear" w:color="auto" w:fill="DCE8DC"/>
            <w:tcMar>
              <w:top w:w="130" w:type="dxa"/>
              <w:left w:w="130" w:type="dxa"/>
              <w:bottom w:w="130" w:type="dxa"/>
              <w:right w:w="130" w:type="dxa"/>
            </w:tcMar>
            <w:vAlign w:val="center"/>
          </w:tcPr>
          <w:p w14:paraId="3619986C"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項目</w:t>
            </w:r>
          </w:p>
        </w:tc>
        <w:tc>
          <w:tcPr>
            <w:tcW w:w="1620" w:type="dxa"/>
            <w:shd w:val="clear" w:color="auto" w:fill="DCE8DC"/>
            <w:tcMar>
              <w:top w:w="130" w:type="dxa"/>
              <w:left w:w="130" w:type="dxa"/>
              <w:bottom w:w="130" w:type="dxa"/>
              <w:right w:w="130" w:type="dxa"/>
            </w:tcMar>
            <w:vAlign w:val="center"/>
          </w:tcPr>
          <w:p w14:paraId="0EF92AF9" w14:textId="77777777" w:rsidR="001E7E48" w:rsidRDefault="00000000">
            <w:pPr>
              <w:keepNext/>
              <w:spacing w:after="60"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第7期の目標</w:t>
            </w:r>
          </w:p>
          <w:p w14:paraId="07F24DBB"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（令和8年度末）</w:t>
            </w:r>
          </w:p>
        </w:tc>
        <w:tc>
          <w:tcPr>
            <w:tcW w:w="2880" w:type="dxa"/>
            <w:shd w:val="clear" w:color="auto" w:fill="DCE8DC"/>
            <w:tcMar>
              <w:top w:w="130" w:type="dxa"/>
              <w:left w:w="130" w:type="dxa"/>
              <w:bottom w:w="130" w:type="dxa"/>
              <w:right w:w="130" w:type="dxa"/>
            </w:tcMar>
            <w:vAlign w:val="center"/>
          </w:tcPr>
          <w:p w14:paraId="759CA60B"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直近の状況</w:t>
            </w:r>
          </w:p>
        </w:tc>
      </w:tr>
      <w:tr w:rsidR="001E7E48" w14:paraId="07E3C263" w14:textId="77777777">
        <w:trPr>
          <w:cantSplit/>
        </w:trPr>
        <w:tc>
          <w:tcPr>
            <w:tcW w:w="1890" w:type="dxa"/>
            <w:tcMar>
              <w:top w:w="130" w:type="dxa"/>
              <w:left w:w="130" w:type="dxa"/>
              <w:bottom w:w="130" w:type="dxa"/>
              <w:right w:w="130" w:type="dxa"/>
            </w:tcMar>
            <w:vAlign w:val="center"/>
          </w:tcPr>
          <w:p w14:paraId="7388E66E"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施設入所者の地域生活移行</w:t>
            </w:r>
          </w:p>
        </w:tc>
        <w:tc>
          <w:tcPr>
            <w:tcW w:w="2610" w:type="dxa"/>
            <w:tcMar>
              <w:top w:w="130" w:type="dxa"/>
              <w:left w:w="130" w:type="dxa"/>
              <w:bottom w:w="130" w:type="dxa"/>
              <w:right w:w="130" w:type="dxa"/>
            </w:tcMar>
            <w:vAlign w:val="center"/>
          </w:tcPr>
          <w:p w14:paraId="65FCEE10"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地域生活移行者数、施設入所者数の削減</w:t>
            </w:r>
          </w:p>
        </w:tc>
        <w:tc>
          <w:tcPr>
            <w:tcW w:w="1620" w:type="dxa"/>
            <w:tcMar>
              <w:top w:w="130" w:type="dxa"/>
              <w:left w:w="130" w:type="dxa"/>
              <w:bottom w:w="130" w:type="dxa"/>
              <w:right w:w="130" w:type="dxa"/>
            </w:tcMar>
            <w:vAlign w:val="center"/>
          </w:tcPr>
          <w:p w14:paraId="3345CF6E" w14:textId="77777777" w:rsidR="001E7E48" w:rsidRDefault="00000000">
            <w:pPr>
              <w:keepNext/>
              <w:spacing w:line="320" w:lineRule="auto"/>
              <w:jc w:val="center"/>
              <w:rPr>
                <w:rFonts w:ascii="BIZ UDPゴシック" w:eastAsia="BIZ UDPゴシック" w:hAnsi="BIZ UDPゴシック"/>
                <w:sz w:val="20"/>
                <w:szCs w:val="20"/>
              </w:rPr>
            </w:pPr>
            <w:del w:id="90001" w:author="Ryo Wakayama" w:date="2026-10-20T09:00:00Z">
              <w:r>
                <w:rPr>
                  <w:rFonts w:ascii="BIZ UDPゴシック" w:eastAsia="BIZ UDPゴシック" w:hAnsi="BIZ UDPゴシック"/>
                  <w:sz w:val="20"/>
                  <w:szCs w:val="20"/>
                  <w:highlight w:val="yellow"/>
                </w:rPr>
                <w:delText xml:space="preserve">【要確認】</w:delText>
              </w:r>
            </w:del>
            <w:ins w:id="90002" w:author="Ryo Wakayama" w:date="2026-10-20T09:00:00Z">
              <w:r>
                <w:rPr>
                  <w:rFonts w:ascii="BIZ UDPゴシック" w:eastAsia="BIZ UDPゴシック" w:hAnsi="BIZ UDPゴシック"/>
                  <w:sz w:val="20"/>
                  <w:szCs w:val="20"/>
                </w:rPr>
                <w:t xml:space="preserve">移行31人（119.2％）・削減22人（84.6％）。基準は令和4年度末の入所者26人（移行が入所者を上回り、評価の基準にならない。本章1）</w:t>
              </w:r>
            </w:ins>
          </w:p>
        </w:tc>
        <w:tc>
          <w:tcPr>
            <w:tcW w:w="2880" w:type="dxa"/>
            <w:tcMar>
              <w:top w:w="130" w:type="dxa"/>
              <w:left w:w="130" w:type="dxa"/>
              <w:bottom w:w="130" w:type="dxa"/>
              <w:right w:w="130" w:type="dxa"/>
            </w:tcMar>
            <w:vAlign w:val="center"/>
          </w:tcPr>
          <w:p w14:paraId="18336CDB"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施設入所者19人（令和7年度末）</w:t>
            </w:r>
          </w:p>
        </w:tc>
      </w:tr>
      <w:tr w:rsidR="001E7E48" w14:paraId="0146FAA8" w14:textId="77777777">
        <w:trPr>
          <w:cantSplit/>
        </w:trPr>
        <w:tc>
          <w:tcPr>
            <w:tcW w:w="1890" w:type="dxa"/>
            <w:tcMar>
              <w:top w:w="130" w:type="dxa"/>
              <w:left w:w="130" w:type="dxa"/>
              <w:bottom w:w="130" w:type="dxa"/>
              <w:right w:w="130" w:type="dxa"/>
            </w:tcMar>
            <w:vAlign w:val="center"/>
          </w:tcPr>
          <w:p w14:paraId="47A5059D"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精神障がいにも対応した地域包括ケアシステム</w:t>
            </w:r>
          </w:p>
        </w:tc>
        <w:tc>
          <w:tcPr>
            <w:tcW w:w="2610" w:type="dxa"/>
            <w:tcMar>
              <w:top w:w="130" w:type="dxa"/>
              <w:left w:w="130" w:type="dxa"/>
              <w:bottom w:w="130" w:type="dxa"/>
              <w:right w:w="130" w:type="dxa"/>
            </w:tcMar>
            <w:vAlign w:val="center"/>
          </w:tcPr>
          <w:p w14:paraId="20D533F9"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保健・医療・福祉関係者による協議の場</w:t>
            </w:r>
          </w:p>
        </w:tc>
        <w:tc>
          <w:tcPr>
            <w:tcW w:w="1620" w:type="dxa"/>
            <w:tcMar>
              <w:top w:w="130" w:type="dxa"/>
              <w:left w:w="130" w:type="dxa"/>
              <w:bottom w:w="130" w:type="dxa"/>
              <w:right w:w="130" w:type="dxa"/>
            </w:tcMar>
            <w:vAlign w:val="center"/>
          </w:tcPr>
          <w:p w14:paraId="2E37AC6D" w14:textId="77777777" w:rsidR="001E7E48" w:rsidRDefault="00000000">
            <w:pPr>
              <w:keepNext/>
              <w:spacing w:line="320" w:lineRule="auto"/>
              <w:jc w:val="center"/>
              <w:rPr>
                <w:rFonts w:ascii="BIZ UDPゴシック" w:eastAsia="BIZ UDPゴシック" w:hAnsi="BIZ UDPゴシック"/>
                <w:sz w:val="20"/>
                <w:szCs w:val="20"/>
              </w:rPr>
            </w:pPr>
            <w:del w:id="90003" w:author="Ryo Wakayama" w:date="2026-10-20T09:00:00Z">
              <w:r>
                <w:rPr>
                  <w:rFonts w:ascii="BIZ UDPゴシック" w:eastAsia="BIZ UDPゴシック" w:hAnsi="BIZ UDPゴシック"/>
                  <w:sz w:val="20"/>
                  <w:szCs w:val="20"/>
                  <w:highlight w:val="yellow"/>
                </w:rPr>
                <w:delText xml:space="preserve">【要確認】</w:delText>
              </w:r>
            </w:del>
            <w:ins w:id="90004" w:author="Ryo Wakayama" w:date="2026-10-20T09:00:00Z">
              <w:r>
                <w:rPr>
                  <w:rFonts w:ascii="BIZ UDPゴシック" w:eastAsia="BIZ UDPゴシック" w:hAnsi="BIZ UDPゴシック"/>
                  <w:sz w:val="20"/>
                  <w:szCs w:val="20"/>
                </w:rPr>
                <w:t xml:space="preserve">町の成果目標は設定していない（県が設定）</w:t>
              </w:r>
            </w:ins>
          </w:p>
        </w:tc>
        <w:tc>
          <w:tcPr>
            <w:tcW w:w="2880" w:type="dxa"/>
            <w:tcMar>
              <w:top w:w="130" w:type="dxa"/>
              <w:left w:w="130" w:type="dxa"/>
              <w:bottom w:w="130" w:type="dxa"/>
              <w:right w:w="130" w:type="dxa"/>
            </w:tcMar>
            <w:vAlign w:val="center"/>
          </w:tcPr>
          <w:p w14:paraId="28DEAAB0"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参画（田村地方・県中地域）</w:t>
            </w:r>
          </w:p>
        </w:tc>
      </w:tr>
      <w:tr w:rsidR="001E7E48" w14:paraId="3675C2E5" w14:textId="77777777">
        <w:trPr>
          <w:cantSplit/>
        </w:trPr>
        <w:tc>
          <w:tcPr>
            <w:tcW w:w="1890" w:type="dxa"/>
            <w:tcMar>
              <w:top w:w="130" w:type="dxa"/>
              <w:left w:w="130" w:type="dxa"/>
              <w:bottom w:w="130" w:type="dxa"/>
              <w:right w:w="130" w:type="dxa"/>
            </w:tcMar>
            <w:vAlign w:val="center"/>
          </w:tcPr>
          <w:p w14:paraId="1B0AB4E8"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地域生活支援の充実</w:t>
            </w:r>
          </w:p>
        </w:tc>
        <w:tc>
          <w:tcPr>
            <w:tcW w:w="2610" w:type="dxa"/>
            <w:tcMar>
              <w:top w:w="130" w:type="dxa"/>
              <w:left w:w="130" w:type="dxa"/>
              <w:bottom w:w="130" w:type="dxa"/>
              <w:right w:w="130" w:type="dxa"/>
            </w:tcMar>
            <w:vAlign w:val="center"/>
          </w:tcPr>
          <w:p w14:paraId="04CAF2C4"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地域生活支援拠点等の整備と機能の充実、強度行動障がいを有する者への支援体制</w:t>
            </w:r>
          </w:p>
        </w:tc>
        <w:tc>
          <w:tcPr>
            <w:tcW w:w="1620" w:type="dxa"/>
            <w:tcMar>
              <w:top w:w="130" w:type="dxa"/>
              <w:left w:w="130" w:type="dxa"/>
              <w:bottom w:w="130" w:type="dxa"/>
              <w:right w:w="130" w:type="dxa"/>
            </w:tcMar>
            <w:vAlign w:val="center"/>
          </w:tcPr>
          <w:p w14:paraId="78CFF6F2" w14:textId="77777777" w:rsidR="001E7E48" w:rsidRDefault="00000000">
            <w:pPr>
              <w:keepNext/>
              <w:spacing w:line="320" w:lineRule="auto"/>
              <w:jc w:val="center"/>
              <w:rPr>
                <w:rFonts w:ascii="BIZ UDPゴシック" w:eastAsia="BIZ UDPゴシック" w:hAnsi="BIZ UDPゴシック"/>
                <w:sz w:val="20"/>
                <w:szCs w:val="20"/>
              </w:rPr>
            </w:pPr>
            <w:del w:id="90005" w:author="Ryo Wakayama" w:date="2026-10-20T09:00:00Z">
              <w:r>
                <w:rPr>
                  <w:rFonts w:ascii="BIZ UDPゴシック" w:eastAsia="BIZ UDPゴシック" w:hAnsi="BIZ UDPゴシック"/>
                  <w:sz w:val="20"/>
                  <w:szCs w:val="20"/>
                  <w:highlight w:val="yellow"/>
                </w:rPr>
                <w:delText xml:space="preserve">【要確認】</w:delText>
              </w:r>
            </w:del>
            <w:ins w:id="90006" w:author="Ryo Wakayama" w:date="2026-10-20T09:00:00Z">
              <w:r>
                <w:rPr>
                  <w:rFonts w:ascii="BIZ UDPゴシック" w:eastAsia="BIZ UDPゴシック" w:hAnsi="BIZ UDPゴシック"/>
                  <w:sz w:val="20"/>
                  <w:szCs w:val="20"/>
                </w:rPr>
                <w:t xml:space="preserve">拠点等1か所・コーディネーター1人・検証年3回、強度行動障がいの支援ニーズの把握 有・支援体制の整備 有</w:t>
              </w:r>
            </w:ins>
          </w:p>
        </w:tc>
        <w:tc>
          <w:tcPr>
            <w:tcW w:w="2880" w:type="dxa"/>
            <w:tcMar>
              <w:top w:w="130" w:type="dxa"/>
              <w:left w:w="130" w:type="dxa"/>
              <w:bottom w:w="130" w:type="dxa"/>
              <w:right w:w="130" w:type="dxa"/>
            </w:tcMar>
            <w:vAlign w:val="center"/>
          </w:tcPr>
          <w:p w14:paraId="5D418AC6"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拠点等1か所・コーディネーター1人・検証年3回、強度行動障がいへの支援体制有（令和7年度末）</w:t>
            </w:r>
          </w:p>
        </w:tc>
      </w:tr>
      <w:tr w:rsidR="001E7E48" w14:paraId="1CFD8E98" w14:textId="77777777">
        <w:trPr>
          <w:cantSplit/>
        </w:trPr>
        <w:tc>
          <w:tcPr>
            <w:tcW w:w="1890" w:type="dxa"/>
            <w:tcMar>
              <w:top w:w="130" w:type="dxa"/>
              <w:left w:w="130" w:type="dxa"/>
              <w:bottom w:w="130" w:type="dxa"/>
              <w:right w:w="130" w:type="dxa"/>
            </w:tcMar>
            <w:vAlign w:val="center"/>
          </w:tcPr>
          <w:p w14:paraId="5EC2936C"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福祉施設から一般就労への移行等</w:t>
            </w:r>
          </w:p>
        </w:tc>
        <w:tc>
          <w:tcPr>
            <w:tcW w:w="2610" w:type="dxa"/>
            <w:tcMar>
              <w:top w:w="130" w:type="dxa"/>
              <w:left w:w="130" w:type="dxa"/>
              <w:bottom w:w="130" w:type="dxa"/>
              <w:right w:w="130" w:type="dxa"/>
            </w:tcMar>
            <w:vAlign w:val="center"/>
          </w:tcPr>
          <w:p w14:paraId="699E73F8"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一般就労移行者数、就労定着支援事業の利用者数</w:t>
            </w:r>
          </w:p>
        </w:tc>
        <w:tc>
          <w:tcPr>
            <w:tcW w:w="1620" w:type="dxa"/>
            <w:tcMar>
              <w:top w:w="130" w:type="dxa"/>
              <w:left w:w="130" w:type="dxa"/>
              <w:bottom w:w="130" w:type="dxa"/>
              <w:right w:w="130" w:type="dxa"/>
            </w:tcMar>
            <w:vAlign w:val="center"/>
          </w:tcPr>
          <w:p w14:paraId="7ED3D3D9" w14:textId="77777777" w:rsidR="001E7E48" w:rsidRDefault="00000000">
            <w:pPr>
              <w:keepNext/>
              <w:spacing w:line="320" w:lineRule="auto"/>
              <w:jc w:val="center"/>
              <w:rPr>
                <w:rFonts w:ascii="BIZ UDPゴシック" w:eastAsia="BIZ UDPゴシック" w:hAnsi="BIZ UDPゴシック"/>
                <w:sz w:val="20"/>
                <w:szCs w:val="20"/>
              </w:rPr>
            </w:pPr>
            <w:del w:id="90007" w:author="Ryo Wakayama" w:date="2026-10-20T09:00:00Z">
              <w:r>
                <w:rPr>
                  <w:rFonts w:ascii="BIZ UDPゴシック" w:eastAsia="BIZ UDPゴシック" w:hAnsi="BIZ UDPゴシック"/>
                  <w:sz w:val="20"/>
                  <w:szCs w:val="20"/>
                  <w:highlight w:val="yellow"/>
                </w:rPr>
                <w:delText xml:space="preserve">【要確認】</w:delText>
              </w:r>
            </w:del>
            <w:ins w:id="90008" w:author="Ryo Wakayama" w:date="2026-10-20T09:00:00Z">
              <w:r>
                <w:rPr>
                  <w:rFonts w:ascii="BIZ UDPゴシック" w:eastAsia="BIZ UDPゴシック" w:hAnsi="BIZ UDPゴシック"/>
                  <w:sz w:val="20"/>
                  <w:szCs w:val="20"/>
                </w:rPr>
                <w:t xml:space="preserve">一般就労移行1人（うち就労移行支援1人・Ａ型1人・Ｂ型1人）、移行5割以上の就労移行支援事業所1か所、就労定着支援の利用者1人、定着率7割以上の事業所1か所</w:t>
              </w:r>
            </w:ins>
          </w:p>
        </w:tc>
        <w:tc>
          <w:tcPr>
            <w:tcW w:w="2880" w:type="dxa"/>
            <w:tcMar>
              <w:top w:w="130" w:type="dxa"/>
              <w:left w:w="130" w:type="dxa"/>
              <w:bottom w:w="130" w:type="dxa"/>
              <w:right w:w="130" w:type="dxa"/>
            </w:tcMar>
            <w:vAlign w:val="center"/>
          </w:tcPr>
          <w:p w14:paraId="1F73151C"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一般就労移行者1人（令和6年度）、就労定着支援1人（令和6年度末）</w:t>
            </w:r>
          </w:p>
        </w:tc>
      </w:tr>
      <w:tr w:rsidR="001E7E48" w14:paraId="081F38C5" w14:textId="77777777">
        <w:trPr>
          <w:cantSplit/>
        </w:trPr>
        <w:tc>
          <w:tcPr>
            <w:tcW w:w="1890" w:type="dxa"/>
            <w:tcMar>
              <w:top w:w="130" w:type="dxa"/>
              <w:left w:w="130" w:type="dxa"/>
              <w:bottom w:w="130" w:type="dxa"/>
              <w:right w:w="130" w:type="dxa"/>
            </w:tcMar>
            <w:vAlign w:val="center"/>
          </w:tcPr>
          <w:p w14:paraId="46541245"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障がい児支援の提供体制の整備等</w:t>
            </w:r>
          </w:p>
        </w:tc>
        <w:tc>
          <w:tcPr>
            <w:tcW w:w="2610" w:type="dxa"/>
            <w:tcMar>
              <w:top w:w="130" w:type="dxa"/>
              <w:left w:w="130" w:type="dxa"/>
              <w:bottom w:w="130" w:type="dxa"/>
              <w:right w:w="130" w:type="dxa"/>
            </w:tcMar>
            <w:vAlign w:val="center"/>
          </w:tcPr>
          <w:p w14:paraId="224DAB9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児童発達支援センター、重症心身障がい児を支援する事業所、医療的ケア児支援の協議の場・コーディネーター</w:t>
            </w:r>
          </w:p>
        </w:tc>
        <w:tc>
          <w:tcPr>
            <w:tcW w:w="1620" w:type="dxa"/>
            <w:tcMar>
              <w:top w:w="130" w:type="dxa"/>
              <w:left w:w="130" w:type="dxa"/>
              <w:bottom w:w="130" w:type="dxa"/>
              <w:right w:w="130" w:type="dxa"/>
            </w:tcMar>
            <w:vAlign w:val="center"/>
          </w:tcPr>
          <w:p w14:paraId="18BDC257" w14:textId="77777777" w:rsidR="001E7E48" w:rsidRDefault="00000000">
            <w:pPr>
              <w:keepNext/>
              <w:spacing w:line="320" w:lineRule="auto"/>
              <w:jc w:val="center"/>
              <w:rPr>
                <w:rFonts w:ascii="BIZ UDPゴシック" w:eastAsia="BIZ UDPゴシック" w:hAnsi="BIZ UDPゴシック"/>
                <w:sz w:val="20"/>
                <w:szCs w:val="20"/>
              </w:rPr>
            </w:pPr>
            <w:del w:id="90009" w:author="Ryo Wakayama" w:date="2026-10-20T09:00:00Z">
              <w:r>
                <w:rPr>
                  <w:rFonts w:ascii="BIZ UDPゴシック" w:eastAsia="BIZ UDPゴシック" w:hAnsi="BIZ UDPゴシック"/>
                  <w:sz w:val="20"/>
                  <w:szCs w:val="20"/>
                  <w:highlight w:val="yellow"/>
                </w:rPr>
                <w:delText xml:space="preserve">【要確認】</w:delText>
              </w:r>
            </w:del>
            <w:ins w:id="90010" w:author="Ryo Wakayama" w:date="2026-10-20T09:00:00Z">
              <w:r>
                <w:rPr>
                  <w:rFonts w:ascii="BIZ UDPゴシック" w:eastAsia="BIZ UDPゴシック" w:hAnsi="BIZ UDPゴシック"/>
                  <w:sz w:val="20"/>
                  <w:szCs w:val="20"/>
                </w:rPr>
                <w:t xml:space="preserve">児童発達支援センター1か所、保育所等訪問支援1か所、重症心身障がい児の児童発達支援1か所・放課後等デイサービス1か所、協議の場1か所・コーディネーター1人</w:t>
              </w:r>
            </w:ins>
          </w:p>
        </w:tc>
        <w:tc>
          <w:tcPr>
            <w:tcW w:w="2880" w:type="dxa"/>
            <w:tcMar>
              <w:top w:w="130" w:type="dxa"/>
              <w:left w:w="130" w:type="dxa"/>
              <w:bottom w:w="130" w:type="dxa"/>
              <w:right w:w="130" w:type="dxa"/>
            </w:tcMar>
            <w:vAlign w:val="center"/>
          </w:tcPr>
          <w:p w14:paraId="42D53356"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センター1か所（中核機能の一部）、重症心身障がい児の事業所0か所、協議の場1か所・コーディネーター0人（令和7年度末）</w:t>
            </w:r>
          </w:p>
        </w:tc>
      </w:tr>
      <w:tr w:rsidR="001E7E48" w14:paraId="3F44D172" w14:textId="77777777">
        <w:trPr>
          <w:cantSplit/>
        </w:trPr>
        <w:tc>
          <w:tcPr>
            <w:tcW w:w="1890" w:type="dxa"/>
            <w:tcMar>
              <w:top w:w="130" w:type="dxa"/>
              <w:left w:w="130" w:type="dxa"/>
              <w:bottom w:w="130" w:type="dxa"/>
              <w:right w:w="130" w:type="dxa"/>
            </w:tcMar>
            <w:vAlign w:val="center"/>
          </w:tcPr>
          <w:p w14:paraId="30D19ED5"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相談支援体制の充実・強化等</w:t>
            </w:r>
          </w:p>
        </w:tc>
        <w:tc>
          <w:tcPr>
            <w:tcW w:w="2610" w:type="dxa"/>
            <w:tcMar>
              <w:top w:w="130" w:type="dxa"/>
              <w:left w:w="130" w:type="dxa"/>
              <w:bottom w:w="130" w:type="dxa"/>
              <w:right w:w="130" w:type="dxa"/>
            </w:tcMar>
            <w:vAlign w:val="center"/>
          </w:tcPr>
          <w:p w14:paraId="74C70CDE"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基幹相談支援センター、協議会における個別事例の検討</w:t>
            </w:r>
          </w:p>
        </w:tc>
        <w:tc>
          <w:tcPr>
            <w:tcW w:w="1620" w:type="dxa"/>
            <w:tcMar>
              <w:top w:w="130" w:type="dxa"/>
              <w:left w:w="130" w:type="dxa"/>
              <w:bottom w:w="130" w:type="dxa"/>
              <w:right w:w="130" w:type="dxa"/>
            </w:tcMar>
            <w:vAlign w:val="center"/>
          </w:tcPr>
          <w:p w14:paraId="1345A965" w14:textId="77777777" w:rsidR="001E7E48" w:rsidRDefault="00000000">
            <w:pPr>
              <w:keepNext/>
              <w:spacing w:line="320" w:lineRule="auto"/>
              <w:jc w:val="center"/>
              <w:rPr>
                <w:rFonts w:ascii="BIZ UDPゴシック" w:eastAsia="BIZ UDPゴシック" w:hAnsi="BIZ UDPゴシック"/>
                <w:sz w:val="20"/>
                <w:szCs w:val="20"/>
              </w:rPr>
            </w:pPr>
            <w:del w:id="90011" w:author="Ryo Wakayama" w:date="2026-10-20T09:00:00Z">
              <w:r>
                <w:rPr>
                  <w:rFonts w:ascii="BIZ UDPゴシック" w:eastAsia="BIZ UDPゴシック" w:hAnsi="BIZ UDPゴシック"/>
                  <w:sz w:val="20"/>
                  <w:szCs w:val="20"/>
                  <w:highlight w:val="yellow"/>
                </w:rPr>
                <w:delText xml:space="preserve">【要確認】</w:delText>
              </w:r>
            </w:del>
            <w:ins w:id="90012" w:author="Ryo Wakayama" w:date="2026-10-20T09:00:00Z">
              <w:r>
                <w:rPr>
                  <w:rFonts w:ascii="BIZ UDPゴシック" w:eastAsia="BIZ UDPゴシック" w:hAnsi="BIZ UDPゴシック"/>
                  <w:sz w:val="20"/>
                  <w:szCs w:val="20"/>
                </w:rPr>
                <w:t xml:space="preserve">基幹相談支援センター 有、指導・助言158件、人材育成の支援104件、連携強化102回、事例検証57回、主任相談支援専門員1人、協議会の事例検討1回、専門部会1部会</w:t>
              </w:r>
            </w:ins>
          </w:p>
        </w:tc>
        <w:tc>
          <w:tcPr>
            <w:tcW w:w="2880" w:type="dxa"/>
            <w:tcMar>
              <w:top w:w="130" w:type="dxa"/>
              <w:left w:w="130" w:type="dxa"/>
              <w:bottom w:w="130" w:type="dxa"/>
              <w:right w:w="130" w:type="dxa"/>
            </w:tcMar>
            <w:vAlign w:val="center"/>
          </w:tcPr>
          <w:p w14:paraId="72804E32"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田村地方基幹相談支援センター設置、事例検討年1回（令和7年度）</w:t>
            </w:r>
          </w:p>
        </w:tc>
      </w:tr>
      <w:tr w:rsidR="001E7E48" w14:paraId="2A5966AE" w14:textId="77777777">
        <w:trPr>
          <w:cantSplit/>
        </w:trPr>
        <w:tc>
          <w:tcPr>
            <w:tcW w:w="1890" w:type="dxa"/>
            <w:tcMar>
              <w:top w:w="130" w:type="dxa"/>
              <w:left w:w="130" w:type="dxa"/>
              <w:bottom w:w="130" w:type="dxa"/>
              <w:right w:w="130" w:type="dxa"/>
            </w:tcMar>
            <w:vAlign w:val="center"/>
          </w:tcPr>
          <w:p w14:paraId="4E23D0DD"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障がい福祉サービス等の質の向上</w:t>
            </w:r>
          </w:p>
        </w:tc>
        <w:tc>
          <w:tcPr>
            <w:tcW w:w="2610" w:type="dxa"/>
            <w:tcMar>
              <w:top w:w="130" w:type="dxa"/>
              <w:left w:w="130" w:type="dxa"/>
              <w:bottom w:w="130" w:type="dxa"/>
              <w:right w:w="130" w:type="dxa"/>
            </w:tcMar>
            <w:vAlign w:val="center"/>
          </w:tcPr>
          <w:p w14:paraId="4F108EF1"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県の研修への町職員の参加、審査結果の分析・共有</w:t>
            </w:r>
          </w:p>
        </w:tc>
        <w:tc>
          <w:tcPr>
            <w:tcW w:w="1620" w:type="dxa"/>
            <w:tcMar>
              <w:top w:w="130" w:type="dxa"/>
              <w:left w:w="130" w:type="dxa"/>
              <w:bottom w:w="130" w:type="dxa"/>
              <w:right w:w="130" w:type="dxa"/>
            </w:tcMar>
            <w:vAlign w:val="center"/>
          </w:tcPr>
          <w:p w14:paraId="49489987" w14:textId="77777777" w:rsidR="001E7E48" w:rsidRDefault="00000000">
            <w:pPr>
              <w:spacing w:line="320" w:lineRule="auto"/>
              <w:jc w:val="center"/>
              <w:rPr>
                <w:rFonts w:ascii="BIZ UDPゴシック" w:eastAsia="BIZ UDPゴシック" w:hAnsi="BIZ UDPゴシック"/>
                <w:sz w:val="20"/>
                <w:szCs w:val="20"/>
              </w:rPr>
            </w:pPr>
            <w:del w:id="90013" w:author="Ryo Wakayama" w:date="2026-10-20T09:00:00Z">
              <w:r>
                <w:rPr>
                  <w:rFonts w:ascii="BIZ UDPゴシック" w:eastAsia="BIZ UDPゴシック" w:hAnsi="BIZ UDPゴシック"/>
                  <w:sz w:val="20"/>
                  <w:szCs w:val="20"/>
                  <w:highlight w:val="yellow"/>
                </w:rPr>
                <w:delText xml:space="preserve">【要確認】</w:delText>
              </w:r>
            </w:del>
            <w:ins w:id="90014" w:author="Ryo Wakayama" w:date="2026-10-20T09:00:00Z">
              <w:r>
                <w:rPr>
                  <w:rFonts w:ascii="BIZ UDPゴシック" w:eastAsia="BIZ UDPゴシック" w:hAnsi="BIZ UDPゴシック"/>
                  <w:sz w:val="20"/>
                  <w:szCs w:val="20"/>
                </w:rPr>
                <w:t xml:space="preserve">研修参加1人、分析・共有の体制 有・共有年1回</w:t>
              </w:r>
            </w:ins>
          </w:p>
        </w:tc>
        <w:tc>
          <w:tcPr>
            <w:tcW w:w="2880" w:type="dxa"/>
            <w:tcMar>
              <w:top w:w="130" w:type="dxa"/>
              <w:left w:w="130" w:type="dxa"/>
              <w:bottom w:w="130" w:type="dxa"/>
              <w:right w:w="130" w:type="dxa"/>
            </w:tcMar>
            <w:vAlign w:val="center"/>
          </w:tcPr>
          <w:p w14:paraId="0136B20E"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参加1人、共有の体制有・年1回（令和7年度）</w:t>
            </w:r>
          </w:p>
        </w:tc>
      </w:tr>
    </w:tbl>
    <w:p w14:paraId="42C4DF67"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 xml:space="preserve">※第7期の目標は「おのまち障がい者計画・第3期障がい児福祉計画・第7期障がい福祉計画」（令和6年3月）</w:t>
      </w:r>
      <w:del w:id="90015" w:author="Ryo Wakayama" w:date="2026-10-20T09:00:00Z">
        <w:r>
          <w:rPr>
            <w:rFonts w:ascii="BIZ UDPゴシック" w:eastAsia="BIZ UDPゴシック" w:hAnsi="BIZ UDPゴシック"/>
            <w:color w:val="5B5B5B"/>
            <w:sz w:val="19"/>
            <w:szCs w:val="19"/>
          </w:rPr>
          <w:delText xml:space="preserve">により記載します。</w:delText>
        </w:r>
      </w:del>
      <w:ins w:id="90016" w:author="Ryo Wakayama" w:date="2026-10-20T09:00:00Z">
        <w:r>
          <w:rPr>
            <w:rFonts w:ascii="BIZ UDPゴシック" w:eastAsia="BIZ UDPゴシック" w:hAnsi="BIZ UDPゴシック"/>
            <w:color w:val="5B5B5B"/>
            <w:sz w:val="19"/>
            <w:szCs w:val="19"/>
          </w:rPr>
          <w:t xml:space="preserve">第3部第5章によります。</w:t>
        </w:r>
      </w:ins>
      <w:del w:id="90017" w:author="Ryo Wakayama" w:date="2026-10-20T09:00:00Z">
        <w:r>
          <w:rPr>
            <w:rFonts w:ascii="BIZ UDPゴシック" w:eastAsia="BIZ UDPゴシック" w:hAnsi="BIZ UDPゴシック"/>
            <w:color w:val="5B5B5B"/>
            <w:sz w:val="19"/>
            <w:szCs w:val="19"/>
            <w:highlight w:val="yellow"/>
          </w:rPr>
          <w:delText xml:space="preserve">【要確認：第７期の目標値】</w:delText>
        </w:r>
      </w:del>
    </w:p>
    <w:p w14:paraId="15BB4E9F"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達成状況の評価は、令和8年度末の実績の確定後に小野町自立支援協議会で行います。達成に至っていない項目は、第8期においても引き続き目標を設定し、田村地方の市町と連携して取組を進めます。</w:t>
      </w:r>
    </w:p>
    <w:p w14:paraId="4DC3DD9D" w14:textId="77777777" w:rsidR="009D6CAB" w:rsidRPr="00370011" w:rsidRDefault="00000000">
      <w:pPr>
        <w:pStyle w:val="2"/>
        <w:pageBreakBefore/>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1　福祉施設入所者の地域生活移行</w:t>
      </w:r>
    </w:p>
    <w:p w14:paraId="6E199E2F" w14:textId="77777777" w:rsidR="009D6CAB" w:rsidRPr="005E6C22" w:rsidRDefault="00000000" w:rsidP="005E6C22">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国の基本指針 〉</w:t>
      </w:r>
    </w:p>
    <w:p w14:paraId="67D65C38" w14:textId="77777777" w:rsidR="009D6CAB" w:rsidRPr="00370011" w:rsidRDefault="00000000" w:rsidP="005E6C22">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・令和7年度末時点における施設入所者の6％以上が令和11年度末までに地域生活へ移行するとともに、令和11年度末時点における施設入所者を、令和7年度末時点から5％以上削減することを基本とする。</w:t>
      </w:r>
    </w:p>
    <w:p w14:paraId="259CC6F5" w14:textId="77777777" w:rsidR="009D6CAB" w:rsidRPr="00370011" w:rsidRDefault="00000000" w:rsidP="005E6C22">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本町では、国の基本指針に基づき、令和7年度末時点の施設入所者数を19人と見込み、入所から地域生活への移行者数の目標を2人、入所者数の削減目標を2人と設定します。</w:t>
      </w:r>
    </w:p>
    <w:p w14:paraId="0A896D17" w14:textId="77777777" w:rsidR="009D6CAB" w:rsidRPr="00370011" w:rsidRDefault="00000000" w:rsidP="005E6C22">
      <w:pPr>
        <w:spacing w:before="260" w:after="160"/>
        <w:rPr>
          <w:rFonts w:ascii="BIZ UDPゴシック" w:eastAsia="BIZ UDPゴシック" w:hAnsi="BIZ UDPゴシック"/>
        </w:rPr>
      </w:pPr>
      <w:del w:id="91808" w:author="Ryo Wakayama" w:date="2026-10-23T09:00:00Z">
        <w:r>
          <w:rPr>
            <w:rFonts w:ascii="BIZ UDPゴシック" w:eastAsia="BIZ UDPゴシック" w:hAnsi="BIZ UDPゴシック"/>
            <w:b/>
            <w:bCs/>
            <w:sz w:val="22"/>
            <w:szCs w:val="22"/>
          </w:rPr>
          <w:delText xml:space="preserve">■</w:delText>
        </w:r>
      </w:del>
      <w:ins w:id="91809" w:author="Ryo Wakayama" w:date="2026-10-23T09:00:00Z">
        <w:r>
          <w:rPr>
            <w:rFonts w:ascii="BIZ UDPゴシック" w:eastAsia="BIZ UDPゴシック" w:hAnsi="BIZ UDPゴシック"/>
            <w:b/>
            <w:bCs/>
            <w:sz w:val="22"/>
            <w:szCs w:val="22"/>
          </w:rPr>
          <w:t xml:space="preserve">【表42】福祉施設入所者の地域生活移行の</w:t>
        </w:r>
      </w:ins>
      <w:r>
        <w:rPr>
          <w:rFonts w:ascii="BIZ UDPゴシック" w:eastAsia="BIZ UDPゴシック" w:hAnsi="BIZ UDPゴシック"/>
          <w:b/>
          <w:bCs/>
          <w:sz w:val="22"/>
          <w:szCs w:val="22"/>
        </w:rPr>
        <w:t xml:space="preserve">第8期の目標値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70B66296" w14:textId="77777777">
        <w:trPr>
          <w:tblHeader/>
        </w:trPr>
        <w:tc>
          <w:tcPr>
            <w:tcW w:w="3600" w:type="dxa"/>
            <w:shd w:val="clear" w:color="auto" w:fill="DCE8DC"/>
            <w:tcMar>
              <w:top w:w="130" w:type="dxa"/>
              <w:left w:w="130" w:type="dxa"/>
              <w:bottom w:w="130" w:type="dxa"/>
              <w:right w:w="130" w:type="dxa"/>
            </w:tcMar>
            <w:vAlign w:val="center"/>
          </w:tcPr>
          <w:p w14:paraId="552AB4CA" w14:textId="77777777" w:rsidR="009D6CAB" w:rsidRPr="005E6C22" w:rsidRDefault="00000000">
            <w:pPr>
              <w:spacing w:line="320" w:lineRule="auto"/>
              <w:jc w:val="center"/>
              <w:rPr>
                <w:rFonts w:ascii="BIZ UDPゴシック" w:eastAsia="BIZ UDPゴシック" w:hAnsi="BIZ UDPゴシック"/>
                <w:sz w:val="22"/>
                <w:szCs w:val="22"/>
              </w:rPr>
            </w:pPr>
            <w:r>
              <w:rPr>
                <w:rFonts w:ascii="BIZ UDPゴシック" w:eastAsia="BIZ UDPゴシック" w:hAnsi="BIZ UDPゴシック"/>
                <w:b/>
                <w:bCs/>
                <w:sz w:val="22"/>
                <w:szCs w:val="22"/>
              </w:rPr>
              <w:t>項目</w:t>
            </w:r>
          </w:p>
        </w:tc>
        <w:tc>
          <w:tcPr>
            <w:tcW w:w="1600" w:type="dxa"/>
            <w:shd w:val="clear" w:color="auto" w:fill="DCE8DC"/>
            <w:tcMar>
              <w:top w:w="130" w:type="dxa"/>
              <w:left w:w="130" w:type="dxa"/>
              <w:bottom w:w="130" w:type="dxa"/>
              <w:right w:w="130" w:type="dxa"/>
            </w:tcMar>
            <w:vAlign w:val="center"/>
          </w:tcPr>
          <w:p w14:paraId="62669461" w14:textId="77777777" w:rsidR="009D6CAB" w:rsidRPr="005E6C22" w:rsidRDefault="00000000">
            <w:pPr>
              <w:spacing w:line="320" w:lineRule="auto"/>
              <w:jc w:val="center"/>
              <w:rPr>
                <w:rFonts w:ascii="BIZ UDPゴシック" w:eastAsia="BIZ UDPゴシック" w:hAnsi="BIZ UDPゴシック"/>
                <w:sz w:val="22"/>
                <w:szCs w:val="22"/>
              </w:rPr>
            </w:pPr>
            <w:r>
              <w:rPr>
                <w:rFonts w:ascii="BIZ UDPゴシック" w:eastAsia="BIZ UDPゴシック" w:hAnsi="BIZ UDPゴシック"/>
                <w:b/>
                <w:bCs/>
                <w:sz w:val="22"/>
                <w:szCs w:val="22"/>
              </w:rPr>
              <w:t>数値</w:t>
            </w:r>
          </w:p>
        </w:tc>
        <w:tc>
          <w:tcPr>
            <w:tcW w:w="3800" w:type="dxa"/>
            <w:shd w:val="clear" w:color="auto" w:fill="DCE8DC"/>
            <w:tcMar>
              <w:top w:w="130" w:type="dxa"/>
              <w:left w:w="130" w:type="dxa"/>
              <w:bottom w:w="130" w:type="dxa"/>
              <w:right w:w="130" w:type="dxa"/>
            </w:tcMar>
            <w:vAlign w:val="center"/>
          </w:tcPr>
          <w:p w14:paraId="145735C4" w14:textId="77777777" w:rsidR="009D6CAB" w:rsidRPr="005E6C22" w:rsidRDefault="00000000">
            <w:pPr>
              <w:spacing w:line="320" w:lineRule="auto"/>
              <w:jc w:val="center"/>
              <w:rPr>
                <w:rFonts w:ascii="BIZ UDPゴシック" w:eastAsia="BIZ UDPゴシック" w:hAnsi="BIZ UDPゴシック"/>
                <w:sz w:val="22"/>
                <w:szCs w:val="22"/>
              </w:rPr>
            </w:pPr>
            <w:r>
              <w:rPr>
                <w:rFonts w:ascii="BIZ UDPゴシック" w:eastAsia="BIZ UDPゴシック" w:hAnsi="BIZ UDPゴシック"/>
                <w:b/>
                <w:bCs/>
                <w:sz w:val="22"/>
                <w:szCs w:val="22"/>
              </w:rPr>
              <w:t>備考</w:t>
            </w:r>
          </w:p>
        </w:tc>
      </w:tr>
      <w:tr w:rsidR="009D6CAB" w:rsidRPr="00370011" w14:paraId="32E77613" w14:textId="77777777" w:rsidTr="005E6C22">
        <w:tc>
          <w:tcPr>
            <w:tcW w:w="3600" w:type="dxa"/>
            <w:tcBorders>
              <w:bottom w:val="single" w:sz="18" w:space="0" w:color="EE0000"/>
            </w:tcBorders>
            <w:tcMar>
              <w:top w:w="130" w:type="dxa"/>
              <w:left w:w="130" w:type="dxa"/>
              <w:bottom w:w="130" w:type="dxa"/>
              <w:right w:w="130" w:type="dxa"/>
            </w:tcMar>
            <w:vAlign w:val="center"/>
          </w:tcPr>
          <w:p w14:paraId="1FF11226"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令和7年度末時点の施設入所者数</w:t>
            </w:r>
          </w:p>
        </w:tc>
        <w:tc>
          <w:tcPr>
            <w:tcW w:w="1600" w:type="dxa"/>
            <w:tcBorders>
              <w:bottom w:val="single" w:sz="18" w:space="0" w:color="EE0000"/>
            </w:tcBorders>
            <w:tcMar>
              <w:top w:w="130" w:type="dxa"/>
              <w:left w:w="130" w:type="dxa"/>
              <w:bottom w:w="130" w:type="dxa"/>
              <w:right w:w="130" w:type="dxa"/>
            </w:tcMar>
            <w:vAlign w:val="center"/>
          </w:tcPr>
          <w:p w14:paraId="7E5206CE"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19人</w:t>
            </w:r>
          </w:p>
        </w:tc>
        <w:tc>
          <w:tcPr>
            <w:tcW w:w="3800" w:type="dxa"/>
            <w:tcMar>
              <w:top w:w="130" w:type="dxa"/>
              <w:left w:w="130" w:type="dxa"/>
              <w:bottom w:w="130" w:type="dxa"/>
              <w:right w:w="130" w:type="dxa"/>
            </w:tcMar>
            <w:vAlign w:val="center"/>
          </w:tcPr>
          <w:p w14:paraId="2BDC0639"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令和7年度末の全施設入所者数（見込）</w:t>
            </w:r>
          </w:p>
        </w:tc>
      </w:tr>
      <w:tr w:rsidR="009D6CAB" w:rsidRPr="00370011" w14:paraId="3C1C76A6" w14:textId="77777777" w:rsidTr="005E6C22">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74A987AC"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【目標値】令和11年度末の地域生活移行者数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26C6CA58"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2人（10.5％）</w:t>
            </w:r>
          </w:p>
        </w:tc>
        <w:tc>
          <w:tcPr>
            <w:tcW w:w="3800" w:type="dxa"/>
            <w:tcBorders>
              <w:left w:val="single" w:sz="18" w:space="0" w:color="EE0000"/>
            </w:tcBorders>
            <w:tcMar>
              <w:top w:w="130" w:type="dxa"/>
              <w:left w:w="130" w:type="dxa"/>
              <w:bottom w:w="130" w:type="dxa"/>
              <w:right w:w="130" w:type="dxa"/>
            </w:tcMar>
            <w:vAlign w:val="center"/>
          </w:tcPr>
          <w:p w14:paraId="334D6B5C"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施設入所からグループホーム等への地域移行者数</w:t>
            </w:r>
          </w:p>
        </w:tc>
      </w:tr>
      <w:tr w:rsidR="009D6CAB" w:rsidRPr="00370011" w14:paraId="5A813634" w14:textId="77777777" w:rsidTr="005E6C22">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2B008A0F"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【目標値】令和11年度末の削減見込者数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4EBD2D6D"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2人（10.5％）</w:t>
            </w:r>
          </w:p>
        </w:tc>
        <w:tc>
          <w:tcPr>
            <w:tcW w:w="3800" w:type="dxa"/>
            <w:tcBorders>
              <w:left w:val="single" w:sz="18" w:space="0" w:color="EE0000"/>
            </w:tcBorders>
            <w:tcMar>
              <w:top w:w="130" w:type="dxa"/>
              <w:left w:w="130" w:type="dxa"/>
              <w:bottom w:w="130" w:type="dxa"/>
              <w:right w:w="130" w:type="dxa"/>
            </w:tcMar>
            <w:vAlign w:val="center"/>
          </w:tcPr>
          <w:p w14:paraId="4A848F7B"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削減見込数を全入所者で除した値</w:t>
            </w:r>
          </w:p>
        </w:tc>
      </w:tr>
    </w:tbl>
    <w:p w14:paraId="2A093E89"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※地域生活移行者数とは、入所施設の入所者が施設を退所し、生活の拠点をグループホーム、福祉ホーム、一般住宅へ移行した者の数。</w:t>
      </w:r>
    </w:p>
    <w:p>
      <w:pPr>
        <w:spacing w:after="160" w:line="320" w:lineRule="auto"/>
        <w:rPr>
          <w:ins w:id="90018" w:author="Ryo Wakayama" w:date="2026-10-20T09:00:00Z"/>
          <w:rFonts w:ascii="BIZ UDPゴシック" w:eastAsia="BIZ UDPゴシック" w:hAnsi="BIZ UDPゴシック"/>
        </w:rPr>
      </w:pPr>
      <w:ins w:id="90019" w:author="Ryo Wakayama" w:date="2026-10-20T09:00:00Z">
        <w:r>
          <w:rPr>
            <w:rFonts w:ascii="BIZ UDPゴシック" w:eastAsia="BIZ UDPゴシック" w:hAnsi="BIZ UDPゴシック"/>
            <w:sz w:val="19"/>
            <w:szCs w:val="19"/>
          </w:rPr>
          <w:t xml:space="preserve">※第7期計画は、令和4年度末の入所者26人に対し、地域生活移行者数31人（119.2％）、削減見込者数22人（84.6％）を目標としていました。移行者数が基準の入所者数を上回っており、目標として成り立たない値でした。また、22人を削減すると入所者は4人となる一方、同じ計画の施設入所支援の見込量は15人であり、目標と見込量が整合していませんでした。このため、第7期の達成状況は「未達成」とはせず、令和7年度末の入所者19人を令和4年度末の26人と比べて評価します（7人減、26.9％減）。第8期の目標は、令和7年度末の入所者19人を基準に、国の基本指針に即して設定しています。</w:t>
        </w:r>
      </w:ins>
    </w:p>
    <w:p w14:paraId="3FB0D8D9" w14:textId="77777777" w:rsidR="009D6CAB" w:rsidRPr="00370011" w:rsidRDefault="00000000" w:rsidP="005E6C22">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地域生活移行者数の目標は、施設入所者一人ひとりについて次の事項を確かめたうえで進めます。障がいが重いことだけをもって移行できないと判断せず、地域での暮らしに関する情報を本人に分かる形で伝え、体験の機会を用意したうえで本人の意思を確かめます。</w:t>
      </w:r>
    </w:p>
    <w:p w14:paraId="7E7BD6D1" w14:textId="77777777" w:rsidR="009D6CAB" w:rsidRPr="00370011" w:rsidRDefault="00000000" w:rsidP="005E6C22">
      <w:pPr>
        <w:keepNext/>
        <w:spacing w:before="260" w:after="160"/>
        <w:rPr>
          <w:rFonts w:ascii="BIZ UDPゴシック" w:eastAsia="BIZ UDPゴシック" w:hAnsi="BIZ UDPゴシック"/>
        </w:rPr>
      </w:pPr>
      <w:del w:id="91810" w:author="Ryo Wakayama" w:date="2026-10-23T09:00:00Z">
        <w:r>
          <w:rPr>
            <w:rFonts w:ascii="BIZ UDPゴシック" w:eastAsia="BIZ UDPゴシック" w:hAnsi="BIZ UDPゴシック"/>
            <w:b/>
            <w:bCs/>
            <w:sz w:val="22"/>
            <w:szCs w:val="22"/>
          </w:rPr>
          <w:delText xml:space="preserve">■</w:delText>
        </w:r>
      </w:del>
      <w:ins w:id="91811" w:author="Ryo Wakayama" w:date="2026-10-23T09:00:00Z">
        <w:r>
          <w:rPr>
            <w:rFonts w:ascii="BIZ UDPゴシック" w:eastAsia="BIZ UDPゴシック" w:hAnsi="BIZ UDPゴシック"/>
            <w:b/>
            <w:bCs/>
            <w:sz w:val="22"/>
            <w:szCs w:val="22"/>
          </w:rPr>
          <w:t xml:space="preserve">【表43】</w:t>
        </w:r>
      </w:ins>
      <w:r>
        <w:rPr>
          <w:rFonts w:ascii="BIZ UDPゴシック" w:eastAsia="BIZ UDPゴシック" w:hAnsi="BIZ UDPゴシック"/>
          <w:b/>
          <w:bCs/>
          <w:sz w:val="22"/>
          <w:szCs w:val="22"/>
        </w:rPr>
        <w:lastRenderedPageBreak/>
        <w:t xml:space="preserve">地域移行の可能性を確かめる事項</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500"/>
        <w:gridCol w:w="1800"/>
      </w:tblGrid>
      <w:tr w:rsidR="001E7E48" w14:paraId="0F9253CE" w14:textId="77777777">
        <w:trPr>
          <w:cantSplit/>
          <w:tblHeader/>
        </w:trPr>
        <w:tc>
          <w:tcPr>
            <w:tcW w:w="2700" w:type="dxa"/>
            <w:shd w:val="clear" w:color="auto" w:fill="DCE8DC"/>
            <w:tcMar>
              <w:top w:w="130" w:type="dxa"/>
              <w:left w:w="130" w:type="dxa"/>
              <w:bottom w:w="130" w:type="dxa"/>
              <w:right w:w="130" w:type="dxa"/>
            </w:tcMar>
            <w:vAlign w:val="center"/>
          </w:tcPr>
          <w:p w14:paraId="6FED15E5"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確認する事項</w:t>
            </w:r>
          </w:p>
        </w:tc>
        <w:tc>
          <w:tcPr>
            <w:tcW w:w="4500" w:type="dxa"/>
            <w:shd w:val="clear" w:color="auto" w:fill="DCE8DC"/>
            <w:tcMar>
              <w:top w:w="130" w:type="dxa"/>
              <w:left w:w="130" w:type="dxa"/>
              <w:bottom w:w="130" w:type="dxa"/>
              <w:right w:w="130" w:type="dxa"/>
            </w:tcMar>
            <w:vAlign w:val="center"/>
          </w:tcPr>
          <w:p w14:paraId="756DE9B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確認の方法</w:t>
            </w:r>
          </w:p>
        </w:tc>
        <w:tc>
          <w:tcPr>
            <w:tcW w:w="1800" w:type="dxa"/>
            <w:shd w:val="clear" w:color="auto" w:fill="DCE8DC"/>
            <w:tcMar>
              <w:top w:w="130" w:type="dxa"/>
              <w:left w:w="130" w:type="dxa"/>
              <w:bottom w:w="130" w:type="dxa"/>
              <w:right w:w="130" w:type="dxa"/>
            </w:tcMar>
            <w:vAlign w:val="center"/>
          </w:tcPr>
          <w:p w14:paraId="14AB6D71"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確認の時期</w:t>
            </w:r>
          </w:p>
        </w:tc>
      </w:tr>
      <w:tr w:rsidR="001E7E48" w14:paraId="6C9DAC56" w14:textId="77777777">
        <w:trPr>
          <w:cantSplit/>
        </w:trPr>
        <w:tc>
          <w:tcPr>
            <w:tcW w:w="2700" w:type="dxa"/>
            <w:tcMar>
              <w:top w:w="130" w:type="dxa"/>
              <w:left w:w="130" w:type="dxa"/>
              <w:bottom w:w="130" w:type="dxa"/>
              <w:right w:w="130" w:type="dxa"/>
            </w:tcMar>
            <w:vAlign w:val="center"/>
          </w:tcPr>
          <w:p w14:paraId="7BA5D1C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本人の意思、選好及び価値観</w:t>
            </w:r>
          </w:p>
        </w:tc>
        <w:tc>
          <w:tcPr>
            <w:tcW w:w="4500" w:type="dxa"/>
            <w:tcMar>
              <w:top w:w="130" w:type="dxa"/>
              <w:left w:w="130" w:type="dxa"/>
              <w:bottom w:w="130" w:type="dxa"/>
              <w:right w:w="130" w:type="dxa"/>
            </w:tcMar>
            <w:vAlign w:val="center"/>
          </w:tcPr>
          <w:p w14:paraId="236EF972"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相談支援専門員によるモニタリング及び施設の担当者からの聴取。地域での暮らしに関する情報提供と体験の機会を用意したうえで確かめる</w:t>
            </w:r>
          </w:p>
        </w:tc>
        <w:tc>
          <w:tcPr>
            <w:tcW w:w="1800" w:type="dxa"/>
            <w:tcMar>
              <w:top w:w="130" w:type="dxa"/>
              <w:left w:w="130" w:type="dxa"/>
              <w:bottom w:w="130" w:type="dxa"/>
              <w:right w:w="130" w:type="dxa"/>
            </w:tcMar>
            <w:vAlign w:val="center"/>
          </w:tcPr>
          <w:p w14:paraId="73645F01"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年1回以上</w:t>
            </w:r>
          </w:p>
        </w:tc>
      </w:tr>
      <w:tr w:rsidR="001E7E48" w14:paraId="326D7F7E" w14:textId="77777777">
        <w:trPr>
          <w:cantSplit/>
        </w:trPr>
        <w:tc>
          <w:tcPr>
            <w:tcW w:w="2700" w:type="dxa"/>
            <w:tcMar>
              <w:top w:w="130" w:type="dxa"/>
              <w:left w:w="130" w:type="dxa"/>
              <w:bottom w:w="130" w:type="dxa"/>
              <w:right w:w="130" w:type="dxa"/>
            </w:tcMar>
            <w:vAlign w:val="center"/>
          </w:tcPr>
          <w:p w14:paraId="77E94C8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家族の意向</w:t>
            </w:r>
          </w:p>
        </w:tc>
        <w:tc>
          <w:tcPr>
            <w:tcW w:w="4500" w:type="dxa"/>
            <w:tcMar>
              <w:top w:w="130" w:type="dxa"/>
              <w:left w:w="130" w:type="dxa"/>
              <w:bottom w:w="130" w:type="dxa"/>
              <w:right w:w="130" w:type="dxa"/>
            </w:tcMar>
            <w:vAlign w:val="center"/>
          </w:tcPr>
          <w:p w14:paraId="4C2B0AC0"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相談支援専門員及び町による聴取（本人の意思とは別の情報として記録する）</w:t>
            </w:r>
          </w:p>
        </w:tc>
        <w:tc>
          <w:tcPr>
            <w:tcW w:w="1800" w:type="dxa"/>
            <w:tcMar>
              <w:top w:w="130" w:type="dxa"/>
              <w:left w:w="130" w:type="dxa"/>
              <w:bottom w:w="130" w:type="dxa"/>
              <w:right w:w="130" w:type="dxa"/>
            </w:tcMar>
            <w:vAlign w:val="center"/>
          </w:tcPr>
          <w:p w14:paraId="2A484AE2"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年1回以上</w:t>
            </w:r>
          </w:p>
        </w:tc>
      </w:tr>
      <w:tr w:rsidR="001E7E48" w14:paraId="0F95FA33" w14:textId="77777777">
        <w:trPr>
          <w:cantSplit/>
        </w:trPr>
        <w:tc>
          <w:tcPr>
            <w:tcW w:w="2700" w:type="dxa"/>
            <w:tcMar>
              <w:top w:w="130" w:type="dxa"/>
              <w:left w:w="130" w:type="dxa"/>
              <w:bottom w:w="130" w:type="dxa"/>
              <w:right w:w="130" w:type="dxa"/>
            </w:tcMar>
            <w:vAlign w:val="center"/>
          </w:tcPr>
          <w:p w14:paraId="2DC0D1E0"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グループホーム等の受入れの可能性</w:t>
            </w:r>
          </w:p>
        </w:tc>
        <w:tc>
          <w:tcPr>
            <w:tcW w:w="4500" w:type="dxa"/>
            <w:tcMar>
              <w:top w:w="130" w:type="dxa"/>
              <w:left w:w="130" w:type="dxa"/>
              <w:bottom w:w="130" w:type="dxa"/>
              <w:right w:w="130" w:type="dxa"/>
            </w:tcMar>
            <w:vAlign w:val="center"/>
          </w:tcPr>
          <w:p w14:paraId="594054B1"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地域生活支援拠点等を通じた田村地方の空き状況の照会</w:t>
            </w:r>
          </w:p>
        </w:tc>
        <w:tc>
          <w:tcPr>
            <w:tcW w:w="1800" w:type="dxa"/>
            <w:tcMar>
              <w:top w:w="130" w:type="dxa"/>
              <w:left w:w="130" w:type="dxa"/>
              <w:bottom w:w="130" w:type="dxa"/>
              <w:right w:w="130" w:type="dxa"/>
            </w:tcMar>
            <w:vAlign w:val="center"/>
          </w:tcPr>
          <w:p w14:paraId="13FDEDBC"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年1回</w:t>
            </w:r>
          </w:p>
        </w:tc>
      </w:tr>
      <w:tr w:rsidR="001E7E48" w14:paraId="3A8C0E6F" w14:textId="77777777">
        <w:trPr>
          <w:cantSplit/>
        </w:trPr>
        <w:tc>
          <w:tcPr>
            <w:tcW w:w="2700" w:type="dxa"/>
            <w:tcMar>
              <w:top w:w="130" w:type="dxa"/>
              <w:left w:w="130" w:type="dxa"/>
              <w:bottom w:w="130" w:type="dxa"/>
              <w:right w:w="130" w:type="dxa"/>
            </w:tcMar>
            <w:vAlign w:val="center"/>
          </w:tcPr>
          <w:p w14:paraId="07AC3326"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必要な医療の継続の可否</w:t>
            </w:r>
          </w:p>
        </w:tc>
        <w:tc>
          <w:tcPr>
            <w:tcW w:w="4500" w:type="dxa"/>
            <w:tcMar>
              <w:top w:w="130" w:type="dxa"/>
              <w:left w:w="130" w:type="dxa"/>
              <w:bottom w:w="130" w:type="dxa"/>
              <w:right w:w="130" w:type="dxa"/>
            </w:tcMar>
            <w:vAlign w:val="center"/>
          </w:tcPr>
          <w:p w14:paraId="7432EA41"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入所先の施設及び協力医療機関への照会</w:t>
            </w:r>
          </w:p>
        </w:tc>
        <w:tc>
          <w:tcPr>
            <w:tcW w:w="1800" w:type="dxa"/>
            <w:tcMar>
              <w:top w:w="130" w:type="dxa"/>
              <w:left w:w="130" w:type="dxa"/>
              <w:bottom w:w="130" w:type="dxa"/>
              <w:right w:w="130" w:type="dxa"/>
            </w:tcMar>
            <w:vAlign w:val="center"/>
          </w:tcPr>
          <w:p w14:paraId="6051BB51"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移行を検討する時</w:t>
            </w:r>
          </w:p>
        </w:tc>
      </w:tr>
      <w:tr w:rsidR="001E7E48" w14:paraId="119F2E7B" w14:textId="77777777">
        <w:trPr>
          <w:cantSplit/>
        </w:trPr>
        <w:tc>
          <w:tcPr>
            <w:tcW w:w="2700" w:type="dxa"/>
            <w:tcMar>
              <w:top w:w="130" w:type="dxa"/>
              <w:left w:w="130" w:type="dxa"/>
              <w:bottom w:w="130" w:type="dxa"/>
              <w:right w:w="130" w:type="dxa"/>
            </w:tcMar>
            <w:vAlign w:val="center"/>
          </w:tcPr>
          <w:p w14:paraId="2A128367"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地域生活の体験の機会</w:t>
            </w:r>
          </w:p>
        </w:tc>
        <w:tc>
          <w:tcPr>
            <w:tcW w:w="4500" w:type="dxa"/>
            <w:tcMar>
              <w:top w:w="130" w:type="dxa"/>
              <w:left w:w="130" w:type="dxa"/>
              <w:bottom w:w="130" w:type="dxa"/>
              <w:right w:w="130" w:type="dxa"/>
            </w:tcMar>
            <w:vAlign w:val="center"/>
          </w:tcPr>
          <w:p w14:paraId="2347E069"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地域生活支援拠点等の体験の機会・場の活用</w:t>
            </w:r>
          </w:p>
        </w:tc>
        <w:tc>
          <w:tcPr>
            <w:tcW w:w="1800" w:type="dxa"/>
            <w:tcMar>
              <w:top w:w="130" w:type="dxa"/>
              <w:left w:w="130" w:type="dxa"/>
              <w:bottom w:w="130" w:type="dxa"/>
              <w:right w:w="130" w:type="dxa"/>
            </w:tcMar>
            <w:vAlign w:val="center"/>
          </w:tcPr>
          <w:p w14:paraId="1778D564"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希望に応じて</w:t>
            </w:r>
          </w:p>
        </w:tc>
      </w:tr>
    </w:tbl>
    <w:p w14:paraId="22C6CD4C" w14:textId="77777777" w:rsidR="009D6CAB" w:rsidRPr="00370011" w:rsidRDefault="00000000">
      <w:pPr>
        <w:pStyle w:val="2"/>
        <w:pageBreakBefore/>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2　精神障害にも対応した地域包括ケアシステムの構築</w:t>
      </w:r>
    </w:p>
    <w:p w14:paraId="3FBEA152" w14:textId="77777777" w:rsidR="009D6CAB" w:rsidRPr="005E6C22" w:rsidRDefault="00000000" w:rsidP="005E6C22">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国の基本指針 〉</w:t>
      </w:r>
    </w:p>
    <w:p w14:paraId="0F3F8FEC" w14:textId="77777777" w:rsidR="009D6CAB" w:rsidRPr="00370011" w:rsidRDefault="00000000" w:rsidP="005E6C22">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・精神障がい者の精神病床から退院後1年以内の地域における平均生活日数：319.3日以上</w:t>
      </w:r>
    </w:p>
    <w:p w14:paraId="14810F01" w14:textId="77777777" w:rsidR="009D6CAB" w:rsidRPr="00370011" w:rsidRDefault="00000000" w:rsidP="005E6C22">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・精神病床への30日以上の再入院率：退院後90日時点10.3％以下、退院後180日時点17.4％以下、退院後365日時点25.7％以下【新規】</w:t>
      </w:r>
    </w:p>
    <w:p w14:paraId="36294AAB" w14:textId="77777777" w:rsidR="009D6CAB" w:rsidRPr="00370011" w:rsidRDefault="00000000" w:rsidP="005E6C22">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・心のサポーター数：全国で令和15年度末までに100万人以上養成【新規】</w:t>
      </w:r>
    </w:p>
    <w:p w14:paraId="69224987" w14:textId="77777777" w:rsidR="009D6CAB" w:rsidRPr="00370011" w:rsidRDefault="00000000" w:rsidP="005E6C22">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・K6（こころの状態を把握する指標）を活用した住民のこころの状態の把握【新規】</w:t>
      </w:r>
    </w:p>
    <w:p w14:paraId="636B9DDA" w14:textId="77777777" w:rsidR="009D6CAB" w:rsidRPr="00370011" w:rsidRDefault="00000000" w:rsidP="005E6C22">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精神障がいにも対応した地域包括ケアシステムの構築は、保健所や県、田村地方の医療機関との広域的な連携により進められる政策領域が大きいことから、本町は、県中保健福祉事務所を中心とする保健・医療・福祉関係者による協議の場に参画し、地域における協議・情報共有を進めます。また、心のサポーター養成研修について、県の実施状況を踏まえながら町民への周知・参加促進に努めます。</w:t>
      </w:r>
    </w:p>
    <w:p w14:paraId="32939DEC" w14:textId="77777777" w:rsidR="009D6CAB" w:rsidRPr="00370011" w:rsidRDefault="00000000" w:rsidP="005E6C22">
      <w:pPr>
        <w:spacing w:before="260" w:after="160"/>
        <w:rPr>
          <w:rFonts w:ascii="BIZ UDPゴシック" w:eastAsia="BIZ UDPゴシック" w:hAnsi="BIZ UDPゴシック"/>
        </w:rPr>
      </w:pPr>
      <w:del w:id="91812" w:author="Ryo Wakayama" w:date="2026-10-23T09:00:00Z">
        <w:r>
          <w:rPr>
            <w:rFonts w:ascii="BIZ UDPゴシック" w:eastAsia="BIZ UDPゴシック" w:hAnsi="BIZ UDPゴシック"/>
            <w:b/>
            <w:bCs/>
            <w:sz w:val="22"/>
            <w:szCs w:val="22"/>
          </w:rPr>
          <w:delText xml:space="preserve">■</w:delText>
        </w:r>
      </w:del>
      <w:ins w:id="91813" w:author="Ryo Wakayama" w:date="2026-10-23T09:00:00Z">
        <w:r>
          <w:rPr>
            <w:rFonts w:ascii="BIZ UDPゴシック" w:eastAsia="BIZ UDPゴシック" w:hAnsi="BIZ UDPゴシック"/>
            <w:b/>
            <w:bCs/>
            <w:sz w:val="22"/>
            <w:szCs w:val="22"/>
          </w:rPr>
          <w:t xml:space="preserve">【表44】精神障害にも対応した地域包括ケアシステムの構築の</w:t>
        </w:r>
      </w:ins>
      <w:r>
        <w:rPr>
          <w:rFonts w:ascii="BIZ UDPゴシック" w:eastAsia="BIZ UDPゴシック" w:hAnsi="BIZ UDPゴシック"/>
          <w:b/>
          <w:bCs/>
          <w:sz w:val="22"/>
          <w:szCs w:val="22"/>
        </w:rPr>
        <w:t xml:space="preserve">第8期の目標値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63C33D45" w14:textId="77777777">
        <w:trPr>
          <w:tblHeader/>
        </w:trPr>
        <w:tc>
          <w:tcPr>
            <w:tcW w:w="3600" w:type="dxa"/>
            <w:shd w:val="clear" w:color="auto" w:fill="DCE8DC"/>
            <w:tcMar>
              <w:top w:w="130" w:type="dxa"/>
              <w:left w:w="130" w:type="dxa"/>
              <w:bottom w:w="130" w:type="dxa"/>
              <w:right w:w="130" w:type="dxa"/>
            </w:tcMar>
            <w:vAlign w:val="center"/>
          </w:tcPr>
          <w:p w14:paraId="641E2586" w14:textId="77777777" w:rsidR="009D6CAB" w:rsidRPr="005E6C22" w:rsidRDefault="00000000">
            <w:pPr>
              <w:spacing w:line="320" w:lineRule="auto"/>
              <w:jc w:val="center"/>
              <w:rPr>
                <w:rFonts w:ascii="BIZ UDPゴシック" w:eastAsia="BIZ UDPゴシック" w:hAnsi="BIZ UDPゴシック"/>
                <w:sz w:val="22"/>
                <w:szCs w:val="22"/>
              </w:rPr>
            </w:pPr>
            <w:r>
              <w:rPr>
                <w:rFonts w:ascii="BIZ UDPゴシック" w:eastAsia="BIZ UDPゴシック" w:hAnsi="BIZ UDPゴシック"/>
                <w:b/>
                <w:bCs/>
                <w:sz w:val="22"/>
                <w:szCs w:val="22"/>
              </w:rPr>
              <w:t>項目</w:t>
            </w:r>
          </w:p>
        </w:tc>
        <w:tc>
          <w:tcPr>
            <w:tcW w:w="1600" w:type="dxa"/>
            <w:shd w:val="clear" w:color="auto" w:fill="DCE8DC"/>
            <w:tcMar>
              <w:top w:w="130" w:type="dxa"/>
              <w:left w:w="130" w:type="dxa"/>
              <w:bottom w:w="130" w:type="dxa"/>
              <w:right w:w="130" w:type="dxa"/>
            </w:tcMar>
            <w:vAlign w:val="center"/>
          </w:tcPr>
          <w:p w14:paraId="739267C2" w14:textId="77777777" w:rsidR="009D6CAB" w:rsidRPr="005E6C22" w:rsidRDefault="00000000">
            <w:pPr>
              <w:spacing w:line="320" w:lineRule="auto"/>
              <w:jc w:val="center"/>
              <w:rPr>
                <w:rFonts w:ascii="BIZ UDPゴシック" w:eastAsia="BIZ UDPゴシック" w:hAnsi="BIZ UDPゴシック"/>
                <w:sz w:val="22"/>
                <w:szCs w:val="22"/>
              </w:rPr>
            </w:pPr>
            <w:r>
              <w:rPr>
                <w:rFonts w:ascii="BIZ UDPゴシック" w:eastAsia="BIZ UDPゴシック" w:hAnsi="BIZ UDPゴシック"/>
                <w:b/>
                <w:bCs/>
                <w:sz w:val="22"/>
                <w:szCs w:val="22"/>
              </w:rPr>
              <w:t>数値</w:t>
            </w:r>
          </w:p>
        </w:tc>
        <w:tc>
          <w:tcPr>
            <w:tcW w:w="3800" w:type="dxa"/>
            <w:shd w:val="clear" w:color="auto" w:fill="DCE8DC"/>
            <w:tcMar>
              <w:top w:w="130" w:type="dxa"/>
              <w:left w:w="130" w:type="dxa"/>
              <w:bottom w:w="130" w:type="dxa"/>
              <w:right w:w="130" w:type="dxa"/>
            </w:tcMar>
            <w:vAlign w:val="center"/>
          </w:tcPr>
          <w:p w14:paraId="52A374C3" w14:textId="77777777" w:rsidR="009D6CAB" w:rsidRPr="005E6C22" w:rsidRDefault="00000000">
            <w:pPr>
              <w:spacing w:line="320" w:lineRule="auto"/>
              <w:jc w:val="center"/>
              <w:rPr>
                <w:rFonts w:ascii="BIZ UDPゴシック" w:eastAsia="BIZ UDPゴシック" w:hAnsi="BIZ UDPゴシック"/>
                <w:sz w:val="22"/>
                <w:szCs w:val="22"/>
              </w:rPr>
            </w:pPr>
            <w:r>
              <w:rPr>
                <w:rFonts w:ascii="BIZ UDPゴシック" w:eastAsia="BIZ UDPゴシック" w:hAnsi="BIZ UDPゴシック"/>
                <w:b/>
                <w:bCs/>
                <w:sz w:val="22"/>
                <w:szCs w:val="22"/>
              </w:rPr>
              <w:t>備考</w:t>
            </w:r>
          </w:p>
        </w:tc>
      </w:tr>
      <w:tr w:rsidR="009D6CAB" w:rsidRPr="00370011" w14:paraId="61BDFD39" w14:textId="77777777">
        <w:tc>
          <w:tcPr>
            <w:tcW w:w="3600" w:type="dxa"/>
            <w:tcMar>
              <w:top w:w="130" w:type="dxa"/>
              <w:left w:w="130" w:type="dxa"/>
              <w:bottom w:w="130" w:type="dxa"/>
              <w:right w:w="130" w:type="dxa"/>
            </w:tcMar>
            <w:vAlign w:val="center"/>
          </w:tcPr>
          <w:p w14:paraId="54127780"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保健・医療・福祉関係者による協議の場への参画</w:t>
            </w:r>
          </w:p>
        </w:tc>
        <w:tc>
          <w:tcPr>
            <w:tcW w:w="1600" w:type="dxa"/>
            <w:tcMar>
              <w:top w:w="130" w:type="dxa"/>
              <w:left w:w="130" w:type="dxa"/>
              <w:bottom w:w="130" w:type="dxa"/>
              <w:right w:w="130" w:type="dxa"/>
            </w:tcMar>
            <w:vAlign w:val="center"/>
          </w:tcPr>
          <w:p w14:paraId="637F57DE"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有</w:t>
            </w:r>
          </w:p>
        </w:tc>
        <w:tc>
          <w:tcPr>
            <w:tcW w:w="3800" w:type="dxa"/>
            <w:tcMar>
              <w:top w:w="130" w:type="dxa"/>
              <w:left w:w="130" w:type="dxa"/>
              <w:bottom w:w="130" w:type="dxa"/>
              <w:right w:w="130" w:type="dxa"/>
            </w:tcMar>
            <w:vAlign w:val="center"/>
          </w:tcPr>
          <w:p w14:paraId="275ACED8"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田村地方・県中地域の協議の場への参画を継続</w:t>
            </w:r>
          </w:p>
        </w:tc>
      </w:tr>
      <w:tr w:rsidR="009D6CAB" w:rsidRPr="00370011" w14:paraId="565FF610" w14:textId="77777777">
        <w:tc>
          <w:tcPr>
            <w:tcW w:w="3600" w:type="dxa"/>
            <w:tcMar>
              <w:top w:w="130" w:type="dxa"/>
              <w:left w:w="130" w:type="dxa"/>
              <w:bottom w:w="130" w:type="dxa"/>
              <w:right w:w="130" w:type="dxa"/>
            </w:tcMar>
            <w:vAlign w:val="center"/>
          </w:tcPr>
          <w:p w14:paraId="50A85BDB"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心のサポーター養成研修の周知・参加促進</w:t>
            </w:r>
          </w:p>
        </w:tc>
        <w:tc>
          <w:tcPr>
            <w:tcW w:w="1600" w:type="dxa"/>
            <w:tcMar>
              <w:top w:w="130" w:type="dxa"/>
              <w:left w:w="130" w:type="dxa"/>
              <w:bottom w:w="130" w:type="dxa"/>
              <w:right w:w="130" w:type="dxa"/>
            </w:tcMar>
            <w:vAlign w:val="center"/>
          </w:tcPr>
          <w:p w14:paraId="65D8CCD4"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実施</w:t>
            </w:r>
          </w:p>
        </w:tc>
        <w:tc>
          <w:tcPr>
            <w:tcW w:w="3800" w:type="dxa"/>
            <w:tcMar>
              <w:top w:w="130" w:type="dxa"/>
              <w:left w:w="130" w:type="dxa"/>
              <w:bottom w:w="130" w:type="dxa"/>
              <w:right w:w="130" w:type="dxa"/>
            </w:tcMar>
            <w:vAlign w:val="center"/>
          </w:tcPr>
          <w:p w14:paraId="4936CCEA"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広報紙等による周知</w:t>
            </w:r>
          </w:p>
        </w:tc>
      </w:tr>
      <w:tr w:rsidR="009D6CAB" w:rsidRPr="00370011" w14:paraId="1A5EC235" w14:textId="77777777">
        <w:tc>
          <w:tcPr>
            <w:tcW w:w="3600" w:type="dxa"/>
            <w:tcMar>
              <w:top w:w="130" w:type="dxa"/>
              <w:left w:w="130" w:type="dxa"/>
              <w:bottom w:w="130" w:type="dxa"/>
              <w:right w:w="130" w:type="dxa"/>
            </w:tcMar>
            <w:vAlign w:val="center"/>
          </w:tcPr>
          <w:p w14:paraId="3A6FA179"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Ｋ6を活用した住民のこころの状態の把握</w:t>
            </w:r>
          </w:p>
        </w:tc>
        <w:tc>
          <w:tcPr>
            <w:tcW w:w="1600" w:type="dxa"/>
            <w:tcMar>
              <w:top w:w="130" w:type="dxa"/>
              <w:left w:w="130" w:type="dxa"/>
              <w:bottom w:w="130" w:type="dxa"/>
              <w:right w:w="130" w:type="dxa"/>
            </w:tcMar>
            <w:vAlign w:val="center"/>
          </w:tcPr>
          <w:p w14:paraId="67927ABE"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県の取組に協力</w:t>
            </w:r>
          </w:p>
        </w:tc>
        <w:tc>
          <w:tcPr>
            <w:tcW w:w="3800" w:type="dxa"/>
            <w:tcMar>
              <w:top w:w="130" w:type="dxa"/>
              <w:left w:w="130" w:type="dxa"/>
              <w:bottom w:w="130" w:type="dxa"/>
              <w:right w:w="130" w:type="dxa"/>
            </w:tcMar>
            <w:vAlign w:val="center"/>
          </w:tcPr>
          <w:p w14:paraId="797BB86A"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県が実施する把握の取組への協力・周知</w:t>
            </w:r>
          </w:p>
        </w:tc>
      </w:tr>
    </w:tbl>
    <w:p w14:paraId="404D1CEF" w14:textId="77777777" w:rsidR="009D6CAB" w:rsidRPr="00370011" w:rsidRDefault="00000000" w:rsidP="005E6C22">
      <w:pPr>
        <w:keepNext/>
        <w:spacing w:before="260" w:after="160"/>
        <w:rPr>
          <w:rFonts w:ascii="BIZ UDPゴシック" w:eastAsia="BIZ UDPゴシック" w:hAnsi="BIZ UDPゴシック"/>
        </w:rPr>
      </w:pPr>
      <w:del w:id="91814" w:author="Ryo Wakayama" w:date="2026-10-23T09:00:00Z">
        <w:r>
          <w:rPr>
            <w:rFonts w:ascii="BIZ UDPゴシック" w:eastAsia="BIZ UDPゴシック" w:hAnsi="BIZ UDPゴシック"/>
            <w:b/>
            <w:bCs/>
            <w:sz w:val="22"/>
            <w:szCs w:val="22"/>
          </w:rPr>
          <w:delText xml:space="preserve">■</w:delText>
        </w:r>
      </w:del>
      <w:ins w:id="91815" w:author="Ryo Wakayama" w:date="2026-10-23T09:00:00Z">
        <w:r>
          <w:rPr>
            <w:rFonts w:ascii="BIZ UDPゴシック" w:eastAsia="BIZ UDPゴシック" w:hAnsi="BIZ UDPゴシック"/>
            <w:b/>
            <w:bCs/>
            <w:sz w:val="22"/>
            <w:szCs w:val="22"/>
          </w:rPr>
          <w:t xml:space="preserve">【表45】</w:t>
        </w:r>
      </w:ins>
      <w:r>
        <w:rPr>
          <w:rFonts w:ascii="BIZ UDPゴシック" w:eastAsia="BIZ UDPゴシック" w:hAnsi="BIZ UDPゴシック"/>
          <w:b/>
          <w:bCs/>
          <w:sz w:val="22"/>
          <w:szCs w:val="22"/>
        </w:rPr>
        <w:lastRenderedPageBreak/>
        <w:t xml:space="preserve">精神障がい者の地域生活を支える活動指標</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1440"/>
        <w:gridCol w:w="1440"/>
        <w:gridCol w:w="1440"/>
      </w:tblGrid>
      <w:tr w:rsidR="001E7E48" w14:paraId="1BD67660" w14:textId="77777777">
        <w:trPr>
          <w:cantSplit/>
          <w:tblHeader/>
        </w:trPr>
        <w:tc>
          <w:tcPr>
            <w:tcW w:w="4680" w:type="dxa"/>
            <w:shd w:val="clear" w:color="auto" w:fill="DCE8DC"/>
            <w:tcMar>
              <w:top w:w="130" w:type="dxa"/>
              <w:left w:w="130" w:type="dxa"/>
              <w:bottom w:w="130" w:type="dxa"/>
              <w:right w:w="130" w:type="dxa"/>
            </w:tcMar>
            <w:vAlign w:val="center"/>
          </w:tcPr>
          <w:p w14:paraId="695BC0B5"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活動指標</w:t>
            </w:r>
          </w:p>
        </w:tc>
        <w:tc>
          <w:tcPr>
            <w:tcW w:w="1440" w:type="dxa"/>
            <w:shd w:val="clear" w:color="auto" w:fill="DCE8DC"/>
            <w:tcMar>
              <w:top w:w="130" w:type="dxa"/>
              <w:left w:w="130" w:type="dxa"/>
              <w:bottom w:w="130" w:type="dxa"/>
              <w:right w:w="130" w:type="dxa"/>
            </w:tcMar>
            <w:vAlign w:val="center"/>
          </w:tcPr>
          <w:p w14:paraId="7FFCCF52"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令和9年度</w:t>
            </w:r>
          </w:p>
        </w:tc>
        <w:tc>
          <w:tcPr>
            <w:tcW w:w="1440" w:type="dxa"/>
            <w:shd w:val="clear" w:color="auto" w:fill="DCE8DC"/>
            <w:tcMar>
              <w:top w:w="130" w:type="dxa"/>
              <w:left w:w="130" w:type="dxa"/>
              <w:bottom w:w="130" w:type="dxa"/>
              <w:right w:w="130" w:type="dxa"/>
            </w:tcMar>
            <w:vAlign w:val="center"/>
          </w:tcPr>
          <w:p w14:paraId="20AA686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令和10年度</w:t>
            </w:r>
          </w:p>
        </w:tc>
        <w:tc>
          <w:tcPr>
            <w:tcW w:w="1440" w:type="dxa"/>
            <w:shd w:val="clear" w:color="auto" w:fill="DCE8DC"/>
            <w:tcMar>
              <w:top w:w="130" w:type="dxa"/>
              <w:left w:w="130" w:type="dxa"/>
              <w:bottom w:w="130" w:type="dxa"/>
              <w:right w:w="130" w:type="dxa"/>
            </w:tcMar>
            <w:vAlign w:val="center"/>
          </w:tcPr>
          <w:p w14:paraId="4473718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令和11年度</w:t>
            </w:r>
          </w:p>
        </w:tc>
      </w:tr>
      <w:tr w:rsidR="001E7E48" w14:paraId="2FA80E8A" w14:textId="77777777">
        <w:trPr>
          <w:cantSplit/>
        </w:trPr>
        <w:tc>
          <w:tcPr>
            <w:tcW w:w="4680" w:type="dxa"/>
            <w:tcMar>
              <w:top w:w="130" w:type="dxa"/>
              <w:left w:w="130" w:type="dxa"/>
              <w:bottom w:w="130" w:type="dxa"/>
              <w:right w:w="130" w:type="dxa"/>
            </w:tcMar>
            <w:vAlign w:val="center"/>
          </w:tcPr>
          <w:p w14:paraId="0D87F4CE"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保健・医療・福祉関係者による協議の場の開催回数（田村地方・県中地域）</w:t>
            </w:r>
          </w:p>
        </w:tc>
        <w:tc>
          <w:tcPr>
            <w:tcW w:w="1440" w:type="dxa"/>
            <w:tcMar>
              <w:top w:w="130" w:type="dxa"/>
              <w:left w:w="130" w:type="dxa"/>
              <w:bottom w:w="130" w:type="dxa"/>
              <w:right w:w="130" w:type="dxa"/>
            </w:tcMar>
            <w:vAlign w:val="center"/>
          </w:tcPr>
          <w:p w14:paraId="33C73198"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○回</w:t>
            </w:r>
          </w:p>
        </w:tc>
        <w:tc>
          <w:tcPr>
            <w:tcW w:w="1440" w:type="dxa"/>
            <w:tcMar>
              <w:top w:w="130" w:type="dxa"/>
              <w:left w:w="130" w:type="dxa"/>
              <w:bottom w:w="130" w:type="dxa"/>
              <w:right w:w="130" w:type="dxa"/>
            </w:tcMar>
            <w:vAlign w:val="center"/>
          </w:tcPr>
          <w:p w14:paraId="7BC654E1"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○回</w:t>
            </w:r>
          </w:p>
        </w:tc>
        <w:tc>
          <w:tcPr>
            <w:tcW w:w="1440" w:type="dxa"/>
            <w:tcMar>
              <w:top w:w="130" w:type="dxa"/>
              <w:left w:w="130" w:type="dxa"/>
              <w:bottom w:w="130" w:type="dxa"/>
              <w:right w:w="130" w:type="dxa"/>
            </w:tcMar>
            <w:vAlign w:val="center"/>
          </w:tcPr>
          <w:p w14:paraId="02B33294"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○回</w:t>
            </w:r>
          </w:p>
        </w:tc>
      </w:tr>
      <w:tr w:rsidR="001E7E48" w14:paraId="2C6B938A" w14:textId="77777777">
        <w:trPr>
          <w:cantSplit/>
        </w:trPr>
        <w:tc>
          <w:tcPr>
            <w:tcW w:w="4680" w:type="dxa"/>
            <w:tcMar>
              <w:top w:w="130" w:type="dxa"/>
              <w:left w:w="130" w:type="dxa"/>
              <w:bottom w:w="130" w:type="dxa"/>
              <w:right w:w="130" w:type="dxa"/>
            </w:tcMar>
            <w:vAlign w:val="center"/>
          </w:tcPr>
          <w:p w14:paraId="5D429581"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協議の場への関係者の参加者数（保健・医療・福祉・介護・当事者・家族等）</w:t>
            </w:r>
          </w:p>
        </w:tc>
        <w:tc>
          <w:tcPr>
            <w:tcW w:w="1440" w:type="dxa"/>
            <w:tcMar>
              <w:top w:w="130" w:type="dxa"/>
              <w:left w:w="130" w:type="dxa"/>
              <w:bottom w:w="130" w:type="dxa"/>
              <w:right w:w="130" w:type="dxa"/>
            </w:tcMar>
            <w:vAlign w:val="center"/>
          </w:tcPr>
          <w:p w14:paraId="5E6E70BF"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4DE82507"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5DE16EFC"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r>
      <w:tr w:rsidR="001E7E48" w14:paraId="5E46A178" w14:textId="77777777">
        <w:trPr>
          <w:cantSplit/>
        </w:trPr>
        <w:tc>
          <w:tcPr>
            <w:tcW w:w="4680" w:type="dxa"/>
            <w:tcMar>
              <w:top w:w="130" w:type="dxa"/>
              <w:left w:w="130" w:type="dxa"/>
              <w:bottom w:w="130" w:type="dxa"/>
              <w:right w:w="130" w:type="dxa"/>
            </w:tcMar>
            <w:vAlign w:val="center"/>
          </w:tcPr>
          <w:p w14:paraId="3607CE61"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協議の場における目標設定及び評価の実施回数</w:t>
            </w:r>
          </w:p>
        </w:tc>
        <w:tc>
          <w:tcPr>
            <w:tcW w:w="1440" w:type="dxa"/>
            <w:tcMar>
              <w:top w:w="130" w:type="dxa"/>
              <w:left w:w="130" w:type="dxa"/>
              <w:bottom w:w="130" w:type="dxa"/>
              <w:right w:w="130" w:type="dxa"/>
            </w:tcMar>
            <w:vAlign w:val="center"/>
          </w:tcPr>
          <w:p w14:paraId="64853062"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○回</w:t>
            </w:r>
          </w:p>
        </w:tc>
        <w:tc>
          <w:tcPr>
            <w:tcW w:w="1440" w:type="dxa"/>
            <w:tcMar>
              <w:top w:w="130" w:type="dxa"/>
              <w:left w:w="130" w:type="dxa"/>
              <w:bottom w:w="130" w:type="dxa"/>
              <w:right w:w="130" w:type="dxa"/>
            </w:tcMar>
            <w:vAlign w:val="center"/>
          </w:tcPr>
          <w:p w14:paraId="649E14F0"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○回</w:t>
            </w:r>
          </w:p>
        </w:tc>
        <w:tc>
          <w:tcPr>
            <w:tcW w:w="1440" w:type="dxa"/>
            <w:tcMar>
              <w:top w:w="130" w:type="dxa"/>
              <w:left w:w="130" w:type="dxa"/>
              <w:bottom w:w="130" w:type="dxa"/>
              <w:right w:w="130" w:type="dxa"/>
            </w:tcMar>
            <w:vAlign w:val="center"/>
          </w:tcPr>
          <w:p w14:paraId="1F96264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○回</w:t>
            </w:r>
          </w:p>
        </w:tc>
      </w:tr>
      <w:tr w:rsidR="001E7E48" w14:paraId="47D86974" w14:textId="77777777">
        <w:trPr>
          <w:cantSplit/>
        </w:trPr>
        <w:tc>
          <w:tcPr>
            <w:tcW w:w="4680" w:type="dxa"/>
            <w:tcMar>
              <w:top w:w="130" w:type="dxa"/>
              <w:left w:w="130" w:type="dxa"/>
              <w:bottom w:w="130" w:type="dxa"/>
              <w:right w:w="130" w:type="dxa"/>
            </w:tcMar>
            <w:vAlign w:val="center"/>
          </w:tcPr>
          <w:p w14:paraId="56AD5D39"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精神障がい者の地域移行支援の利用者数</w:t>
            </w:r>
          </w:p>
        </w:tc>
        <w:tc>
          <w:tcPr>
            <w:tcW w:w="1440" w:type="dxa"/>
            <w:tcMar>
              <w:top w:w="130" w:type="dxa"/>
              <w:left w:w="130" w:type="dxa"/>
              <w:bottom w:w="130" w:type="dxa"/>
              <w:right w:w="130" w:type="dxa"/>
            </w:tcMar>
            <w:vAlign w:val="center"/>
          </w:tcPr>
          <w:p w14:paraId="53DE2B5F"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0D32C949"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7060ACF7"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r>
      <w:tr w:rsidR="001E7E48" w14:paraId="30FD3893" w14:textId="77777777">
        <w:trPr>
          <w:cantSplit/>
        </w:trPr>
        <w:tc>
          <w:tcPr>
            <w:tcW w:w="4680" w:type="dxa"/>
            <w:tcMar>
              <w:top w:w="130" w:type="dxa"/>
              <w:left w:w="130" w:type="dxa"/>
              <w:bottom w:w="130" w:type="dxa"/>
              <w:right w:w="130" w:type="dxa"/>
            </w:tcMar>
            <w:vAlign w:val="center"/>
          </w:tcPr>
          <w:p w14:paraId="54526C5E"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精神障がい者の地域定着支援の利用者数</w:t>
            </w:r>
          </w:p>
        </w:tc>
        <w:tc>
          <w:tcPr>
            <w:tcW w:w="1440" w:type="dxa"/>
            <w:tcMar>
              <w:top w:w="130" w:type="dxa"/>
              <w:left w:w="130" w:type="dxa"/>
              <w:bottom w:w="130" w:type="dxa"/>
              <w:right w:w="130" w:type="dxa"/>
            </w:tcMar>
            <w:vAlign w:val="center"/>
          </w:tcPr>
          <w:p w14:paraId="79143B32"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182FE055"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7FBDD765"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r>
      <w:tr w:rsidR="001E7E48" w14:paraId="3018B395" w14:textId="77777777">
        <w:trPr>
          <w:cantSplit/>
        </w:trPr>
        <w:tc>
          <w:tcPr>
            <w:tcW w:w="4680" w:type="dxa"/>
            <w:tcMar>
              <w:top w:w="130" w:type="dxa"/>
              <w:left w:w="130" w:type="dxa"/>
              <w:bottom w:w="130" w:type="dxa"/>
              <w:right w:w="130" w:type="dxa"/>
            </w:tcMar>
            <w:vAlign w:val="center"/>
          </w:tcPr>
          <w:p w14:paraId="7D70350B"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精神障がい者の共同生活援助の利用者数</w:t>
            </w:r>
          </w:p>
        </w:tc>
        <w:tc>
          <w:tcPr>
            <w:tcW w:w="1440" w:type="dxa"/>
            <w:tcMar>
              <w:top w:w="130" w:type="dxa"/>
              <w:left w:w="130" w:type="dxa"/>
              <w:bottom w:w="130" w:type="dxa"/>
              <w:right w:w="130" w:type="dxa"/>
            </w:tcMar>
            <w:vAlign w:val="center"/>
          </w:tcPr>
          <w:p w14:paraId="54AFD870"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790F1AD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5384FE32"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r>
      <w:tr w:rsidR="001E7E48" w14:paraId="10E83D10" w14:textId="77777777">
        <w:trPr>
          <w:cantSplit/>
        </w:trPr>
        <w:tc>
          <w:tcPr>
            <w:tcW w:w="4680" w:type="dxa"/>
            <w:tcMar>
              <w:top w:w="130" w:type="dxa"/>
              <w:left w:w="130" w:type="dxa"/>
              <w:bottom w:w="130" w:type="dxa"/>
              <w:right w:w="130" w:type="dxa"/>
            </w:tcMar>
            <w:vAlign w:val="center"/>
          </w:tcPr>
          <w:p w14:paraId="3EAE38CA"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精神障がい者の自立生活援助の利用者数</w:t>
            </w:r>
          </w:p>
        </w:tc>
        <w:tc>
          <w:tcPr>
            <w:tcW w:w="1440" w:type="dxa"/>
            <w:tcMar>
              <w:top w:w="130" w:type="dxa"/>
              <w:left w:w="130" w:type="dxa"/>
              <w:bottom w:w="130" w:type="dxa"/>
              <w:right w:w="130" w:type="dxa"/>
            </w:tcMar>
            <w:vAlign w:val="center"/>
          </w:tcPr>
          <w:p w14:paraId="3CC5792C"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7EC6540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1991FECA"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r>
      <w:tr w:rsidR="001E7E48" w14:paraId="5E7970FF" w14:textId="77777777">
        <w:trPr>
          <w:cantSplit/>
        </w:trPr>
        <w:tc>
          <w:tcPr>
            <w:tcW w:w="4680" w:type="dxa"/>
            <w:tcMar>
              <w:top w:w="130" w:type="dxa"/>
              <w:left w:w="130" w:type="dxa"/>
              <w:bottom w:w="130" w:type="dxa"/>
              <w:right w:w="130" w:type="dxa"/>
            </w:tcMar>
            <w:vAlign w:val="center"/>
          </w:tcPr>
          <w:p w14:paraId="387B52B3"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精神障がい者の自立訓練（生活訓練）の利用者数</w:t>
            </w:r>
          </w:p>
        </w:tc>
        <w:tc>
          <w:tcPr>
            <w:tcW w:w="1440" w:type="dxa"/>
            <w:tcMar>
              <w:top w:w="130" w:type="dxa"/>
              <w:left w:w="130" w:type="dxa"/>
              <w:bottom w:w="130" w:type="dxa"/>
              <w:right w:w="130" w:type="dxa"/>
            </w:tcMar>
            <w:vAlign w:val="center"/>
          </w:tcPr>
          <w:p w14:paraId="6E20663B"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6BFED107"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29A5F374"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r>
      <w:tr w:rsidR="001E7E48" w14:paraId="600F1B97" w14:textId="77777777">
        <w:trPr>
          <w:cantSplit/>
        </w:trPr>
        <w:tc>
          <w:tcPr>
            <w:tcW w:w="4680" w:type="dxa"/>
            <w:tcMar>
              <w:top w:w="130" w:type="dxa"/>
              <w:left w:w="130" w:type="dxa"/>
              <w:bottom w:w="130" w:type="dxa"/>
              <w:right w:w="130" w:type="dxa"/>
            </w:tcMar>
            <w:vAlign w:val="center"/>
          </w:tcPr>
          <w:p w14:paraId="73F0C7E4"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精神障がい者の短期入所（福祉型・医療型）の利用者数【新規】</w:t>
            </w:r>
          </w:p>
        </w:tc>
        <w:tc>
          <w:tcPr>
            <w:tcW w:w="1440" w:type="dxa"/>
            <w:tcMar>
              <w:top w:w="130" w:type="dxa"/>
              <w:left w:w="130" w:type="dxa"/>
              <w:bottom w:w="130" w:type="dxa"/>
              <w:right w:w="130" w:type="dxa"/>
            </w:tcMar>
            <w:vAlign w:val="center"/>
          </w:tcPr>
          <w:p w14:paraId="77316D30"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3E36B1EA"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53543200"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r>
    </w:tbl>
    <w:p w14:paraId="3EA257C8"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※精神障がい者の利用者数は、町の給付実績の障がい種別の内訳により設定します（第6章の見込量の内数）。精神障がい者の短期入所は、第8期の国の基本指針で新たに示された活動指標です。</w:t>
      </w:r>
      <w:r>
        <w:rPr>
          <w:rFonts w:ascii="BIZ UDPゴシック" w:eastAsia="BIZ UDPゴシック" w:hAnsi="BIZ UDPゴシック"/>
          <w:color w:val="5B5B5B"/>
          <w:sz w:val="19"/>
          <w:szCs w:val="19"/>
          <w:highlight w:val="yellow"/>
        </w:rPr>
        <w:t>【要確認：協議の場の開催状況、障がい種別の内訳】</w:t>
      </w:r>
    </w:p>
    <w:p w14:paraId="750E6B05" w14:textId="77777777" w:rsidR="009D6CAB" w:rsidRPr="00370011" w:rsidRDefault="00000000" w:rsidP="005E6C22">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国の基本指針は、精神病床に1年以上入院している人が地域生活へ移行した場合に、地域で受け止めるために必要となる障がい福祉サービス等の量（基盤整備量）を市町村障害福祉計画に定めることとしています。算定は県が先に行い、町はこれを勘案して定めます。本町の長期入院者数は少数であることから、田村地方・県中圏域での受け止めを前提とし、県の算定値が示され次第、本町の値を確定させます。</w:t>
      </w:r>
    </w:p>
    <w:p w14:paraId="452C9714" w14:textId="77777777" w:rsidR="009D6CAB" w:rsidRPr="00370011" w:rsidRDefault="00000000" w:rsidP="005E6C22">
      <w:pPr>
        <w:keepNext/>
        <w:spacing w:before="260" w:after="160"/>
        <w:rPr>
          <w:rFonts w:ascii="BIZ UDPゴシック" w:eastAsia="BIZ UDPゴシック" w:hAnsi="BIZ UDPゴシック"/>
        </w:rPr>
      </w:pPr>
      <w:del w:id="91816" w:author="Ryo Wakayama" w:date="2026-10-23T09:00:00Z">
        <w:r>
          <w:rPr>
            <w:rFonts w:ascii="BIZ UDPゴシック" w:eastAsia="BIZ UDPゴシック" w:hAnsi="BIZ UDPゴシック"/>
            <w:b/>
            <w:bCs/>
            <w:sz w:val="22"/>
            <w:szCs w:val="22"/>
          </w:rPr>
          <w:delText xml:space="preserve">■</w:delText>
        </w:r>
      </w:del>
      <w:ins w:id="91817" w:author="Ryo Wakayama" w:date="2026-10-23T09:00:00Z">
        <w:r>
          <w:rPr>
            <w:rFonts w:ascii="BIZ UDPゴシック" w:eastAsia="BIZ UDPゴシック" w:hAnsi="BIZ UDPゴシック"/>
            <w:b/>
            <w:bCs/>
            <w:sz w:val="22"/>
            <w:szCs w:val="22"/>
          </w:rPr>
          <w:t xml:space="preserve">【表46】</w:t>
        </w:r>
      </w:ins>
      <w:r>
        <w:rPr>
          <w:rFonts w:ascii="BIZ UDPゴシック" w:eastAsia="BIZ UDPゴシック" w:hAnsi="BIZ UDPゴシック"/>
          <w:b/>
          <w:bCs/>
          <w:sz w:val="22"/>
          <w:szCs w:val="22"/>
        </w:rPr>
        <w:lastRenderedPageBreak/>
        <w:t xml:space="preserve">長期入院患者の地域生活への移行に伴う基盤整備量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2700"/>
        <w:gridCol w:w="3240"/>
      </w:tblGrid>
      <w:tr w:rsidR="001E7E48" w14:paraId="2D9047DF" w14:textId="77777777">
        <w:trPr>
          <w:cantSplit/>
          <w:tblHeader/>
        </w:trPr>
        <w:tc>
          <w:tcPr>
            <w:tcW w:w="3060" w:type="dxa"/>
            <w:shd w:val="clear" w:color="auto" w:fill="DCE8DC"/>
            <w:tcMar>
              <w:top w:w="130" w:type="dxa"/>
              <w:left w:w="130" w:type="dxa"/>
              <w:bottom w:w="130" w:type="dxa"/>
              <w:right w:w="130" w:type="dxa"/>
            </w:tcMar>
            <w:vAlign w:val="center"/>
          </w:tcPr>
          <w:p w14:paraId="5AACA245"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項目</w:t>
            </w:r>
          </w:p>
        </w:tc>
        <w:tc>
          <w:tcPr>
            <w:tcW w:w="2700" w:type="dxa"/>
            <w:shd w:val="clear" w:color="auto" w:fill="DCE8DC"/>
            <w:tcMar>
              <w:top w:w="130" w:type="dxa"/>
              <w:left w:w="130" w:type="dxa"/>
              <w:bottom w:w="130" w:type="dxa"/>
              <w:right w:w="130" w:type="dxa"/>
            </w:tcMar>
            <w:vAlign w:val="center"/>
          </w:tcPr>
          <w:p w14:paraId="2BDA204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値</w:t>
            </w:r>
          </w:p>
        </w:tc>
        <w:tc>
          <w:tcPr>
            <w:tcW w:w="3240" w:type="dxa"/>
            <w:shd w:val="clear" w:color="auto" w:fill="DCE8DC"/>
            <w:tcMar>
              <w:top w:w="130" w:type="dxa"/>
              <w:left w:w="130" w:type="dxa"/>
              <w:bottom w:w="130" w:type="dxa"/>
              <w:right w:w="130" w:type="dxa"/>
            </w:tcMar>
            <w:vAlign w:val="center"/>
          </w:tcPr>
          <w:p w14:paraId="6A147318"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考え方</w:t>
            </w:r>
          </w:p>
        </w:tc>
      </w:tr>
      <w:tr w:rsidR="001E7E48" w14:paraId="2D9C84EC" w14:textId="77777777">
        <w:trPr>
          <w:cantSplit/>
        </w:trPr>
        <w:tc>
          <w:tcPr>
            <w:tcW w:w="3060" w:type="dxa"/>
            <w:tcMar>
              <w:top w:w="130" w:type="dxa"/>
              <w:left w:w="130" w:type="dxa"/>
              <w:bottom w:w="130" w:type="dxa"/>
              <w:right w:w="130" w:type="dxa"/>
            </w:tcMar>
            <w:vAlign w:val="center"/>
          </w:tcPr>
          <w:p w14:paraId="1321FBEC"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令和11年度末の基盤整備量（利用者数）</w:t>
            </w:r>
          </w:p>
        </w:tc>
        <w:tc>
          <w:tcPr>
            <w:tcW w:w="2700" w:type="dxa"/>
            <w:tcMar>
              <w:top w:w="130" w:type="dxa"/>
              <w:left w:w="130" w:type="dxa"/>
              <w:bottom w:w="130" w:type="dxa"/>
              <w:right w:w="130" w:type="dxa"/>
            </w:tcMar>
            <w:vAlign w:val="center"/>
          </w:tcPr>
          <w:p w14:paraId="19CA5245"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highlight w:val="yellow"/>
              </w:rPr>
              <w:t>【要確認：県の算定値】</w:t>
            </w:r>
          </w:p>
        </w:tc>
        <w:tc>
          <w:tcPr>
            <w:tcW w:w="3240" w:type="dxa"/>
            <w:tcMar>
              <w:top w:w="130" w:type="dxa"/>
              <w:left w:w="130" w:type="dxa"/>
              <w:bottom w:w="130" w:type="dxa"/>
              <w:right w:w="130" w:type="dxa"/>
            </w:tcMar>
            <w:vAlign w:val="center"/>
          </w:tcPr>
          <w:p w14:paraId="01C2EA20"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県が算定した県全域の値を勘案して定める</w:t>
            </w:r>
          </w:p>
        </w:tc>
      </w:tr>
      <w:tr w:rsidR="001E7E48" w14:paraId="05C70F55" w14:textId="77777777">
        <w:trPr>
          <w:cantSplit/>
        </w:trPr>
        <w:tc>
          <w:tcPr>
            <w:tcW w:w="3060" w:type="dxa"/>
            <w:tcMar>
              <w:top w:w="130" w:type="dxa"/>
              <w:left w:w="130" w:type="dxa"/>
              <w:bottom w:w="130" w:type="dxa"/>
              <w:right w:w="130" w:type="dxa"/>
            </w:tcMar>
            <w:vAlign w:val="center"/>
          </w:tcPr>
          <w:p w14:paraId="68A42D86"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受け止めるサービス</w:t>
            </w:r>
          </w:p>
        </w:tc>
        <w:tc>
          <w:tcPr>
            <w:tcW w:w="2700" w:type="dxa"/>
            <w:tcMar>
              <w:top w:w="130" w:type="dxa"/>
              <w:left w:w="130" w:type="dxa"/>
              <w:bottom w:w="130" w:type="dxa"/>
              <w:right w:w="130" w:type="dxa"/>
            </w:tcMar>
            <w:vAlign w:val="center"/>
          </w:tcPr>
          <w:p w14:paraId="7D734BB6"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共同生活援助、自立生活援助、地域移行支援、地域定着支援、計画相談支援</w:t>
            </w:r>
          </w:p>
        </w:tc>
        <w:tc>
          <w:tcPr>
            <w:tcW w:w="3240" w:type="dxa"/>
            <w:tcMar>
              <w:top w:w="130" w:type="dxa"/>
              <w:left w:w="130" w:type="dxa"/>
              <w:bottom w:w="130" w:type="dxa"/>
              <w:right w:w="130" w:type="dxa"/>
            </w:tcMar>
            <w:vAlign w:val="center"/>
          </w:tcPr>
          <w:p w14:paraId="4B2C83B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第6章の見込量と整合させる</w:t>
            </w:r>
          </w:p>
        </w:tc>
      </w:tr>
      <w:tr w:rsidR="001E7E48" w14:paraId="3415CB9F" w14:textId="77777777">
        <w:trPr>
          <w:cantSplit/>
        </w:trPr>
        <w:tc>
          <w:tcPr>
            <w:tcW w:w="3060" w:type="dxa"/>
            <w:tcMar>
              <w:top w:w="130" w:type="dxa"/>
              <w:left w:w="130" w:type="dxa"/>
              <w:bottom w:w="130" w:type="dxa"/>
              <w:right w:w="130" w:type="dxa"/>
            </w:tcMar>
            <w:vAlign w:val="center"/>
          </w:tcPr>
          <w:p w14:paraId="40A3D44B"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受け止める範囲</w:t>
            </w:r>
          </w:p>
        </w:tc>
        <w:tc>
          <w:tcPr>
            <w:tcW w:w="2700" w:type="dxa"/>
            <w:tcMar>
              <w:top w:w="130" w:type="dxa"/>
              <w:left w:w="130" w:type="dxa"/>
              <w:bottom w:w="130" w:type="dxa"/>
              <w:right w:w="130" w:type="dxa"/>
            </w:tcMar>
            <w:vAlign w:val="center"/>
          </w:tcPr>
          <w:p w14:paraId="681425B9"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田村地方・県中障がい保健福祉圏域</w:t>
            </w:r>
          </w:p>
        </w:tc>
        <w:tc>
          <w:tcPr>
            <w:tcW w:w="3240" w:type="dxa"/>
            <w:tcMar>
              <w:top w:w="130" w:type="dxa"/>
              <w:left w:w="130" w:type="dxa"/>
              <w:bottom w:w="130" w:type="dxa"/>
              <w:right w:w="130" w:type="dxa"/>
            </w:tcMar>
            <w:vAlign w:val="center"/>
          </w:tcPr>
          <w:p w14:paraId="67F81A4C"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町単独では規模が小さいため、圏域単位で確保する</w:t>
            </w:r>
          </w:p>
        </w:tc>
      </w:tr>
    </w:tbl>
    <w:p w14:paraId="43316FD3" w14:textId="77777777" w:rsidR="009D6CAB" w:rsidRPr="00370011" w:rsidRDefault="00000000">
      <w:pPr>
        <w:pStyle w:val="2"/>
        <w:pageBreakBefore/>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3　福祉施設から一般就労への移行等</w:t>
      </w:r>
    </w:p>
    <w:p w14:paraId="5A9BBC0E" w14:textId="77777777" w:rsidR="009D6CAB" w:rsidRPr="005E6C22" w:rsidRDefault="00000000" w:rsidP="005E6C22">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国の基本指針 〉</w:t>
      </w:r>
    </w:p>
    <w:p w14:paraId="238A4D17" w14:textId="77777777" w:rsidR="009D6CAB" w:rsidRPr="00370011" w:rsidRDefault="00000000" w:rsidP="005E6C22">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令和11年度中に就労移行支援事業等を通じた一般就労への移行者数を令和6年度実績の1.31倍以上にすることを基本とする。このうち、就労移行支援事業は1.14倍以上、就労継続支援Ａ型事業はおおむね1.52倍以上、就労継続支援Ｂ型事業はおおむね1.67倍以上を目指すこととする。事業所ごとの実績の確保・向上の観点から、就労移行支援事業利用終了者に占める一般就労へ移行した者の割合が5割以上の事業所を就労移行支援事業所全体の5割以上とすることを基本とする。</w:t>
      </w:r>
    </w:p>
    <w:p w14:paraId="0BBC2355" w14:textId="77777777" w:rsidR="009D6CAB" w:rsidRPr="00370011" w:rsidRDefault="00000000" w:rsidP="005E6C22">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就労定着支援事業の利用者数については令和6年度末実績の1.47倍以上とすることを基本とする。就労定着支援事業所のうち、就労定着率が7割以上となる事業所の割合を全体の2割5分以上とすることを基本とする。</w:t>
      </w:r>
    </w:p>
    <w:p w14:paraId="4BA41B4A" w14:textId="77777777" w:rsidR="009D6CAB" w:rsidRPr="00370011" w:rsidRDefault="00000000" w:rsidP="005E6C22">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・就労選択支援について、協議会設置圏域ごとに事業所を設置し、令和11年度の全国の利用者数を82,000人以上とすることを基本とする。【新規】</w:t>
      </w:r>
    </w:p>
    <w:p w14:paraId="71B7D48D"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①一般就労移行者数</w:t>
      </w:r>
    </w:p>
    <w:p>
      <w:pPr>
        <w:spacing w:before="260" w:after="160"/>
        <w:rPr>
          <w:ins w:id="91818" w:author="Ryo Wakayama" w:date="2026-10-20T09:00:00Z"/>
          <w:rFonts w:ascii="BIZ UDPゴシック" w:eastAsia="BIZ UDPゴシック" w:hAnsi="BIZ UDPゴシック"/>
        </w:rPr>
      </w:pPr>
      <w:ins w:id="91819" w:author="Ryo Wakayama" w:date="2026-10-20T09:00:00Z">
        <w:r>
          <w:rPr>
            <w:rFonts w:ascii="BIZ UDPゴシック" w:eastAsia="BIZ UDPゴシック" w:hAnsi="BIZ UDPゴシック"/>
            <w:sz w:val="22"/>
            <w:szCs w:val="22"/>
          </w:rPr>
          <w:t xml:space="preserve">【表47】一般就労移行者数の目標</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43C52450" w14:textId="77777777">
        <w:trPr>
          <w:tblHeader/>
        </w:trPr>
        <w:tc>
          <w:tcPr>
            <w:tcW w:w="3600" w:type="dxa"/>
            <w:shd w:val="clear" w:color="auto" w:fill="DCE8DC"/>
            <w:tcMar>
              <w:top w:w="130" w:type="dxa"/>
              <w:left w:w="130" w:type="dxa"/>
              <w:bottom w:w="130" w:type="dxa"/>
              <w:right w:w="130" w:type="dxa"/>
            </w:tcMar>
            <w:vAlign w:val="center"/>
          </w:tcPr>
          <w:p w14:paraId="346209E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3023A7B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62E69A9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7F93DB6F" w14:textId="77777777" w:rsidTr="005E6C22">
        <w:tc>
          <w:tcPr>
            <w:tcW w:w="3600" w:type="dxa"/>
            <w:tcBorders>
              <w:bottom w:val="single" w:sz="18" w:space="0" w:color="EE0000"/>
            </w:tcBorders>
            <w:tcMar>
              <w:top w:w="130" w:type="dxa"/>
              <w:left w:w="130" w:type="dxa"/>
              <w:bottom w:w="130" w:type="dxa"/>
              <w:right w:w="130" w:type="dxa"/>
            </w:tcMar>
            <w:vAlign w:val="center"/>
          </w:tcPr>
          <w:p w14:paraId="7D0EF74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令和6年度の移行者数</w:t>
            </w:r>
          </w:p>
        </w:tc>
        <w:tc>
          <w:tcPr>
            <w:tcW w:w="1600" w:type="dxa"/>
            <w:tcBorders>
              <w:bottom w:val="single" w:sz="18" w:space="0" w:color="EE0000"/>
            </w:tcBorders>
            <w:tcMar>
              <w:top w:w="130" w:type="dxa"/>
              <w:left w:w="130" w:type="dxa"/>
              <w:bottom w:w="130" w:type="dxa"/>
              <w:right w:w="130" w:type="dxa"/>
            </w:tcMar>
            <w:vAlign w:val="center"/>
          </w:tcPr>
          <w:p w14:paraId="4230BC4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3800" w:type="dxa"/>
            <w:tcMar>
              <w:top w:w="130" w:type="dxa"/>
              <w:left w:w="130" w:type="dxa"/>
              <w:bottom w:w="130" w:type="dxa"/>
              <w:right w:w="130" w:type="dxa"/>
            </w:tcMar>
            <w:vAlign w:val="center"/>
          </w:tcPr>
          <w:p w14:paraId="62B2C74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令和6年度の就労移行支援事業所等（生活介護、自立訓練、就労移行支援、就労継続支援）を通じた一般就労への移行者数</w:t>
            </w:r>
          </w:p>
        </w:tc>
      </w:tr>
      <w:tr w:rsidR="009D6CAB" w:rsidRPr="00370011" w14:paraId="40EDDC77" w14:textId="77777777" w:rsidTr="005E6C22">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66564010"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【目標値】令和11年度末の移行者数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15E480B4"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2人</w:t>
            </w:r>
          </w:p>
        </w:tc>
        <w:tc>
          <w:tcPr>
            <w:tcW w:w="3800" w:type="dxa"/>
            <w:tcBorders>
              <w:left w:val="single" w:sz="18" w:space="0" w:color="EE0000"/>
            </w:tcBorders>
            <w:tcMar>
              <w:top w:w="130" w:type="dxa"/>
              <w:left w:w="130" w:type="dxa"/>
              <w:bottom w:w="130" w:type="dxa"/>
              <w:right w:w="130" w:type="dxa"/>
            </w:tcMar>
            <w:vAlign w:val="center"/>
          </w:tcPr>
          <w:p w14:paraId="7A2A398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令和6年度実績の1.31倍以上（1×1.31＝1.31→2人）</w:t>
            </w:r>
          </w:p>
        </w:tc>
      </w:tr>
      <w:tr w:rsidR="009D6CAB" w:rsidRPr="00370011" w14:paraId="1B0D104F" w14:textId="77777777" w:rsidTr="005E6C22">
        <w:tc>
          <w:tcPr>
            <w:tcW w:w="3600" w:type="dxa"/>
            <w:tcBorders>
              <w:bottom w:val="single" w:sz="18" w:space="0" w:color="EE0000"/>
            </w:tcBorders>
            <w:tcMar>
              <w:top w:w="130" w:type="dxa"/>
              <w:left w:w="130" w:type="dxa"/>
              <w:bottom w:w="130" w:type="dxa"/>
              <w:right w:w="130" w:type="dxa"/>
            </w:tcMar>
            <w:vAlign w:val="center"/>
          </w:tcPr>
          <w:p w14:paraId="002F94C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令和6年度の移行者数（うち就労移行支援）</w:t>
            </w:r>
          </w:p>
        </w:tc>
        <w:tc>
          <w:tcPr>
            <w:tcW w:w="1600" w:type="dxa"/>
            <w:tcBorders>
              <w:bottom w:val="single" w:sz="18" w:space="0" w:color="EE0000"/>
            </w:tcBorders>
            <w:tcMar>
              <w:top w:w="130" w:type="dxa"/>
              <w:left w:w="130" w:type="dxa"/>
              <w:bottom w:w="130" w:type="dxa"/>
              <w:right w:w="130" w:type="dxa"/>
            </w:tcMar>
            <w:vAlign w:val="center"/>
          </w:tcPr>
          <w:p w14:paraId="3C6B5E1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3800" w:type="dxa"/>
            <w:tcMar>
              <w:top w:w="130" w:type="dxa"/>
              <w:left w:w="130" w:type="dxa"/>
              <w:bottom w:w="130" w:type="dxa"/>
              <w:right w:w="130" w:type="dxa"/>
            </w:tcMar>
            <w:vAlign w:val="center"/>
          </w:tcPr>
          <w:p w14:paraId="7E04D93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令和6年度の一般就労移行者（1人）のうち就労移行支援事業を通じた者</w:t>
            </w:r>
          </w:p>
        </w:tc>
      </w:tr>
      <w:tr w:rsidR="009D6CAB" w:rsidRPr="00370011" w14:paraId="512F3D43" w14:textId="77777777" w:rsidTr="005E6C22">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5F376291"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【目標値】令和11年度末の移行者数（うち就労移行支援）</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6ACD3388"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2人</w:t>
            </w:r>
          </w:p>
        </w:tc>
        <w:tc>
          <w:tcPr>
            <w:tcW w:w="3800" w:type="dxa"/>
            <w:tcBorders>
              <w:left w:val="single" w:sz="18" w:space="0" w:color="EE0000"/>
            </w:tcBorders>
            <w:tcMar>
              <w:top w:w="130" w:type="dxa"/>
              <w:left w:w="130" w:type="dxa"/>
              <w:bottom w:w="130" w:type="dxa"/>
              <w:right w:w="130" w:type="dxa"/>
            </w:tcMar>
            <w:vAlign w:val="center"/>
          </w:tcPr>
          <w:p w14:paraId="5D3EE6F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令和6年度実績の1.14倍以上（1×1.14＝1.14→2人）</w:t>
            </w:r>
          </w:p>
        </w:tc>
      </w:tr>
      <w:tr w:rsidR="009D6CAB" w:rsidRPr="00370011" w14:paraId="674AF500" w14:textId="77777777" w:rsidTr="005E6C22">
        <w:tc>
          <w:tcPr>
            <w:tcW w:w="3600" w:type="dxa"/>
            <w:tcBorders>
              <w:bottom w:val="single" w:sz="18" w:space="0" w:color="EE0000"/>
            </w:tcBorders>
            <w:tcMar>
              <w:top w:w="130" w:type="dxa"/>
              <w:left w:w="130" w:type="dxa"/>
              <w:bottom w:w="130" w:type="dxa"/>
              <w:right w:w="130" w:type="dxa"/>
            </w:tcMar>
            <w:vAlign w:val="center"/>
          </w:tcPr>
          <w:p w14:paraId="1C4E21A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令和6年度の移行者数（うち就労継続支援Ａ型）</w:t>
            </w:r>
          </w:p>
        </w:tc>
        <w:tc>
          <w:tcPr>
            <w:tcW w:w="1600" w:type="dxa"/>
            <w:tcBorders>
              <w:bottom w:val="single" w:sz="18" w:space="0" w:color="EE0000"/>
            </w:tcBorders>
            <w:tcMar>
              <w:top w:w="130" w:type="dxa"/>
              <w:left w:w="130" w:type="dxa"/>
              <w:bottom w:w="130" w:type="dxa"/>
              <w:right w:w="130" w:type="dxa"/>
            </w:tcMar>
            <w:vAlign w:val="center"/>
          </w:tcPr>
          <w:p w14:paraId="7C6D2C1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3800" w:type="dxa"/>
            <w:tcMar>
              <w:top w:w="130" w:type="dxa"/>
              <w:left w:w="130" w:type="dxa"/>
              <w:bottom w:w="130" w:type="dxa"/>
              <w:right w:w="130" w:type="dxa"/>
            </w:tcMar>
            <w:vAlign w:val="center"/>
          </w:tcPr>
          <w:p w14:paraId="0340C825" w14:textId="77777777" w:rsidR="009D6CAB" w:rsidRPr="00370011" w:rsidRDefault="009D6CAB">
            <w:pPr>
              <w:spacing w:line="320" w:lineRule="auto"/>
              <w:rPr>
                <w:rFonts w:ascii="BIZ UDPゴシック" w:eastAsia="BIZ UDPゴシック" w:hAnsi="BIZ UDPゴシック"/>
              </w:rPr>
            </w:pPr>
          </w:p>
        </w:tc>
      </w:tr>
      <w:tr w:rsidR="009D6CAB" w:rsidRPr="00370011" w14:paraId="0ED2875D" w14:textId="77777777" w:rsidTr="005E6C22">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41A5FEBB"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【目標値】令和11年度末の移行者数</w:t>
            </w:r>
            <w:r>
              <w:rPr>
                <w:rFonts w:ascii="BIZ UDPゴシック" w:eastAsia="BIZ UDPゴシック" w:hAnsi="BIZ UDPゴシック"/>
                <w:b/>
                <w:bCs/>
                <w:sz w:val="20"/>
                <w:szCs w:val="20"/>
              </w:rPr>
              <w:lastRenderedPageBreak/>
              <w:t>（うち就労継続支援Ａ型）</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182A34D6"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lastRenderedPageBreak/>
              <w:t>0人</w:t>
            </w:r>
          </w:p>
        </w:tc>
        <w:tc>
          <w:tcPr>
            <w:tcW w:w="3800" w:type="dxa"/>
            <w:tcBorders>
              <w:left w:val="single" w:sz="18" w:space="0" w:color="EE0000"/>
            </w:tcBorders>
            <w:tcMar>
              <w:top w:w="130" w:type="dxa"/>
              <w:left w:w="130" w:type="dxa"/>
              <w:bottom w:w="130" w:type="dxa"/>
              <w:right w:w="130" w:type="dxa"/>
            </w:tcMar>
            <w:vAlign w:val="center"/>
          </w:tcPr>
          <w:p w14:paraId="2639B49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令和6年度実績がないため、移行者の創</w:t>
            </w:r>
            <w:r>
              <w:rPr>
                <w:rFonts w:ascii="BIZ UDPゴシック" w:eastAsia="BIZ UDPゴシック" w:hAnsi="BIZ UDPゴシック"/>
                <w:sz w:val="20"/>
                <w:szCs w:val="20"/>
              </w:rPr>
              <w:lastRenderedPageBreak/>
              <w:t>出に努める（おおむね1.52倍以上）</w:t>
            </w:r>
          </w:p>
        </w:tc>
      </w:tr>
      <w:tr w:rsidR="009D6CAB" w:rsidRPr="00370011" w14:paraId="51CA77A0" w14:textId="77777777" w:rsidTr="005E6C22">
        <w:tc>
          <w:tcPr>
            <w:tcW w:w="3600" w:type="dxa"/>
            <w:tcBorders>
              <w:bottom w:val="single" w:sz="18" w:space="0" w:color="EE0000"/>
            </w:tcBorders>
            <w:tcMar>
              <w:top w:w="130" w:type="dxa"/>
              <w:left w:w="130" w:type="dxa"/>
              <w:bottom w:w="130" w:type="dxa"/>
              <w:right w:w="130" w:type="dxa"/>
            </w:tcMar>
            <w:vAlign w:val="center"/>
          </w:tcPr>
          <w:p w14:paraId="3D9FA13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lastRenderedPageBreak/>
              <w:t>令和6年度の移行者数（うち就労継続支援Ｂ型）</w:t>
            </w:r>
          </w:p>
        </w:tc>
        <w:tc>
          <w:tcPr>
            <w:tcW w:w="1600" w:type="dxa"/>
            <w:tcBorders>
              <w:bottom w:val="single" w:sz="18" w:space="0" w:color="EE0000"/>
            </w:tcBorders>
            <w:tcMar>
              <w:top w:w="130" w:type="dxa"/>
              <w:left w:w="130" w:type="dxa"/>
              <w:bottom w:w="130" w:type="dxa"/>
              <w:right w:w="130" w:type="dxa"/>
            </w:tcMar>
            <w:vAlign w:val="center"/>
          </w:tcPr>
          <w:p w14:paraId="2FF8E88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3800" w:type="dxa"/>
            <w:tcMar>
              <w:top w:w="130" w:type="dxa"/>
              <w:left w:w="130" w:type="dxa"/>
              <w:bottom w:w="130" w:type="dxa"/>
              <w:right w:w="130" w:type="dxa"/>
            </w:tcMar>
            <w:vAlign w:val="center"/>
          </w:tcPr>
          <w:p w14:paraId="7AFCDD80" w14:textId="77777777" w:rsidR="009D6CAB" w:rsidRPr="00370011" w:rsidRDefault="009D6CAB">
            <w:pPr>
              <w:spacing w:line="320" w:lineRule="auto"/>
              <w:rPr>
                <w:rFonts w:ascii="BIZ UDPゴシック" w:eastAsia="BIZ UDPゴシック" w:hAnsi="BIZ UDPゴシック"/>
              </w:rPr>
            </w:pPr>
          </w:p>
        </w:tc>
      </w:tr>
      <w:tr w:rsidR="009D6CAB" w:rsidRPr="00370011" w14:paraId="0D413DC4" w14:textId="77777777" w:rsidTr="005E6C22">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5F5C2657"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【目標値】令和11年度末の移行者数（うち就労継続支援Ｂ型）</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6D37C30D"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0人</w:t>
            </w:r>
          </w:p>
        </w:tc>
        <w:tc>
          <w:tcPr>
            <w:tcW w:w="3800" w:type="dxa"/>
            <w:tcBorders>
              <w:left w:val="single" w:sz="18" w:space="0" w:color="EE0000"/>
            </w:tcBorders>
            <w:tcMar>
              <w:top w:w="130" w:type="dxa"/>
              <w:left w:w="130" w:type="dxa"/>
              <w:bottom w:w="130" w:type="dxa"/>
              <w:right w:w="130" w:type="dxa"/>
            </w:tcMar>
            <w:vAlign w:val="center"/>
          </w:tcPr>
          <w:p w14:paraId="0F42B5B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令和6年度実績がないため、移行者の創出に努める（おおむね1.67倍以上）</w:t>
            </w:r>
          </w:p>
        </w:tc>
      </w:tr>
    </w:tbl>
    <w:p w14:paraId="1AEB425A"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②就労移行支援事業所数</w:t>
      </w:r>
    </w:p>
    <w:p>
      <w:pPr>
        <w:spacing w:before="260" w:after="160"/>
        <w:rPr>
          <w:ins w:id="91820" w:author="Ryo Wakayama" w:date="2026-10-20T09:00:00Z"/>
          <w:rFonts w:ascii="BIZ UDPゴシック" w:eastAsia="BIZ UDPゴシック" w:hAnsi="BIZ UDPゴシック"/>
        </w:rPr>
      </w:pPr>
      <w:ins w:id="91821" w:author="Ryo Wakayama" w:date="2026-10-20T09:00:00Z">
        <w:r>
          <w:rPr>
            <w:rFonts w:ascii="BIZ UDPゴシック" w:eastAsia="BIZ UDPゴシック" w:hAnsi="BIZ UDPゴシック"/>
            <w:sz w:val="22"/>
            <w:szCs w:val="22"/>
          </w:rPr>
          <w:t xml:space="preserve">【表48】就労移行支援事業所数の目標</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2A0DE998" w14:textId="77777777">
        <w:trPr>
          <w:tblHeader/>
        </w:trPr>
        <w:tc>
          <w:tcPr>
            <w:tcW w:w="3600" w:type="dxa"/>
            <w:shd w:val="clear" w:color="auto" w:fill="DCE8DC"/>
            <w:tcMar>
              <w:top w:w="130" w:type="dxa"/>
              <w:left w:w="130" w:type="dxa"/>
              <w:bottom w:w="130" w:type="dxa"/>
              <w:right w:w="130" w:type="dxa"/>
            </w:tcMar>
            <w:vAlign w:val="center"/>
          </w:tcPr>
          <w:p w14:paraId="4E5D285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66E2AEC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2157380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2025C09B" w14:textId="77777777" w:rsidTr="005E6C22">
        <w:tc>
          <w:tcPr>
            <w:tcW w:w="3600" w:type="dxa"/>
            <w:tcBorders>
              <w:bottom w:val="single" w:sz="18" w:space="0" w:color="EE0000"/>
            </w:tcBorders>
            <w:tcMar>
              <w:top w:w="130" w:type="dxa"/>
              <w:left w:w="130" w:type="dxa"/>
              <w:bottom w:w="130" w:type="dxa"/>
              <w:right w:w="130" w:type="dxa"/>
            </w:tcMar>
            <w:vAlign w:val="center"/>
          </w:tcPr>
          <w:p w14:paraId="72C73FC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令和11年度の就労移行支援事業所数（見込）</w:t>
            </w:r>
          </w:p>
        </w:tc>
        <w:tc>
          <w:tcPr>
            <w:tcW w:w="1600" w:type="dxa"/>
            <w:tcBorders>
              <w:bottom w:val="single" w:sz="18" w:space="0" w:color="EE0000"/>
            </w:tcBorders>
            <w:tcMar>
              <w:top w:w="130" w:type="dxa"/>
              <w:left w:w="130" w:type="dxa"/>
              <w:bottom w:w="130" w:type="dxa"/>
              <w:right w:w="130" w:type="dxa"/>
            </w:tcMar>
            <w:vAlign w:val="center"/>
          </w:tcPr>
          <w:p w14:paraId="60E609F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1か所</w:t>
            </w:r>
          </w:p>
        </w:tc>
        <w:tc>
          <w:tcPr>
            <w:tcW w:w="3800" w:type="dxa"/>
            <w:tcMar>
              <w:top w:w="130" w:type="dxa"/>
              <w:left w:w="130" w:type="dxa"/>
              <w:bottom w:w="130" w:type="dxa"/>
              <w:right w:w="130" w:type="dxa"/>
            </w:tcMar>
            <w:vAlign w:val="center"/>
          </w:tcPr>
          <w:p w14:paraId="7419E2F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町外事業所の利用を含む</w:t>
            </w:r>
          </w:p>
        </w:tc>
      </w:tr>
      <w:tr w:rsidR="009D6CAB" w:rsidRPr="00370011" w14:paraId="27A7F651" w14:textId="77777777" w:rsidTr="005E6C22">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635AB2E1"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【目標値】一般就労移行者が5割以上になる就労移行支援事業所数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298D40E6"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1か所</w:t>
            </w:r>
          </w:p>
        </w:tc>
        <w:tc>
          <w:tcPr>
            <w:tcW w:w="3800" w:type="dxa"/>
            <w:tcBorders>
              <w:left w:val="single" w:sz="18" w:space="0" w:color="EE0000"/>
            </w:tcBorders>
            <w:tcMar>
              <w:top w:w="130" w:type="dxa"/>
              <w:left w:w="130" w:type="dxa"/>
              <w:bottom w:w="130" w:type="dxa"/>
              <w:right w:w="130" w:type="dxa"/>
            </w:tcMar>
            <w:vAlign w:val="center"/>
          </w:tcPr>
          <w:p w14:paraId="2AFF854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就労移行支援事業利用終了者に占める一般就労移行者が5割以上になる事業所数</w:t>
            </w:r>
          </w:p>
        </w:tc>
      </w:tr>
    </w:tbl>
    <w:p w14:paraId="71A143E2" w14:textId="77777777" w:rsidR="00C76203" w:rsidRDefault="00C76203">
      <w:pPr>
        <w:pBdr>
          <w:bottom w:val="single" w:sz="6" w:space="2" w:color="2F5C48"/>
        </w:pBdr>
        <w:spacing w:before="320" w:after="180"/>
        <w:rPr>
          <w:rFonts w:ascii="BIZ UDPゴシック" w:eastAsia="BIZ UDPゴシック" w:hAnsi="BIZ UDPゴシック"/>
          <w:b/>
          <w:bCs/>
          <w:color w:val="2F5C48"/>
          <w:sz w:val="23"/>
          <w:szCs w:val="23"/>
        </w:rPr>
      </w:pPr>
    </w:p>
    <w:p w14:paraId="52B639B9"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③就労定着支援事業利用者数</w:t>
      </w:r>
    </w:p>
    <w:p>
      <w:pPr>
        <w:spacing w:before="260" w:after="160"/>
        <w:rPr>
          <w:ins w:id="91822" w:author="Ryo Wakayama" w:date="2026-10-20T09:00:00Z"/>
          <w:rFonts w:ascii="BIZ UDPゴシック" w:eastAsia="BIZ UDPゴシック" w:hAnsi="BIZ UDPゴシック"/>
        </w:rPr>
      </w:pPr>
      <w:ins w:id="91823" w:author="Ryo Wakayama" w:date="2026-10-20T09:00:00Z">
        <w:r>
          <w:rPr>
            <w:rFonts w:ascii="BIZ UDPゴシック" w:eastAsia="BIZ UDPゴシック" w:hAnsi="BIZ UDPゴシック"/>
            <w:sz w:val="22"/>
            <w:szCs w:val="22"/>
          </w:rPr>
          <w:t xml:space="preserve">【表49】就労定着支援事業利用者数の目標</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24F2788F" w14:textId="77777777">
        <w:trPr>
          <w:tblHeader/>
        </w:trPr>
        <w:tc>
          <w:tcPr>
            <w:tcW w:w="3600" w:type="dxa"/>
            <w:shd w:val="clear" w:color="auto" w:fill="DCE8DC"/>
            <w:tcMar>
              <w:top w:w="130" w:type="dxa"/>
              <w:left w:w="130" w:type="dxa"/>
              <w:bottom w:w="130" w:type="dxa"/>
              <w:right w:w="130" w:type="dxa"/>
            </w:tcMar>
            <w:vAlign w:val="center"/>
          </w:tcPr>
          <w:p w14:paraId="33D15B8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01B1246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03CE85D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0F25DBDC" w14:textId="77777777" w:rsidTr="005E6C22">
        <w:tc>
          <w:tcPr>
            <w:tcW w:w="3600" w:type="dxa"/>
            <w:tcBorders>
              <w:bottom w:val="single" w:sz="18" w:space="0" w:color="EE0000"/>
            </w:tcBorders>
            <w:tcMar>
              <w:top w:w="130" w:type="dxa"/>
              <w:left w:w="130" w:type="dxa"/>
              <w:bottom w:w="130" w:type="dxa"/>
              <w:right w:w="130" w:type="dxa"/>
            </w:tcMar>
            <w:vAlign w:val="center"/>
          </w:tcPr>
          <w:p w14:paraId="0507C76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令和6年度末の利用者数</w:t>
            </w:r>
          </w:p>
        </w:tc>
        <w:tc>
          <w:tcPr>
            <w:tcW w:w="1600" w:type="dxa"/>
            <w:tcBorders>
              <w:bottom w:val="single" w:sz="18" w:space="0" w:color="EE0000"/>
            </w:tcBorders>
            <w:tcMar>
              <w:top w:w="130" w:type="dxa"/>
              <w:left w:w="130" w:type="dxa"/>
              <w:bottom w:w="130" w:type="dxa"/>
              <w:right w:w="130" w:type="dxa"/>
            </w:tcMar>
            <w:vAlign w:val="center"/>
          </w:tcPr>
          <w:p w14:paraId="167A881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3800" w:type="dxa"/>
            <w:tcMar>
              <w:top w:w="130" w:type="dxa"/>
              <w:left w:w="130" w:type="dxa"/>
              <w:bottom w:w="130" w:type="dxa"/>
              <w:right w:w="130" w:type="dxa"/>
            </w:tcMar>
            <w:vAlign w:val="center"/>
          </w:tcPr>
          <w:p w14:paraId="75C484C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令和6年度末の就労定着支援事業利用者数</w:t>
            </w:r>
          </w:p>
        </w:tc>
      </w:tr>
      <w:tr w:rsidR="009D6CAB" w:rsidRPr="00370011" w14:paraId="3D652179" w14:textId="77777777" w:rsidTr="005E6C22">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3A704CD5"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【目標値】令和11年度末の利用者数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01404CEB"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2人</w:t>
            </w:r>
          </w:p>
        </w:tc>
        <w:tc>
          <w:tcPr>
            <w:tcW w:w="3800" w:type="dxa"/>
            <w:tcBorders>
              <w:left w:val="single" w:sz="18" w:space="0" w:color="EE0000"/>
            </w:tcBorders>
            <w:tcMar>
              <w:top w:w="130" w:type="dxa"/>
              <w:left w:w="130" w:type="dxa"/>
              <w:bottom w:w="130" w:type="dxa"/>
              <w:right w:w="130" w:type="dxa"/>
            </w:tcMar>
            <w:vAlign w:val="center"/>
          </w:tcPr>
          <w:p w14:paraId="1AD3761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令和6年度末実績の1.47倍以上（1×1.47＝1.47→2人）</w:t>
            </w:r>
          </w:p>
        </w:tc>
      </w:tr>
    </w:tbl>
    <w:p w14:paraId="6BC2063E"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④就労選択支援の活用</w:t>
      </w:r>
    </w:p>
    <w:p>
      <w:pPr>
        <w:spacing w:before="260" w:after="160"/>
        <w:rPr>
          <w:ins w:id="91824" w:author="Ryo Wakayama" w:date="2026-10-20T09:00:00Z"/>
          <w:rFonts w:ascii="BIZ UDPゴシック" w:eastAsia="BIZ UDPゴシック" w:hAnsi="BIZ UDPゴシック"/>
        </w:rPr>
      </w:pPr>
      <w:ins w:id="91825" w:author="Ryo Wakayama" w:date="2026-10-20T09:00:00Z">
        <w:r>
          <w:rPr>
            <w:rFonts w:ascii="BIZ UDPゴシック" w:eastAsia="BIZ UDPゴシック" w:hAnsi="BIZ UDPゴシック"/>
            <w:sz w:val="22"/>
            <w:szCs w:val="22"/>
          </w:rPr>
          <w:t xml:space="preserve">【表50】就労選択支援の活用の目標</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2BB7AC15" w14:textId="77777777">
        <w:trPr>
          <w:tblHeader/>
        </w:trPr>
        <w:tc>
          <w:tcPr>
            <w:tcW w:w="3600" w:type="dxa"/>
            <w:shd w:val="clear" w:color="auto" w:fill="DCE8DC"/>
            <w:tcMar>
              <w:top w:w="130" w:type="dxa"/>
              <w:left w:w="130" w:type="dxa"/>
              <w:bottom w:w="130" w:type="dxa"/>
              <w:right w:w="130" w:type="dxa"/>
            </w:tcMar>
            <w:vAlign w:val="center"/>
          </w:tcPr>
          <w:p w14:paraId="0D76749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1464305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629FE8E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0A8B53E6" w14:textId="77777777" w:rsidTr="000B2E2D">
        <w:tc>
          <w:tcPr>
            <w:tcW w:w="3600" w:type="dxa"/>
            <w:tcBorders>
              <w:bottom w:val="single" w:sz="18" w:space="0" w:color="EE0000"/>
            </w:tcBorders>
            <w:tcMar>
              <w:top w:w="130" w:type="dxa"/>
              <w:left w:w="130" w:type="dxa"/>
              <w:bottom w:w="130" w:type="dxa"/>
              <w:right w:w="130" w:type="dxa"/>
            </w:tcMar>
            <w:vAlign w:val="center"/>
          </w:tcPr>
          <w:p w14:paraId="40516F4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令和8年度の就労選択支援利用者数（見込）</w:t>
            </w:r>
          </w:p>
        </w:tc>
        <w:tc>
          <w:tcPr>
            <w:tcW w:w="1600" w:type="dxa"/>
            <w:tcBorders>
              <w:bottom w:val="single" w:sz="18" w:space="0" w:color="EE0000"/>
            </w:tcBorders>
            <w:tcMar>
              <w:top w:w="130" w:type="dxa"/>
              <w:left w:w="130" w:type="dxa"/>
              <w:bottom w:w="130" w:type="dxa"/>
              <w:right w:w="130" w:type="dxa"/>
            </w:tcMar>
            <w:vAlign w:val="center"/>
          </w:tcPr>
          <w:p w14:paraId="0F25F15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3800" w:type="dxa"/>
            <w:tcMar>
              <w:top w:w="130" w:type="dxa"/>
              <w:left w:w="130" w:type="dxa"/>
              <w:bottom w:w="130" w:type="dxa"/>
              <w:right w:w="130" w:type="dxa"/>
            </w:tcMar>
            <w:vAlign w:val="center"/>
          </w:tcPr>
          <w:p w14:paraId="3DA8A9E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町内に事業所がないため町外事業所の利用状況を注視</w:t>
            </w:r>
          </w:p>
        </w:tc>
      </w:tr>
      <w:tr w:rsidR="009D6CAB" w:rsidRPr="00370011" w14:paraId="6EBE3BC8" w14:textId="77777777" w:rsidTr="000B2E2D">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1E1E4286"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lastRenderedPageBreak/>
              <w:t>【目標値】令和11年度末の利用者数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09EAC95A"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1人以上</w:t>
            </w:r>
          </w:p>
        </w:tc>
        <w:tc>
          <w:tcPr>
            <w:tcW w:w="3800" w:type="dxa"/>
            <w:tcBorders>
              <w:left w:val="single" w:sz="18" w:space="0" w:color="EE0000"/>
            </w:tcBorders>
            <w:tcMar>
              <w:top w:w="130" w:type="dxa"/>
              <w:left w:w="130" w:type="dxa"/>
              <w:bottom w:w="130" w:type="dxa"/>
              <w:right w:w="130" w:type="dxa"/>
            </w:tcMar>
            <w:vAlign w:val="center"/>
          </w:tcPr>
          <w:p w14:paraId="0F3B3DC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就労移行支援・就労継続支援の利用を検討する方への案内を徹底し、必要な方が利用できる体制を確保</w:t>
            </w:r>
          </w:p>
        </w:tc>
      </w:tr>
    </w:tbl>
    <w:p w14:paraId="130859DA"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426BACC7"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4　障がい児支援の提供体制の整備等</w:t>
      </w:r>
    </w:p>
    <w:p w14:paraId="37D02B0E" w14:textId="77777777" w:rsidR="009D6CAB" w:rsidRPr="00DA1C26" w:rsidRDefault="00000000" w:rsidP="00DA1C26">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国の基本指針 〉</w:t>
      </w:r>
    </w:p>
    <w:p w14:paraId="48108CFB" w14:textId="77777777" w:rsidR="009D6CAB" w:rsidRPr="00370011" w:rsidRDefault="00000000" w:rsidP="00DA1C26">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・児童発達支援センターにおいて「4つの中核機能」を確保すること：各市町村又は圏域</w:t>
      </w:r>
    </w:p>
    <w:p w14:paraId="3DFD4B4E" w14:textId="77777777" w:rsidR="009D6CAB" w:rsidRPr="00370011" w:rsidRDefault="00000000" w:rsidP="00DA1C26">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・インクルージョン推進のための協議の場の設置：各都道府県・各市町村又は圏域【新規】</w:t>
      </w:r>
    </w:p>
    <w:p w14:paraId="393ECC2C" w14:textId="77777777" w:rsidR="009D6CAB" w:rsidRPr="00370011" w:rsidRDefault="00000000" w:rsidP="00DA1C26">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・主として重症心身障がい児を支援する事業所又は重症心身障がい児を受け入れる体制を整備した事業所の確保：各市町村又は圏域</w:t>
      </w:r>
    </w:p>
    <w:p w14:paraId="392B8FD9" w14:textId="77777777" w:rsidR="009D6CAB" w:rsidRPr="00370011" w:rsidRDefault="00000000" w:rsidP="00DA1C26">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・医療的ケア児等支援のための関係機関の協議の場の設置及びコーディネーターの配置：各都道府県・各市町村又は圏域</w:t>
      </w:r>
    </w:p>
    <w:p w14:paraId="573A45D5" w14:textId="77777777" w:rsidR="009D6CAB" w:rsidRPr="00370011" w:rsidRDefault="00000000" w:rsidP="00DA1C26">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・障がい児等への伴走的な相談支援体制の構築及び連携体制の確保：各市町村又は圏域【新規】</w:t>
      </w:r>
    </w:p>
    <w:p w14:paraId="7195D996"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①児童発達支援センターの中核機能の確保</w:t>
      </w:r>
    </w:p>
    <w:p>
      <w:pPr>
        <w:spacing w:before="260" w:after="160"/>
        <w:rPr>
          <w:ins w:id="91826" w:author="Ryo Wakayama" w:date="2026-10-20T09:00:00Z"/>
          <w:rFonts w:ascii="BIZ UDPゴシック" w:eastAsia="BIZ UDPゴシック" w:hAnsi="BIZ UDPゴシック"/>
        </w:rPr>
      </w:pPr>
      <w:ins w:id="91827" w:author="Ryo Wakayama" w:date="2026-10-20T09:00:00Z">
        <w:r>
          <w:rPr>
            <w:rFonts w:ascii="BIZ UDPゴシック" w:eastAsia="BIZ UDPゴシック" w:hAnsi="BIZ UDPゴシック"/>
            <w:sz w:val="22"/>
            <w:szCs w:val="22"/>
          </w:rPr>
          <w:t xml:space="preserve">【表51】児童発達支援センターの中核機能の確保の目標</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6065000F" w14:textId="77777777">
        <w:trPr>
          <w:tblHeader/>
        </w:trPr>
        <w:tc>
          <w:tcPr>
            <w:tcW w:w="3600" w:type="dxa"/>
            <w:shd w:val="clear" w:color="auto" w:fill="DCE8DC"/>
            <w:tcMar>
              <w:top w:w="130" w:type="dxa"/>
              <w:left w:w="130" w:type="dxa"/>
              <w:bottom w:w="130" w:type="dxa"/>
              <w:right w:w="130" w:type="dxa"/>
            </w:tcMar>
            <w:vAlign w:val="center"/>
          </w:tcPr>
          <w:p w14:paraId="1CC94E3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71C9B3F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620B23B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5C289170" w14:textId="77777777" w:rsidTr="00DA1C26">
        <w:tc>
          <w:tcPr>
            <w:tcW w:w="3600" w:type="dxa"/>
            <w:tcBorders>
              <w:bottom w:val="single" w:sz="18" w:space="0" w:color="EE0000"/>
            </w:tcBorders>
            <w:tcMar>
              <w:top w:w="130" w:type="dxa"/>
              <w:left w:w="130" w:type="dxa"/>
              <w:bottom w:w="130" w:type="dxa"/>
              <w:right w:w="130" w:type="dxa"/>
            </w:tcMar>
            <w:vAlign w:val="center"/>
          </w:tcPr>
          <w:p w14:paraId="1DC0399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令和7年度末時点の整備数</w:t>
            </w:r>
          </w:p>
        </w:tc>
        <w:tc>
          <w:tcPr>
            <w:tcW w:w="1600" w:type="dxa"/>
            <w:tcBorders>
              <w:bottom w:val="single" w:sz="18" w:space="0" w:color="EE0000"/>
            </w:tcBorders>
            <w:tcMar>
              <w:top w:w="130" w:type="dxa"/>
              <w:left w:w="130" w:type="dxa"/>
              <w:bottom w:w="130" w:type="dxa"/>
              <w:right w:w="130" w:type="dxa"/>
            </w:tcMar>
            <w:vAlign w:val="center"/>
          </w:tcPr>
          <w:p w14:paraId="726DE5D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1か所</w:t>
            </w:r>
          </w:p>
        </w:tc>
        <w:tc>
          <w:tcPr>
            <w:tcW w:w="3800" w:type="dxa"/>
            <w:tcMar>
              <w:top w:w="130" w:type="dxa"/>
              <w:left w:w="130" w:type="dxa"/>
              <w:bottom w:w="130" w:type="dxa"/>
              <w:right w:w="130" w:type="dxa"/>
            </w:tcMar>
            <w:vAlign w:val="center"/>
          </w:tcPr>
          <w:p w14:paraId="7D1650D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4つの中核機能のうち一部を確保</w:t>
            </w:r>
          </w:p>
        </w:tc>
      </w:tr>
      <w:tr w:rsidR="009D6CAB" w:rsidRPr="00370011" w14:paraId="74308889" w14:textId="77777777" w:rsidTr="00DA1C2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1B60523A"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【目標値】令和11年度末の整備数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593F3B0F"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1か所</w:t>
            </w:r>
          </w:p>
        </w:tc>
        <w:tc>
          <w:tcPr>
            <w:tcW w:w="3800" w:type="dxa"/>
            <w:tcBorders>
              <w:left w:val="single" w:sz="18" w:space="0" w:color="EE0000"/>
            </w:tcBorders>
            <w:tcMar>
              <w:top w:w="130" w:type="dxa"/>
              <w:left w:w="130" w:type="dxa"/>
              <w:bottom w:w="130" w:type="dxa"/>
              <w:right w:w="130" w:type="dxa"/>
            </w:tcMar>
            <w:vAlign w:val="center"/>
          </w:tcPr>
          <w:p w14:paraId="69C98CE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4つの中核機能（発達支援・家族支援、スーパーバイズ・コンサルテーション、インクルージョン推進、相談の入口）の確保を目指す</w:t>
            </w:r>
          </w:p>
        </w:tc>
      </w:tr>
    </w:tbl>
    <w:p w14:paraId="04F2D633"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②インクルージョン推進のための協議の場の設置</w:t>
      </w:r>
    </w:p>
    <w:p>
      <w:pPr>
        <w:spacing w:before="260" w:after="160"/>
        <w:rPr>
          <w:ins w:id="91828" w:author="Ryo Wakayama" w:date="2026-10-20T09:00:00Z"/>
          <w:rFonts w:ascii="BIZ UDPゴシック" w:eastAsia="BIZ UDPゴシック" w:hAnsi="BIZ UDPゴシック"/>
        </w:rPr>
      </w:pPr>
      <w:ins w:id="91829" w:author="Ryo Wakayama" w:date="2026-10-20T09:00:00Z">
        <w:r>
          <w:rPr>
            <w:rFonts w:ascii="BIZ UDPゴシック" w:eastAsia="BIZ UDPゴシック" w:hAnsi="BIZ UDPゴシック"/>
            <w:sz w:val="22"/>
            <w:szCs w:val="22"/>
          </w:rPr>
          <w:t xml:space="preserve">【表52】インクルージョン推進のための協議の場の設置の目標</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580810FE" w14:textId="77777777">
        <w:trPr>
          <w:tblHeader/>
        </w:trPr>
        <w:tc>
          <w:tcPr>
            <w:tcW w:w="3600" w:type="dxa"/>
            <w:shd w:val="clear" w:color="auto" w:fill="DCE8DC"/>
            <w:tcMar>
              <w:top w:w="130" w:type="dxa"/>
              <w:left w:w="130" w:type="dxa"/>
              <w:bottom w:w="130" w:type="dxa"/>
              <w:right w:w="130" w:type="dxa"/>
            </w:tcMar>
            <w:vAlign w:val="center"/>
          </w:tcPr>
          <w:p w14:paraId="731021B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4CE961D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305C17C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38E6304E" w14:textId="77777777" w:rsidTr="00DA1C26">
        <w:tc>
          <w:tcPr>
            <w:tcW w:w="3600" w:type="dxa"/>
            <w:tcBorders>
              <w:bottom w:val="single" w:sz="18" w:space="0" w:color="EE0000"/>
            </w:tcBorders>
            <w:tcMar>
              <w:top w:w="130" w:type="dxa"/>
              <w:left w:w="130" w:type="dxa"/>
              <w:bottom w:w="130" w:type="dxa"/>
              <w:right w:w="130" w:type="dxa"/>
            </w:tcMar>
            <w:vAlign w:val="center"/>
          </w:tcPr>
          <w:p w14:paraId="4880BDD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令和7年度末時点の設置の有無</w:t>
            </w:r>
          </w:p>
        </w:tc>
        <w:tc>
          <w:tcPr>
            <w:tcW w:w="1600" w:type="dxa"/>
            <w:tcBorders>
              <w:bottom w:val="single" w:sz="18" w:space="0" w:color="EE0000"/>
            </w:tcBorders>
            <w:tcMar>
              <w:top w:w="130" w:type="dxa"/>
              <w:left w:w="130" w:type="dxa"/>
              <w:bottom w:w="130" w:type="dxa"/>
              <w:right w:w="130" w:type="dxa"/>
            </w:tcMar>
            <w:vAlign w:val="center"/>
          </w:tcPr>
          <w:p w14:paraId="0E0075B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3800" w:type="dxa"/>
            <w:tcMar>
              <w:top w:w="130" w:type="dxa"/>
              <w:left w:w="130" w:type="dxa"/>
              <w:bottom w:w="130" w:type="dxa"/>
              <w:right w:w="130" w:type="dxa"/>
            </w:tcMar>
            <w:vAlign w:val="center"/>
          </w:tcPr>
          <w:p w14:paraId="42B1C52D" w14:textId="77777777" w:rsidR="009D6CAB" w:rsidRPr="00370011" w:rsidRDefault="009D6CAB">
            <w:pPr>
              <w:spacing w:line="320" w:lineRule="auto"/>
              <w:rPr>
                <w:rFonts w:ascii="BIZ UDPゴシック" w:eastAsia="BIZ UDPゴシック" w:hAnsi="BIZ UDPゴシック"/>
              </w:rPr>
            </w:pPr>
          </w:p>
        </w:tc>
      </w:tr>
      <w:tr w:rsidR="009D6CAB" w:rsidRPr="00370011" w14:paraId="627E2AF0" w14:textId="77777777" w:rsidTr="00DA1C26">
        <w:tc>
          <w:tcPr>
            <w:tcW w:w="3600" w:type="dxa"/>
            <w:tcBorders>
              <w:top w:val="single" w:sz="18" w:space="0" w:color="EE0000"/>
              <w:left w:val="single" w:sz="18" w:space="0" w:color="EE0000"/>
              <w:bottom w:val="single" w:sz="18" w:space="0" w:color="EE0000"/>
            </w:tcBorders>
            <w:shd w:val="clear" w:color="auto" w:fill="FBE4D5" w:themeFill="accent2" w:themeFillTint="33"/>
            <w:tcMar>
              <w:top w:w="130" w:type="dxa"/>
              <w:left w:w="130" w:type="dxa"/>
              <w:bottom w:w="130" w:type="dxa"/>
              <w:right w:w="130" w:type="dxa"/>
            </w:tcMar>
            <w:vAlign w:val="center"/>
          </w:tcPr>
          <w:p w14:paraId="71D7FBD2"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【目標値】令和11年度末までの設置の有無</w:t>
            </w:r>
          </w:p>
        </w:tc>
        <w:tc>
          <w:tcPr>
            <w:tcW w:w="1600" w:type="dxa"/>
            <w:tcBorders>
              <w:top w:val="single" w:sz="18" w:space="0" w:color="EE0000"/>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05E49F2E"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有</w:t>
            </w:r>
          </w:p>
        </w:tc>
        <w:tc>
          <w:tcPr>
            <w:tcW w:w="3800" w:type="dxa"/>
            <w:tcBorders>
              <w:left w:val="single" w:sz="18" w:space="0" w:color="EE0000"/>
            </w:tcBorders>
            <w:tcMar>
              <w:top w:w="130" w:type="dxa"/>
              <w:left w:w="130" w:type="dxa"/>
              <w:bottom w:w="130" w:type="dxa"/>
              <w:right w:w="130" w:type="dxa"/>
            </w:tcMar>
            <w:vAlign w:val="center"/>
          </w:tcPr>
          <w:p w14:paraId="2EBB4CC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近隣市町村・県中地域との圏域単位での設置を含めて検討</w:t>
            </w:r>
          </w:p>
        </w:tc>
      </w:tr>
    </w:tbl>
    <w:p w14:paraId="1D422A8E" w14:textId="77777777" w:rsidR="004135A6" w:rsidRDefault="004135A6">
      <w:pPr>
        <w:pBdr>
          <w:bottom w:val="single" w:sz="6" w:space="2" w:color="2F5C48"/>
        </w:pBdr>
        <w:spacing w:before="320" w:after="180"/>
        <w:rPr>
          <w:rFonts w:ascii="BIZ UDPゴシック" w:eastAsia="BIZ UDPゴシック" w:hAnsi="BIZ UDPゴシック"/>
          <w:b/>
          <w:bCs/>
          <w:color w:val="2F5C48"/>
          <w:sz w:val="23"/>
          <w:szCs w:val="23"/>
        </w:rPr>
      </w:pPr>
    </w:p>
    <w:p w14:paraId="0E675C9C" w14:textId="77777777" w:rsidR="004135A6" w:rsidRDefault="004135A6">
      <w:pPr>
        <w:pBdr>
          <w:bottom w:val="single" w:sz="6" w:space="2" w:color="2F5C48"/>
        </w:pBdr>
        <w:spacing w:before="320" w:after="180"/>
        <w:rPr>
          <w:rFonts w:ascii="BIZ UDPゴシック" w:eastAsia="BIZ UDPゴシック" w:hAnsi="BIZ UDPゴシック"/>
          <w:b/>
          <w:bCs/>
          <w:color w:val="2F5C48"/>
          <w:sz w:val="23"/>
          <w:szCs w:val="23"/>
        </w:rPr>
      </w:pPr>
    </w:p>
    <w:p w14:paraId="2E588A0A" w14:textId="77777777" w:rsidR="004135A6" w:rsidRDefault="004135A6">
      <w:pPr>
        <w:pBdr>
          <w:bottom w:val="single" w:sz="6" w:space="2" w:color="2F5C48"/>
        </w:pBdr>
        <w:spacing w:before="320" w:after="180"/>
        <w:rPr>
          <w:rFonts w:ascii="BIZ UDPゴシック" w:eastAsia="BIZ UDPゴシック" w:hAnsi="BIZ UDPゴシック"/>
          <w:b/>
          <w:bCs/>
          <w:color w:val="2F5C48"/>
          <w:sz w:val="23"/>
          <w:szCs w:val="23"/>
        </w:rPr>
      </w:pPr>
    </w:p>
    <w:p w14:paraId="15B47269"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lastRenderedPageBreak/>
        <w:t>③重症心身障がい児を支援する事業所の確保</w:t>
      </w:r>
    </w:p>
    <w:p>
      <w:pPr>
        <w:spacing w:before="260" w:after="160"/>
        <w:rPr>
          <w:ins w:id="91830" w:author="Ryo Wakayama" w:date="2026-10-20T09:00:00Z"/>
          <w:rFonts w:ascii="BIZ UDPゴシック" w:eastAsia="BIZ UDPゴシック" w:hAnsi="BIZ UDPゴシック"/>
        </w:rPr>
      </w:pPr>
      <w:ins w:id="91831" w:author="Ryo Wakayama" w:date="2026-10-20T09:00:00Z">
        <w:r>
          <w:rPr>
            <w:rFonts w:ascii="BIZ UDPゴシック" w:eastAsia="BIZ UDPゴシック" w:hAnsi="BIZ UDPゴシック"/>
            <w:sz w:val="22"/>
            <w:szCs w:val="22"/>
          </w:rPr>
          <w:t xml:space="preserve">【表53】重症心身障がい児を支援する事業所の確保の目標</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57F4FFE9" w14:textId="77777777">
        <w:trPr>
          <w:tblHeader/>
        </w:trPr>
        <w:tc>
          <w:tcPr>
            <w:tcW w:w="3600" w:type="dxa"/>
            <w:shd w:val="clear" w:color="auto" w:fill="DCE8DC"/>
            <w:tcMar>
              <w:top w:w="130" w:type="dxa"/>
              <w:left w:w="130" w:type="dxa"/>
              <w:bottom w:w="130" w:type="dxa"/>
              <w:right w:w="130" w:type="dxa"/>
            </w:tcMar>
            <w:vAlign w:val="center"/>
          </w:tcPr>
          <w:p w14:paraId="4695D24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7CB0C71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24D3446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73869D39" w14:textId="77777777" w:rsidTr="00DA1C26">
        <w:tc>
          <w:tcPr>
            <w:tcW w:w="3600" w:type="dxa"/>
            <w:tcBorders>
              <w:bottom w:val="single" w:sz="18" w:space="0" w:color="EE0000"/>
            </w:tcBorders>
            <w:tcMar>
              <w:top w:w="130" w:type="dxa"/>
              <w:left w:w="130" w:type="dxa"/>
              <w:bottom w:w="130" w:type="dxa"/>
              <w:right w:w="130" w:type="dxa"/>
            </w:tcMar>
            <w:vAlign w:val="center"/>
          </w:tcPr>
          <w:p w14:paraId="6D0A603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令和7年度末の整備数</w:t>
            </w:r>
          </w:p>
        </w:tc>
        <w:tc>
          <w:tcPr>
            <w:tcW w:w="1600" w:type="dxa"/>
            <w:tcBorders>
              <w:bottom w:val="single" w:sz="18" w:space="0" w:color="EE0000"/>
            </w:tcBorders>
            <w:tcMar>
              <w:top w:w="130" w:type="dxa"/>
              <w:left w:w="130" w:type="dxa"/>
              <w:bottom w:w="130" w:type="dxa"/>
              <w:right w:w="130" w:type="dxa"/>
            </w:tcMar>
            <w:vAlign w:val="center"/>
          </w:tcPr>
          <w:p w14:paraId="4219FE4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0か所</w:t>
            </w:r>
          </w:p>
        </w:tc>
        <w:tc>
          <w:tcPr>
            <w:tcW w:w="3800" w:type="dxa"/>
            <w:tcMar>
              <w:top w:w="130" w:type="dxa"/>
              <w:left w:w="130" w:type="dxa"/>
              <w:bottom w:w="130" w:type="dxa"/>
              <w:right w:w="130" w:type="dxa"/>
            </w:tcMar>
            <w:vAlign w:val="center"/>
          </w:tcPr>
          <w:p w14:paraId="7A3C39E9" w14:textId="77777777" w:rsidR="009D6CAB" w:rsidRPr="00370011" w:rsidRDefault="009D6CAB">
            <w:pPr>
              <w:spacing w:line="320" w:lineRule="auto"/>
              <w:rPr>
                <w:rFonts w:ascii="BIZ UDPゴシック" w:eastAsia="BIZ UDPゴシック" w:hAnsi="BIZ UDPゴシック"/>
              </w:rPr>
            </w:pPr>
          </w:p>
        </w:tc>
      </w:tr>
      <w:tr w:rsidR="009D6CAB" w:rsidRPr="00370011" w14:paraId="617615D5" w14:textId="77777777" w:rsidTr="00DA1C2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0E4A7E09"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【目標値】令和11年度末までの整備か所数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5AD1C927"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1か所</w:t>
            </w:r>
          </w:p>
        </w:tc>
        <w:tc>
          <w:tcPr>
            <w:tcW w:w="3800" w:type="dxa"/>
            <w:tcBorders>
              <w:left w:val="single" w:sz="18" w:space="0" w:color="EE0000"/>
            </w:tcBorders>
            <w:tcMar>
              <w:top w:w="130" w:type="dxa"/>
              <w:left w:w="130" w:type="dxa"/>
              <w:bottom w:w="130" w:type="dxa"/>
              <w:right w:w="130" w:type="dxa"/>
            </w:tcMar>
            <w:vAlign w:val="center"/>
          </w:tcPr>
          <w:p w14:paraId="3D1ECB9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町内・近隣事業所との連携により確保</w:t>
            </w:r>
          </w:p>
        </w:tc>
      </w:tr>
    </w:tbl>
    <w:p w14:paraId="0A307761"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④医療的ケア児支援のための関係機関の協議の場・コーディネーター配置</w:t>
      </w:r>
    </w:p>
    <w:p>
      <w:pPr>
        <w:spacing w:before="260" w:after="160"/>
        <w:rPr>
          <w:ins w:id="91832" w:author="Ryo Wakayama" w:date="2026-10-20T09:00:00Z"/>
          <w:rFonts w:ascii="BIZ UDPゴシック" w:eastAsia="BIZ UDPゴシック" w:hAnsi="BIZ UDPゴシック"/>
        </w:rPr>
      </w:pPr>
      <w:ins w:id="91833" w:author="Ryo Wakayama" w:date="2026-10-20T09:00:00Z">
        <w:r>
          <w:rPr>
            <w:rFonts w:ascii="BIZ UDPゴシック" w:eastAsia="BIZ UDPゴシック" w:hAnsi="BIZ UDPゴシック"/>
            <w:sz w:val="22"/>
            <w:szCs w:val="22"/>
          </w:rPr>
          <w:t xml:space="preserve">【表54】医療的ケア児支援のための関係機関の協議の場・コーディネーター配置の目標</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7BD90048" w14:textId="77777777">
        <w:trPr>
          <w:tblHeader/>
        </w:trPr>
        <w:tc>
          <w:tcPr>
            <w:tcW w:w="3600" w:type="dxa"/>
            <w:shd w:val="clear" w:color="auto" w:fill="DCE8DC"/>
            <w:tcMar>
              <w:top w:w="130" w:type="dxa"/>
              <w:left w:w="130" w:type="dxa"/>
              <w:bottom w:w="130" w:type="dxa"/>
              <w:right w:w="130" w:type="dxa"/>
            </w:tcMar>
            <w:vAlign w:val="center"/>
          </w:tcPr>
          <w:p w14:paraId="0060866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1210DFC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2C66B92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2118428E" w14:textId="77777777" w:rsidTr="00FA1DEF">
        <w:tc>
          <w:tcPr>
            <w:tcW w:w="3600" w:type="dxa"/>
            <w:tcBorders>
              <w:bottom w:val="single" w:sz="18" w:space="0" w:color="EE0000"/>
            </w:tcBorders>
            <w:tcMar>
              <w:top w:w="130" w:type="dxa"/>
              <w:left w:w="130" w:type="dxa"/>
              <w:bottom w:w="130" w:type="dxa"/>
              <w:right w:w="130" w:type="dxa"/>
            </w:tcMar>
            <w:vAlign w:val="center"/>
          </w:tcPr>
          <w:p w14:paraId="4EECBFA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令和7年度末の協議の場の設置数</w:t>
            </w:r>
          </w:p>
        </w:tc>
        <w:tc>
          <w:tcPr>
            <w:tcW w:w="1600" w:type="dxa"/>
            <w:tcBorders>
              <w:bottom w:val="single" w:sz="18" w:space="0" w:color="EE0000"/>
            </w:tcBorders>
            <w:tcMar>
              <w:top w:w="130" w:type="dxa"/>
              <w:left w:w="130" w:type="dxa"/>
              <w:bottom w:w="130" w:type="dxa"/>
              <w:right w:w="130" w:type="dxa"/>
            </w:tcMar>
            <w:vAlign w:val="center"/>
          </w:tcPr>
          <w:p w14:paraId="6B80EF9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1か所</w:t>
            </w:r>
          </w:p>
        </w:tc>
        <w:tc>
          <w:tcPr>
            <w:tcW w:w="3800" w:type="dxa"/>
            <w:tcMar>
              <w:top w:w="130" w:type="dxa"/>
              <w:left w:w="130" w:type="dxa"/>
              <w:bottom w:w="130" w:type="dxa"/>
              <w:right w:w="130" w:type="dxa"/>
            </w:tcMar>
            <w:vAlign w:val="center"/>
          </w:tcPr>
          <w:p w14:paraId="4C7434B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継続設置</w:t>
            </w:r>
          </w:p>
        </w:tc>
      </w:tr>
      <w:tr w:rsidR="009D6CAB" w:rsidRPr="00370011" w14:paraId="6F4F41AF" w14:textId="77777777" w:rsidTr="00FA1DEF">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3ABDF9C8"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【目標値】令和11年度末の協議の場の設置数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25245057"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1か所</w:t>
            </w:r>
          </w:p>
        </w:tc>
        <w:tc>
          <w:tcPr>
            <w:tcW w:w="3800" w:type="dxa"/>
            <w:tcBorders>
              <w:left w:val="single" w:sz="18" w:space="0" w:color="EE0000"/>
            </w:tcBorders>
            <w:tcMar>
              <w:top w:w="130" w:type="dxa"/>
              <w:left w:w="130" w:type="dxa"/>
              <w:bottom w:w="130" w:type="dxa"/>
              <w:right w:w="130" w:type="dxa"/>
            </w:tcMar>
            <w:vAlign w:val="center"/>
          </w:tcPr>
          <w:p w14:paraId="7D2AD58B" w14:textId="77777777" w:rsidR="009D6CAB" w:rsidRPr="00370011" w:rsidRDefault="009D6CAB">
            <w:pPr>
              <w:spacing w:line="320" w:lineRule="auto"/>
              <w:rPr>
                <w:rFonts w:ascii="BIZ UDPゴシック" w:eastAsia="BIZ UDPゴシック" w:hAnsi="BIZ UDPゴシック"/>
              </w:rPr>
            </w:pPr>
          </w:p>
        </w:tc>
      </w:tr>
      <w:tr w:rsidR="009D6CAB" w:rsidRPr="00370011" w14:paraId="4C937FF8" w14:textId="77777777" w:rsidTr="00FA1DEF">
        <w:tc>
          <w:tcPr>
            <w:tcW w:w="3600" w:type="dxa"/>
            <w:tcBorders>
              <w:top w:val="single" w:sz="18" w:space="0" w:color="EE0000"/>
              <w:bottom w:val="single" w:sz="18" w:space="0" w:color="EE0000"/>
            </w:tcBorders>
            <w:tcMar>
              <w:top w:w="130" w:type="dxa"/>
              <w:left w:w="130" w:type="dxa"/>
              <w:bottom w:w="130" w:type="dxa"/>
              <w:right w:w="130" w:type="dxa"/>
            </w:tcMar>
            <w:vAlign w:val="center"/>
          </w:tcPr>
          <w:p w14:paraId="4E97D11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令和7年度末のコーディネーター配置人数</w:t>
            </w:r>
          </w:p>
        </w:tc>
        <w:tc>
          <w:tcPr>
            <w:tcW w:w="1600" w:type="dxa"/>
            <w:tcBorders>
              <w:top w:val="single" w:sz="18" w:space="0" w:color="EE0000"/>
              <w:bottom w:val="single" w:sz="18" w:space="0" w:color="EE0000"/>
            </w:tcBorders>
            <w:tcMar>
              <w:top w:w="130" w:type="dxa"/>
              <w:left w:w="130" w:type="dxa"/>
              <w:bottom w:w="130" w:type="dxa"/>
              <w:right w:w="130" w:type="dxa"/>
            </w:tcMar>
            <w:vAlign w:val="center"/>
          </w:tcPr>
          <w:p w14:paraId="313CEBD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3800" w:type="dxa"/>
            <w:tcMar>
              <w:top w:w="130" w:type="dxa"/>
              <w:left w:w="130" w:type="dxa"/>
              <w:bottom w:w="130" w:type="dxa"/>
              <w:right w:w="130" w:type="dxa"/>
            </w:tcMar>
            <w:vAlign w:val="center"/>
          </w:tcPr>
          <w:p w14:paraId="09318A4E" w14:textId="77777777" w:rsidR="009D6CAB" w:rsidRPr="00370011" w:rsidRDefault="009D6CAB">
            <w:pPr>
              <w:spacing w:line="320" w:lineRule="auto"/>
              <w:rPr>
                <w:rFonts w:ascii="BIZ UDPゴシック" w:eastAsia="BIZ UDPゴシック" w:hAnsi="BIZ UDPゴシック"/>
              </w:rPr>
            </w:pPr>
          </w:p>
        </w:tc>
      </w:tr>
      <w:tr w:rsidR="009D6CAB" w:rsidRPr="00370011" w14:paraId="1C999EBB" w14:textId="77777777" w:rsidTr="00FA1DEF">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51A11852"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【目標値】令和11年度末のコーディネーター配置人数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2C2EE9B7"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1人</w:t>
            </w:r>
          </w:p>
        </w:tc>
        <w:tc>
          <w:tcPr>
            <w:tcW w:w="3800" w:type="dxa"/>
            <w:tcBorders>
              <w:left w:val="single" w:sz="18" w:space="0" w:color="EE0000"/>
            </w:tcBorders>
            <w:tcMar>
              <w:top w:w="130" w:type="dxa"/>
              <w:left w:w="130" w:type="dxa"/>
              <w:bottom w:w="130" w:type="dxa"/>
              <w:right w:w="130" w:type="dxa"/>
            </w:tcMar>
            <w:vAlign w:val="center"/>
          </w:tcPr>
          <w:p w14:paraId="1EC8E8D9" w14:textId="77777777" w:rsidR="009D6CAB" w:rsidRPr="00370011" w:rsidRDefault="009D6CAB">
            <w:pPr>
              <w:spacing w:line="320" w:lineRule="auto"/>
              <w:rPr>
                <w:rFonts w:ascii="BIZ UDPゴシック" w:eastAsia="BIZ UDPゴシック" w:hAnsi="BIZ UDPゴシック"/>
              </w:rPr>
            </w:pPr>
          </w:p>
        </w:tc>
      </w:tr>
    </w:tbl>
    <w:p w14:paraId="4C6B33DD"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⑤障がい児等への伴走的な相談支援体制の構築</w:t>
      </w:r>
    </w:p>
    <w:p>
      <w:pPr>
        <w:spacing w:before="260" w:after="160"/>
        <w:rPr>
          <w:ins w:id="91834" w:author="Ryo Wakayama" w:date="2026-10-20T09:00:00Z"/>
          <w:rFonts w:ascii="BIZ UDPゴシック" w:eastAsia="BIZ UDPゴシック" w:hAnsi="BIZ UDPゴシック"/>
        </w:rPr>
      </w:pPr>
      <w:ins w:id="91835" w:author="Ryo Wakayama" w:date="2026-10-20T09:00:00Z">
        <w:r>
          <w:rPr>
            <w:rFonts w:ascii="BIZ UDPゴシック" w:eastAsia="BIZ UDPゴシック" w:hAnsi="BIZ UDPゴシック"/>
            <w:sz w:val="22"/>
            <w:szCs w:val="22"/>
          </w:rPr>
          <w:t xml:space="preserve">【表55】障がい児等への伴走的な相談支援体制の構築の目標</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2891DE29" w14:textId="77777777">
        <w:trPr>
          <w:tblHeader/>
        </w:trPr>
        <w:tc>
          <w:tcPr>
            <w:tcW w:w="3600" w:type="dxa"/>
            <w:shd w:val="clear" w:color="auto" w:fill="DCE8DC"/>
            <w:tcMar>
              <w:top w:w="130" w:type="dxa"/>
              <w:left w:w="130" w:type="dxa"/>
              <w:bottom w:w="130" w:type="dxa"/>
              <w:right w:w="130" w:type="dxa"/>
            </w:tcMar>
            <w:vAlign w:val="center"/>
          </w:tcPr>
          <w:p w14:paraId="47B18D8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018EA77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58BB680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761AFB3C" w14:textId="77777777" w:rsidTr="00FA1DEF">
        <w:tc>
          <w:tcPr>
            <w:tcW w:w="3600" w:type="dxa"/>
            <w:tcBorders>
              <w:bottom w:val="single" w:sz="18" w:space="0" w:color="EE0000"/>
            </w:tcBorders>
            <w:tcMar>
              <w:top w:w="130" w:type="dxa"/>
              <w:left w:w="130" w:type="dxa"/>
              <w:bottom w:w="130" w:type="dxa"/>
              <w:right w:w="130" w:type="dxa"/>
            </w:tcMar>
            <w:vAlign w:val="center"/>
          </w:tcPr>
          <w:p w14:paraId="7F048A2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令和7年度末の体制構築状況</w:t>
            </w:r>
          </w:p>
        </w:tc>
        <w:tc>
          <w:tcPr>
            <w:tcW w:w="1600" w:type="dxa"/>
            <w:tcBorders>
              <w:bottom w:val="single" w:sz="18" w:space="0" w:color="EE0000"/>
            </w:tcBorders>
            <w:tcMar>
              <w:top w:w="130" w:type="dxa"/>
              <w:left w:w="130" w:type="dxa"/>
              <w:bottom w:w="130" w:type="dxa"/>
              <w:right w:w="130" w:type="dxa"/>
            </w:tcMar>
            <w:vAlign w:val="center"/>
          </w:tcPr>
          <w:p w14:paraId="6C341FE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検討中</w:t>
            </w:r>
          </w:p>
        </w:tc>
        <w:tc>
          <w:tcPr>
            <w:tcW w:w="3800" w:type="dxa"/>
            <w:tcMar>
              <w:top w:w="130" w:type="dxa"/>
              <w:left w:w="130" w:type="dxa"/>
              <w:bottom w:w="130" w:type="dxa"/>
              <w:right w:w="130" w:type="dxa"/>
            </w:tcMar>
            <w:vAlign w:val="center"/>
          </w:tcPr>
          <w:p w14:paraId="26B7D960" w14:textId="77777777" w:rsidR="009D6CAB" w:rsidRPr="00370011" w:rsidRDefault="009D6CAB">
            <w:pPr>
              <w:spacing w:line="320" w:lineRule="auto"/>
              <w:rPr>
                <w:rFonts w:ascii="BIZ UDPゴシック" w:eastAsia="BIZ UDPゴシック" w:hAnsi="BIZ UDPゴシック"/>
              </w:rPr>
            </w:pPr>
          </w:p>
        </w:tc>
      </w:tr>
      <w:tr w:rsidR="009D6CAB" w:rsidRPr="00370011" w14:paraId="42FED72F" w14:textId="77777777" w:rsidTr="00FA1DEF">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042511F4"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【目標値】令和11年度末の体制構築状況</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1D2E798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構築</w:t>
            </w:r>
          </w:p>
        </w:tc>
        <w:tc>
          <w:tcPr>
            <w:tcW w:w="3800" w:type="dxa"/>
            <w:tcBorders>
              <w:left w:val="single" w:sz="18" w:space="0" w:color="EE0000"/>
            </w:tcBorders>
            <w:tcMar>
              <w:top w:w="130" w:type="dxa"/>
              <w:left w:w="130" w:type="dxa"/>
              <w:bottom w:w="130" w:type="dxa"/>
              <w:right w:w="130" w:type="dxa"/>
            </w:tcMar>
            <w:vAlign w:val="center"/>
          </w:tcPr>
          <w:p w14:paraId="1AF84F1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障がい児相談支援事業所・こども家庭センター等との連携体制を確保</w:t>
            </w:r>
          </w:p>
        </w:tc>
      </w:tr>
    </w:tbl>
    <w:p w14:paraId="4591F7E5"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0BDFF385"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5　地域生活支援の充実</w:t>
      </w:r>
    </w:p>
    <w:p w14:paraId="298DFB4D" w14:textId="77777777" w:rsidR="009D6CAB" w:rsidRPr="00DA1C26" w:rsidRDefault="00000000" w:rsidP="00DA1C26">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国の基本指針 〉</w:t>
      </w:r>
    </w:p>
    <w:p w14:paraId="46EE8579" w14:textId="77777777" w:rsidR="009D6CAB" w:rsidRPr="00370011" w:rsidRDefault="00000000" w:rsidP="00DA1C26">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市町村において、令和11年度末までに、地域生活支援拠点等を整備（複数市町村による共同整備を含む。）するとともに、その機能の充実のため、コーディネーターの配置などによる効果的な支援体制及び緊急時の連絡体制の構築を進め、年1回以上支援の実績等を踏まえ、運用状況を検証及び検討することを基本とする。</w:t>
      </w:r>
    </w:p>
    <w:p w14:paraId="47835E41" w14:textId="77777777" w:rsidR="009D6CAB" w:rsidRPr="00370011" w:rsidRDefault="00000000" w:rsidP="00DA1C26">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・市町村又は各都道府県が定める福祉圏域において、強度行動障がいを有する障がい者に関し、その状況や支援ニーズを把握し、支援体制の整備を進めることを基本とする。</w:t>
      </w:r>
    </w:p>
    <w:p w14:paraId="15C3C1A7"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（1）地域生活支援拠点等が有する機能の充実</w:t>
      </w:r>
    </w:p>
    <w:p>
      <w:pPr>
        <w:spacing w:before="260" w:after="160"/>
        <w:rPr>
          <w:ins w:id="91836" w:author="Ryo Wakayama" w:date="2026-10-20T09:00:00Z"/>
          <w:rFonts w:ascii="BIZ UDPゴシック" w:eastAsia="BIZ UDPゴシック" w:hAnsi="BIZ UDPゴシック"/>
        </w:rPr>
      </w:pPr>
      <w:ins w:id="91837" w:author="Ryo Wakayama" w:date="2026-10-20T09:00:00Z">
        <w:r>
          <w:rPr>
            <w:rFonts w:ascii="BIZ UDPゴシック" w:eastAsia="BIZ UDPゴシック" w:hAnsi="BIZ UDPゴシック"/>
            <w:sz w:val="22"/>
            <w:szCs w:val="22"/>
          </w:rPr>
          <w:t xml:space="preserve">【表56】地域生活支援拠点等が有する機能の充実の目標</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620AC310" w14:textId="77777777">
        <w:trPr>
          <w:tblHeader/>
        </w:trPr>
        <w:tc>
          <w:tcPr>
            <w:tcW w:w="3600" w:type="dxa"/>
            <w:shd w:val="clear" w:color="auto" w:fill="DCE8DC"/>
            <w:tcMar>
              <w:top w:w="130" w:type="dxa"/>
              <w:left w:w="130" w:type="dxa"/>
              <w:bottom w:w="130" w:type="dxa"/>
              <w:right w:w="130" w:type="dxa"/>
            </w:tcMar>
            <w:vAlign w:val="center"/>
          </w:tcPr>
          <w:p w14:paraId="11E8D59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2C561AD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7E501A3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06F15F43" w14:textId="77777777" w:rsidTr="004135A6">
        <w:tc>
          <w:tcPr>
            <w:tcW w:w="3600" w:type="dxa"/>
            <w:tcBorders>
              <w:bottom w:val="single" w:sz="18" w:space="0" w:color="EE0000"/>
            </w:tcBorders>
            <w:tcMar>
              <w:top w:w="130" w:type="dxa"/>
              <w:left w:w="130" w:type="dxa"/>
              <w:bottom w:w="130" w:type="dxa"/>
              <w:right w:w="130" w:type="dxa"/>
            </w:tcMar>
            <w:vAlign w:val="center"/>
          </w:tcPr>
          <w:p w14:paraId="51EA2C3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令和7年度末時点の設置数</w:t>
            </w:r>
          </w:p>
        </w:tc>
        <w:tc>
          <w:tcPr>
            <w:tcW w:w="1600" w:type="dxa"/>
            <w:tcBorders>
              <w:bottom w:val="single" w:sz="18" w:space="0" w:color="EE0000"/>
            </w:tcBorders>
            <w:tcMar>
              <w:top w:w="130" w:type="dxa"/>
              <w:left w:w="130" w:type="dxa"/>
              <w:bottom w:w="130" w:type="dxa"/>
              <w:right w:w="130" w:type="dxa"/>
            </w:tcMar>
            <w:vAlign w:val="center"/>
          </w:tcPr>
          <w:p w14:paraId="1FAFB11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1か所</w:t>
            </w:r>
          </w:p>
        </w:tc>
        <w:tc>
          <w:tcPr>
            <w:tcW w:w="3800" w:type="dxa"/>
            <w:tcMar>
              <w:top w:w="130" w:type="dxa"/>
              <w:left w:w="130" w:type="dxa"/>
              <w:bottom w:w="130" w:type="dxa"/>
              <w:right w:w="130" w:type="dxa"/>
            </w:tcMar>
            <w:vAlign w:val="center"/>
          </w:tcPr>
          <w:p w14:paraId="3229C182" w14:textId="77777777" w:rsidR="009D6CAB" w:rsidRPr="00370011" w:rsidRDefault="009D6CAB">
            <w:pPr>
              <w:spacing w:line="320" w:lineRule="auto"/>
              <w:rPr>
                <w:rFonts w:ascii="BIZ UDPゴシック" w:eastAsia="BIZ UDPゴシック" w:hAnsi="BIZ UDPゴシック"/>
              </w:rPr>
            </w:pPr>
          </w:p>
        </w:tc>
      </w:tr>
      <w:tr w:rsidR="009D6CAB" w:rsidRPr="00370011" w14:paraId="5349DBB3" w14:textId="77777777" w:rsidTr="004135A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74E0484E"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【目標値】令和11年度末の設置数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5B42D6AA"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1か所</w:t>
            </w:r>
          </w:p>
        </w:tc>
        <w:tc>
          <w:tcPr>
            <w:tcW w:w="3800" w:type="dxa"/>
            <w:tcBorders>
              <w:left w:val="single" w:sz="18" w:space="0" w:color="EE0000"/>
            </w:tcBorders>
            <w:tcMar>
              <w:top w:w="130" w:type="dxa"/>
              <w:left w:w="130" w:type="dxa"/>
              <w:bottom w:w="130" w:type="dxa"/>
              <w:right w:w="130" w:type="dxa"/>
            </w:tcMar>
            <w:vAlign w:val="center"/>
          </w:tcPr>
          <w:p w14:paraId="2E321B30" w14:textId="77777777" w:rsidR="009D6CAB" w:rsidRPr="00370011" w:rsidRDefault="009D6CAB">
            <w:pPr>
              <w:spacing w:line="320" w:lineRule="auto"/>
              <w:rPr>
                <w:rFonts w:ascii="BIZ UDPゴシック" w:eastAsia="BIZ UDPゴシック" w:hAnsi="BIZ UDPゴシック"/>
              </w:rPr>
            </w:pPr>
          </w:p>
        </w:tc>
      </w:tr>
      <w:tr w:rsidR="009D6CAB" w:rsidRPr="00370011" w14:paraId="68C20FAC" w14:textId="77777777" w:rsidTr="004135A6">
        <w:tc>
          <w:tcPr>
            <w:tcW w:w="3600" w:type="dxa"/>
            <w:tcBorders>
              <w:top w:val="single" w:sz="18" w:space="0" w:color="EE0000"/>
              <w:bottom w:val="single" w:sz="18" w:space="0" w:color="EE0000"/>
            </w:tcBorders>
            <w:tcMar>
              <w:top w:w="130" w:type="dxa"/>
              <w:left w:w="130" w:type="dxa"/>
              <w:bottom w:w="130" w:type="dxa"/>
              <w:right w:w="130" w:type="dxa"/>
            </w:tcMar>
            <w:vAlign w:val="center"/>
          </w:tcPr>
          <w:p w14:paraId="537E450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令和7年度末時点のコーディネーター配置人数</w:t>
            </w:r>
          </w:p>
        </w:tc>
        <w:tc>
          <w:tcPr>
            <w:tcW w:w="1600" w:type="dxa"/>
            <w:tcBorders>
              <w:top w:val="single" w:sz="18" w:space="0" w:color="EE0000"/>
              <w:bottom w:val="single" w:sz="18" w:space="0" w:color="EE0000"/>
            </w:tcBorders>
            <w:tcMar>
              <w:top w:w="130" w:type="dxa"/>
              <w:left w:w="130" w:type="dxa"/>
              <w:bottom w:w="130" w:type="dxa"/>
              <w:right w:w="130" w:type="dxa"/>
            </w:tcMar>
            <w:vAlign w:val="center"/>
          </w:tcPr>
          <w:p w14:paraId="2E2A358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3800" w:type="dxa"/>
            <w:tcMar>
              <w:top w:w="130" w:type="dxa"/>
              <w:left w:w="130" w:type="dxa"/>
              <w:bottom w:w="130" w:type="dxa"/>
              <w:right w:w="130" w:type="dxa"/>
            </w:tcMar>
            <w:vAlign w:val="center"/>
          </w:tcPr>
          <w:p w14:paraId="2454EAD7" w14:textId="77777777" w:rsidR="009D6CAB" w:rsidRPr="00370011" w:rsidRDefault="009D6CAB">
            <w:pPr>
              <w:spacing w:line="320" w:lineRule="auto"/>
              <w:rPr>
                <w:rFonts w:ascii="BIZ UDPゴシック" w:eastAsia="BIZ UDPゴシック" w:hAnsi="BIZ UDPゴシック"/>
              </w:rPr>
            </w:pPr>
          </w:p>
        </w:tc>
      </w:tr>
      <w:tr w:rsidR="009D6CAB" w:rsidRPr="00370011" w14:paraId="6A3D014F" w14:textId="77777777" w:rsidTr="004135A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77E023F4"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【目標値】令和11年度末の配置人数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6CD04C1D"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1人</w:t>
            </w:r>
          </w:p>
        </w:tc>
        <w:tc>
          <w:tcPr>
            <w:tcW w:w="3800" w:type="dxa"/>
            <w:tcBorders>
              <w:left w:val="single" w:sz="18" w:space="0" w:color="EE0000"/>
            </w:tcBorders>
            <w:tcMar>
              <w:top w:w="130" w:type="dxa"/>
              <w:left w:w="130" w:type="dxa"/>
              <w:bottom w:w="130" w:type="dxa"/>
              <w:right w:w="130" w:type="dxa"/>
            </w:tcMar>
            <w:vAlign w:val="center"/>
          </w:tcPr>
          <w:p w14:paraId="0E04D3C6" w14:textId="77777777" w:rsidR="009D6CAB" w:rsidRPr="00370011" w:rsidRDefault="009D6CAB">
            <w:pPr>
              <w:spacing w:line="320" w:lineRule="auto"/>
              <w:rPr>
                <w:rFonts w:ascii="BIZ UDPゴシック" w:eastAsia="BIZ UDPゴシック" w:hAnsi="BIZ UDPゴシック"/>
              </w:rPr>
            </w:pPr>
          </w:p>
        </w:tc>
      </w:tr>
      <w:tr w:rsidR="009D6CAB" w:rsidRPr="00370011" w14:paraId="68012C83" w14:textId="77777777" w:rsidTr="004135A6">
        <w:tc>
          <w:tcPr>
            <w:tcW w:w="3600" w:type="dxa"/>
            <w:tcBorders>
              <w:top w:val="single" w:sz="18" w:space="0" w:color="EE0000"/>
              <w:bottom w:val="single" w:sz="18" w:space="0" w:color="EE0000"/>
            </w:tcBorders>
            <w:tcMar>
              <w:top w:w="130" w:type="dxa"/>
              <w:left w:w="130" w:type="dxa"/>
              <w:bottom w:w="130" w:type="dxa"/>
              <w:right w:w="130" w:type="dxa"/>
            </w:tcMar>
            <w:vAlign w:val="center"/>
          </w:tcPr>
          <w:p w14:paraId="41681E3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令和7年度末時点の検証・検討回数</w:t>
            </w:r>
          </w:p>
        </w:tc>
        <w:tc>
          <w:tcPr>
            <w:tcW w:w="1600" w:type="dxa"/>
            <w:tcBorders>
              <w:top w:val="single" w:sz="18" w:space="0" w:color="EE0000"/>
              <w:bottom w:val="single" w:sz="18" w:space="0" w:color="EE0000"/>
            </w:tcBorders>
            <w:tcMar>
              <w:top w:w="130" w:type="dxa"/>
              <w:left w:w="130" w:type="dxa"/>
              <w:bottom w:w="130" w:type="dxa"/>
              <w:right w:w="130" w:type="dxa"/>
            </w:tcMar>
            <w:vAlign w:val="center"/>
          </w:tcPr>
          <w:p w14:paraId="525D3BF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3回/年</w:t>
            </w:r>
          </w:p>
        </w:tc>
        <w:tc>
          <w:tcPr>
            <w:tcW w:w="3800" w:type="dxa"/>
            <w:tcMar>
              <w:top w:w="130" w:type="dxa"/>
              <w:left w:w="130" w:type="dxa"/>
              <w:bottom w:w="130" w:type="dxa"/>
              <w:right w:w="130" w:type="dxa"/>
            </w:tcMar>
            <w:vAlign w:val="center"/>
          </w:tcPr>
          <w:p w14:paraId="5DD24DD7" w14:textId="77777777" w:rsidR="009D6CAB" w:rsidRPr="00370011" w:rsidRDefault="009D6CAB">
            <w:pPr>
              <w:spacing w:line="320" w:lineRule="auto"/>
              <w:rPr>
                <w:rFonts w:ascii="BIZ UDPゴシック" w:eastAsia="BIZ UDPゴシック" w:hAnsi="BIZ UDPゴシック"/>
              </w:rPr>
            </w:pPr>
          </w:p>
        </w:tc>
      </w:tr>
      <w:tr w:rsidR="009D6CAB" w:rsidRPr="00370011" w14:paraId="154E8195" w14:textId="77777777" w:rsidTr="004135A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10157DA7"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【目標値】令和11年度末の検証・検討回数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23821DE7"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3回/年</w:t>
            </w:r>
          </w:p>
        </w:tc>
        <w:tc>
          <w:tcPr>
            <w:tcW w:w="3800" w:type="dxa"/>
            <w:tcBorders>
              <w:left w:val="single" w:sz="18" w:space="0" w:color="EE0000"/>
            </w:tcBorders>
            <w:tcMar>
              <w:top w:w="130" w:type="dxa"/>
              <w:left w:w="130" w:type="dxa"/>
              <w:bottom w:w="130" w:type="dxa"/>
              <w:right w:w="130" w:type="dxa"/>
            </w:tcMar>
            <w:vAlign w:val="center"/>
          </w:tcPr>
          <w:p w14:paraId="51C1DD2A" w14:textId="77777777" w:rsidR="009D6CAB" w:rsidRPr="00370011" w:rsidRDefault="009D6CAB">
            <w:pPr>
              <w:spacing w:line="320" w:lineRule="auto"/>
              <w:rPr>
                <w:rFonts w:ascii="BIZ UDPゴシック" w:eastAsia="BIZ UDPゴシック" w:hAnsi="BIZ UDPゴシック"/>
              </w:rPr>
            </w:pPr>
          </w:p>
        </w:tc>
      </w:tr>
    </w:tbl>
    <w:p w14:paraId="7FCDE520" w14:textId="77777777" w:rsidR="004135A6" w:rsidRDefault="004135A6">
      <w:pPr>
        <w:pBdr>
          <w:bottom w:val="single" w:sz="6" w:space="2" w:color="2F5C48"/>
        </w:pBdr>
        <w:spacing w:before="320" w:after="180"/>
        <w:rPr>
          <w:rFonts w:ascii="BIZ UDPゴシック" w:eastAsia="BIZ UDPゴシック" w:hAnsi="BIZ UDPゴシック"/>
          <w:b/>
          <w:bCs/>
          <w:color w:val="2F5C48"/>
          <w:sz w:val="23"/>
          <w:szCs w:val="23"/>
        </w:rPr>
      </w:pPr>
    </w:p>
    <w:p w14:paraId="18DBFF14" w14:textId="77777777" w:rsidR="004135A6" w:rsidRDefault="004135A6">
      <w:pPr>
        <w:pBdr>
          <w:bottom w:val="single" w:sz="6" w:space="2" w:color="2F5C48"/>
        </w:pBdr>
        <w:spacing w:before="320" w:after="180"/>
        <w:rPr>
          <w:rFonts w:ascii="BIZ UDPゴシック" w:eastAsia="BIZ UDPゴシック" w:hAnsi="BIZ UDPゴシック"/>
          <w:b/>
          <w:bCs/>
          <w:color w:val="2F5C48"/>
          <w:sz w:val="23"/>
          <w:szCs w:val="23"/>
        </w:rPr>
      </w:pPr>
    </w:p>
    <w:p w14:paraId="4AD55EE2" w14:textId="77777777" w:rsidR="004135A6" w:rsidRDefault="004135A6">
      <w:pPr>
        <w:pBdr>
          <w:bottom w:val="single" w:sz="6" w:space="2" w:color="2F5C48"/>
        </w:pBdr>
        <w:spacing w:before="320" w:after="180"/>
        <w:rPr>
          <w:rFonts w:ascii="BIZ UDPゴシック" w:eastAsia="BIZ UDPゴシック" w:hAnsi="BIZ UDPゴシック"/>
          <w:b/>
          <w:bCs/>
          <w:color w:val="2F5C48"/>
          <w:sz w:val="23"/>
          <w:szCs w:val="23"/>
        </w:rPr>
      </w:pPr>
    </w:p>
    <w:p w14:paraId="76A5DBEA" w14:textId="77777777" w:rsidR="004135A6" w:rsidRDefault="004135A6">
      <w:pPr>
        <w:pBdr>
          <w:bottom w:val="single" w:sz="6" w:space="2" w:color="2F5C48"/>
        </w:pBdr>
        <w:spacing w:before="320" w:after="180"/>
        <w:rPr>
          <w:rFonts w:ascii="BIZ UDPゴシック" w:eastAsia="BIZ UDPゴシック" w:hAnsi="BIZ UDPゴシック"/>
          <w:b/>
          <w:bCs/>
          <w:color w:val="2F5C48"/>
          <w:sz w:val="23"/>
          <w:szCs w:val="23"/>
        </w:rPr>
      </w:pPr>
    </w:p>
    <w:p w14:paraId="53F29BB7" w14:textId="77777777" w:rsidR="004135A6" w:rsidRDefault="004135A6">
      <w:pPr>
        <w:pBdr>
          <w:bottom w:val="single" w:sz="6" w:space="2" w:color="2F5C48"/>
        </w:pBdr>
        <w:spacing w:before="320" w:after="180"/>
        <w:rPr>
          <w:rFonts w:ascii="BIZ UDPゴシック" w:eastAsia="BIZ UDPゴシック" w:hAnsi="BIZ UDPゴシック"/>
          <w:b/>
          <w:bCs/>
          <w:color w:val="2F5C48"/>
          <w:sz w:val="23"/>
          <w:szCs w:val="23"/>
        </w:rPr>
      </w:pPr>
    </w:p>
    <w:p w14:paraId="1D4C9120"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lastRenderedPageBreak/>
        <w:t>（2）強度行動障がいを有する者に対する支援体制の整備</w:t>
      </w:r>
    </w:p>
    <w:p>
      <w:pPr>
        <w:spacing w:before="260" w:after="160"/>
        <w:rPr>
          <w:ins w:id="91838" w:author="Ryo Wakayama" w:date="2026-10-20T09:00:00Z"/>
          <w:rFonts w:ascii="BIZ UDPゴシック" w:eastAsia="BIZ UDPゴシック" w:hAnsi="BIZ UDPゴシック"/>
        </w:rPr>
      </w:pPr>
      <w:ins w:id="91839" w:author="Ryo Wakayama" w:date="2026-10-20T09:00:00Z">
        <w:r>
          <w:rPr>
            <w:rFonts w:ascii="BIZ UDPゴシック" w:eastAsia="BIZ UDPゴシック" w:hAnsi="BIZ UDPゴシック"/>
            <w:sz w:val="22"/>
            <w:szCs w:val="22"/>
          </w:rPr>
          <w:t xml:space="preserve">【表57】強度行動障がいを有する者に対する支援体制の整備の目標</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6BFF17FA" w14:textId="77777777">
        <w:trPr>
          <w:tblHeader/>
        </w:trPr>
        <w:tc>
          <w:tcPr>
            <w:tcW w:w="3600" w:type="dxa"/>
            <w:shd w:val="clear" w:color="auto" w:fill="DCE8DC"/>
            <w:tcMar>
              <w:top w:w="130" w:type="dxa"/>
              <w:left w:w="130" w:type="dxa"/>
              <w:bottom w:w="130" w:type="dxa"/>
              <w:right w:w="130" w:type="dxa"/>
            </w:tcMar>
            <w:vAlign w:val="center"/>
          </w:tcPr>
          <w:p w14:paraId="1D6843B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43FA2A6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6F38AAD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6DF45268" w14:textId="77777777" w:rsidTr="004135A6">
        <w:tc>
          <w:tcPr>
            <w:tcW w:w="3600" w:type="dxa"/>
            <w:tcBorders>
              <w:bottom w:val="single" w:sz="18" w:space="0" w:color="EE0000"/>
            </w:tcBorders>
            <w:tcMar>
              <w:top w:w="130" w:type="dxa"/>
              <w:left w:w="130" w:type="dxa"/>
              <w:bottom w:w="130" w:type="dxa"/>
              <w:right w:w="130" w:type="dxa"/>
            </w:tcMar>
            <w:vAlign w:val="center"/>
          </w:tcPr>
          <w:p w14:paraId="3447C73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令和7年度末時点の支援ニーズ等の把握の有無</w:t>
            </w:r>
          </w:p>
        </w:tc>
        <w:tc>
          <w:tcPr>
            <w:tcW w:w="1600" w:type="dxa"/>
            <w:tcBorders>
              <w:bottom w:val="single" w:sz="18" w:space="0" w:color="EE0000"/>
            </w:tcBorders>
            <w:tcMar>
              <w:top w:w="130" w:type="dxa"/>
              <w:left w:w="130" w:type="dxa"/>
              <w:bottom w:w="130" w:type="dxa"/>
              <w:right w:w="130" w:type="dxa"/>
            </w:tcMar>
            <w:vAlign w:val="center"/>
          </w:tcPr>
          <w:p w14:paraId="40B3148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3800" w:type="dxa"/>
            <w:tcMar>
              <w:top w:w="130" w:type="dxa"/>
              <w:left w:w="130" w:type="dxa"/>
              <w:bottom w:w="130" w:type="dxa"/>
              <w:right w:w="130" w:type="dxa"/>
            </w:tcMar>
            <w:vAlign w:val="center"/>
          </w:tcPr>
          <w:p w14:paraId="31283134" w14:textId="77777777" w:rsidR="009D6CAB" w:rsidRPr="00370011" w:rsidRDefault="009D6CAB">
            <w:pPr>
              <w:spacing w:line="320" w:lineRule="auto"/>
              <w:rPr>
                <w:rFonts w:ascii="BIZ UDPゴシック" w:eastAsia="BIZ UDPゴシック" w:hAnsi="BIZ UDPゴシック"/>
              </w:rPr>
            </w:pPr>
          </w:p>
        </w:tc>
      </w:tr>
      <w:tr w:rsidR="009D6CAB" w:rsidRPr="00370011" w14:paraId="08E7BD21" w14:textId="77777777" w:rsidTr="004135A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510A5AAA"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【目標値】令和11年度末の把握の有無</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15450167"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有</w:t>
            </w:r>
          </w:p>
        </w:tc>
        <w:tc>
          <w:tcPr>
            <w:tcW w:w="3800" w:type="dxa"/>
            <w:tcBorders>
              <w:left w:val="single" w:sz="18" w:space="0" w:color="EE0000"/>
            </w:tcBorders>
            <w:tcMar>
              <w:top w:w="130" w:type="dxa"/>
              <w:left w:w="130" w:type="dxa"/>
              <w:bottom w:w="130" w:type="dxa"/>
              <w:right w:w="130" w:type="dxa"/>
            </w:tcMar>
            <w:vAlign w:val="center"/>
          </w:tcPr>
          <w:p w14:paraId="1353978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継続的な把握に努める</w:t>
            </w:r>
          </w:p>
        </w:tc>
      </w:tr>
      <w:tr w:rsidR="009D6CAB" w:rsidRPr="00370011" w14:paraId="3C0FDB8A" w14:textId="77777777" w:rsidTr="004135A6">
        <w:tc>
          <w:tcPr>
            <w:tcW w:w="3600" w:type="dxa"/>
            <w:tcBorders>
              <w:top w:val="single" w:sz="18" w:space="0" w:color="EE0000"/>
              <w:bottom w:val="single" w:sz="18" w:space="0" w:color="EE0000"/>
            </w:tcBorders>
            <w:tcMar>
              <w:top w:w="130" w:type="dxa"/>
              <w:left w:w="130" w:type="dxa"/>
              <w:bottom w:w="130" w:type="dxa"/>
              <w:right w:w="130" w:type="dxa"/>
            </w:tcMar>
            <w:vAlign w:val="center"/>
          </w:tcPr>
          <w:p w14:paraId="3D4F543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令和7年度末時点の支援体制整備の有無</w:t>
            </w:r>
          </w:p>
        </w:tc>
        <w:tc>
          <w:tcPr>
            <w:tcW w:w="1600" w:type="dxa"/>
            <w:tcBorders>
              <w:top w:val="single" w:sz="18" w:space="0" w:color="EE0000"/>
              <w:bottom w:val="single" w:sz="18" w:space="0" w:color="EE0000"/>
            </w:tcBorders>
            <w:tcMar>
              <w:top w:w="130" w:type="dxa"/>
              <w:left w:w="130" w:type="dxa"/>
              <w:bottom w:w="130" w:type="dxa"/>
              <w:right w:w="130" w:type="dxa"/>
            </w:tcMar>
            <w:vAlign w:val="center"/>
          </w:tcPr>
          <w:p w14:paraId="275F52F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3800" w:type="dxa"/>
            <w:tcMar>
              <w:top w:w="130" w:type="dxa"/>
              <w:left w:w="130" w:type="dxa"/>
              <w:bottom w:w="130" w:type="dxa"/>
              <w:right w:w="130" w:type="dxa"/>
            </w:tcMar>
            <w:vAlign w:val="center"/>
          </w:tcPr>
          <w:p w14:paraId="0EFDDCE4" w14:textId="77777777" w:rsidR="009D6CAB" w:rsidRPr="00370011" w:rsidRDefault="009D6CAB">
            <w:pPr>
              <w:spacing w:line="320" w:lineRule="auto"/>
              <w:rPr>
                <w:rFonts w:ascii="BIZ UDPゴシック" w:eastAsia="BIZ UDPゴシック" w:hAnsi="BIZ UDPゴシック"/>
              </w:rPr>
            </w:pPr>
          </w:p>
        </w:tc>
      </w:tr>
      <w:tr w:rsidR="009D6CAB" w:rsidRPr="00370011" w14:paraId="38DF593F" w14:textId="77777777" w:rsidTr="004135A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47660643"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【目標値】令和11年度末の支援体制整備の有無</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300B1CF8"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有</w:t>
            </w:r>
          </w:p>
        </w:tc>
        <w:tc>
          <w:tcPr>
            <w:tcW w:w="3800" w:type="dxa"/>
            <w:tcBorders>
              <w:left w:val="single" w:sz="18" w:space="0" w:color="EE0000"/>
            </w:tcBorders>
            <w:tcMar>
              <w:top w:w="130" w:type="dxa"/>
              <w:left w:w="130" w:type="dxa"/>
              <w:bottom w:w="130" w:type="dxa"/>
              <w:right w:w="130" w:type="dxa"/>
            </w:tcMar>
            <w:vAlign w:val="center"/>
          </w:tcPr>
          <w:p w14:paraId="35632DC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田村地方基幹相談支援センター等と連携し体制を維持・強化</w:t>
            </w:r>
          </w:p>
        </w:tc>
      </w:tr>
    </w:tbl>
    <w:p w14:paraId="6B6FA3B2"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（3）地域生活支援拠点等の5つの機能と記録する実績</w:t>
      </w:r>
    </w:p>
    <w:p w14:paraId="34E7CD64" w14:textId="77777777" w:rsidR="009D6CAB" w:rsidRPr="00370011" w:rsidRDefault="00000000" w:rsidP="005E6C22">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地域生活支援拠点等には、相談、緊急時の受入れ及び対応、体験の機会及び場、専門的人材の確保及び養成、地域の体制づくりの5つの機能が求められています。本町は田村地方の近隣市町と連携した面的整備によりこの機能を確保しており、機能ごとに次の実績を記録して、年3回の検証・検討に用います。記録の定義（延べ件数か実人数か等）は田村地方の市町で揃えます。</w:t>
      </w:r>
    </w:p>
    <w:p>
      <w:pPr>
        <w:spacing w:before="260" w:after="160"/>
        <w:rPr>
          <w:ins w:id="91840" w:author="Ryo Wakayama" w:date="2026-10-20T09:00:00Z"/>
          <w:rFonts w:ascii="BIZ UDPゴシック" w:eastAsia="BIZ UDPゴシック" w:hAnsi="BIZ UDPゴシック"/>
        </w:rPr>
      </w:pPr>
      <w:ins w:id="91841" w:author="Ryo Wakayama" w:date="2026-10-20T09:00:00Z">
        <w:r>
          <w:rPr>
            <w:rFonts w:ascii="BIZ UDPゴシック" w:eastAsia="BIZ UDPゴシック" w:hAnsi="BIZ UDPゴシック"/>
            <w:sz w:val="22"/>
            <w:szCs w:val="22"/>
          </w:rPr>
          <w:t xml:space="preserve">【表58】地域生活支援拠点等の5つの機能</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3420"/>
        <w:gridCol w:w="3420"/>
      </w:tblGrid>
      <w:tr w:rsidR="001E7E48" w14:paraId="17E39672" w14:textId="77777777">
        <w:trPr>
          <w:cantSplit/>
          <w:tblHeader/>
        </w:trPr>
        <w:tc>
          <w:tcPr>
            <w:tcW w:w="2160" w:type="dxa"/>
            <w:shd w:val="clear" w:color="auto" w:fill="DCE8DC"/>
            <w:tcMar>
              <w:top w:w="130" w:type="dxa"/>
              <w:left w:w="130" w:type="dxa"/>
              <w:bottom w:w="130" w:type="dxa"/>
              <w:right w:w="130" w:type="dxa"/>
            </w:tcMar>
            <w:vAlign w:val="center"/>
          </w:tcPr>
          <w:p w14:paraId="3BBF3432"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機能</w:t>
            </w:r>
          </w:p>
        </w:tc>
        <w:tc>
          <w:tcPr>
            <w:tcW w:w="3420" w:type="dxa"/>
            <w:shd w:val="clear" w:color="auto" w:fill="DCE8DC"/>
            <w:tcMar>
              <w:top w:w="130" w:type="dxa"/>
              <w:left w:w="130" w:type="dxa"/>
              <w:bottom w:w="130" w:type="dxa"/>
              <w:right w:w="130" w:type="dxa"/>
            </w:tcMar>
            <w:vAlign w:val="center"/>
          </w:tcPr>
          <w:p w14:paraId="314224DA"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本町での確保の方法</w:t>
            </w:r>
          </w:p>
        </w:tc>
        <w:tc>
          <w:tcPr>
            <w:tcW w:w="3420" w:type="dxa"/>
            <w:shd w:val="clear" w:color="auto" w:fill="DCE8DC"/>
            <w:tcMar>
              <w:top w:w="130" w:type="dxa"/>
              <w:left w:w="130" w:type="dxa"/>
              <w:bottom w:w="130" w:type="dxa"/>
              <w:right w:w="130" w:type="dxa"/>
            </w:tcMar>
            <w:vAlign w:val="center"/>
          </w:tcPr>
          <w:p w14:paraId="518C8BFF"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記録する実績</w:t>
            </w:r>
          </w:p>
        </w:tc>
      </w:tr>
      <w:tr w:rsidR="001E7E48" w14:paraId="3484C49E" w14:textId="77777777">
        <w:trPr>
          <w:cantSplit/>
        </w:trPr>
        <w:tc>
          <w:tcPr>
            <w:tcW w:w="2160" w:type="dxa"/>
            <w:tcMar>
              <w:top w:w="130" w:type="dxa"/>
              <w:left w:w="130" w:type="dxa"/>
              <w:bottom w:w="130" w:type="dxa"/>
              <w:right w:w="130" w:type="dxa"/>
            </w:tcMar>
            <w:vAlign w:val="center"/>
          </w:tcPr>
          <w:p w14:paraId="110F60F8"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相談</w:t>
            </w:r>
          </w:p>
        </w:tc>
        <w:tc>
          <w:tcPr>
            <w:tcW w:w="3420" w:type="dxa"/>
            <w:tcMar>
              <w:top w:w="130" w:type="dxa"/>
              <w:left w:w="130" w:type="dxa"/>
              <w:bottom w:w="130" w:type="dxa"/>
              <w:right w:w="130" w:type="dxa"/>
            </w:tcMar>
            <w:vAlign w:val="center"/>
          </w:tcPr>
          <w:p w14:paraId="1607BD7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拠点等のコーディネーター、田村地方基幹相談支援センター、小野町指定相談支援事業所</w:t>
            </w:r>
          </w:p>
        </w:tc>
        <w:tc>
          <w:tcPr>
            <w:tcW w:w="3420" w:type="dxa"/>
            <w:tcMar>
              <w:top w:w="130" w:type="dxa"/>
              <w:left w:w="130" w:type="dxa"/>
              <w:bottom w:w="130" w:type="dxa"/>
              <w:right w:w="130" w:type="dxa"/>
            </w:tcMar>
            <w:vAlign w:val="center"/>
          </w:tcPr>
          <w:p w14:paraId="41FD7BD7"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相談件数（うち本町の人の件数）</w:t>
            </w:r>
          </w:p>
        </w:tc>
      </w:tr>
      <w:tr w:rsidR="001E7E48" w14:paraId="76606B59" w14:textId="77777777">
        <w:trPr>
          <w:cantSplit/>
        </w:trPr>
        <w:tc>
          <w:tcPr>
            <w:tcW w:w="2160" w:type="dxa"/>
            <w:tcMar>
              <w:top w:w="130" w:type="dxa"/>
              <w:left w:w="130" w:type="dxa"/>
              <w:bottom w:w="130" w:type="dxa"/>
              <w:right w:w="130" w:type="dxa"/>
            </w:tcMar>
            <w:vAlign w:val="center"/>
          </w:tcPr>
          <w:p w14:paraId="6477AF3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緊急時の受入れ及び対応</w:t>
            </w:r>
          </w:p>
        </w:tc>
        <w:tc>
          <w:tcPr>
            <w:tcW w:w="3420" w:type="dxa"/>
            <w:tcMar>
              <w:top w:w="130" w:type="dxa"/>
              <w:left w:w="130" w:type="dxa"/>
              <w:bottom w:w="130" w:type="dxa"/>
              <w:right w:w="130" w:type="dxa"/>
            </w:tcMar>
            <w:vAlign w:val="center"/>
          </w:tcPr>
          <w:p w14:paraId="5E8AF986"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田村地方の短期入所及び日中一時支援</w:t>
            </w:r>
          </w:p>
        </w:tc>
        <w:tc>
          <w:tcPr>
            <w:tcW w:w="3420" w:type="dxa"/>
            <w:tcMar>
              <w:top w:w="130" w:type="dxa"/>
              <w:left w:w="130" w:type="dxa"/>
              <w:bottom w:w="130" w:type="dxa"/>
              <w:right w:w="130" w:type="dxa"/>
            </w:tcMar>
            <w:vAlign w:val="center"/>
          </w:tcPr>
          <w:p w14:paraId="14936A44"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緊急時の受入れ件数、受入れできなかった件数とその理由</w:t>
            </w:r>
          </w:p>
        </w:tc>
      </w:tr>
      <w:tr w:rsidR="001E7E48" w14:paraId="72879279" w14:textId="77777777">
        <w:trPr>
          <w:cantSplit/>
        </w:trPr>
        <w:tc>
          <w:tcPr>
            <w:tcW w:w="2160" w:type="dxa"/>
            <w:tcMar>
              <w:top w:w="130" w:type="dxa"/>
              <w:left w:w="130" w:type="dxa"/>
              <w:bottom w:w="130" w:type="dxa"/>
              <w:right w:w="130" w:type="dxa"/>
            </w:tcMar>
            <w:vAlign w:val="center"/>
          </w:tcPr>
          <w:p w14:paraId="6C031B75"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体験の機会及び場</w:t>
            </w:r>
          </w:p>
        </w:tc>
        <w:tc>
          <w:tcPr>
            <w:tcW w:w="3420" w:type="dxa"/>
            <w:tcMar>
              <w:top w:w="130" w:type="dxa"/>
              <w:left w:w="130" w:type="dxa"/>
              <w:bottom w:w="130" w:type="dxa"/>
              <w:right w:w="130" w:type="dxa"/>
            </w:tcMar>
            <w:vAlign w:val="center"/>
          </w:tcPr>
          <w:p w14:paraId="4E414785"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田村地方の共同生活援助及び短期入所の体験利用</w:t>
            </w:r>
          </w:p>
        </w:tc>
        <w:tc>
          <w:tcPr>
            <w:tcW w:w="3420" w:type="dxa"/>
            <w:tcMar>
              <w:top w:w="130" w:type="dxa"/>
              <w:left w:w="130" w:type="dxa"/>
              <w:bottom w:w="130" w:type="dxa"/>
              <w:right w:w="130" w:type="dxa"/>
            </w:tcMar>
            <w:vAlign w:val="center"/>
          </w:tcPr>
          <w:p w14:paraId="3961A870"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体験利用の件数、体験から移行に至った件数</w:t>
            </w:r>
          </w:p>
        </w:tc>
      </w:tr>
      <w:tr w:rsidR="001E7E48" w14:paraId="11AB345C" w14:textId="77777777">
        <w:trPr>
          <w:cantSplit/>
        </w:trPr>
        <w:tc>
          <w:tcPr>
            <w:tcW w:w="2160" w:type="dxa"/>
            <w:tcMar>
              <w:top w:w="130" w:type="dxa"/>
              <w:left w:w="130" w:type="dxa"/>
              <w:bottom w:w="130" w:type="dxa"/>
              <w:right w:w="130" w:type="dxa"/>
            </w:tcMar>
            <w:vAlign w:val="center"/>
          </w:tcPr>
          <w:p w14:paraId="560B183A"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専門的人材の確保及び養成</w:t>
            </w:r>
          </w:p>
        </w:tc>
        <w:tc>
          <w:tcPr>
            <w:tcW w:w="3420" w:type="dxa"/>
            <w:tcMar>
              <w:top w:w="130" w:type="dxa"/>
              <w:left w:w="130" w:type="dxa"/>
              <w:bottom w:w="130" w:type="dxa"/>
              <w:right w:w="130" w:type="dxa"/>
            </w:tcMar>
            <w:vAlign w:val="center"/>
          </w:tcPr>
          <w:p w14:paraId="02AD550C"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県及び田村地方の研修、強度行動障害支援者養成研修</w:t>
            </w:r>
          </w:p>
        </w:tc>
        <w:tc>
          <w:tcPr>
            <w:tcW w:w="3420" w:type="dxa"/>
            <w:tcMar>
              <w:top w:w="130" w:type="dxa"/>
              <w:left w:w="130" w:type="dxa"/>
              <w:bottom w:w="130" w:type="dxa"/>
              <w:right w:w="130" w:type="dxa"/>
            </w:tcMar>
            <w:vAlign w:val="center"/>
          </w:tcPr>
          <w:p w14:paraId="4EA45705"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受講者数</w:t>
            </w:r>
          </w:p>
        </w:tc>
      </w:tr>
      <w:tr w:rsidR="001E7E48" w14:paraId="724AB4B3" w14:textId="77777777">
        <w:trPr>
          <w:cantSplit/>
        </w:trPr>
        <w:tc>
          <w:tcPr>
            <w:tcW w:w="2160" w:type="dxa"/>
            <w:tcMar>
              <w:top w:w="130" w:type="dxa"/>
              <w:left w:w="130" w:type="dxa"/>
              <w:bottom w:w="130" w:type="dxa"/>
              <w:right w:w="130" w:type="dxa"/>
            </w:tcMar>
            <w:vAlign w:val="center"/>
          </w:tcPr>
          <w:p w14:paraId="70047A39"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地域の体制づくり</w:t>
            </w:r>
          </w:p>
        </w:tc>
        <w:tc>
          <w:tcPr>
            <w:tcW w:w="3420" w:type="dxa"/>
            <w:tcMar>
              <w:top w:w="130" w:type="dxa"/>
              <w:left w:w="130" w:type="dxa"/>
              <w:bottom w:w="130" w:type="dxa"/>
              <w:right w:w="130" w:type="dxa"/>
            </w:tcMar>
            <w:vAlign w:val="center"/>
          </w:tcPr>
          <w:p w14:paraId="76D1BD8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田村地方による運用状況の検証・検討の場</w:t>
            </w:r>
          </w:p>
        </w:tc>
        <w:tc>
          <w:tcPr>
            <w:tcW w:w="3420" w:type="dxa"/>
            <w:tcMar>
              <w:top w:w="130" w:type="dxa"/>
              <w:left w:w="130" w:type="dxa"/>
              <w:bottom w:w="130" w:type="dxa"/>
              <w:right w:w="130" w:type="dxa"/>
            </w:tcMar>
            <w:vAlign w:val="center"/>
          </w:tcPr>
          <w:p w14:paraId="67603E8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検証・検討の実施回数、取り上げた事例の件数</w:t>
            </w:r>
          </w:p>
        </w:tc>
      </w:tr>
    </w:tbl>
    <w:p w14:paraId="37032F10" w14:textId="77777777" w:rsidR="009D6CAB" w:rsidRPr="00370011" w:rsidRDefault="00000000">
      <w:pPr>
        <w:pStyle w:val="2"/>
        <w:pageBreakBefore/>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6　相談支援体制の充実・強化等</w:t>
      </w:r>
    </w:p>
    <w:p w14:paraId="1031525B" w14:textId="77777777" w:rsidR="009D6CAB" w:rsidRPr="00370011" w:rsidRDefault="00000000" w:rsidP="00DA1C26">
      <w:pPr>
        <w:pBdr>
          <w:left w:val="single" w:sz="18" w:space="4" w:color="538135" w:themeColor="accent6" w:themeShade="BF"/>
        </w:pBdr>
        <w:shd w:val="clear" w:color="auto" w:fill="2F5C48"/>
        <w:spacing w:before="280" w:after="140"/>
        <w:jc w:val="center"/>
        <w:rPr>
          <w:rFonts w:ascii="BIZ UDPゴシック" w:eastAsia="BIZ UDPゴシック" w:hAnsi="BIZ UDPゴシック"/>
        </w:rPr>
      </w:pPr>
      <w:r>
        <w:rPr>
          <w:rFonts w:ascii="BIZ UDPゴシック" w:eastAsia="BIZ UDPゴシック" w:hAnsi="BIZ UDPゴシック"/>
          <w:b/>
          <w:bCs/>
          <w:color w:val="FFFFFF"/>
        </w:rPr>
        <w:t>〈 国の基本指針 〉</w:t>
      </w:r>
    </w:p>
    <w:p w14:paraId="4F3122DB" w14:textId="77777777" w:rsidR="009D6CAB" w:rsidRPr="00370011" w:rsidRDefault="00000000" w:rsidP="00DA1C26">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・令和11年度末までに、各市町村において、総合的な相談支援、地域の相談支援体制の強化及び関係機関等の連携の緊密化を通じた地域づくりの役割を担う基幹相談支援センターを設置する。</w:t>
      </w:r>
    </w:p>
    <w:p w14:paraId="2B13156F" w14:textId="77777777" w:rsidR="009D6CAB" w:rsidRPr="00370011" w:rsidRDefault="00000000" w:rsidP="00DA1C26">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・相談支援体制の地域診断を行った上で体制の強化を図ることにより、令和11年度末までに、「望まないセルフプラン」の件数をゼロとする。【新規】</w:t>
      </w:r>
    </w:p>
    <w:p w14:paraId="162A100E" w14:textId="77777777" w:rsidR="009D6CAB" w:rsidRPr="00370011" w:rsidRDefault="00000000" w:rsidP="00DA1C26">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・基幹相談支援センターによる専門的な指導・助言や人材育成の支援、主任相談支援専門員の配置、協議会における個別事例の検討等の取組について、活動指標を設定して評価する。</w:t>
      </w:r>
    </w:p>
    <w:p w14:paraId="66B69C8F"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（1）基幹相談支援センターの設置</w:t>
      </w:r>
    </w:p>
    <w:p>
      <w:pPr>
        <w:spacing w:before="260" w:after="160"/>
        <w:rPr>
          <w:ins w:id="91842" w:author="Ryo Wakayama" w:date="2026-10-20T09:00:00Z"/>
          <w:rFonts w:ascii="BIZ UDPゴシック" w:eastAsia="BIZ UDPゴシック" w:hAnsi="BIZ UDPゴシック"/>
        </w:rPr>
      </w:pPr>
      <w:ins w:id="91843" w:author="Ryo Wakayama" w:date="2026-10-20T09:00:00Z">
        <w:r>
          <w:rPr>
            <w:rFonts w:ascii="BIZ UDPゴシック" w:eastAsia="BIZ UDPゴシック" w:hAnsi="BIZ UDPゴシック"/>
            <w:sz w:val="22"/>
            <w:szCs w:val="22"/>
          </w:rPr>
          <w:t xml:space="preserve">【表59】基幹相談支援センターの設置の目標</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4E681042" w14:textId="77777777">
        <w:trPr>
          <w:tblHeader/>
        </w:trPr>
        <w:tc>
          <w:tcPr>
            <w:tcW w:w="3600" w:type="dxa"/>
            <w:shd w:val="clear" w:color="auto" w:fill="DCE8DC"/>
            <w:tcMar>
              <w:top w:w="130" w:type="dxa"/>
              <w:left w:w="130" w:type="dxa"/>
              <w:bottom w:w="130" w:type="dxa"/>
              <w:right w:w="130" w:type="dxa"/>
            </w:tcMar>
            <w:vAlign w:val="center"/>
          </w:tcPr>
          <w:p w14:paraId="06A111F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6C3BC9E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4CBECA6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790CBAFC" w14:textId="77777777" w:rsidTr="004135A6">
        <w:tc>
          <w:tcPr>
            <w:tcW w:w="3600" w:type="dxa"/>
            <w:tcBorders>
              <w:bottom w:val="single" w:sz="18" w:space="0" w:color="EE0000"/>
            </w:tcBorders>
            <w:tcMar>
              <w:top w:w="130" w:type="dxa"/>
              <w:left w:w="130" w:type="dxa"/>
              <w:bottom w:w="130" w:type="dxa"/>
              <w:right w:w="130" w:type="dxa"/>
            </w:tcMar>
            <w:vAlign w:val="center"/>
          </w:tcPr>
          <w:p w14:paraId="0944A65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令和7年度の設置の有無</w:t>
            </w:r>
          </w:p>
        </w:tc>
        <w:tc>
          <w:tcPr>
            <w:tcW w:w="1600" w:type="dxa"/>
            <w:tcBorders>
              <w:bottom w:val="single" w:sz="18" w:space="0" w:color="EE0000"/>
            </w:tcBorders>
            <w:tcMar>
              <w:top w:w="130" w:type="dxa"/>
              <w:left w:w="130" w:type="dxa"/>
              <w:bottom w:w="130" w:type="dxa"/>
              <w:right w:w="130" w:type="dxa"/>
            </w:tcMar>
            <w:vAlign w:val="center"/>
          </w:tcPr>
          <w:p w14:paraId="29AD524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3800" w:type="dxa"/>
            <w:tcMar>
              <w:top w:w="130" w:type="dxa"/>
              <w:left w:w="130" w:type="dxa"/>
              <w:bottom w:w="130" w:type="dxa"/>
              <w:right w:w="130" w:type="dxa"/>
            </w:tcMar>
            <w:vAlign w:val="center"/>
          </w:tcPr>
          <w:p w14:paraId="793B753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田村地方基幹相談支援センターとして広域設置</w:t>
            </w:r>
          </w:p>
        </w:tc>
      </w:tr>
      <w:tr w:rsidR="009D6CAB" w:rsidRPr="00370011" w14:paraId="786ECA5E" w14:textId="77777777" w:rsidTr="004135A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786E470F"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【目標値】令和11年度までの設置の有無</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39A911D8"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有</w:t>
            </w:r>
          </w:p>
        </w:tc>
        <w:tc>
          <w:tcPr>
            <w:tcW w:w="3800" w:type="dxa"/>
            <w:tcBorders>
              <w:left w:val="single" w:sz="18" w:space="0" w:color="EE0000"/>
            </w:tcBorders>
            <w:tcMar>
              <w:top w:w="130" w:type="dxa"/>
              <w:left w:w="130" w:type="dxa"/>
              <w:bottom w:w="130" w:type="dxa"/>
              <w:right w:w="130" w:type="dxa"/>
            </w:tcMar>
            <w:vAlign w:val="center"/>
          </w:tcPr>
          <w:p w14:paraId="261E6E00" w14:textId="77777777" w:rsidR="009D6CAB" w:rsidRPr="00370011" w:rsidRDefault="009D6CAB">
            <w:pPr>
              <w:spacing w:line="320" w:lineRule="auto"/>
              <w:rPr>
                <w:rFonts w:ascii="BIZ UDPゴシック" w:eastAsia="BIZ UDPゴシック" w:hAnsi="BIZ UDPゴシック"/>
              </w:rPr>
            </w:pPr>
          </w:p>
        </w:tc>
      </w:tr>
    </w:tbl>
    <w:p w14:paraId="4D566638"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（2）「望まないセルフプラン」の解消</w:t>
      </w:r>
    </w:p>
    <w:p>
      <w:pPr>
        <w:spacing w:before="260" w:after="160"/>
        <w:rPr>
          <w:ins w:id="91844" w:author="Ryo Wakayama" w:date="2026-10-20T09:00:00Z"/>
          <w:rFonts w:ascii="BIZ UDPゴシック" w:eastAsia="BIZ UDPゴシック" w:hAnsi="BIZ UDPゴシック"/>
        </w:rPr>
      </w:pPr>
      <w:ins w:id="91845" w:author="Ryo Wakayama" w:date="2026-10-20T09:00:00Z">
        <w:r>
          <w:rPr>
            <w:rFonts w:ascii="BIZ UDPゴシック" w:eastAsia="BIZ UDPゴシック" w:hAnsi="BIZ UDPゴシック"/>
            <w:sz w:val="22"/>
            <w:szCs w:val="22"/>
          </w:rPr>
          <w:t xml:space="preserve">【表60】「望まないセルフプラン」の解消の目標</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75D97F14" w14:textId="77777777">
        <w:trPr>
          <w:tblHeader/>
        </w:trPr>
        <w:tc>
          <w:tcPr>
            <w:tcW w:w="3600" w:type="dxa"/>
            <w:shd w:val="clear" w:color="auto" w:fill="DCE8DC"/>
            <w:tcMar>
              <w:top w:w="130" w:type="dxa"/>
              <w:left w:w="130" w:type="dxa"/>
              <w:bottom w:w="130" w:type="dxa"/>
              <w:right w:w="130" w:type="dxa"/>
            </w:tcMar>
            <w:vAlign w:val="center"/>
          </w:tcPr>
          <w:p w14:paraId="069C45B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342C43D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21347E2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75C740C3" w14:textId="77777777" w:rsidTr="004135A6">
        <w:tc>
          <w:tcPr>
            <w:tcW w:w="3600" w:type="dxa"/>
            <w:tcBorders>
              <w:bottom w:val="single" w:sz="18" w:space="0" w:color="EE0000"/>
            </w:tcBorders>
            <w:tcMar>
              <w:top w:w="130" w:type="dxa"/>
              <w:left w:w="130" w:type="dxa"/>
              <w:bottom w:w="130" w:type="dxa"/>
              <w:right w:w="130" w:type="dxa"/>
            </w:tcMar>
            <w:vAlign w:val="center"/>
          </w:tcPr>
          <w:p w14:paraId="33ED105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令和7年度の件数</w:t>
            </w:r>
          </w:p>
        </w:tc>
        <w:tc>
          <w:tcPr>
            <w:tcW w:w="1600" w:type="dxa"/>
            <w:tcBorders>
              <w:bottom w:val="single" w:sz="18" w:space="0" w:color="EE0000"/>
            </w:tcBorders>
            <w:tcMar>
              <w:top w:w="130" w:type="dxa"/>
              <w:left w:w="130" w:type="dxa"/>
              <w:bottom w:w="130" w:type="dxa"/>
              <w:right w:w="130" w:type="dxa"/>
            </w:tcMar>
            <w:vAlign w:val="center"/>
          </w:tcPr>
          <w:p w14:paraId="289886A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3800" w:type="dxa"/>
            <w:tcMar>
              <w:top w:w="130" w:type="dxa"/>
              <w:left w:w="130" w:type="dxa"/>
              <w:bottom w:w="130" w:type="dxa"/>
              <w:right w:w="130" w:type="dxa"/>
            </w:tcMar>
            <w:vAlign w:val="center"/>
          </w:tcPr>
          <w:p w14:paraId="7E71FB6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現時点で確認されている望まないセルフプランはない</w:t>
            </w:r>
          </w:p>
        </w:tc>
      </w:tr>
      <w:tr w:rsidR="009D6CAB" w:rsidRPr="00370011" w14:paraId="35DFEBFA" w14:textId="77777777" w:rsidTr="004135A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780C73A5"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【目標値】令和11年度末の件数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10BD760F"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0件</w:t>
            </w:r>
          </w:p>
        </w:tc>
        <w:tc>
          <w:tcPr>
            <w:tcW w:w="3800" w:type="dxa"/>
            <w:tcBorders>
              <w:left w:val="single" w:sz="18" w:space="0" w:color="EE0000"/>
            </w:tcBorders>
            <w:tcMar>
              <w:top w:w="130" w:type="dxa"/>
              <w:left w:w="130" w:type="dxa"/>
              <w:bottom w:w="130" w:type="dxa"/>
              <w:right w:w="130" w:type="dxa"/>
            </w:tcMar>
            <w:vAlign w:val="center"/>
          </w:tcPr>
          <w:p w14:paraId="4F66CD5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相談支援専門員による伴走的支援体制を維持し、ゼロを継続</w:t>
            </w:r>
          </w:p>
        </w:tc>
      </w:tr>
    </w:tbl>
    <w:p w14:paraId="6A6CB534" w14:textId="77777777" w:rsidR="004135A6" w:rsidRDefault="004135A6">
      <w:pPr>
        <w:pBdr>
          <w:bottom w:val="single" w:sz="6" w:space="2" w:color="2F5C48"/>
        </w:pBdr>
        <w:spacing w:before="320" w:after="180"/>
        <w:rPr>
          <w:rFonts w:ascii="BIZ UDPゴシック" w:eastAsia="BIZ UDPゴシック" w:hAnsi="BIZ UDPゴシック"/>
          <w:b/>
          <w:bCs/>
          <w:color w:val="2F5C48"/>
          <w:sz w:val="23"/>
          <w:szCs w:val="23"/>
        </w:rPr>
      </w:pPr>
    </w:p>
    <w:p w14:paraId="67706E7F" w14:textId="77777777" w:rsidR="004135A6" w:rsidRDefault="004135A6">
      <w:pPr>
        <w:pBdr>
          <w:bottom w:val="single" w:sz="6" w:space="2" w:color="2F5C48"/>
        </w:pBdr>
        <w:spacing w:before="320" w:after="180"/>
        <w:rPr>
          <w:rFonts w:ascii="BIZ UDPゴシック" w:eastAsia="BIZ UDPゴシック" w:hAnsi="BIZ UDPゴシック"/>
          <w:b/>
          <w:bCs/>
          <w:color w:val="2F5C48"/>
          <w:sz w:val="23"/>
          <w:szCs w:val="23"/>
        </w:rPr>
      </w:pPr>
    </w:p>
    <w:p w14:paraId="5F4BD979" w14:textId="77777777" w:rsidR="004135A6" w:rsidRDefault="004135A6">
      <w:pPr>
        <w:pBdr>
          <w:bottom w:val="single" w:sz="6" w:space="2" w:color="2F5C48"/>
        </w:pBdr>
        <w:spacing w:before="320" w:after="180"/>
        <w:rPr>
          <w:rFonts w:ascii="BIZ UDPゴシック" w:eastAsia="BIZ UDPゴシック" w:hAnsi="BIZ UDPゴシック"/>
          <w:b/>
          <w:bCs/>
          <w:color w:val="2F5C48"/>
          <w:sz w:val="23"/>
          <w:szCs w:val="23"/>
        </w:rPr>
      </w:pPr>
    </w:p>
    <w:p w14:paraId="7BE2E0E7" w14:textId="77777777" w:rsidR="004135A6" w:rsidRDefault="004135A6">
      <w:pPr>
        <w:pBdr>
          <w:bottom w:val="single" w:sz="6" w:space="2" w:color="2F5C48"/>
        </w:pBdr>
        <w:spacing w:before="320" w:after="180"/>
        <w:rPr>
          <w:rFonts w:ascii="BIZ UDPゴシック" w:eastAsia="BIZ UDPゴシック" w:hAnsi="BIZ UDPゴシック"/>
          <w:b/>
          <w:bCs/>
          <w:color w:val="2F5C48"/>
          <w:sz w:val="23"/>
          <w:szCs w:val="23"/>
        </w:rPr>
      </w:pPr>
    </w:p>
    <w:p w14:paraId="49DAF7FA" w14:textId="77777777" w:rsidR="004135A6" w:rsidRDefault="004135A6">
      <w:pPr>
        <w:pBdr>
          <w:bottom w:val="single" w:sz="6" w:space="2" w:color="2F5C48"/>
        </w:pBdr>
        <w:spacing w:before="320" w:after="180"/>
        <w:rPr>
          <w:rFonts w:ascii="BIZ UDPゴシック" w:eastAsia="BIZ UDPゴシック" w:hAnsi="BIZ UDPゴシック"/>
          <w:b/>
          <w:bCs/>
          <w:color w:val="2F5C48"/>
          <w:sz w:val="23"/>
          <w:szCs w:val="23"/>
        </w:rPr>
      </w:pPr>
    </w:p>
    <w:p w14:paraId="7068079C"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（3）基幹相談支援センターによる専門的な指導・助言、人材育成等の支援</w:t>
      </w:r>
    </w:p>
    <w:p>
      <w:pPr>
        <w:spacing w:before="260" w:after="160"/>
        <w:rPr>
          <w:ins w:id="91846" w:author="Ryo Wakayama" w:date="2026-10-20T09:00:00Z"/>
          <w:rFonts w:ascii="BIZ UDPゴシック" w:eastAsia="BIZ UDPゴシック" w:hAnsi="BIZ UDPゴシック"/>
        </w:rPr>
      </w:pPr>
      <w:ins w:id="91847" w:author="Ryo Wakayama" w:date="2026-10-20T09:00:00Z">
        <w:r>
          <w:rPr>
            <w:rFonts w:ascii="BIZ UDPゴシック" w:eastAsia="BIZ UDPゴシック" w:hAnsi="BIZ UDPゴシック"/>
            <w:sz w:val="22"/>
            <w:szCs w:val="22"/>
          </w:rPr>
          <w:t xml:space="preserve">【表61】基幹相談支援センターによる専門的な指導・助言、人材育成等の支援の目標</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7DA964BE" w14:textId="77777777">
        <w:trPr>
          <w:tblHeader/>
        </w:trPr>
        <w:tc>
          <w:tcPr>
            <w:tcW w:w="3600" w:type="dxa"/>
            <w:shd w:val="clear" w:color="auto" w:fill="DCE8DC"/>
            <w:tcMar>
              <w:top w:w="130" w:type="dxa"/>
              <w:left w:w="130" w:type="dxa"/>
              <w:bottom w:w="130" w:type="dxa"/>
              <w:right w:w="130" w:type="dxa"/>
            </w:tcMar>
            <w:vAlign w:val="center"/>
          </w:tcPr>
          <w:p w14:paraId="61F8EB0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255E237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278392F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4A7938C7" w14:textId="77777777" w:rsidTr="004135A6">
        <w:tc>
          <w:tcPr>
            <w:tcW w:w="3600" w:type="dxa"/>
            <w:tcBorders>
              <w:bottom w:val="single" w:sz="18" w:space="0" w:color="EE0000"/>
            </w:tcBorders>
            <w:tcMar>
              <w:top w:w="130" w:type="dxa"/>
              <w:left w:w="130" w:type="dxa"/>
              <w:bottom w:w="130" w:type="dxa"/>
              <w:right w:w="130" w:type="dxa"/>
            </w:tcMar>
            <w:vAlign w:val="center"/>
          </w:tcPr>
          <w:p w14:paraId="668ABF8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令和7年度の指導・助言件数</w:t>
            </w:r>
          </w:p>
        </w:tc>
        <w:tc>
          <w:tcPr>
            <w:tcW w:w="1600" w:type="dxa"/>
            <w:tcBorders>
              <w:bottom w:val="single" w:sz="18" w:space="0" w:color="EE0000"/>
            </w:tcBorders>
            <w:tcMar>
              <w:top w:w="130" w:type="dxa"/>
              <w:left w:w="130" w:type="dxa"/>
              <w:bottom w:w="130" w:type="dxa"/>
              <w:right w:w="130" w:type="dxa"/>
            </w:tcMar>
            <w:vAlign w:val="center"/>
          </w:tcPr>
          <w:p w14:paraId="73E1F36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158件</w:t>
            </w:r>
          </w:p>
        </w:tc>
        <w:tc>
          <w:tcPr>
            <w:tcW w:w="3800" w:type="dxa"/>
            <w:tcMar>
              <w:top w:w="130" w:type="dxa"/>
              <w:left w:w="130" w:type="dxa"/>
              <w:bottom w:w="130" w:type="dxa"/>
              <w:right w:w="130" w:type="dxa"/>
            </w:tcMar>
            <w:vAlign w:val="center"/>
          </w:tcPr>
          <w:p w14:paraId="3E43CF6C" w14:textId="77777777" w:rsidR="009D6CAB" w:rsidRPr="00370011" w:rsidRDefault="009D6CAB">
            <w:pPr>
              <w:spacing w:line="320" w:lineRule="auto"/>
              <w:rPr>
                <w:rFonts w:ascii="BIZ UDPゴシック" w:eastAsia="BIZ UDPゴシック" w:hAnsi="BIZ UDPゴシック"/>
              </w:rPr>
            </w:pPr>
          </w:p>
        </w:tc>
      </w:tr>
      <w:tr w:rsidR="009D6CAB" w:rsidRPr="00370011" w14:paraId="64B4FAF9" w14:textId="77777777" w:rsidTr="004135A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2783FC44" w14:textId="77777777" w:rsidR="009D6CAB" w:rsidRPr="00B4215C"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【目標値】令和11年度の指導・助言件数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0D718B9B" w14:textId="77777777" w:rsidR="009D6CAB" w:rsidRPr="00B4215C"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166件</w:t>
            </w:r>
          </w:p>
        </w:tc>
        <w:tc>
          <w:tcPr>
            <w:tcW w:w="3800" w:type="dxa"/>
            <w:tcBorders>
              <w:left w:val="single" w:sz="18" w:space="0" w:color="EE0000"/>
            </w:tcBorders>
            <w:tcMar>
              <w:top w:w="130" w:type="dxa"/>
              <w:left w:w="130" w:type="dxa"/>
              <w:bottom w:w="130" w:type="dxa"/>
              <w:right w:w="130" w:type="dxa"/>
            </w:tcMar>
            <w:vAlign w:val="center"/>
          </w:tcPr>
          <w:p w14:paraId="5805770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前期実績を踏まえ緩やかな増加を見込む</w:t>
            </w:r>
          </w:p>
        </w:tc>
      </w:tr>
      <w:tr w:rsidR="009D6CAB" w:rsidRPr="00370011" w14:paraId="0E9D1546" w14:textId="77777777" w:rsidTr="004135A6">
        <w:tc>
          <w:tcPr>
            <w:tcW w:w="3600" w:type="dxa"/>
            <w:tcBorders>
              <w:top w:val="single" w:sz="18" w:space="0" w:color="EE0000"/>
              <w:bottom w:val="single" w:sz="18" w:space="0" w:color="EE0000"/>
            </w:tcBorders>
            <w:tcMar>
              <w:top w:w="130" w:type="dxa"/>
              <w:left w:w="130" w:type="dxa"/>
              <w:bottom w:w="130" w:type="dxa"/>
              <w:right w:w="130" w:type="dxa"/>
            </w:tcMar>
            <w:vAlign w:val="center"/>
          </w:tcPr>
          <w:p w14:paraId="0E0D06B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令和7年度の人材育成の支援件数</w:t>
            </w:r>
          </w:p>
        </w:tc>
        <w:tc>
          <w:tcPr>
            <w:tcW w:w="1600" w:type="dxa"/>
            <w:tcBorders>
              <w:top w:val="single" w:sz="18" w:space="0" w:color="EE0000"/>
              <w:bottom w:val="single" w:sz="18" w:space="0" w:color="EE0000"/>
            </w:tcBorders>
            <w:tcMar>
              <w:top w:w="130" w:type="dxa"/>
              <w:left w:w="130" w:type="dxa"/>
              <w:bottom w:w="130" w:type="dxa"/>
              <w:right w:w="130" w:type="dxa"/>
            </w:tcMar>
            <w:vAlign w:val="center"/>
          </w:tcPr>
          <w:p w14:paraId="24C74F4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104件</w:t>
            </w:r>
          </w:p>
        </w:tc>
        <w:tc>
          <w:tcPr>
            <w:tcW w:w="3800" w:type="dxa"/>
            <w:tcMar>
              <w:top w:w="130" w:type="dxa"/>
              <w:left w:w="130" w:type="dxa"/>
              <w:bottom w:w="130" w:type="dxa"/>
              <w:right w:w="130" w:type="dxa"/>
            </w:tcMar>
            <w:vAlign w:val="center"/>
          </w:tcPr>
          <w:p w14:paraId="0D3A3F5A" w14:textId="77777777" w:rsidR="009D6CAB" w:rsidRPr="00370011" w:rsidRDefault="009D6CAB">
            <w:pPr>
              <w:spacing w:line="320" w:lineRule="auto"/>
              <w:rPr>
                <w:rFonts w:ascii="BIZ UDPゴシック" w:eastAsia="BIZ UDPゴシック" w:hAnsi="BIZ UDPゴシック"/>
              </w:rPr>
            </w:pPr>
          </w:p>
        </w:tc>
      </w:tr>
      <w:tr w:rsidR="009D6CAB" w:rsidRPr="00370011" w14:paraId="165F37F4" w14:textId="77777777" w:rsidTr="004135A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3B45CD09"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【目標値】令和11年度の支援件数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7FD7AB5B"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109件</w:t>
            </w:r>
          </w:p>
        </w:tc>
        <w:tc>
          <w:tcPr>
            <w:tcW w:w="3800" w:type="dxa"/>
            <w:tcBorders>
              <w:left w:val="single" w:sz="18" w:space="0" w:color="EE0000"/>
            </w:tcBorders>
            <w:tcMar>
              <w:top w:w="130" w:type="dxa"/>
              <w:left w:w="130" w:type="dxa"/>
              <w:bottom w:w="130" w:type="dxa"/>
              <w:right w:w="130" w:type="dxa"/>
            </w:tcMar>
            <w:vAlign w:val="center"/>
          </w:tcPr>
          <w:p w14:paraId="0FD5C124" w14:textId="77777777" w:rsidR="009D6CAB" w:rsidRPr="00370011" w:rsidRDefault="009D6CAB">
            <w:pPr>
              <w:spacing w:line="320" w:lineRule="auto"/>
              <w:rPr>
                <w:rFonts w:ascii="BIZ UDPゴシック" w:eastAsia="BIZ UDPゴシック" w:hAnsi="BIZ UDPゴシック"/>
              </w:rPr>
            </w:pPr>
          </w:p>
        </w:tc>
      </w:tr>
      <w:tr w:rsidR="009D6CAB" w:rsidRPr="00370011" w14:paraId="4F76156F" w14:textId="77777777" w:rsidTr="004135A6">
        <w:tc>
          <w:tcPr>
            <w:tcW w:w="3600" w:type="dxa"/>
            <w:tcBorders>
              <w:top w:val="single" w:sz="18" w:space="0" w:color="EE0000"/>
              <w:bottom w:val="single" w:sz="18" w:space="0" w:color="EE0000"/>
            </w:tcBorders>
            <w:tcMar>
              <w:top w:w="130" w:type="dxa"/>
              <w:left w:w="130" w:type="dxa"/>
              <w:bottom w:w="130" w:type="dxa"/>
              <w:right w:w="130" w:type="dxa"/>
            </w:tcMar>
            <w:vAlign w:val="center"/>
          </w:tcPr>
          <w:p w14:paraId="5DF2561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令和7年度の主任相談支援専門員の配置人数</w:t>
            </w:r>
          </w:p>
        </w:tc>
        <w:tc>
          <w:tcPr>
            <w:tcW w:w="1600" w:type="dxa"/>
            <w:tcBorders>
              <w:top w:val="single" w:sz="18" w:space="0" w:color="EE0000"/>
              <w:bottom w:val="single" w:sz="18" w:space="0" w:color="EE0000"/>
            </w:tcBorders>
            <w:tcMar>
              <w:top w:w="130" w:type="dxa"/>
              <w:left w:w="130" w:type="dxa"/>
              <w:bottom w:w="130" w:type="dxa"/>
              <w:right w:w="130" w:type="dxa"/>
            </w:tcMar>
            <w:vAlign w:val="center"/>
          </w:tcPr>
          <w:p w14:paraId="34DEABD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把握中</w:t>
            </w:r>
          </w:p>
        </w:tc>
        <w:tc>
          <w:tcPr>
            <w:tcW w:w="3800" w:type="dxa"/>
            <w:tcMar>
              <w:top w:w="130" w:type="dxa"/>
              <w:left w:w="130" w:type="dxa"/>
              <w:bottom w:w="130" w:type="dxa"/>
              <w:right w:w="130" w:type="dxa"/>
            </w:tcMar>
            <w:vAlign w:val="center"/>
          </w:tcPr>
          <w:p w14:paraId="5D743DDC" w14:textId="77777777" w:rsidR="009D6CAB" w:rsidRPr="00370011" w:rsidRDefault="009D6CAB">
            <w:pPr>
              <w:spacing w:line="320" w:lineRule="auto"/>
              <w:rPr>
                <w:rFonts w:ascii="BIZ UDPゴシック" w:eastAsia="BIZ UDPゴシック" w:hAnsi="BIZ UDPゴシック"/>
              </w:rPr>
            </w:pPr>
            <w:r>
              <w:rPr>
                <w:rFonts w:ascii="BIZ UDPゴシック" w:eastAsia="BIZ UDPゴシック" w:hAnsi="BIZ UDPゴシック"/>
              </w:rPr>
              <w:t>田村地方基幹相談支援センターにおける配置状況を確認</w:t>
            </w:r>
          </w:p>
        </w:tc>
      </w:tr>
      <w:tr w:rsidR="009D6CAB" w:rsidRPr="00370011" w14:paraId="31160AA1" w14:textId="77777777" w:rsidTr="004135A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00212E7A"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【目標値】令和11年度の主任相談支援専門員の配置人数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1400A80F"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1人以上</w:t>
            </w:r>
          </w:p>
        </w:tc>
        <w:tc>
          <w:tcPr>
            <w:tcW w:w="3800" w:type="dxa"/>
            <w:tcBorders>
              <w:left w:val="single" w:sz="18" w:space="0" w:color="EE0000"/>
            </w:tcBorders>
            <w:tcMar>
              <w:top w:w="130" w:type="dxa"/>
              <w:left w:w="130" w:type="dxa"/>
              <w:bottom w:w="130" w:type="dxa"/>
              <w:right w:w="130" w:type="dxa"/>
            </w:tcMar>
            <w:vAlign w:val="center"/>
          </w:tcPr>
          <w:p w14:paraId="783C0198" w14:textId="77777777" w:rsidR="009D6CAB" w:rsidRPr="00370011" w:rsidRDefault="009D6CAB">
            <w:pPr>
              <w:spacing w:line="320" w:lineRule="auto"/>
              <w:rPr>
                <w:rFonts w:ascii="BIZ UDPゴシック" w:eastAsia="BIZ UDPゴシック" w:hAnsi="BIZ UDPゴシック"/>
              </w:rPr>
            </w:pPr>
            <w:r>
              <w:rPr>
                <w:rFonts w:ascii="BIZ UDPゴシック" w:eastAsia="BIZ UDPゴシック" w:hAnsi="BIZ UDPゴシック"/>
              </w:rPr>
              <w:t>基幹相談支援センター等との連携により確保</w:t>
            </w:r>
          </w:p>
        </w:tc>
      </w:tr>
      <w:tr w:rsidR="009D6CAB" w:rsidRPr="00370011" w14:paraId="7698F624" w14:textId="77777777" w:rsidTr="004135A6">
        <w:tc>
          <w:tcPr>
            <w:tcW w:w="3600" w:type="dxa"/>
            <w:tcBorders>
              <w:top w:val="single" w:sz="18" w:space="0" w:color="EE0000"/>
              <w:bottom w:val="single" w:sz="18" w:space="0" w:color="EE0000"/>
            </w:tcBorders>
            <w:tcMar>
              <w:top w:w="130" w:type="dxa"/>
              <w:left w:w="130" w:type="dxa"/>
              <w:bottom w:w="130" w:type="dxa"/>
              <w:right w:w="130" w:type="dxa"/>
            </w:tcMar>
            <w:vAlign w:val="center"/>
          </w:tcPr>
          <w:p w14:paraId="35A2897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令和7年度の人材育成等の取組に参加する相談支援事業所の割合</w:t>
            </w:r>
          </w:p>
        </w:tc>
        <w:tc>
          <w:tcPr>
            <w:tcW w:w="1600" w:type="dxa"/>
            <w:tcBorders>
              <w:top w:val="single" w:sz="18" w:space="0" w:color="EE0000"/>
              <w:bottom w:val="single" w:sz="18" w:space="0" w:color="EE0000"/>
            </w:tcBorders>
            <w:tcMar>
              <w:top w:w="130" w:type="dxa"/>
              <w:left w:w="130" w:type="dxa"/>
              <w:bottom w:w="130" w:type="dxa"/>
              <w:right w:w="130" w:type="dxa"/>
            </w:tcMar>
            <w:vAlign w:val="center"/>
          </w:tcPr>
          <w:p w14:paraId="377FB4C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把握中</w:t>
            </w:r>
          </w:p>
        </w:tc>
        <w:tc>
          <w:tcPr>
            <w:tcW w:w="3800" w:type="dxa"/>
            <w:tcMar>
              <w:top w:w="130" w:type="dxa"/>
              <w:left w:w="130" w:type="dxa"/>
              <w:bottom w:w="130" w:type="dxa"/>
              <w:right w:w="130" w:type="dxa"/>
            </w:tcMar>
            <w:vAlign w:val="center"/>
          </w:tcPr>
          <w:p w14:paraId="39471261" w14:textId="77777777" w:rsidR="009D6CAB" w:rsidRPr="00370011" w:rsidRDefault="009D6CAB">
            <w:pPr>
              <w:spacing w:line="320" w:lineRule="auto"/>
              <w:rPr>
                <w:rFonts w:ascii="BIZ UDPゴシック" w:eastAsia="BIZ UDPゴシック" w:hAnsi="BIZ UDPゴシック"/>
              </w:rPr>
            </w:pPr>
          </w:p>
        </w:tc>
      </w:tr>
      <w:tr w:rsidR="009D6CAB" w:rsidRPr="00370011" w14:paraId="175D1D91" w14:textId="77777777" w:rsidTr="004135A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6527BA49"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【目標値】令和11年度の参加割合</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4022826C"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100％</w:t>
            </w:r>
          </w:p>
        </w:tc>
        <w:tc>
          <w:tcPr>
            <w:tcW w:w="3800" w:type="dxa"/>
            <w:tcBorders>
              <w:left w:val="single" w:sz="18" w:space="0" w:color="EE0000"/>
            </w:tcBorders>
            <w:tcMar>
              <w:top w:w="130" w:type="dxa"/>
              <w:left w:w="130" w:type="dxa"/>
              <w:bottom w:w="130" w:type="dxa"/>
              <w:right w:w="130" w:type="dxa"/>
            </w:tcMar>
            <w:vAlign w:val="center"/>
          </w:tcPr>
          <w:p w14:paraId="06F24566" w14:textId="77777777" w:rsidR="009D6CAB" w:rsidRPr="00370011" w:rsidRDefault="009D6CAB">
            <w:pPr>
              <w:spacing w:line="320" w:lineRule="auto"/>
              <w:rPr>
                <w:rFonts w:ascii="BIZ UDPゴシック" w:eastAsia="BIZ UDPゴシック" w:hAnsi="BIZ UDPゴシック"/>
              </w:rPr>
            </w:pPr>
            <w:r>
              <w:rPr>
                <w:rFonts w:ascii="BIZ UDPゴシック" w:eastAsia="BIZ UDPゴシック" w:hAnsi="BIZ UDPゴシック"/>
              </w:rPr>
              <w:t>町内の指定特定相談支援事業所</w:t>
            </w:r>
          </w:p>
        </w:tc>
      </w:tr>
    </w:tbl>
    <w:p w14:paraId="6A441066"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（4）協議会における個別事例の検討を通じた地域課題の解決</w:t>
      </w:r>
    </w:p>
    <w:p>
      <w:pPr>
        <w:spacing w:before="260" w:after="160"/>
        <w:rPr>
          <w:ins w:id="91848" w:author="Ryo Wakayama" w:date="2026-10-20T09:00:00Z"/>
          <w:rFonts w:ascii="BIZ UDPゴシック" w:eastAsia="BIZ UDPゴシック" w:hAnsi="BIZ UDPゴシック"/>
        </w:rPr>
      </w:pPr>
      <w:ins w:id="91849" w:author="Ryo Wakayama" w:date="2026-10-20T09:00:00Z">
        <w:r>
          <w:rPr>
            <w:rFonts w:ascii="BIZ UDPゴシック" w:eastAsia="BIZ UDPゴシック" w:hAnsi="BIZ UDPゴシック"/>
            <w:sz w:val="22"/>
            <w:szCs w:val="22"/>
          </w:rPr>
          <w:t xml:space="preserve">【表62】協議会における個別事例の検討を通じた地域課題の解決の目標</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145D49E4" w14:textId="77777777">
        <w:trPr>
          <w:tblHeader/>
        </w:trPr>
        <w:tc>
          <w:tcPr>
            <w:tcW w:w="3600" w:type="dxa"/>
            <w:shd w:val="clear" w:color="auto" w:fill="DCE8DC"/>
            <w:tcMar>
              <w:top w:w="130" w:type="dxa"/>
              <w:left w:w="130" w:type="dxa"/>
              <w:bottom w:w="130" w:type="dxa"/>
              <w:right w:w="130" w:type="dxa"/>
            </w:tcMar>
            <w:vAlign w:val="center"/>
          </w:tcPr>
          <w:p w14:paraId="5036194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4673CAA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63321BB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532B9DD2" w14:textId="77777777" w:rsidTr="004135A6">
        <w:tc>
          <w:tcPr>
            <w:tcW w:w="3600" w:type="dxa"/>
            <w:tcBorders>
              <w:bottom w:val="single" w:sz="18" w:space="0" w:color="EE0000"/>
            </w:tcBorders>
            <w:tcMar>
              <w:top w:w="130" w:type="dxa"/>
              <w:left w:w="130" w:type="dxa"/>
              <w:bottom w:w="130" w:type="dxa"/>
              <w:right w:w="130" w:type="dxa"/>
            </w:tcMar>
            <w:vAlign w:val="center"/>
          </w:tcPr>
          <w:p w14:paraId="59E87B9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令和7年度の事例検討実施回数</w:t>
            </w:r>
          </w:p>
        </w:tc>
        <w:tc>
          <w:tcPr>
            <w:tcW w:w="1600" w:type="dxa"/>
            <w:tcBorders>
              <w:bottom w:val="single" w:sz="18" w:space="0" w:color="EE0000"/>
            </w:tcBorders>
            <w:tcMar>
              <w:top w:w="130" w:type="dxa"/>
              <w:left w:w="130" w:type="dxa"/>
              <w:bottom w:w="130" w:type="dxa"/>
              <w:right w:w="130" w:type="dxa"/>
            </w:tcMar>
            <w:vAlign w:val="center"/>
          </w:tcPr>
          <w:p w14:paraId="46D9CF1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1回</w:t>
            </w:r>
          </w:p>
        </w:tc>
        <w:tc>
          <w:tcPr>
            <w:tcW w:w="3800" w:type="dxa"/>
            <w:tcMar>
              <w:top w:w="130" w:type="dxa"/>
              <w:left w:w="130" w:type="dxa"/>
              <w:bottom w:w="130" w:type="dxa"/>
              <w:right w:w="130" w:type="dxa"/>
            </w:tcMar>
            <w:vAlign w:val="center"/>
          </w:tcPr>
          <w:p w14:paraId="2CEB1FB1" w14:textId="77777777" w:rsidR="009D6CAB" w:rsidRPr="00370011" w:rsidRDefault="009D6CAB">
            <w:pPr>
              <w:spacing w:line="320" w:lineRule="auto"/>
              <w:rPr>
                <w:rFonts w:ascii="BIZ UDPゴシック" w:eastAsia="BIZ UDPゴシック" w:hAnsi="BIZ UDPゴシック"/>
              </w:rPr>
            </w:pPr>
          </w:p>
        </w:tc>
      </w:tr>
      <w:tr w:rsidR="009D6CAB" w:rsidRPr="00370011" w14:paraId="157C3FE5" w14:textId="77777777" w:rsidTr="004135A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4B5256EF"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【目標値】令和11年度の実施回数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30DDD9E7"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2回</w:t>
            </w:r>
          </w:p>
        </w:tc>
        <w:tc>
          <w:tcPr>
            <w:tcW w:w="3800" w:type="dxa"/>
            <w:tcBorders>
              <w:left w:val="single" w:sz="18" w:space="0" w:color="EE0000"/>
            </w:tcBorders>
            <w:tcMar>
              <w:top w:w="130" w:type="dxa"/>
              <w:left w:w="130" w:type="dxa"/>
              <w:bottom w:w="130" w:type="dxa"/>
              <w:right w:w="130" w:type="dxa"/>
            </w:tcMar>
            <w:vAlign w:val="center"/>
          </w:tcPr>
          <w:p w14:paraId="49FD4CE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小野町自立支援協議会での事例検討を拡充</w:t>
            </w:r>
          </w:p>
        </w:tc>
      </w:tr>
      <w:tr w:rsidR="009D6CAB" w:rsidRPr="00370011" w14:paraId="5FE3026B" w14:textId="77777777" w:rsidTr="004135A6">
        <w:tc>
          <w:tcPr>
            <w:tcW w:w="3600" w:type="dxa"/>
            <w:tcBorders>
              <w:top w:val="single" w:sz="18" w:space="0" w:color="EE0000"/>
              <w:bottom w:val="single" w:sz="18" w:space="0" w:color="EE0000"/>
            </w:tcBorders>
            <w:tcMar>
              <w:top w:w="130" w:type="dxa"/>
              <w:left w:w="130" w:type="dxa"/>
              <w:bottom w:w="130" w:type="dxa"/>
              <w:right w:w="130" w:type="dxa"/>
            </w:tcMar>
            <w:vAlign w:val="center"/>
          </w:tcPr>
          <w:p w14:paraId="5AABDEF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令和7年度の専門部会設置数</w:t>
            </w:r>
          </w:p>
        </w:tc>
        <w:tc>
          <w:tcPr>
            <w:tcW w:w="1600" w:type="dxa"/>
            <w:tcBorders>
              <w:top w:val="single" w:sz="18" w:space="0" w:color="EE0000"/>
              <w:bottom w:val="single" w:sz="18" w:space="0" w:color="EE0000"/>
            </w:tcBorders>
            <w:tcMar>
              <w:top w:w="130" w:type="dxa"/>
              <w:left w:w="130" w:type="dxa"/>
              <w:bottom w:w="130" w:type="dxa"/>
              <w:right w:w="130" w:type="dxa"/>
            </w:tcMar>
            <w:vAlign w:val="center"/>
          </w:tcPr>
          <w:p w14:paraId="0E95EBC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1部会</w:t>
            </w:r>
          </w:p>
        </w:tc>
        <w:tc>
          <w:tcPr>
            <w:tcW w:w="3800" w:type="dxa"/>
            <w:tcMar>
              <w:top w:w="130" w:type="dxa"/>
              <w:left w:w="130" w:type="dxa"/>
              <w:bottom w:w="130" w:type="dxa"/>
              <w:right w:w="130" w:type="dxa"/>
            </w:tcMar>
            <w:vAlign w:val="center"/>
          </w:tcPr>
          <w:p w14:paraId="2883B5D2" w14:textId="77777777" w:rsidR="009D6CAB" w:rsidRPr="00370011" w:rsidRDefault="009D6CAB">
            <w:pPr>
              <w:spacing w:line="320" w:lineRule="auto"/>
              <w:rPr>
                <w:rFonts w:ascii="BIZ UDPゴシック" w:eastAsia="BIZ UDPゴシック" w:hAnsi="BIZ UDPゴシック"/>
              </w:rPr>
            </w:pPr>
          </w:p>
        </w:tc>
      </w:tr>
      <w:tr w:rsidR="009D6CAB" w:rsidRPr="00370011" w14:paraId="0BED985B" w14:textId="77777777" w:rsidTr="004135A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22E0A780"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【目標値】令和11年度の設置数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1F86B12B"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1部会</w:t>
            </w:r>
          </w:p>
        </w:tc>
        <w:tc>
          <w:tcPr>
            <w:tcW w:w="3800" w:type="dxa"/>
            <w:tcBorders>
              <w:left w:val="single" w:sz="18" w:space="0" w:color="EE0000"/>
            </w:tcBorders>
            <w:tcMar>
              <w:top w:w="130" w:type="dxa"/>
              <w:left w:w="130" w:type="dxa"/>
              <w:bottom w:w="130" w:type="dxa"/>
              <w:right w:w="130" w:type="dxa"/>
            </w:tcMar>
            <w:vAlign w:val="center"/>
          </w:tcPr>
          <w:p w14:paraId="0D478608" w14:textId="77777777" w:rsidR="009D6CAB" w:rsidRPr="00370011" w:rsidRDefault="009D6CAB">
            <w:pPr>
              <w:spacing w:line="320" w:lineRule="auto"/>
              <w:rPr>
                <w:rFonts w:ascii="BIZ UDPゴシック" w:eastAsia="BIZ UDPゴシック" w:hAnsi="BIZ UDPゴシック"/>
              </w:rPr>
            </w:pPr>
          </w:p>
        </w:tc>
      </w:tr>
      <w:tr w:rsidR="009D6CAB" w:rsidRPr="00370011" w14:paraId="408A7743" w14:textId="77777777" w:rsidTr="004135A6">
        <w:tc>
          <w:tcPr>
            <w:tcW w:w="3600" w:type="dxa"/>
            <w:tcBorders>
              <w:top w:val="single" w:sz="18" w:space="0" w:color="EE0000"/>
              <w:bottom w:val="single" w:sz="18" w:space="0" w:color="EE0000"/>
            </w:tcBorders>
            <w:tcMar>
              <w:top w:w="130" w:type="dxa"/>
              <w:left w:w="130" w:type="dxa"/>
              <w:bottom w:w="130" w:type="dxa"/>
              <w:right w:w="130" w:type="dxa"/>
            </w:tcMar>
            <w:vAlign w:val="center"/>
          </w:tcPr>
          <w:p w14:paraId="34FA9E6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lastRenderedPageBreak/>
              <w:t>令和7年度の協議会運営への基幹相談支援センターの関与</w:t>
            </w:r>
          </w:p>
        </w:tc>
        <w:tc>
          <w:tcPr>
            <w:tcW w:w="1600" w:type="dxa"/>
            <w:tcBorders>
              <w:top w:val="single" w:sz="18" w:space="0" w:color="EE0000"/>
              <w:bottom w:val="single" w:sz="18" w:space="0" w:color="EE0000"/>
            </w:tcBorders>
            <w:tcMar>
              <w:top w:w="130" w:type="dxa"/>
              <w:left w:w="130" w:type="dxa"/>
              <w:bottom w:w="130" w:type="dxa"/>
              <w:right w:w="130" w:type="dxa"/>
            </w:tcMar>
            <w:vAlign w:val="center"/>
          </w:tcPr>
          <w:p w14:paraId="0D9C540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3800" w:type="dxa"/>
            <w:tcMar>
              <w:top w:w="130" w:type="dxa"/>
              <w:left w:w="130" w:type="dxa"/>
              <w:bottom w:w="130" w:type="dxa"/>
              <w:right w:w="130" w:type="dxa"/>
            </w:tcMar>
            <w:vAlign w:val="center"/>
          </w:tcPr>
          <w:p w14:paraId="41504C43" w14:textId="77777777" w:rsidR="009D6CAB" w:rsidRPr="00370011" w:rsidRDefault="009D6CAB">
            <w:pPr>
              <w:spacing w:line="320" w:lineRule="auto"/>
              <w:rPr>
                <w:rFonts w:ascii="BIZ UDPゴシック" w:eastAsia="BIZ UDPゴシック" w:hAnsi="BIZ UDPゴシック"/>
              </w:rPr>
            </w:pPr>
          </w:p>
        </w:tc>
      </w:tr>
      <w:tr w:rsidR="009D6CAB" w:rsidRPr="00370011" w14:paraId="62F55957" w14:textId="77777777" w:rsidTr="004135A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1B0E25C6"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【目標値】令和11年度の関与の有無</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08CBEE01"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有</w:t>
            </w:r>
          </w:p>
        </w:tc>
        <w:tc>
          <w:tcPr>
            <w:tcW w:w="3800" w:type="dxa"/>
            <w:tcBorders>
              <w:left w:val="single" w:sz="18" w:space="0" w:color="EE0000"/>
            </w:tcBorders>
            <w:tcMar>
              <w:top w:w="130" w:type="dxa"/>
              <w:left w:w="130" w:type="dxa"/>
              <w:bottom w:w="130" w:type="dxa"/>
              <w:right w:w="130" w:type="dxa"/>
            </w:tcMar>
            <w:vAlign w:val="center"/>
          </w:tcPr>
          <w:p w14:paraId="1276645F" w14:textId="77777777" w:rsidR="009D6CAB" w:rsidRPr="00370011" w:rsidRDefault="009D6CAB">
            <w:pPr>
              <w:spacing w:line="320" w:lineRule="auto"/>
              <w:rPr>
                <w:rFonts w:ascii="BIZ UDPゴシック" w:eastAsia="BIZ UDPゴシック" w:hAnsi="BIZ UDPゴシック"/>
              </w:rPr>
            </w:pPr>
            <w:r>
              <w:rPr>
                <w:rFonts w:ascii="BIZ UDPゴシック" w:eastAsia="BIZ UDPゴシック" w:hAnsi="BIZ UDPゴシック"/>
              </w:rPr>
              <w:t>田村地方基幹相談支援センターと連携</w:t>
            </w:r>
          </w:p>
        </w:tc>
      </w:tr>
    </w:tbl>
    <w:p w14:paraId="79714DB9"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0ABF9A5C"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7　障がい福祉人材の確保・定着、当事者視点に立ったケアの充実のための生産性向上【新規の柱】</w:t>
      </w:r>
    </w:p>
    <w:p w14:paraId="7391817A" w14:textId="77777777" w:rsidR="009D6CAB" w:rsidRPr="00C85CEC" w:rsidRDefault="00000000" w:rsidP="00C85CEC">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国の基本指針 〉</w:t>
      </w:r>
    </w:p>
    <w:p w14:paraId="30211F28" w14:textId="77777777" w:rsidR="009D6CAB" w:rsidRPr="00370011" w:rsidRDefault="00000000" w:rsidP="00C85CEC">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・都道府県ごとに人材確保・生産性向上に関するワンストップ窓口を設置する。【新規】</w:t>
      </w:r>
    </w:p>
    <w:p w14:paraId="01B50280" w14:textId="77777777" w:rsidR="009D6CAB" w:rsidRPr="00370011" w:rsidRDefault="00000000" w:rsidP="00C85CEC">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・生産性向上等に向けた関係者の連携を図る協議会を設置する。【新規】</w:t>
      </w:r>
    </w:p>
    <w:p w14:paraId="182D881F" w14:textId="77777777" w:rsidR="009D6CAB" w:rsidRPr="00370011" w:rsidRDefault="00000000" w:rsidP="00C85CEC">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・都道府県において相談支援専門員研修等を実施する。</w:t>
      </w:r>
    </w:p>
    <w:p w14:paraId="25CBD9C5" w14:textId="77777777" w:rsidR="009D6CAB" w:rsidRPr="00370011" w:rsidRDefault="00000000" w:rsidP="00C76203">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本町は、県が設置するワンストップ窓口や協議会の情報を町内事業所に周知するとともに、福祉・介護職員等処遇改善加算の活用促進、県主催の研修への職員参加を支援します。</w:t>
      </w:r>
    </w:p>
    <w:p>
      <w:pPr>
        <w:spacing w:before="260" w:after="160"/>
        <w:rPr>
          <w:ins w:id="91850" w:author="Ryo Wakayama" w:date="2026-10-20T09:00:00Z"/>
          <w:rFonts w:ascii="BIZ UDPゴシック" w:eastAsia="BIZ UDPゴシック" w:hAnsi="BIZ UDPゴシック"/>
        </w:rPr>
      </w:pPr>
      <w:ins w:id="91851" w:author="Ryo Wakayama" w:date="2026-10-20T09:00:00Z">
        <w:r>
          <w:rPr>
            <w:rFonts w:ascii="BIZ UDPゴシック" w:eastAsia="BIZ UDPゴシック" w:hAnsi="BIZ UDPゴシック"/>
            <w:sz w:val="22"/>
            <w:szCs w:val="22"/>
          </w:rPr>
          <w:t xml:space="preserve">【表63】障がい福祉人材の確保・定着、当事者視点に立ったケアの充実のための生産性向上の目標</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3EB5DF7E" w14:textId="77777777">
        <w:trPr>
          <w:tblHeader/>
        </w:trPr>
        <w:tc>
          <w:tcPr>
            <w:tcW w:w="3600" w:type="dxa"/>
            <w:shd w:val="clear" w:color="auto" w:fill="DCE8DC"/>
            <w:tcMar>
              <w:top w:w="130" w:type="dxa"/>
              <w:left w:w="130" w:type="dxa"/>
              <w:bottom w:w="130" w:type="dxa"/>
              <w:right w:w="130" w:type="dxa"/>
            </w:tcMar>
            <w:vAlign w:val="center"/>
          </w:tcPr>
          <w:p w14:paraId="186E102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516E0A0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0584477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4F83A328" w14:textId="77777777">
        <w:tc>
          <w:tcPr>
            <w:tcW w:w="3600" w:type="dxa"/>
            <w:tcMar>
              <w:top w:w="130" w:type="dxa"/>
              <w:left w:w="130" w:type="dxa"/>
              <w:bottom w:w="130" w:type="dxa"/>
              <w:right w:w="130" w:type="dxa"/>
            </w:tcMar>
            <w:vAlign w:val="center"/>
          </w:tcPr>
          <w:p w14:paraId="624BC10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県のワンストップ窓口・研修情報の町内事業所への周知</w:t>
            </w:r>
          </w:p>
        </w:tc>
        <w:tc>
          <w:tcPr>
            <w:tcW w:w="1600" w:type="dxa"/>
            <w:tcMar>
              <w:top w:w="130" w:type="dxa"/>
              <w:left w:w="130" w:type="dxa"/>
              <w:bottom w:w="130" w:type="dxa"/>
              <w:right w:w="130" w:type="dxa"/>
            </w:tcMar>
            <w:vAlign w:val="center"/>
          </w:tcPr>
          <w:p w14:paraId="0F385A9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実施</w:t>
            </w:r>
          </w:p>
        </w:tc>
        <w:tc>
          <w:tcPr>
            <w:tcW w:w="3800" w:type="dxa"/>
            <w:tcMar>
              <w:top w:w="130" w:type="dxa"/>
              <w:left w:w="130" w:type="dxa"/>
              <w:bottom w:w="130" w:type="dxa"/>
              <w:right w:w="130" w:type="dxa"/>
            </w:tcMar>
            <w:vAlign w:val="center"/>
          </w:tcPr>
          <w:p w14:paraId="7FF75BA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広報紙・事業所連絡会等を通じて周知</w:t>
            </w:r>
          </w:p>
        </w:tc>
      </w:tr>
      <w:tr w:rsidR="009D6CAB" w:rsidRPr="00370011" w14:paraId="1F6EE0E7" w14:textId="77777777">
        <w:tc>
          <w:tcPr>
            <w:tcW w:w="3600" w:type="dxa"/>
            <w:tcMar>
              <w:top w:w="130" w:type="dxa"/>
              <w:left w:w="130" w:type="dxa"/>
              <w:bottom w:w="130" w:type="dxa"/>
              <w:right w:w="130" w:type="dxa"/>
            </w:tcMar>
            <w:vAlign w:val="center"/>
          </w:tcPr>
          <w:p w14:paraId="081703A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処遇改善加算の取得事業所の割合</w:t>
            </w:r>
          </w:p>
        </w:tc>
        <w:tc>
          <w:tcPr>
            <w:tcW w:w="1600" w:type="dxa"/>
            <w:tcMar>
              <w:top w:w="130" w:type="dxa"/>
              <w:left w:w="130" w:type="dxa"/>
              <w:bottom w:w="130" w:type="dxa"/>
              <w:right w:w="130" w:type="dxa"/>
            </w:tcMar>
            <w:vAlign w:val="center"/>
          </w:tcPr>
          <w:p w14:paraId="75F5155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把握・向上に努める</w:t>
            </w:r>
          </w:p>
        </w:tc>
        <w:tc>
          <w:tcPr>
            <w:tcW w:w="3800" w:type="dxa"/>
            <w:tcMar>
              <w:top w:w="130" w:type="dxa"/>
              <w:left w:w="130" w:type="dxa"/>
              <w:bottom w:w="130" w:type="dxa"/>
              <w:right w:w="130" w:type="dxa"/>
            </w:tcMar>
            <w:vAlign w:val="center"/>
          </w:tcPr>
          <w:p w14:paraId="56413A8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令和8年6月から計画相談支援等の相談支援分野も加算対象に拡充されたことを踏まえ周知</w:t>
            </w:r>
          </w:p>
        </w:tc>
      </w:tr>
    </w:tbl>
    <w:p w14:paraId="7BB6B68F"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2B869871"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8　障がい福祉サービス等の質を向上させるための取組に係る体制の構築</w:t>
      </w:r>
    </w:p>
    <w:p w14:paraId="6592F0B4" w14:textId="77777777" w:rsidR="009D6CAB" w:rsidRPr="00C85CEC" w:rsidRDefault="00000000" w:rsidP="00C85CEC">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国の基本指針 〉</w:t>
      </w:r>
    </w:p>
    <w:p w14:paraId="5129186F" w14:textId="77777777" w:rsidR="009D6CAB" w:rsidRPr="00370011" w:rsidRDefault="00000000" w:rsidP="00C85CEC">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・令和11年度末までに、都道府県及び市町村において障がい福祉サービス等の質を向上させるための取組みを実施する体制を構築することを基本とする。</w:t>
      </w:r>
    </w:p>
    <w:p w14:paraId="309B3B82" w14:textId="77777777" w:rsidR="009D6CAB" w:rsidRPr="00370011" w:rsidRDefault="00000000" w:rsidP="00C85CEC">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・都道府県等の障害福祉サービス等情報公表制度における管内事業所の公表率及び更新率（毎年度1回）を100％とする。【新規】</w:t>
      </w:r>
    </w:p>
    <w:p w14:paraId="4E46B441"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（1）県が実施する研修等への町職員の参加</w:t>
      </w:r>
    </w:p>
    <w:p>
      <w:pPr>
        <w:spacing w:before="260" w:after="160"/>
        <w:rPr>
          <w:ins w:id="91852" w:author="Ryo Wakayama" w:date="2026-10-20T09:00:00Z"/>
          <w:rFonts w:ascii="BIZ UDPゴシック" w:eastAsia="BIZ UDPゴシック" w:hAnsi="BIZ UDPゴシック"/>
        </w:rPr>
      </w:pPr>
      <w:ins w:id="91853" w:author="Ryo Wakayama" w:date="2026-10-20T09:00:00Z">
        <w:r>
          <w:rPr>
            <w:rFonts w:ascii="BIZ UDPゴシック" w:eastAsia="BIZ UDPゴシック" w:hAnsi="BIZ UDPゴシック"/>
            <w:sz w:val="22"/>
            <w:szCs w:val="22"/>
          </w:rPr>
          <w:t xml:space="preserve">【表64】県が実施する研修等への町職員の参加の目標</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2D0BB4B8" w14:textId="77777777">
        <w:trPr>
          <w:tblHeader/>
        </w:trPr>
        <w:tc>
          <w:tcPr>
            <w:tcW w:w="3600" w:type="dxa"/>
            <w:shd w:val="clear" w:color="auto" w:fill="DCE8DC"/>
            <w:tcMar>
              <w:top w:w="130" w:type="dxa"/>
              <w:left w:w="130" w:type="dxa"/>
              <w:bottom w:w="130" w:type="dxa"/>
              <w:right w:w="130" w:type="dxa"/>
            </w:tcMar>
            <w:vAlign w:val="center"/>
          </w:tcPr>
          <w:p w14:paraId="097E0D2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43CAC44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54D93D2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025203C7" w14:textId="77777777" w:rsidTr="00B4215C">
        <w:tc>
          <w:tcPr>
            <w:tcW w:w="3600" w:type="dxa"/>
            <w:tcBorders>
              <w:bottom w:val="single" w:sz="18" w:space="0" w:color="EE0000"/>
            </w:tcBorders>
            <w:tcMar>
              <w:top w:w="130" w:type="dxa"/>
              <w:left w:w="130" w:type="dxa"/>
              <w:bottom w:w="130" w:type="dxa"/>
              <w:right w:w="130" w:type="dxa"/>
            </w:tcMar>
            <w:vAlign w:val="center"/>
          </w:tcPr>
          <w:p w14:paraId="3520CF7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令和7年度の参加人数</w:t>
            </w:r>
          </w:p>
        </w:tc>
        <w:tc>
          <w:tcPr>
            <w:tcW w:w="1600" w:type="dxa"/>
            <w:tcBorders>
              <w:bottom w:val="single" w:sz="18" w:space="0" w:color="EE0000"/>
            </w:tcBorders>
            <w:tcMar>
              <w:top w:w="130" w:type="dxa"/>
              <w:left w:w="130" w:type="dxa"/>
              <w:bottom w:w="130" w:type="dxa"/>
              <w:right w:w="130" w:type="dxa"/>
            </w:tcMar>
            <w:vAlign w:val="center"/>
          </w:tcPr>
          <w:p w14:paraId="46C49D5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3800" w:type="dxa"/>
            <w:tcMar>
              <w:top w:w="130" w:type="dxa"/>
              <w:left w:w="130" w:type="dxa"/>
              <w:bottom w:w="130" w:type="dxa"/>
              <w:right w:w="130" w:type="dxa"/>
            </w:tcMar>
            <w:vAlign w:val="center"/>
          </w:tcPr>
          <w:p w14:paraId="7FD3FB06" w14:textId="77777777" w:rsidR="009D6CAB" w:rsidRPr="00370011" w:rsidRDefault="009D6CAB">
            <w:pPr>
              <w:spacing w:line="320" w:lineRule="auto"/>
              <w:rPr>
                <w:rFonts w:ascii="BIZ UDPゴシック" w:eastAsia="BIZ UDPゴシック" w:hAnsi="BIZ UDPゴシック"/>
              </w:rPr>
            </w:pPr>
          </w:p>
        </w:tc>
      </w:tr>
      <w:tr w:rsidR="009D6CAB" w:rsidRPr="00370011" w14:paraId="06FEF64B" w14:textId="77777777" w:rsidTr="00B4215C">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1F67A0AB" w14:textId="77777777" w:rsidR="009D6CAB" w:rsidRPr="00B4215C"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【目標値】令和11年度の参加人数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658B7C84" w14:textId="77777777" w:rsidR="009D6CAB" w:rsidRPr="00B4215C"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2人</w:t>
            </w:r>
          </w:p>
        </w:tc>
        <w:tc>
          <w:tcPr>
            <w:tcW w:w="3800" w:type="dxa"/>
            <w:tcBorders>
              <w:left w:val="single" w:sz="18" w:space="0" w:color="EE0000"/>
            </w:tcBorders>
            <w:tcMar>
              <w:top w:w="130" w:type="dxa"/>
              <w:left w:w="130" w:type="dxa"/>
              <w:bottom w:w="130" w:type="dxa"/>
              <w:right w:w="130" w:type="dxa"/>
            </w:tcMar>
            <w:vAlign w:val="center"/>
          </w:tcPr>
          <w:p w14:paraId="3334ADDE" w14:textId="77777777" w:rsidR="009D6CAB" w:rsidRPr="00370011" w:rsidRDefault="009D6CAB">
            <w:pPr>
              <w:spacing w:line="320" w:lineRule="auto"/>
              <w:rPr>
                <w:rFonts w:ascii="BIZ UDPゴシック" w:eastAsia="BIZ UDPゴシック" w:hAnsi="BIZ UDPゴシック"/>
              </w:rPr>
            </w:pPr>
          </w:p>
        </w:tc>
      </w:tr>
    </w:tbl>
    <w:p w14:paraId="7E3B4A26"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（2）審査結果の分析・共有体制</w:t>
      </w:r>
    </w:p>
    <w:p>
      <w:pPr>
        <w:spacing w:before="260" w:after="160"/>
        <w:rPr>
          <w:ins w:id="91854" w:author="Ryo Wakayama" w:date="2026-10-20T09:00:00Z"/>
          <w:rFonts w:ascii="BIZ UDPゴシック" w:eastAsia="BIZ UDPゴシック" w:hAnsi="BIZ UDPゴシック"/>
        </w:rPr>
      </w:pPr>
      <w:ins w:id="91855" w:author="Ryo Wakayama" w:date="2026-10-20T09:00:00Z">
        <w:r>
          <w:rPr>
            <w:rFonts w:ascii="BIZ UDPゴシック" w:eastAsia="BIZ UDPゴシック" w:hAnsi="BIZ UDPゴシック"/>
            <w:sz w:val="22"/>
            <w:szCs w:val="22"/>
          </w:rPr>
          <w:t xml:space="preserve">【表65】審査結果の分析・共有体制の目標</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70FF1B1D" w14:textId="77777777">
        <w:trPr>
          <w:tblHeader/>
        </w:trPr>
        <w:tc>
          <w:tcPr>
            <w:tcW w:w="3600" w:type="dxa"/>
            <w:shd w:val="clear" w:color="auto" w:fill="DCE8DC"/>
            <w:tcMar>
              <w:top w:w="130" w:type="dxa"/>
              <w:left w:w="130" w:type="dxa"/>
              <w:bottom w:w="130" w:type="dxa"/>
              <w:right w:w="130" w:type="dxa"/>
            </w:tcMar>
            <w:vAlign w:val="center"/>
          </w:tcPr>
          <w:p w14:paraId="439888C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4DC3B5D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682510B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2A93310B" w14:textId="77777777" w:rsidTr="00B4215C">
        <w:tc>
          <w:tcPr>
            <w:tcW w:w="3600" w:type="dxa"/>
            <w:tcBorders>
              <w:bottom w:val="single" w:sz="18" w:space="0" w:color="EE0000"/>
            </w:tcBorders>
            <w:tcMar>
              <w:top w:w="130" w:type="dxa"/>
              <w:left w:w="130" w:type="dxa"/>
              <w:bottom w:w="130" w:type="dxa"/>
              <w:right w:w="130" w:type="dxa"/>
            </w:tcMar>
            <w:vAlign w:val="center"/>
          </w:tcPr>
          <w:p w14:paraId="05C0113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令和7年度の体制の有無</w:t>
            </w:r>
          </w:p>
        </w:tc>
        <w:tc>
          <w:tcPr>
            <w:tcW w:w="1600" w:type="dxa"/>
            <w:tcBorders>
              <w:bottom w:val="single" w:sz="18" w:space="0" w:color="EE0000"/>
            </w:tcBorders>
            <w:tcMar>
              <w:top w:w="130" w:type="dxa"/>
              <w:left w:w="130" w:type="dxa"/>
              <w:bottom w:w="130" w:type="dxa"/>
              <w:right w:w="130" w:type="dxa"/>
            </w:tcMar>
            <w:vAlign w:val="center"/>
          </w:tcPr>
          <w:p w14:paraId="3460166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3800" w:type="dxa"/>
            <w:tcMar>
              <w:top w:w="130" w:type="dxa"/>
              <w:left w:w="130" w:type="dxa"/>
              <w:bottom w:w="130" w:type="dxa"/>
              <w:right w:w="130" w:type="dxa"/>
            </w:tcMar>
            <w:vAlign w:val="center"/>
          </w:tcPr>
          <w:p w14:paraId="654887EB" w14:textId="77777777" w:rsidR="009D6CAB" w:rsidRPr="00370011" w:rsidRDefault="009D6CAB">
            <w:pPr>
              <w:spacing w:line="320" w:lineRule="auto"/>
              <w:rPr>
                <w:rFonts w:ascii="BIZ UDPゴシック" w:eastAsia="BIZ UDPゴシック" w:hAnsi="BIZ UDPゴシック"/>
              </w:rPr>
            </w:pPr>
          </w:p>
        </w:tc>
      </w:tr>
      <w:tr w:rsidR="009D6CAB" w:rsidRPr="00370011" w14:paraId="7734D13B" w14:textId="77777777" w:rsidTr="00B4215C">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6BCD315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【目標値】令和11年度の体制の有無</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39EA8EE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3800" w:type="dxa"/>
            <w:tcBorders>
              <w:left w:val="single" w:sz="18" w:space="0" w:color="EE0000"/>
            </w:tcBorders>
            <w:tcMar>
              <w:top w:w="130" w:type="dxa"/>
              <w:left w:w="130" w:type="dxa"/>
              <w:bottom w:w="130" w:type="dxa"/>
              <w:right w:w="130" w:type="dxa"/>
            </w:tcMar>
            <w:vAlign w:val="center"/>
          </w:tcPr>
          <w:p w14:paraId="76781119" w14:textId="77777777" w:rsidR="009D6CAB" w:rsidRPr="00370011" w:rsidRDefault="009D6CAB">
            <w:pPr>
              <w:spacing w:line="320" w:lineRule="auto"/>
              <w:rPr>
                <w:rFonts w:ascii="BIZ UDPゴシック" w:eastAsia="BIZ UDPゴシック" w:hAnsi="BIZ UDPゴシック"/>
              </w:rPr>
            </w:pPr>
          </w:p>
        </w:tc>
      </w:tr>
      <w:tr w:rsidR="009D6CAB" w:rsidRPr="00370011" w14:paraId="5F49EB62" w14:textId="77777777" w:rsidTr="00B4215C">
        <w:tc>
          <w:tcPr>
            <w:tcW w:w="3600" w:type="dxa"/>
            <w:tcBorders>
              <w:top w:val="single" w:sz="18" w:space="0" w:color="EE0000"/>
              <w:bottom w:val="single" w:sz="18" w:space="0" w:color="EE0000"/>
            </w:tcBorders>
            <w:tcMar>
              <w:top w:w="130" w:type="dxa"/>
              <w:left w:w="130" w:type="dxa"/>
              <w:bottom w:w="130" w:type="dxa"/>
              <w:right w:w="130" w:type="dxa"/>
            </w:tcMar>
            <w:vAlign w:val="center"/>
          </w:tcPr>
          <w:p w14:paraId="404BCD0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令和7年度の共有回数</w:t>
            </w:r>
          </w:p>
        </w:tc>
        <w:tc>
          <w:tcPr>
            <w:tcW w:w="1600" w:type="dxa"/>
            <w:tcBorders>
              <w:top w:val="single" w:sz="18" w:space="0" w:color="EE0000"/>
              <w:bottom w:val="single" w:sz="18" w:space="0" w:color="EE0000"/>
            </w:tcBorders>
            <w:tcMar>
              <w:top w:w="130" w:type="dxa"/>
              <w:left w:w="130" w:type="dxa"/>
              <w:bottom w:w="130" w:type="dxa"/>
              <w:right w:w="130" w:type="dxa"/>
            </w:tcMar>
            <w:vAlign w:val="center"/>
          </w:tcPr>
          <w:p w14:paraId="3705647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1回</w:t>
            </w:r>
          </w:p>
        </w:tc>
        <w:tc>
          <w:tcPr>
            <w:tcW w:w="3800" w:type="dxa"/>
            <w:tcMar>
              <w:top w:w="130" w:type="dxa"/>
              <w:left w:w="130" w:type="dxa"/>
              <w:bottom w:w="130" w:type="dxa"/>
              <w:right w:w="130" w:type="dxa"/>
            </w:tcMar>
            <w:vAlign w:val="center"/>
          </w:tcPr>
          <w:p w14:paraId="64EC7B7A" w14:textId="77777777" w:rsidR="009D6CAB" w:rsidRPr="00370011" w:rsidRDefault="009D6CAB">
            <w:pPr>
              <w:spacing w:line="320" w:lineRule="auto"/>
              <w:rPr>
                <w:rFonts w:ascii="BIZ UDPゴシック" w:eastAsia="BIZ UDPゴシック" w:hAnsi="BIZ UDPゴシック"/>
              </w:rPr>
            </w:pPr>
          </w:p>
        </w:tc>
      </w:tr>
      <w:tr w:rsidR="009D6CAB" w:rsidRPr="00370011" w14:paraId="40460352" w14:textId="77777777" w:rsidTr="00B4215C">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31D7F64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【目標値】令和11年度の共有回数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4510D0C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2回</w:t>
            </w:r>
          </w:p>
        </w:tc>
        <w:tc>
          <w:tcPr>
            <w:tcW w:w="3800" w:type="dxa"/>
            <w:tcBorders>
              <w:left w:val="single" w:sz="18" w:space="0" w:color="EE0000"/>
            </w:tcBorders>
            <w:tcMar>
              <w:top w:w="130" w:type="dxa"/>
              <w:left w:w="130" w:type="dxa"/>
              <w:bottom w:w="130" w:type="dxa"/>
              <w:right w:w="130" w:type="dxa"/>
            </w:tcMar>
            <w:vAlign w:val="center"/>
          </w:tcPr>
          <w:p w14:paraId="3127005F" w14:textId="77777777" w:rsidR="009D6CAB" w:rsidRPr="00370011" w:rsidRDefault="009D6CAB">
            <w:pPr>
              <w:spacing w:line="320" w:lineRule="auto"/>
              <w:rPr>
                <w:rFonts w:ascii="BIZ UDPゴシック" w:eastAsia="BIZ UDPゴシック" w:hAnsi="BIZ UDPゴシック"/>
              </w:rPr>
            </w:pPr>
          </w:p>
        </w:tc>
      </w:tr>
    </w:tbl>
    <w:p w14:paraId="58FA2D37"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（3）障害福祉サービス等情報公表制度の公表率・更新率</w:t>
      </w:r>
    </w:p>
    <w:p>
      <w:pPr>
        <w:spacing w:before="260" w:after="160"/>
        <w:rPr>
          <w:ins w:id="91856" w:author="Ryo Wakayama" w:date="2026-10-20T09:00:00Z"/>
          <w:rFonts w:ascii="BIZ UDPゴシック" w:eastAsia="BIZ UDPゴシック" w:hAnsi="BIZ UDPゴシック"/>
        </w:rPr>
      </w:pPr>
      <w:ins w:id="91857" w:author="Ryo Wakayama" w:date="2026-10-20T09:00:00Z">
        <w:r>
          <w:rPr>
            <w:rFonts w:ascii="BIZ UDPゴシック" w:eastAsia="BIZ UDPゴシック" w:hAnsi="BIZ UDPゴシック"/>
            <w:sz w:val="22"/>
            <w:szCs w:val="22"/>
          </w:rPr>
          <w:t xml:space="preserve">【表66】障害福祉サービス等情報公表制度の公表率・更新率の目標</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0C5E5C18" w14:textId="77777777">
        <w:trPr>
          <w:tblHeader/>
        </w:trPr>
        <w:tc>
          <w:tcPr>
            <w:tcW w:w="3600" w:type="dxa"/>
            <w:shd w:val="clear" w:color="auto" w:fill="DCE8DC"/>
            <w:tcMar>
              <w:top w:w="130" w:type="dxa"/>
              <w:left w:w="130" w:type="dxa"/>
              <w:bottom w:w="130" w:type="dxa"/>
              <w:right w:w="130" w:type="dxa"/>
            </w:tcMar>
            <w:vAlign w:val="center"/>
          </w:tcPr>
          <w:p w14:paraId="10A57B5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377867D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2135147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5CE5CDDE" w14:textId="77777777" w:rsidTr="00B4215C">
        <w:tc>
          <w:tcPr>
            <w:tcW w:w="3600" w:type="dxa"/>
            <w:tcBorders>
              <w:bottom w:val="single" w:sz="18" w:space="0" w:color="EE0000"/>
            </w:tcBorders>
            <w:tcMar>
              <w:top w:w="130" w:type="dxa"/>
              <w:left w:w="130" w:type="dxa"/>
              <w:bottom w:w="130" w:type="dxa"/>
              <w:right w:w="130" w:type="dxa"/>
            </w:tcMar>
            <w:vAlign w:val="center"/>
          </w:tcPr>
          <w:p w14:paraId="1AFFAFC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令和7年度の公表率・更新率</w:t>
            </w:r>
          </w:p>
        </w:tc>
        <w:tc>
          <w:tcPr>
            <w:tcW w:w="1600" w:type="dxa"/>
            <w:tcBorders>
              <w:bottom w:val="single" w:sz="18" w:space="0" w:color="EE0000"/>
            </w:tcBorders>
            <w:tcMar>
              <w:top w:w="130" w:type="dxa"/>
              <w:left w:w="130" w:type="dxa"/>
              <w:bottom w:w="130" w:type="dxa"/>
              <w:right w:w="130" w:type="dxa"/>
            </w:tcMar>
            <w:vAlign w:val="center"/>
          </w:tcPr>
          <w:p w14:paraId="5E08365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把握中</w:t>
            </w:r>
          </w:p>
        </w:tc>
        <w:tc>
          <w:tcPr>
            <w:tcW w:w="3800" w:type="dxa"/>
            <w:tcMar>
              <w:top w:w="130" w:type="dxa"/>
              <w:left w:w="130" w:type="dxa"/>
              <w:bottom w:w="130" w:type="dxa"/>
              <w:right w:w="130" w:type="dxa"/>
            </w:tcMar>
            <w:vAlign w:val="center"/>
          </w:tcPr>
          <w:p w14:paraId="7C18C26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町内事業所の状況を確認</w:t>
            </w:r>
          </w:p>
        </w:tc>
      </w:tr>
      <w:tr w:rsidR="009D6CAB" w:rsidRPr="00370011" w14:paraId="3EEBCFDD" w14:textId="77777777" w:rsidTr="00B4215C">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77179430" w14:textId="77777777" w:rsidR="009D6CAB" w:rsidRPr="00B4215C" w:rsidRDefault="00000000">
            <w:pPr>
              <w:spacing w:line="320" w:lineRule="auto"/>
              <w:rPr>
                <w:rFonts w:ascii="BIZ UDPゴシック" w:eastAsia="BIZ UDPゴシック" w:hAnsi="BIZ UDPゴシック"/>
                <w:b/>
                <w:bCs/>
              </w:rPr>
            </w:pPr>
            <w:del w:id="90028" w:author="Ryo Wakayama" w:date="2026-10-20T09:00:00Z">
              <w:r>
                <w:rPr>
                  <w:rFonts w:ascii="BIZ UDPゴシック" w:eastAsia="BIZ UDPゴシック" w:hAnsi="BIZ UDPゴシック"/>
                  <w:b/>
                  <w:bCs/>
                  <w:sz w:val="20"/>
                  <w:szCs w:val="20"/>
                </w:rPr>
                <w:delText xml:space="preserve">【目標値】令和11年度の公表率・更新率</w:delText>
              </w:r>
            </w:del>
            <w:ins w:id="90029" w:author="Ryo Wakayama" w:date="2026-10-20T09:00:00Z">
              <w:r>
                <w:rPr>
                  <w:rFonts w:ascii="BIZ UDPゴシック" w:eastAsia="BIZ UDPゴシック" w:hAnsi="BIZ UDPゴシック"/>
                  <w:b/>
                  <w:bCs/>
                  <w:sz w:val="20"/>
                  <w:szCs w:val="20"/>
                </w:rPr>
                <w:t xml:space="preserve">（参考）県の目標（管内事業所の公表率・更新率）</w:t>
              </w:r>
            </w:ins>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5E9CEDC5" w14:textId="77777777" w:rsidR="009D6CAB" w:rsidRPr="00B4215C"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100％</w:t>
            </w:r>
          </w:p>
        </w:tc>
        <w:tc>
          <w:tcPr>
            <w:tcW w:w="3800" w:type="dxa"/>
            <w:tcBorders>
              <w:left w:val="single" w:sz="18" w:space="0" w:color="EE0000"/>
            </w:tcBorders>
            <w:tcMar>
              <w:top w:w="130" w:type="dxa"/>
              <w:left w:w="130" w:type="dxa"/>
              <w:bottom w:w="130" w:type="dxa"/>
              <w:right w:w="130" w:type="dxa"/>
            </w:tcMar>
            <w:vAlign w:val="center"/>
          </w:tcPr>
          <w:p w14:paraId="455A93F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県と連携し、町内事業所への周知・働きかけを行う</w:t>
            </w:r>
          </w:p>
        </w:tc>
      </w:tr>
    </w:tbl>
    <w:p>
      <w:pPr>
        <w:spacing w:after="160" w:line="320" w:lineRule="auto"/>
        <w:rPr>
          <w:ins w:id="90030" w:author="Ryo Wakayama" w:date="2026-10-20T09:00:00Z"/>
          <w:rFonts w:ascii="BIZ UDPゴシック" w:eastAsia="BIZ UDPゴシック" w:hAnsi="BIZ UDPゴシック"/>
        </w:rPr>
      </w:pPr>
      <w:ins w:id="90031" w:author="Ryo Wakayama" w:date="2026-10-20T09:00:00Z">
        <w:r>
          <w:rPr>
            <w:rFonts w:ascii="BIZ UDPゴシック" w:eastAsia="BIZ UDPゴシック" w:hAnsi="BIZ UDPゴシック"/>
            <w:sz w:val="19"/>
            <w:szCs w:val="19"/>
          </w:rPr>
          <w:t xml:space="preserve">※障がい福祉サービス等情報公表制度の公表率・更新率100％は、国の基本指針において、事業所の指定権者である都道府県・政令市・中核市の目標とされています。本町は指定権者でないため成果目標とはせず、県の目標を参考として掲げ、町内事業所への周知・働きかけを行います。</w:t>
        </w:r>
      </w:ins>
    </w:p>
    <w:p w14:paraId="7792164B"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lastRenderedPageBreak/>
        <w:t>（参考）発達障がい者等に対する支援の活動指標</w:t>
      </w:r>
    </w:p>
    <w:p w14:paraId="3A6E2040" w14:textId="77777777" w:rsidR="009D6CAB" w:rsidRPr="00370011" w:rsidRDefault="00000000" w:rsidP="005E6C22">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第8期の国の基本指針では、発達障がい者等に対する支援について、ペアレントトレーニング等の支援プログラムの実施者数、ペアレントメンターの人数、ピアサポート活動への参加人数を活動指標として見込むこととしています。本町では、県発達障がい者支援センターや田村地方の関係機関と連携して取り組みます（第3章3）。</w:t>
      </w:r>
    </w:p>
    <w:p>
      <w:pPr>
        <w:spacing w:before="260" w:after="160"/>
        <w:rPr>
          <w:ins w:id="91858" w:author="Ryo Wakayama" w:date="2026-10-20T09:00:00Z"/>
          <w:rFonts w:ascii="BIZ UDPゴシック" w:eastAsia="BIZ UDPゴシック" w:hAnsi="BIZ UDPゴシック"/>
        </w:rPr>
      </w:pPr>
      <w:ins w:id="91859" w:author="Ryo Wakayama" w:date="2026-10-20T09:00:00Z">
        <w:r>
          <w:rPr>
            <w:rFonts w:ascii="BIZ UDPゴシック" w:eastAsia="BIZ UDPゴシック" w:hAnsi="BIZ UDPゴシック"/>
            <w:sz w:val="22"/>
            <w:szCs w:val="22"/>
          </w:rPr>
          <w:t xml:space="preserve">【表67】発達障がい者等に対する支援の活動指標</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1440"/>
        <w:gridCol w:w="1440"/>
        <w:gridCol w:w="1440"/>
      </w:tblGrid>
      <w:tr w:rsidR="001E7E48" w14:paraId="5B3A936E" w14:textId="77777777">
        <w:trPr>
          <w:cantSplit/>
          <w:tblHeader/>
        </w:trPr>
        <w:tc>
          <w:tcPr>
            <w:tcW w:w="4680" w:type="dxa"/>
            <w:shd w:val="clear" w:color="auto" w:fill="DCE8DC"/>
            <w:tcMar>
              <w:top w:w="130" w:type="dxa"/>
              <w:left w:w="130" w:type="dxa"/>
              <w:bottom w:w="130" w:type="dxa"/>
              <w:right w:w="130" w:type="dxa"/>
            </w:tcMar>
            <w:vAlign w:val="center"/>
          </w:tcPr>
          <w:p w14:paraId="2DD80B65"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活動指標</w:t>
            </w:r>
          </w:p>
        </w:tc>
        <w:tc>
          <w:tcPr>
            <w:tcW w:w="1440" w:type="dxa"/>
            <w:shd w:val="clear" w:color="auto" w:fill="DCE8DC"/>
            <w:tcMar>
              <w:top w:w="130" w:type="dxa"/>
              <w:left w:w="130" w:type="dxa"/>
              <w:bottom w:w="130" w:type="dxa"/>
              <w:right w:w="130" w:type="dxa"/>
            </w:tcMar>
            <w:vAlign w:val="center"/>
          </w:tcPr>
          <w:p w14:paraId="5439FADB"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令和9年度</w:t>
            </w:r>
          </w:p>
        </w:tc>
        <w:tc>
          <w:tcPr>
            <w:tcW w:w="1440" w:type="dxa"/>
            <w:shd w:val="clear" w:color="auto" w:fill="DCE8DC"/>
            <w:tcMar>
              <w:top w:w="130" w:type="dxa"/>
              <w:left w:w="130" w:type="dxa"/>
              <w:bottom w:w="130" w:type="dxa"/>
              <w:right w:w="130" w:type="dxa"/>
            </w:tcMar>
            <w:vAlign w:val="center"/>
          </w:tcPr>
          <w:p w14:paraId="4F59833E"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令和10年度</w:t>
            </w:r>
          </w:p>
        </w:tc>
        <w:tc>
          <w:tcPr>
            <w:tcW w:w="1440" w:type="dxa"/>
            <w:shd w:val="clear" w:color="auto" w:fill="DCE8DC"/>
            <w:tcMar>
              <w:top w:w="130" w:type="dxa"/>
              <w:left w:w="130" w:type="dxa"/>
              <w:bottom w:w="130" w:type="dxa"/>
              <w:right w:w="130" w:type="dxa"/>
            </w:tcMar>
            <w:vAlign w:val="center"/>
          </w:tcPr>
          <w:p w14:paraId="380CB9A4"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令和11年度</w:t>
            </w:r>
          </w:p>
        </w:tc>
      </w:tr>
      <w:tr w:rsidR="001E7E48" w14:paraId="50070AAA" w14:textId="77777777">
        <w:trPr>
          <w:cantSplit/>
        </w:trPr>
        <w:tc>
          <w:tcPr>
            <w:tcW w:w="4680" w:type="dxa"/>
            <w:tcMar>
              <w:top w:w="130" w:type="dxa"/>
              <w:left w:w="130" w:type="dxa"/>
              <w:bottom w:w="130" w:type="dxa"/>
              <w:right w:w="130" w:type="dxa"/>
            </w:tcMar>
            <w:vAlign w:val="center"/>
          </w:tcPr>
          <w:p w14:paraId="7136CE68"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ペアレントトレーニング・ペアレントプログラム等の受講者数</w:t>
            </w:r>
          </w:p>
        </w:tc>
        <w:tc>
          <w:tcPr>
            <w:tcW w:w="1440" w:type="dxa"/>
            <w:tcMar>
              <w:top w:w="130" w:type="dxa"/>
              <w:left w:w="130" w:type="dxa"/>
              <w:bottom w:w="130" w:type="dxa"/>
              <w:right w:w="130" w:type="dxa"/>
            </w:tcMar>
            <w:vAlign w:val="center"/>
          </w:tcPr>
          <w:p w14:paraId="5E9957C0"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3BC85736"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0FC69321"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r>
      <w:tr w:rsidR="001E7E48" w14:paraId="07559D7F" w14:textId="77777777">
        <w:trPr>
          <w:cantSplit/>
        </w:trPr>
        <w:tc>
          <w:tcPr>
            <w:tcW w:w="4680" w:type="dxa"/>
            <w:tcMar>
              <w:top w:w="130" w:type="dxa"/>
              <w:left w:w="130" w:type="dxa"/>
              <w:bottom w:w="130" w:type="dxa"/>
              <w:right w:w="130" w:type="dxa"/>
            </w:tcMar>
            <w:vAlign w:val="center"/>
          </w:tcPr>
          <w:p w14:paraId="39310602"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ペアレントメンターの人数</w:t>
            </w:r>
          </w:p>
        </w:tc>
        <w:tc>
          <w:tcPr>
            <w:tcW w:w="1440" w:type="dxa"/>
            <w:tcMar>
              <w:top w:w="130" w:type="dxa"/>
              <w:left w:w="130" w:type="dxa"/>
              <w:bottom w:w="130" w:type="dxa"/>
              <w:right w:w="130" w:type="dxa"/>
            </w:tcMar>
            <w:vAlign w:val="center"/>
          </w:tcPr>
          <w:p w14:paraId="28C043EF"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72FAED0E"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1F652BFF"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r>
      <w:tr w:rsidR="001E7E48" w14:paraId="61E0B14B" w14:textId="77777777">
        <w:trPr>
          <w:cantSplit/>
        </w:trPr>
        <w:tc>
          <w:tcPr>
            <w:tcW w:w="4680" w:type="dxa"/>
            <w:tcMar>
              <w:top w:w="130" w:type="dxa"/>
              <w:left w:w="130" w:type="dxa"/>
              <w:bottom w:w="130" w:type="dxa"/>
              <w:right w:w="130" w:type="dxa"/>
            </w:tcMar>
            <w:vAlign w:val="center"/>
          </w:tcPr>
          <w:p w14:paraId="7A87CC07"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ピアサポート活動への参加人数</w:t>
            </w:r>
          </w:p>
        </w:tc>
        <w:tc>
          <w:tcPr>
            <w:tcW w:w="1440" w:type="dxa"/>
            <w:tcMar>
              <w:top w:w="130" w:type="dxa"/>
              <w:left w:w="130" w:type="dxa"/>
              <w:bottom w:w="130" w:type="dxa"/>
              <w:right w:w="130" w:type="dxa"/>
            </w:tcMar>
            <w:vAlign w:val="center"/>
          </w:tcPr>
          <w:p w14:paraId="46AB1FE7"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2DF3C865"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7C5B9E9C"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r>
    </w:tbl>
    <w:p w14:paraId="03FE765F"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w:t>
      </w:r>
      <w:r>
        <w:rPr>
          <w:rFonts w:ascii="BIZ UDPゴシック" w:eastAsia="BIZ UDPゴシック" w:hAnsi="BIZ UDPゴシック"/>
          <w:color w:val="5B5B5B"/>
          <w:sz w:val="19"/>
          <w:szCs w:val="19"/>
          <w:highlight w:val="yellow"/>
        </w:rPr>
        <w:t>【要確認：実施状況と見込み】</w:t>
      </w:r>
    </w:p>
    <w:p w14:paraId="540FD21C" w14:textId="77777777" w:rsidR="009D6CAB" w:rsidRPr="00370011" w:rsidRDefault="00000000">
      <w:pPr>
        <w:pStyle w:val="1"/>
        <w:pageBreakBefore/>
        <w:shd w:val="clear" w:color="auto" w:fill="4A7A5E"/>
        <w:spacing w:before="480" w:after="320"/>
        <w:ind w:left="60"/>
        <w:jc w:val="center"/>
        <w:rPr>
          <w:rFonts w:ascii="BIZ UDPゴシック" w:eastAsia="BIZ UDPゴシック" w:hAnsi="BIZ UDPゴシック"/>
        </w:rPr>
      </w:pPr>
      <w:bookmarkStart w:id="25" w:name="_TocOno028"/>
      <w:r>
        <w:rPr>
          <w:rFonts w:ascii="BIZ UDPゴシック" w:eastAsia="BIZ UDPゴシック" w:hAnsi="BIZ UDPゴシック"/>
          <w:b/>
          <w:bCs/>
          <w:color w:val="FFFFFF"/>
          <w:sz w:val="30"/>
          <w:szCs w:val="30"/>
        </w:rPr>
        <w:lastRenderedPageBreak/>
        <w:t>第6章　障がい福祉サービスの見込量と今後の方策</w:t>
      </w:r>
      <w:bookmarkEnd w:id="25"/>
    </w:p>
    <w:p w14:paraId="7DFC4D77"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本章では、障がい福祉サービスの種類ごとに、第7期の実績（令和6～8年度。令和8年度は見込み）と第8期の見込量（令和9～11年度）、見込量確保の方策を示します。</w:t>
      </w:r>
    </w:p>
    <w:p>
      <w:pPr>
        <w:spacing w:after="200" w:line="360" w:lineRule="auto"/>
        <w:ind w:firstLineChars="100" w:firstLine="220"/>
        <w:rPr>
          <w:ins w:id="90275" w:author="Ryo Wakayama" w:date="2026-10-20T09:00:00Z"/>
          <w:rFonts w:ascii="BIZ UDPゴシック" w:eastAsia="BIZ UDPゴシック" w:hAnsi="BIZ UDPゴシック"/>
        </w:rPr>
      </w:pPr>
      <w:ins w:id="90276" w:author="Ryo Wakayama" w:date="2026-10-20T09:00:00Z">
        <w:r>
          <w:rPr>
            <w:rFonts w:ascii="BIZ UDPゴシック" w:eastAsia="BIZ UDPゴシック" w:hAnsi="BIZ UDPゴシック"/>
            <w:sz w:val="22"/>
            <w:szCs w:val="22"/>
          </w:rPr>
          <w:t xml:space="preserve">各サービスの第7期の実績の表には、第7期計画（令和6年3月）で定めた見込量を「第7期の計画値」として併せて示します。計画値と実績の差は、年次の点検評価（第1部第2章2）の材料とします。</w:t>
        </w:r>
      </w:ins>
    </w:p>
    <w:p w14:paraId="5334D181" w14:textId="77777777" w:rsidR="009D6CAB" w:rsidRPr="00370011" w:rsidRDefault="00000000" w:rsidP="005E6C22">
      <w:pPr>
        <w:keepNext/>
        <w:spacing w:before="260" w:after="160"/>
        <w:rPr>
          <w:rFonts w:ascii="BIZ UDPゴシック" w:eastAsia="BIZ UDPゴシック" w:hAnsi="BIZ UDPゴシック"/>
        </w:rPr>
      </w:pPr>
      <w:r>
        <w:rPr>
          <w:rFonts w:ascii="BIZ UDPゴシック" w:eastAsia="BIZ UDPゴシック" w:hAnsi="BIZ UDPゴシック"/>
          <w:b/>
          <w:bCs/>
          <w:sz w:val="22"/>
          <w:szCs w:val="22"/>
        </w:rPr>
        <w:t>■見込量の定め方</w:t>
      </w:r>
    </w:p>
    <w:p w14:paraId="2C5624B2"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見込量は、サービスが実際に使われた量をそのまま先に延ばしたものではありません。利用者が少数の本町では、支給決定を受けていても事業所の空きがない、送迎が届かないといった理由で実際の利用が下回ることがあり、その差を需要が少ないものとして扱うと必要な量を見落とします。このため、次の段階を分けて把握したうえで見込量を定めます。</w:t>
      </w:r>
    </w:p>
    <w:p>
      <w:pPr>
        <w:spacing w:before="260" w:after="160"/>
        <w:rPr>
          <w:ins w:id="91860" w:author="Ryo Wakayama" w:date="2026-10-20T09:00:00Z"/>
          <w:rFonts w:ascii="BIZ UDPゴシック" w:eastAsia="BIZ UDPゴシック" w:hAnsi="BIZ UDPゴシック"/>
        </w:rPr>
      </w:pPr>
      <w:ins w:id="91861" w:author="Ryo Wakayama" w:date="2026-10-20T09:00:00Z">
        <w:r>
          <w:rPr>
            <w:rFonts w:ascii="BIZ UDPゴシック" w:eastAsia="BIZ UDPゴシック" w:hAnsi="BIZ UDPゴシック"/>
            <w:sz w:val="22"/>
            <w:szCs w:val="22"/>
          </w:rPr>
          <w:t xml:space="preserve">【表68】見込量を定めるために把握する段階</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780"/>
        <w:gridCol w:w="2880"/>
      </w:tblGrid>
      <w:tr w:rsidR="001E7E48" w14:paraId="43AE2CCD" w14:textId="77777777">
        <w:trPr>
          <w:cantSplit/>
          <w:tblHeader/>
        </w:trPr>
        <w:tc>
          <w:tcPr>
            <w:tcW w:w="2340" w:type="dxa"/>
            <w:shd w:val="clear" w:color="auto" w:fill="DCE8DC"/>
            <w:tcMar>
              <w:top w:w="130" w:type="dxa"/>
              <w:left w:w="130" w:type="dxa"/>
              <w:bottom w:w="130" w:type="dxa"/>
              <w:right w:w="130" w:type="dxa"/>
            </w:tcMar>
            <w:vAlign w:val="center"/>
          </w:tcPr>
          <w:p w14:paraId="7FCA8A8A"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段階</w:t>
            </w:r>
          </w:p>
        </w:tc>
        <w:tc>
          <w:tcPr>
            <w:tcW w:w="3780" w:type="dxa"/>
            <w:shd w:val="clear" w:color="auto" w:fill="DCE8DC"/>
            <w:tcMar>
              <w:top w:w="130" w:type="dxa"/>
              <w:left w:w="130" w:type="dxa"/>
              <w:bottom w:w="130" w:type="dxa"/>
              <w:right w:w="130" w:type="dxa"/>
            </w:tcMar>
            <w:vAlign w:val="center"/>
          </w:tcPr>
          <w:p w14:paraId="1831D416"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何を見るか</w:t>
            </w:r>
          </w:p>
        </w:tc>
        <w:tc>
          <w:tcPr>
            <w:tcW w:w="2880" w:type="dxa"/>
            <w:shd w:val="clear" w:color="auto" w:fill="DCE8DC"/>
            <w:tcMar>
              <w:top w:w="130" w:type="dxa"/>
              <w:left w:w="130" w:type="dxa"/>
              <w:bottom w:w="130" w:type="dxa"/>
              <w:right w:w="130" w:type="dxa"/>
            </w:tcMar>
            <w:vAlign w:val="center"/>
          </w:tcPr>
          <w:p w14:paraId="4AA1FE86"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見落とすと起きること</w:t>
            </w:r>
          </w:p>
        </w:tc>
      </w:tr>
      <w:tr w:rsidR="001E7E48" w14:paraId="19180B47" w14:textId="77777777">
        <w:trPr>
          <w:cantSplit/>
        </w:trPr>
        <w:tc>
          <w:tcPr>
            <w:tcW w:w="2340" w:type="dxa"/>
            <w:tcMar>
              <w:top w:w="130" w:type="dxa"/>
              <w:left w:w="130" w:type="dxa"/>
              <w:bottom w:w="130" w:type="dxa"/>
              <w:right w:w="130" w:type="dxa"/>
            </w:tcMar>
            <w:vAlign w:val="center"/>
          </w:tcPr>
          <w:p w14:paraId="0BF99150"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支援の必要性と本人の意向</w:t>
            </w:r>
          </w:p>
        </w:tc>
        <w:tc>
          <w:tcPr>
            <w:tcW w:w="3780" w:type="dxa"/>
            <w:tcMar>
              <w:top w:w="130" w:type="dxa"/>
              <w:left w:w="130" w:type="dxa"/>
              <w:bottom w:w="130" w:type="dxa"/>
              <w:right w:w="130" w:type="dxa"/>
            </w:tcMar>
            <w:vAlign w:val="center"/>
          </w:tcPr>
          <w:p w14:paraId="00485F91"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サービスを必要とする人の人数と内容（申請に至っていない人を含む）</w:t>
            </w:r>
          </w:p>
        </w:tc>
        <w:tc>
          <w:tcPr>
            <w:tcW w:w="2880" w:type="dxa"/>
            <w:tcMar>
              <w:top w:w="130" w:type="dxa"/>
              <w:left w:w="130" w:type="dxa"/>
              <w:bottom w:w="130" w:type="dxa"/>
              <w:right w:w="130" w:type="dxa"/>
            </w:tcMar>
            <w:vAlign w:val="center"/>
          </w:tcPr>
          <w:p w14:paraId="7386E54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申請がないことを必要がないことと読み違える</w:t>
            </w:r>
          </w:p>
        </w:tc>
      </w:tr>
      <w:tr w:rsidR="001E7E48" w14:paraId="0402B5D4" w14:textId="77777777">
        <w:trPr>
          <w:cantSplit/>
        </w:trPr>
        <w:tc>
          <w:tcPr>
            <w:tcW w:w="2340" w:type="dxa"/>
            <w:tcMar>
              <w:top w:w="130" w:type="dxa"/>
              <w:left w:w="130" w:type="dxa"/>
              <w:bottom w:w="130" w:type="dxa"/>
              <w:right w:w="130" w:type="dxa"/>
            </w:tcMar>
            <w:vAlign w:val="center"/>
          </w:tcPr>
          <w:p w14:paraId="4A756328"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支給決定と支給決定量</w:t>
            </w:r>
          </w:p>
        </w:tc>
        <w:tc>
          <w:tcPr>
            <w:tcW w:w="3780" w:type="dxa"/>
            <w:tcMar>
              <w:top w:w="130" w:type="dxa"/>
              <w:left w:w="130" w:type="dxa"/>
              <w:bottom w:w="130" w:type="dxa"/>
              <w:right w:w="130" w:type="dxa"/>
            </w:tcMar>
            <w:vAlign w:val="center"/>
          </w:tcPr>
          <w:p w14:paraId="1469D07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申請に対する決定の有無と、決定した量（時間・人日）</w:t>
            </w:r>
          </w:p>
        </w:tc>
        <w:tc>
          <w:tcPr>
            <w:tcW w:w="2880" w:type="dxa"/>
            <w:tcMar>
              <w:top w:w="130" w:type="dxa"/>
              <w:left w:w="130" w:type="dxa"/>
              <w:bottom w:w="130" w:type="dxa"/>
              <w:right w:w="130" w:type="dxa"/>
            </w:tcMar>
            <w:vAlign w:val="center"/>
          </w:tcPr>
          <w:p w14:paraId="3A705F3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必要量と決定量の差が見えない</w:t>
            </w:r>
          </w:p>
        </w:tc>
      </w:tr>
      <w:tr w:rsidR="001E7E48" w14:paraId="493D7A95" w14:textId="77777777">
        <w:trPr>
          <w:cantSplit/>
        </w:trPr>
        <w:tc>
          <w:tcPr>
            <w:tcW w:w="2340" w:type="dxa"/>
            <w:tcMar>
              <w:top w:w="130" w:type="dxa"/>
              <w:left w:w="130" w:type="dxa"/>
              <w:bottom w:w="130" w:type="dxa"/>
              <w:right w:w="130" w:type="dxa"/>
            </w:tcMar>
            <w:vAlign w:val="center"/>
          </w:tcPr>
          <w:p w14:paraId="7706337E"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サービス等利用計画</w:t>
            </w:r>
          </w:p>
        </w:tc>
        <w:tc>
          <w:tcPr>
            <w:tcW w:w="3780" w:type="dxa"/>
            <w:tcMar>
              <w:top w:w="130" w:type="dxa"/>
              <w:left w:w="130" w:type="dxa"/>
              <w:bottom w:w="130" w:type="dxa"/>
              <w:right w:w="130" w:type="dxa"/>
            </w:tcMar>
            <w:vAlign w:val="center"/>
          </w:tcPr>
          <w:p w14:paraId="43F272CB"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相談支援専門員が本人の生活に即して作成した計画</w:t>
            </w:r>
          </w:p>
        </w:tc>
        <w:tc>
          <w:tcPr>
            <w:tcW w:w="2880" w:type="dxa"/>
            <w:tcMar>
              <w:top w:w="130" w:type="dxa"/>
              <w:left w:w="130" w:type="dxa"/>
              <w:bottom w:w="130" w:type="dxa"/>
              <w:right w:w="130" w:type="dxa"/>
            </w:tcMar>
            <w:vAlign w:val="center"/>
          </w:tcPr>
          <w:p w14:paraId="472A9FB3"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セルフプランのまま支援が組まれない</w:t>
            </w:r>
          </w:p>
        </w:tc>
      </w:tr>
      <w:tr w:rsidR="001E7E48" w14:paraId="121742B6" w14:textId="77777777">
        <w:trPr>
          <w:cantSplit/>
        </w:trPr>
        <w:tc>
          <w:tcPr>
            <w:tcW w:w="2340" w:type="dxa"/>
            <w:tcMar>
              <w:top w:w="130" w:type="dxa"/>
              <w:left w:w="130" w:type="dxa"/>
              <w:bottom w:w="130" w:type="dxa"/>
              <w:right w:w="130" w:type="dxa"/>
            </w:tcMar>
            <w:vAlign w:val="center"/>
          </w:tcPr>
          <w:p w14:paraId="569476D3"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実際の利用量</w:t>
            </w:r>
          </w:p>
        </w:tc>
        <w:tc>
          <w:tcPr>
            <w:tcW w:w="3780" w:type="dxa"/>
            <w:tcMar>
              <w:top w:w="130" w:type="dxa"/>
              <w:left w:w="130" w:type="dxa"/>
              <w:bottom w:w="130" w:type="dxa"/>
              <w:right w:w="130" w:type="dxa"/>
            </w:tcMar>
            <w:vAlign w:val="center"/>
          </w:tcPr>
          <w:p w14:paraId="189F6E8C"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実際に使われた量</w:t>
            </w:r>
          </w:p>
        </w:tc>
        <w:tc>
          <w:tcPr>
            <w:tcW w:w="2880" w:type="dxa"/>
            <w:tcMar>
              <w:top w:w="130" w:type="dxa"/>
              <w:left w:w="130" w:type="dxa"/>
              <w:bottom w:w="130" w:type="dxa"/>
              <w:right w:w="130" w:type="dxa"/>
            </w:tcMar>
            <w:vAlign w:val="center"/>
          </w:tcPr>
          <w:p w14:paraId="3760A7E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w:t>
            </w:r>
          </w:p>
        </w:tc>
      </w:tr>
      <w:tr w:rsidR="001E7E48" w14:paraId="3623CC22" w14:textId="77777777">
        <w:trPr>
          <w:cantSplit/>
        </w:trPr>
        <w:tc>
          <w:tcPr>
            <w:tcW w:w="2340" w:type="dxa"/>
            <w:tcMar>
              <w:top w:w="130" w:type="dxa"/>
              <w:left w:w="130" w:type="dxa"/>
              <w:bottom w:w="130" w:type="dxa"/>
              <w:right w:w="130" w:type="dxa"/>
            </w:tcMar>
            <w:vAlign w:val="center"/>
          </w:tcPr>
          <w:p w14:paraId="2166ED27"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支給決定量と実際の利用量の差の理由</w:t>
            </w:r>
          </w:p>
        </w:tc>
        <w:tc>
          <w:tcPr>
            <w:tcW w:w="3780" w:type="dxa"/>
            <w:tcMar>
              <w:top w:w="130" w:type="dxa"/>
              <w:left w:w="130" w:type="dxa"/>
              <w:bottom w:w="130" w:type="dxa"/>
              <w:right w:w="130" w:type="dxa"/>
            </w:tcMar>
            <w:vAlign w:val="center"/>
          </w:tcPr>
          <w:p w14:paraId="04A4AB04"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事業所の空き、送迎、本人・家族の事情、他制度との併用</w:t>
            </w:r>
          </w:p>
        </w:tc>
        <w:tc>
          <w:tcPr>
            <w:tcW w:w="2880" w:type="dxa"/>
            <w:tcMar>
              <w:top w:w="130" w:type="dxa"/>
              <w:left w:w="130" w:type="dxa"/>
              <w:bottom w:w="130" w:type="dxa"/>
              <w:right w:w="130" w:type="dxa"/>
            </w:tcMar>
            <w:vAlign w:val="center"/>
          </w:tcPr>
          <w:p w14:paraId="3C41749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供給の制約を需要の少なさと読み違える</w:t>
            </w:r>
          </w:p>
        </w:tc>
      </w:tr>
      <w:tr w:rsidR="001E7E48" w14:paraId="4949F97D" w14:textId="77777777">
        <w:trPr>
          <w:cantSplit/>
        </w:trPr>
        <w:tc>
          <w:tcPr>
            <w:tcW w:w="2340" w:type="dxa"/>
            <w:tcMar>
              <w:top w:w="130" w:type="dxa"/>
              <w:left w:w="130" w:type="dxa"/>
              <w:bottom w:w="130" w:type="dxa"/>
              <w:right w:w="130" w:type="dxa"/>
            </w:tcMar>
            <w:vAlign w:val="center"/>
          </w:tcPr>
          <w:p w14:paraId="165AFC1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モニタリング</w:t>
            </w:r>
          </w:p>
        </w:tc>
        <w:tc>
          <w:tcPr>
            <w:tcW w:w="3780" w:type="dxa"/>
            <w:tcMar>
              <w:top w:w="130" w:type="dxa"/>
              <w:left w:w="130" w:type="dxa"/>
              <w:bottom w:w="130" w:type="dxa"/>
              <w:right w:w="130" w:type="dxa"/>
            </w:tcMar>
            <w:vAlign w:val="center"/>
          </w:tcPr>
          <w:p w14:paraId="3B849EC5"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計画の見直しと未充足の把握</w:t>
            </w:r>
          </w:p>
        </w:tc>
        <w:tc>
          <w:tcPr>
            <w:tcW w:w="2880" w:type="dxa"/>
            <w:tcMar>
              <w:top w:w="130" w:type="dxa"/>
              <w:left w:w="130" w:type="dxa"/>
              <w:bottom w:w="130" w:type="dxa"/>
              <w:right w:w="130" w:type="dxa"/>
            </w:tcMar>
            <w:vAlign w:val="center"/>
          </w:tcPr>
          <w:p w14:paraId="69CBC4CE"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次年度の見込量に反映されない</w:t>
            </w:r>
          </w:p>
        </w:tc>
      </w:tr>
    </w:tbl>
    <w:p w14:paraId="35F50468" w14:textId="77777777" w:rsidR="009D6CAB" w:rsidRPr="00370011" w:rsidRDefault="00000000" w:rsidP="00EA4FAB">
      <w:pPr>
        <w:spacing w:before="160"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そのうえで、必要な利用者数を次のとおり組み立て、一人当たりの利用量を掛けて必要な量とします。一人の増減が率に大きく表れるため、全国の伸び率や過去の実績の延長だけによらず、一人ずつ積み上げることを基本とします。</w:t>
      </w:r>
    </w:p>
    <w:p>
      <w:pPr>
        <w:spacing w:before="260" w:after="160"/>
        <w:rPr>
          <w:ins w:id="91862" w:author="Ryo Wakayama" w:date="2026-10-20T09:00:00Z"/>
          <w:rFonts w:ascii="BIZ UDPゴシック" w:eastAsia="BIZ UDPゴシック" w:hAnsi="BIZ UDPゴシック"/>
        </w:rPr>
      </w:pPr>
      <w:ins w:id="91863" w:author="Ryo Wakayama" w:date="2026-10-20T09:00:00Z">
        <w:r>
          <w:rPr>
            <w:rFonts w:ascii="BIZ UDPゴシック" w:eastAsia="BIZ UDPゴシック" w:hAnsi="BIZ UDPゴシック"/>
            <w:sz w:val="22"/>
            <w:szCs w:val="22"/>
          </w:rPr>
          <w:t xml:space="preserve">【表69】必要な利用者数の組み立て</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140"/>
        <w:gridCol w:w="3960"/>
      </w:tblGrid>
      <w:tr w:rsidR="001E7E48" w14:paraId="277FCE2B" w14:textId="77777777">
        <w:trPr>
          <w:cantSplit/>
          <w:tblHeader/>
        </w:trPr>
        <w:tc>
          <w:tcPr>
            <w:tcW w:w="900" w:type="dxa"/>
            <w:shd w:val="clear" w:color="auto" w:fill="DCE8DC"/>
            <w:tcMar>
              <w:top w:w="130" w:type="dxa"/>
              <w:left w:w="130" w:type="dxa"/>
              <w:bottom w:w="130" w:type="dxa"/>
              <w:right w:w="130" w:type="dxa"/>
            </w:tcMar>
            <w:vAlign w:val="center"/>
          </w:tcPr>
          <w:p w14:paraId="13B6D50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lastRenderedPageBreak/>
              <w:t>加減</w:t>
            </w:r>
          </w:p>
        </w:tc>
        <w:tc>
          <w:tcPr>
            <w:tcW w:w="4140" w:type="dxa"/>
            <w:shd w:val="clear" w:color="auto" w:fill="DCE8DC"/>
            <w:tcMar>
              <w:top w:w="130" w:type="dxa"/>
              <w:left w:w="130" w:type="dxa"/>
              <w:bottom w:w="130" w:type="dxa"/>
              <w:right w:w="130" w:type="dxa"/>
            </w:tcMar>
            <w:vAlign w:val="center"/>
          </w:tcPr>
          <w:p w14:paraId="681695A6"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項目</w:t>
            </w:r>
          </w:p>
        </w:tc>
        <w:tc>
          <w:tcPr>
            <w:tcW w:w="3960" w:type="dxa"/>
            <w:shd w:val="clear" w:color="auto" w:fill="DCE8DC"/>
            <w:tcMar>
              <w:top w:w="130" w:type="dxa"/>
              <w:left w:w="130" w:type="dxa"/>
              <w:bottom w:w="130" w:type="dxa"/>
              <w:right w:w="130" w:type="dxa"/>
            </w:tcMar>
            <w:vAlign w:val="center"/>
          </w:tcPr>
          <w:p w14:paraId="4577FF09"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拠り所</w:t>
            </w:r>
          </w:p>
        </w:tc>
      </w:tr>
      <w:tr w:rsidR="001E7E48" w14:paraId="01C11252" w14:textId="77777777">
        <w:trPr>
          <w:cantSplit/>
        </w:trPr>
        <w:tc>
          <w:tcPr>
            <w:tcW w:w="900" w:type="dxa"/>
            <w:tcMar>
              <w:top w:w="130" w:type="dxa"/>
              <w:left w:w="130" w:type="dxa"/>
              <w:bottom w:w="130" w:type="dxa"/>
              <w:right w:w="130" w:type="dxa"/>
            </w:tcMar>
            <w:vAlign w:val="center"/>
          </w:tcPr>
          <w:p w14:paraId="6D150F8D"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基</w:t>
            </w:r>
          </w:p>
        </w:tc>
        <w:tc>
          <w:tcPr>
            <w:tcW w:w="4140" w:type="dxa"/>
            <w:tcMar>
              <w:top w:w="130" w:type="dxa"/>
              <w:left w:w="130" w:type="dxa"/>
              <w:bottom w:w="130" w:type="dxa"/>
              <w:right w:w="130" w:type="dxa"/>
            </w:tcMar>
            <w:vAlign w:val="center"/>
          </w:tcPr>
          <w:p w14:paraId="5C027C72"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令和8年度に実際に利用している人</w:t>
            </w:r>
          </w:p>
        </w:tc>
        <w:tc>
          <w:tcPr>
            <w:tcW w:w="3960" w:type="dxa"/>
            <w:tcMar>
              <w:top w:w="130" w:type="dxa"/>
              <w:left w:w="130" w:type="dxa"/>
              <w:bottom w:w="130" w:type="dxa"/>
              <w:right w:w="130" w:type="dxa"/>
            </w:tcMar>
            <w:vAlign w:val="center"/>
          </w:tcPr>
          <w:p w14:paraId="666D14BA"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町の給付実績</w:t>
            </w:r>
          </w:p>
        </w:tc>
      </w:tr>
      <w:tr w:rsidR="001E7E48" w14:paraId="2B35A0D2" w14:textId="77777777">
        <w:trPr>
          <w:cantSplit/>
        </w:trPr>
        <w:tc>
          <w:tcPr>
            <w:tcW w:w="900" w:type="dxa"/>
            <w:tcMar>
              <w:top w:w="130" w:type="dxa"/>
              <w:left w:w="130" w:type="dxa"/>
              <w:bottom w:w="130" w:type="dxa"/>
              <w:right w:w="130" w:type="dxa"/>
            </w:tcMar>
            <w:vAlign w:val="center"/>
          </w:tcPr>
          <w:p w14:paraId="66E872BB"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4140" w:type="dxa"/>
            <w:tcMar>
              <w:top w:w="130" w:type="dxa"/>
              <w:left w:w="130" w:type="dxa"/>
              <w:bottom w:w="130" w:type="dxa"/>
              <w:right w:w="130" w:type="dxa"/>
            </w:tcMar>
            <w:vAlign w:val="center"/>
          </w:tcPr>
          <w:p w14:paraId="7E8670C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学校卒業・18歳到達による移行</w:t>
            </w:r>
          </w:p>
        </w:tc>
        <w:tc>
          <w:tcPr>
            <w:tcW w:w="3960" w:type="dxa"/>
            <w:tcMar>
              <w:top w:w="130" w:type="dxa"/>
              <w:left w:w="130" w:type="dxa"/>
              <w:bottom w:w="130" w:type="dxa"/>
              <w:right w:w="130" w:type="dxa"/>
            </w:tcMar>
            <w:vAlign w:val="center"/>
          </w:tcPr>
          <w:p w14:paraId="06A2B63B"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卒業予定者の状況（第9章1）</w:t>
            </w:r>
          </w:p>
        </w:tc>
      </w:tr>
      <w:tr w:rsidR="001E7E48" w14:paraId="1BDE1812" w14:textId="77777777">
        <w:trPr>
          <w:cantSplit/>
        </w:trPr>
        <w:tc>
          <w:tcPr>
            <w:tcW w:w="900" w:type="dxa"/>
            <w:tcMar>
              <w:top w:w="130" w:type="dxa"/>
              <w:left w:w="130" w:type="dxa"/>
              <w:bottom w:w="130" w:type="dxa"/>
              <w:right w:w="130" w:type="dxa"/>
            </w:tcMar>
            <w:vAlign w:val="center"/>
          </w:tcPr>
          <w:p w14:paraId="43675249"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4140" w:type="dxa"/>
            <w:tcMar>
              <w:top w:w="130" w:type="dxa"/>
              <w:left w:w="130" w:type="dxa"/>
              <w:bottom w:w="130" w:type="dxa"/>
              <w:right w:w="130" w:type="dxa"/>
            </w:tcMar>
            <w:vAlign w:val="center"/>
          </w:tcPr>
          <w:p w14:paraId="6DCC849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施設・病院からの地域生活への移行</w:t>
            </w:r>
          </w:p>
        </w:tc>
        <w:tc>
          <w:tcPr>
            <w:tcW w:w="3960" w:type="dxa"/>
            <w:tcMar>
              <w:top w:w="130" w:type="dxa"/>
              <w:left w:w="130" w:type="dxa"/>
              <w:bottom w:w="130" w:type="dxa"/>
              <w:right w:w="130" w:type="dxa"/>
            </w:tcMar>
            <w:vAlign w:val="center"/>
          </w:tcPr>
          <w:p w14:paraId="5A08BA40"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第5章1・2の成果目標</w:t>
            </w:r>
          </w:p>
        </w:tc>
      </w:tr>
      <w:tr w:rsidR="001E7E48" w14:paraId="0A1EA4CC" w14:textId="77777777">
        <w:trPr>
          <w:cantSplit/>
        </w:trPr>
        <w:tc>
          <w:tcPr>
            <w:tcW w:w="900" w:type="dxa"/>
            <w:tcMar>
              <w:top w:w="130" w:type="dxa"/>
              <w:left w:w="130" w:type="dxa"/>
              <w:bottom w:w="130" w:type="dxa"/>
              <w:right w:w="130" w:type="dxa"/>
            </w:tcMar>
            <w:vAlign w:val="center"/>
          </w:tcPr>
          <w:p w14:paraId="324E36D1"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4140" w:type="dxa"/>
            <w:tcMar>
              <w:top w:w="130" w:type="dxa"/>
              <w:left w:w="130" w:type="dxa"/>
              <w:bottom w:w="130" w:type="dxa"/>
              <w:right w:w="130" w:type="dxa"/>
            </w:tcMar>
            <w:vAlign w:val="center"/>
          </w:tcPr>
          <w:p w14:paraId="7D99C651"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新たな支給決定の見込み</w:t>
            </w:r>
          </w:p>
        </w:tc>
        <w:tc>
          <w:tcPr>
            <w:tcW w:w="3960" w:type="dxa"/>
            <w:tcMar>
              <w:top w:w="130" w:type="dxa"/>
              <w:left w:w="130" w:type="dxa"/>
              <w:bottom w:w="130" w:type="dxa"/>
              <w:right w:w="130" w:type="dxa"/>
            </w:tcMar>
            <w:vAlign w:val="center"/>
          </w:tcPr>
          <w:p w14:paraId="0F59FBD4"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相談の状況、アンケート調査（第1部第3章5）</w:t>
            </w:r>
          </w:p>
        </w:tc>
      </w:tr>
      <w:tr w:rsidR="001E7E48" w14:paraId="48E07548" w14:textId="77777777">
        <w:trPr>
          <w:cantSplit/>
        </w:trPr>
        <w:tc>
          <w:tcPr>
            <w:tcW w:w="900" w:type="dxa"/>
            <w:tcMar>
              <w:top w:w="130" w:type="dxa"/>
              <w:left w:w="130" w:type="dxa"/>
              <w:bottom w:w="130" w:type="dxa"/>
              <w:right w:w="130" w:type="dxa"/>
            </w:tcMar>
            <w:vAlign w:val="center"/>
          </w:tcPr>
          <w:p w14:paraId="54A4E31A"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4140" w:type="dxa"/>
            <w:tcMar>
              <w:top w:w="130" w:type="dxa"/>
              <w:left w:w="130" w:type="dxa"/>
              <w:bottom w:w="130" w:type="dxa"/>
              <w:right w:w="130" w:type="dxa"/>
            </w:tcMar>
            <w:vAlign w:val="center"/>
          </w:tcPr>
          <w:p w14:paraId="54A930BD"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65歳到達による介護保険への移行</w:t>
            </w:r>
          </w:p>
        </w:tc>
        <w:tc>
          <w:tcPr>
            <w:tcW w:w="3960" w:type="dxa"/>
            <w:tcMar>
              <w:top w:w="130" w:type="dxa"/>
              <w:left w:w="130" w:type="dxa"/>
              <w:bottom w:w="130" w:type="dxa"/>
              <w:right w:w="130" w:type="dxa"/>
            </w:tcMar>
            <w:vAlign w:val="center"/>
          </w:tcPr>
          <w:p w14:paraId="79BFA9C2"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65歳到達者の状況（年齢だけで一律に減らさない。第9章1）</w:t>
            </w:r>
          </w:p>
        </w:tc>
      </w:tr>
      <w:tr w:rsidR="001E7E48" w14:paraId="3BAE6A26" w14:textId="77777777">
        <w:trPr>
          <w:cantSplit/>
        </w:trPr>
        <w:tc>
          <w:tcPr>
            <w:tcW w:w="900" w:type="dxa"/>
            <w:tcMar>
              <w:top w:w="130" w:type="dxa"/>
              <w:left w:w="130" w:type="dxa"/>
              <w:bottom w:w="130" w:type="dxa"/>
              <w:right w:w="130" w:type="dxa"/>
            </w:tcMar>
            <w:vAlign w:val="center"/>
          </w:tcPr>
          <w:p w14:paraId="66002418"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4140" w:type="dxa"/>
            <w:tcMar>
              <w:top w:w="130" w:type="dxa"/>
              <w:left w:w="130" w:type="dxa"/>
              <w:bottom w:w="130" w:type="dxa"/>
              <w:right w:w="130" w:type="dxa"/>
            </w:tcMar>
            <w:vAlign w:val="center"/>
          </w:tcPr>
          <w:p w14:paraId="2E759DDD"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一般就労への移行、利用の終了・転出</w:t>
            </w:r>
          </w:p>
        </w:tc>
        <w:tc>
          <w:tcPr>
            <w:tcW w:w="3960" w:type="dxa"/>
            <w:tcMar>
              <w:top w:w="130" w:type="dxa"/>
              <w:left w:w="130" w:type="dxa"/>
              <w:bottom w:w="130" w:type="dxa"/>
              <w:right w:w="130" w:type="dxa"/>
            </w:tcMar>
            <w:vAlign w:val="center"/>
          </w:tcPr>
          <w:p w14:paraId="7135E566"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第5章3の成果目標、町の給付実績</w:t>
            </w:r>
          </w:p>
        </w:tc>
      </w:tr>
      <w:tr w:rsidR="001E7E48" w14:paraId="1521CC40" w14:textId="77777777">
        <w:trPr>
          <w:cantSplit/>
        </w:trPr>
        <w:tc>
          <w:tcPr>
            <w:tcW w:w="900" w:type="dxa"/>
            <w:tcMar>
              <w:top w:w="130" w:type="dxa"/>
              <w:left w:w="130" w:type="dxa"/>
              <w:bottom w:w="130" w:type="dxa"/>
              <w:right w:w="130" w:type="dxa"/>
            </w:tcMar>
            <w:vAlign w:val="center"/>
          </w:tcPr>
          <w:p w14:paraId="2D2B0374"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4140" w:type="dxa"/>
            <w:tcMar>
              <w:top w:w="130" w:type="dxa"/>
              <w:left w:w="130" w:type="dxa"/>
              <w:bottom w:w="130" w:type="dxa"/>
              <w:right w:w="130" w:type="dxa"/>
            </w:tcMar>
            <w:vAlign w:val="center"/>
          </w:tcPr>
          <w:p w14:paraId="6630563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必要な利用者数</w:t>
            </w:r>
          </w:p>
        </w:tc>
        <w:tc>
          <w:tcPr>
            <w:tcW w:w="3960" w:type="dxa"/>
            <w:tcMar>
              <w:top w:w="130" w:type="dxa"/>
              <w:left w:w="130" w:type="dxa"/>
              <w:bottom w:w="130" w:type="dxa"/>
              <w:right w:w="130" w:type="dxa"/>
            </w:tcMar>
            <w:vAlign w:val="center"/>
          </w:tcPr>
          <w:p w14:paraId="6767D34B"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これに一人当たりの利用量を掛けて必要な量とする</w:t>
            </w:r>
          </w:p>
        </w:tc>
      </w:tr>
    </w:tbl>
    <w:p>
      <w:pPr>
        <w:pBdr>
          <w:left w:val="single" w:sz="18" w:space="4" w:color="538135" w:themeColor="accent6" w:themeShade="BF"/>
        </w:pBdr>
        <w:spacing w:after="200" w:line="360" w:lineRule="auto"/>
        <w:ind w:firstLineChars="100" w:firstLine="220"/>
        <w:rPr>
          <w:ins w:id="91486" w:author="Ryo Wakayama" w:date="2026-10-20T09:00:00Z"/>
          <w:rFonts w:ascii="BIZ UDPゴシック" w:eastAsia="BIZ UDPゴシック" w:hAnsi="BIZ UDPゴシック"/>
        </w:rPr>
      </w:pPr>
      <w:ins w:id="91487" w:author="Ryo Wakayama" w:date="2026-10-20T09:00:00Z">
        <w:r>
          <w:rPr>
            <w:rFonts w:ascii="BIZ UDPゴシック" w:eastAsia="BIZ UDPゴシック" w:hAnsi="BIZ UDPゴシック"/>
            <w:sz w:val="22"/>
            <w:szCs w:val="22"/>
          </w:rPr>
          <w:t xml:space="preserve">サービスの区分ごとの算定の方法は、次のとおりです。</w:t>
        </w:r>
      </w:ins>
    </w:p>
    <w:p>
      <w:pPr>
        <w:spacing w:before="260" w:after="160"/>
        <w:rPr>
          <w:ins w:id="91488" w:author="Ryo Wakayama" w:date="2026-10-20T09:00:00Z"/>
          <w:rFonts w:ascii="BIZ UDPゴシック" w:eastAsia="BIZ UDPゴシック" w:hAnsi="BIZ UDPゴシック"/>
        </w:rPr>
      </w:pPr>
      <w:ins w:id="91489" w:author="Ryo Wakayama" w:date="2026-10-20T09:00:00Z">
        <w:r>
          <w:rPr>
            <w:rFonts w:ascii="BIZ UDPゴシック" w:eastAsia="BIZ UDPゴシック" w:hAnsi="BIZ UDPゴシック"/>
            <w:sz w:val="22"/>
            <w:szCs w:val="22"/>
          </w:rPr>
          <w:t xml:space="preserve">【表70】サービスの区分ごとの見込量の算定方法</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0"/>
        <w:gridCol w:w="2608"/>
        <w:gridCol w:w="2381"/>
        <w:gridCol w:w="2608"/>
      </w:tblGrid>
      <w:tr>
        <w:trPr>
          <w:cantSplit/>
          <w:tblHeader/>
          <w:ins w:id="91490" w:author="Ryo Wakayama" w:date="2026-10-20T09:00:00Z"/>
        </w:trPr>
        <w:tc>
          <w:tcPr>
            <w:tcW w:w="1360" w:type="dxa"/>
            <w:shd w:val="clear" w:color="auto" w:fill="DCE8DC"/>
            <w:tcMar>
              <w:top w:w="130" w:type="dxa"/>
              <w:left w:w="130" w:type="dxa"/>
              <w:bottom w:w="130" w:type="dxa"/>
              <w:right w:w="130" w:type="dxa"/>
            </w:tcMar>
            <w:vAlign w:val="center"/>
          </w:tcPr>
          <w:p>
            <w:pPr>
              <w:spacing w:line="320" w:lineRule="auto"/>
              <w:jc w:val="center"/>
              <w:rPr>
                <w:ins w:id="91491" w:author="Ryo Wakayama" w:date="2026-10-20T09:00:00Z"/>
                <w:rFonts w:ascii="BIZ UDPゴシック" w:eastAsia="BIZ UDPゴシック" w:hAnsi="BIZ UDPゴシック"/>
                <w:sz w:val="20"/>
                <w:szCs w:val="20"/>
              </w:rPr>
            </w:pPr>
            <w:ins w:id="91492" w:author="Ryo Wakayama" w:date="2026-10-20T09:00:00Z">
              <w:r>
                <w:rPr>
                  <w:rFonts w:ascii="BIZ UDPゴシック" w:eastAsia="BIZ UDPゴシック" w:hAnsi="BIZ UDPゴシック"/>
                  <w:b/>
                  <w:sz w:val="20"/>
                  <w:szCs w:val="20"/>
                </w:rPr>
                <w:t xml:space="preserve">区分</w:t>
              </w:r>
            </w:ins>
          </w:p>
        </w:tc>
        <w:tc>
          <w:tcPr>
            <w:tcW w:w="2608" w:type="dxa"/>
            <w:shd w:val="clear" w:color="auto" w:fill="DCE8DC"/>
            <w:tcMar>
              <w:top w:w="130" w:type="dxa"/>
              <w:left w:w="130" w:type="dxa"/>
              <w:bottom w:w="130" w:type="dxa"/>
              <w:right w:w="130" w:type="dxa"/>
            </w:tcMar>
            <w:vAlign w:val="center"/>
          </w:tcPr>
          <w:p>
            <w:pPr>
              <w:spacing w:line="320" w:lineRule="auto"/>
              <w:jc w:val="center"/>
              <w:rPr>
                <w:ins w:id="91493" w:author="Ryo Wakayama" w:date="2026-10-20T09:00:00Z"/>
                <w:rFonts w:ascii="BIZ UDPゴシック" w:eastAsia="BIZ UDPゴシック" w:hAnsi="BIZ UDPゴシック"/>
                <w:sz w:val="20"/>
                <w:szCs w:val="20"/>
              </w:rPr>
            </w:pPr>
            <w:ins w:id="91494" w:author="Ryo Wakayama" w:date="2026-10-20T09:00:00Z">
              <w:r>
                <w:rPr>
                  <w:rFonts w:ascii="BIZ UDPゴシック" w:eastAsia="BIZ UDPゴシック" w:hAnsi="BIZ UDPゴシック"/>
                  <w:b/>
                  <w:sz w:val="20"/>
                  <w:szCs w:val="20"/>
                </w:rPr>
                <w:t xml:space="preserve">サービス</w:t>
              </w:r>
            </w:ins>
          </w:p>
        </w:tc>
        <w:tc>
          <w:tcPr>
            <w:tcW w:w="2381" w:type="dxa"/>
            <w:shd w:val="clear" w:color="auto" w:fill="DCE8DC"/>
            <w:tcMar>
              <w:top w:w="130" w:type="dxa"/>
              <w:left w:w="130" w:type="dxa"/>
              <w:bottom w:w="130" w:type="dxa"/>
              <w:right w:w="130" w:type="dxa"/>
            </w:tcMar>
            <w:vAlign w:val="center"/>
          </w:tcPr>
          <w:p>
            <w:pPr>
              <w:spacing w:line="320" w:lineRule="auto"/>
              <w:jc w:val="center"/>
              <w:rPr>
                <w:ins w:id="91495" w:author="Ryo Wakayama" w:date="2026-10-20T09:00:00Z"/>
                <w:rFonts w:ascii="BIZ UDPゴシック" w:eastAsia="BIZ UDPゴシック" w:hAnsi="BIZ UDPゴシック"/>
                <w:sz w:val="20"/>
                <w:szCs w:val="20"/>
              </w:rPr>
            </w:pPr>
            <w:ins w:id="91496" w:author="Ryo Wakayama" w:date="2026-10-20T09:00:00Z">
              <w:r>
                <w:rPr>
                  <w:rFonts w:ascii="BIZ UDPゴシック" w:eastAsia="BIZ UDPゴシック" w:hAnsi="BIZ UDPゴシック"/>
                  <w:b/>
                  <w:sz w:val="20"/>
                  <w:szCs w:val="20"/>
                </w:rPr>
                <w:t xml:space="preserve">算定方式</w:t>
              </w:r>
            </w:ins>
          </w:p>
        </w:tc>
        <w:tc>
          <w:tcPr>
            <w:tcW w:w="2608" w:type="dxa"/>
            <w:shd w:val="clear" w:color="auto" w:fill="DCE8DC"/>
            <w:tcMar>
              <w:top w:w="130" w:type="dxa"/>
              <w:left w:w="130" w:type="dxa"/>
              <w:bottom w:w="130" w:type="dxa"/>
              <w:right w:w="130" w:type="dxa"/>
            </w:tcMar>
            <w:vAlign w:val="center"/>
          </w:tcPr>
          <w:p>
            <w:pPr>
              <w:spacing w:line="320" w:lineRule="auto"/>
              <w:jc w:val="center"/>
              <w:rPr>
                <w:ins w:id="91497" w:author="Ryo Wakayama" w:date="2026-10-20T09:00:00Z"/>
                <w:rFonts w:ascii="BIZ UDPゴシック" w:eastAsia="BIZ UDPゴシック" w:hAnsi="BIZ UDPゴシック"/>
                <w:sz w:val="20"/>
                <w:szCs w:val="20"/>
              </w:rPr>
            </w:pPr>
            <w:ins w:id="91498" w:author="Ryo Wakayama" w:date="2026-10-20T09:00:00Z">
              <w:r>
                <w:rPr>
                  <w:rFonts w:ascii="BIZ UDPゴシック" w:eastAsia="BIZ UDPゴシック" w:hAnsi="BIZ UDPゴシック"/>
                  <w:b/>
                  <w:sz w:val="20"/>
                  <w:szCs w:val="20"/>
                </w:rPr>
                <w:t xml:space="preserve">留意点</w:t>
              </w:r>
            </w:ins>
          </w:p>
        </w:tc>
      </w:tr>
      <w:tr>
        <w:trPr>
          <w:cantSplit/>
          <w:ins w:id="91499" w:author="Ryo Wakayama" w:date="2026-10-20T09:00:00Z"/>
        </w:trPr>
        <w:tc>
          <w:tcPr>
            <w:tcW w:w="1360" w:type="dxa"/>
            <w:tcMar>
              <w:top w:w="130" w:type="dxa"/>
              <w:left w:w="130" w:type="dxa"/>
              <w:bottom w:w="130" w:type="dxa"/>
              <w:right w:w="130" w:type="dxa"/>
            </w:tcMar>
            <w:vAlign w:val="center"/>
          </w:tcPr>
          <w:p>
            <w:pPr>
              <w:spacing w:line="320" w:lineRule="auto"/>
              <w:rPr>
                <w:ins w:id="91500" w:author="Ryo Wakayama" w:date="2026-10-20T09:00:00Z"/>
                <w:rFonts w:ascii="BIZ UDPゴシック" w:eastAsia="BIZ UDPゴシック" w:hAnsi="BIZ UDPゴシック"/>
                <w:sz w:val="20"/>
                <w:szCs w:val="20"/>
              </w:rPr>
            </w:pPr>
            <w:ins w:id="91501" w:author="Ryo Wakayama" w:date="2026-10-20T09:00:00Z">
              <w:r>
                <w:rPr>
                  <w:rFonts w:ascii="BIZ UDPゴシック" w:eastAsia="BIZ UDPゴシック" w:hAnsi="BIZ UDPゴシック"/>
                  <w:sz w:val="20"/>
                  <w:szCs w:val="20"/>
                </w:rPr>
                <w:t xml:space="preserve">1　訪問系</w:t>
              </w:r>
            </w:ins>
          </w:p>
        </w:tc>
        <w:tc>
          <w:tcPr>
            <w:tcW w:w="2608" w:type="dxa"/>
            <w:tcMar>
              <w:top w:w="130" w:type="dxa"/>
              <w:left w:w="130" w:type="dxa"/>
              <w:bottom w:w="130" w:type="dxa"/>
              <w:right w:w="130" w:type="dxa"/>
            </w:tcMar>
            <w:vAlign w:val="center"/>
          </w:tcPr>
          <w:p>
            <w:pPr>
              <w:spacing w:line="320" w:lineRule="auto"/>
              <w:rPr>
                <w:ins w:id="91502" w:author="Ryo Wakayama" w:date="2026-10-20T09:00:00Z"/>
                <w:rFonts w:ascii="BIZ UDPゴシック" w:eastAsia="BIZ UDPゴシック" w:hAnsi="BIZ UDPゴシック"/>
                <w:sz w:val="20"/>
                <w:szCs w:val="20"/>
              </w:rPr>
            </w:pPr>
            <w:ins w:id="91503" w:author="Ryo Wakayama" w:date="2026-10-20T09:00:00Z">
              <w:r>
                <w:rPr>
                  <w:rFonts w:ascii="BIZ UDPゴシック" w:eastAsia="BIZ UDPゴシック" w:hAnsi="BIZ UDPゴシック"/>
                  <w:sz w:val="20"/>
                  <w:szCs w:val="20"/>
                </w:rPr>
                <w:t xml:space="preserve">居宅介護、重度訪問介護、同行援護、行動援護、重度障害者等包括支援</w:t>
              </w:r>
            </w:ins>
          </w:p>
        </w:tc>
        <w:tc>
          <w:tcPr>
            <w:tcW w:w="2381" w:type="dxa"/>
            <w:tcMar>
              <w:top w:w="130" w:type="dxa"/>
              <w:left w:w="130" w:type="dxa"/>
              <w:bottom w:w="130" w:type="dxa"/>
              <w:right w:w="130" w:type="dxa"/>
            </w:tcMar>
            <w:vAlign w:val="center"/>
          </w:tcPr>
          <w:p>
            <w:pPr>
              <w:spacing w:line="320" w:lineRule="auto"/>
              <w:rPr>
                <w:ins w:id="91504" w:author="Ryo Wakayama" w:date="2026-10-20T09:00:00Z"/>
                <w:rFonts w:ascii="BIZ UDPゴシック" w:eastAsia="BIZ UDPゴシック" w:hAnsi="BIZ UDPゴシック"/>
                <w:sz w:val="20"/>
                <w:szCs w:val="20"/>
              </w:rPr>
            </w:pPr>
            <w:ins w:id="91505" w:author="Ryo Wakayama" w:date="2026-10-20T09:00:00Z">
              <w:r>
                <w:rPr>
                  <w:rFonts w:ascii="BIZ UDPゴシック" w:eastAsia="BIZ UDPゴシック" w:hAnsi="BIZ UDPゴシック"/>
                  <w:sz w:val="20"/>
                  <w:szCs w:val="20"/>
                </w:rPr>
                <w:t xml:space="preserve">実績推移型＋アンケート補正／重度訪問介護は個別積上げ型</w:t>
              </w:r>
            </w:ins>
          </w:p>
        </w:tc>
        <w:tc>
          <w:tcPr>
            <w:tcW w:w="2608" w:type="dxa"/>
            <w:tcMar>
              <w:top w:w="130" w:type="dxa"/>
              <w:left w:w="130" w:type="dxa"/>
              <w:bottom w:w="130" w:type="dxa"/>
              <w:right w:w="130" w:type="dxa"/>
            </w:tcMar>
            <w:vAlign w:val="center"/>
          </w:tcPr>
          <w:p>
            <w:pPr>
              <w:spacing w:line="320" w:lineRule="auto"/>
              <w:rPr>
                <w:ins w:id="91506" w:author="Ryo Wakayama" w:date="2026-10-20T09:00:00Z"/>
                <w:rFonts w:ascii="BIZ UDPゴシック" w:eastAsia="BIZ UDPゴシック" w:hAnsi="BIZ UDPゴシック"/>
                <w:sz w:val="20"/>
                <w:szCs w:val="20"/>
              </w:rPr>
            </w:pPr>
            <w:ins w:id="91507" w:author="Ryo Wakayama" w:date="2026-10-20T09:00:00Z">
              <w:r>
                <w:rPr>
                  <w:rFonts w:ascii="BIZ UDPゴシック" w:eastAsia="BIZ UDPゴシック" w:hAnsi="BIZ UDPゴシック"/>
                  <w:sz w:val="20"/>
                  <w:szCs w:val="20"/>
                </w:rPr>
                <w:t xml:space="preserve">実績0でも候補者の有無を確認し、0見込の根拠を記録する。介護保険移行との二重計上を避ける</w:t>
              </w:r>
            </w:ins>
          </w:p>
        </w:tc>
      </w:tr>
      <w:tr>
        <w:trPr>
          <w:cantSplit/>
          <w:ins w:id="91508" w:author="Ryo Wakayama" w:date="2026-10-20T09:00:00Z"/>
        </w:trPr>
        <w:tc>
          <w:tcPr>
            <w:tcW w:w="1360" w:type="dxa"/>
            <w:tcMar>
              <w:top w:w="130" w:type="dxa"/>
              <w:left w:w="130" w:type="dxa"/>
              <w:bottom w:w="130" w:type="dxa"/>
              <w:right w:w="130" w:type="dxa"/>
            </w:tcMar>
            <w:vAlign w:val="center"/>
          </w:tcPr>
          <w:p>
            <w:pPr>
              <w:spacing w:line="320" w:lineRule="auto"/>
              <w:rPr>
                <w:ins w:id="91509" w:author="Ryo Wakayama" w:date="2026-10-20T09:00:00Z"/>
                <w:rFonts w:ascii="BIZ UDPゴシック" w:eastAsia="BIZ UDPゴシック" w:hAnsi="BIZ UDPゴシック"/>
                <w:sz w:val="20"/>
                <w:szCs w:val="20"/>
              </w:rPr>
            </w:pPr>
            <w:ins w:id="91510" w:author="Ryo Wakayama" w:date="2026-10-20T09:00:00Z">
              <w:r>
                <w:rPr>
                  <w:rFonts w:ascii="BIZ UDPゴシック" w:eastAsia="BIZ UDPゴシック" w:hAnsi="BIZ UDPゴシック"/>
                  <w:sz w:val="20"/>
                  <w:szCs w:val="20"/>
                </w:rPr>
                <w:t xml:space="preserve">2　日中活動系</w:t>
              </w:r>
            </w:ins>
          </w:p>
        </w:tc>
        <w:tc>
          <w:tcPr>
            <w:tcW w:w="2608" w:type="dxa"/>
            <w:tcMar>
              <w:top w:w="130" w:type="dxa"/>
              <w:left w:w="130" w:type="dxa"/>
              <w:bottom w:w="130" w:type="dxa"/>
              <w:right w:w="130" w:type="dxa"/>
            </w:tcMar>
            <w:vAlign w:val="center"/>
          </w:tcPr>
          <w:p>
            <w:pPr>
              <w:spacing w:line="320" w:lineRule="auto"/>
              <w:rPr>
                <w:ins w:id="91511" w:author="Ryo Wakayama" w:date="2026-10-20T09:00:00Z"/>
                <w:rFonts w:ascii="BIZ UDPゴシック" w:eastAsia="BIZ UDPゴシック" w:hAnsi="BIZ UDPゴシック"/>
                <w:sz w:val="20"/>
                <w:szCs w:val="20"/>
              </w:rPr>
            </w:pPr>
            <w:ins w:id="91512" w:author="Ryo Wakayama" w:date="2026-10-20T09:00:00Z">
              <w:r>
                <w:rPr>
                  <w:rFonts w:ascii="BIZ UDPゴシック" w:eastAsia="BIZ UDPゴシック" w:hAnsi="BIZ UDPゴシック"/>
                  <w:sz w:val="20"/>
                  <w:szCs w:val="20"/>
                </w:rPr>
                <w:t xml:space="preserve">生活介護、自立訓練、就労移行支援、就労継続支援A型・B型、就労定着支援、就労選択支援、療養介護、短期入所</w:t>
              </w:r>
            </w:ins>
          </w:p>
        </w:tc>
        <w:tc>
          <w:tcPr>
            <w:tcW w:w="2381" w:type="dxa"/>
            <w:tcMar>
              <w:top w:w="130" w:type="dxa"/>
              <w:left w:w="130" w:type="dxa"/>
              <w:bottom w:w="130" w:type="dxa"/>
              <w:right w:w="130" w:type="dxa"/>
            </w:tcMar>
            <w:vAlign w:val="center"/>
          </w:tcPr>
          <w:p>
            <w:pPr>
              <w:spacing w:line="320" w:lineRule="auto"/>
              <w:rPr>
                <w:ins w:id="91513" w:author="Ryo Wakayama" w:date="2026-10-20T09:00:00Z"/>
                <w:rFonts w:ascii="BIZ UDPゴシック" w:eastAsia="BIZ UDPゴシック" w:hAnsi="BIZ UDPゴシック"/>
                <w:sz w:val="20"/>
                <w:szCs w:val="20"/>
              </w:rPr>
            </w:pPr>
            <w:ins w:id="91514" w:author="Ryo Wakayama" w:date="2026-10-20T09:00:00Z">
              <w:r>
                <w:rPr>
                  <w:rFonts w:ascii="BIZ UDPゴシック" w:eastAsia="BIZ UDPゴシック" w:hAnsi="BIZ UDPゴシック"/>
                  <w:sz w:val="20"/>
                  <w:szCs w:val="20"/>
                </w:rPr>
                <w:t xml:space="preserve">人数×1人あたり日数（日数は実績の値）＋18歳移行の個別積上げ／就労選択支援・療養介護は個別積上げ型</w:t>
              </w:r>
            </w:ins>
          </w:p>
        </w:tc>
        <w:tc>
          <w:tcPr>
            <w:tcW w:w="2608" w:type="dxa"/>
            <w:tcMar>
              <w:top w:w="130" w:type="dxa"/>
              <w:left w:w="130" w:type="dxa"/>
              <w:bottom w:w="130" w:type="dxa"/>
              <w:right w:w="130" w:type="dxa"/>
            </w:tcMar>
            <w:vAlign w:val="center"/>
          </w:tcPr>
          <w:p>
            <w:pPr>
              <w:spacing w:line="320" w:lineRule="auto"/>
              <w:rPr>
                <w:ins w:id="91515" w:author="Ryo Wakayama" w:date="2026-10-20T09:00:00Z"/>
                <w:rFonts w:ascii="BIZ UDPゴシック" w:eastAsia="BIZ UDPゴシック" w:hAnsi="BIZ UDPゴシック"/>
                <w:sz w:val="20"/>
                <w:szCs w:val="20"/>
              </w:rPr>
            </w:pPr>
            <w:ins w:id="91516" w:author="Ryo Wakayama" w:date="2026-10-20T09:00:00Z">
              <w:r>
                <w:rPr>
                  <w:rFonts w:ascii="BIZ UDPゴシック" w:eastAsia="BIZ UDPゴシック" w:hAnsi="BIZ UDPゴシック"/>
                  <w:sz w:val="20"/>
                  <w:szCs w:val="20"/>
                </w:rPr>
                <w:t xml:space="preserve">就労選択支援は令和7年10月創設。特別支援学校卒業予定者の進路希望から新規需要を積み上げる。令和9年4月からＡ型の新規利用者等も対象となる予定のため、Ａ型の新規利用の見込みを加える</w:t>
              </w:r>
            </w:ins>
          </w:p>
        </w:tc>
      </w:tr>
      <w:tr>
        <w:trPr>
          <w:cantSplit/>
          <w:ins w:id="91517" w:author="Ryo Wakayama" w:date="2026-10-20T09:00:00Z"/>
        </w:trPr>
        <w:tc>
          <w:tcPr>
            <w:tcW w:w="1360" w:type="dxa"/>
            <w:tcMar>
              <w:top w:w="130" w:type="dxa"/>
              <w:left w:w="130" w:type="dxa"/>
              <w:bottom w:w="130" w:type="dxa"/>
              <w:right w:w="130" w:type="dxa"/>
            </w:tcMar>
            <w:vAlign w:val="center"/>
          </w:tcPr>
          <w:p>
            <w:pPr>
              <w:spacing w:line="320" w:lineRule="auto"/>
              <w:rPr>
                <w:ins w:id="91518" w:author="Ryo Wakayama" w:date="2026-10-20T09:00:00Z"/>
                <w:rFonts w:ascii="BIZ UDPゴシック" w:eastAsia="BIZ UDPゴシック" w:hAnsi="BIZ UDPゴシック"/>
                <w:sz w:val="20"/>
                <w:szCs w:val="20"/>
              </w:rPr>
            </w:pPr>
            <w:ins w:id="91519" w:author="Ryo Wakayama" w:date="2026-10-20T09:00:00Z">
              <w:r>
                <w:rPr>
                  <w:rFonts w:ascii="BIZ UDPゴシック" w:eastAsia="BIZ UDPゴシック" w:hAnsi="BIZ UDPゴシック"/>
                  <w:sz w:val="20"/>
                  <w:szCs w:val="20"/>
                </w:rPr>
                <w:t xml:space="preserve">3　居住系</w:t>
              </w:r>
            </w:ins>
          </w:p>
        </w:tc>
        <w:tc>
          <w:tcPr>
            <w:tcW w:w="2608" w:type="dxa"/>
            <w:tcMar>
              <w:top w:w="130" w:type="dxa"/>
              <w:left w:w="130" w:type="dxa"/>
              <w:bottom w:w="130" w:type="dxa"/>
              <w:right w:w="130" w:type="dxa"/>
            </w:tcMar>
            <w:vAlign w:val="center"/>
          </w:tcPr>
          <w:p>
            <w:pPr>
              <w:spacing w:line="320" w:lineRule="auto"/>
              <w:rPr>
                <w:ins w:id="91520" w:author="Ryo Wakayama" w:date="2026-10-20T09:00:00Z"/>
                <w:rFonts w:ascii="BIZ UDPゴシック" w:eastAsia="BIZ UDPゴシック" w:hAnsi="BIZ UDPゴシック"/>
                <w:sz w:val="20"/>
                <w:szCs w:val="20"/>
              </w:rPr>
            </w:pPr>
            <w:ins w:id="91521" w:author="Ryo Wakayama" w:date="2026-10-20T09:00:00Z">
              <w:r>
                <w:rPr>
                  <w:rFonts w:ascii="BIZ UDPゴシック" w:eastAsia="BIZ UDPゴシック" w:hAnsi="BIZ UDPゴシック"/>
                  <w:sz w:val="20"/>
                  <w:szCs w:val="20"/>
                </w:rPr>
                <w:t xml:space="preserve">共同生活援助、施設入所支援、自立生活援助</w:t>
              </w:r>
            </w:ins>
          </w:p>
        </w:tc>
        <w:tc>
          <w:tcPr>
            <w:tcW w:w="2381" w:type="dxa"/>
            <w:tcMar>
              <w:top w:w="130" w:type="dxa"/>
              <w:left w:w="130" w:type="dxa"/>
              <w:bottom w:w="130" w:type="dxa"/>
              <w:right w:w="130" w:type="dxa"/>
            </w:tcMar>
            <w:vAlign w:val="center"/>
          </w:tcPr>
          <w:p>
            <w:pPr>
              <w:spacing w:line="320" w:lineRule="auto"/>
              <w:rPr>
                <w:ins w:id="91522" w:author="Ryo Wakayama" w:date="2026-10-20T09:00:00Z"/>
                <w:rFonts w:ascii="BIZ UDPゴシック" w:eastAsia="BIZ UDPゴシック" w:hAnsi="BIZ UDPゴシック"/>
                <w:sz w:val="20"/>
                <w:szCs w:val="20"/>
              </w:rPr>
            </w:pPr>
            <w:ins w:id="91523" w:author="Ryo Wakayama" w:date="2026-10-20T09:00:00Z">
              <w:r>
                <w:rPr>
                  <w:rFonts w:ascii="BIZ UDPゴシック" w:eastAsia="BIZ UDPゴシック" w:hAnsi="BIZ UDPゴシック"/>
                  <w:sz w:val="20"/>
                  <w:szCs w:val="20"/>
                </w:rPr>
                <w:t xml:space="preserve">実績推移型＋地域移行・親亡き後の個別積上げ</w:t>
              </w:r>
            </w:ins>
          </w:p>
        </w:tc>
        <w:tc>
          <w:tcPr>
            <w:tcW w:w="2608" w:type="dxa"/>
            <w:tcMar>
              <w:top w:w="130" w:type="dxa"/>
              <w:left w:w="130" w:type="dxa"/>
              <w:bottom w:w="130" w:type="dxa"/>
              <w:right w:w="130" w:type="dxa"/>
            </w:tcMar>
            <w:vAlign w:val="center"/>
          </w:tcPr>
          <w:p>
            <w:pPr>
              <w:spacing w:line="320" w:lineRule="auto"/>
              <w:rPr>
                <w:ins w:id="91524" w:author="Ryo Wakayama" w:date="2026-10-20T09:00:00Z"/>
                <w:rFonts w:ascii="BIZ UDPゴシック" w:eastAsia="BIZ UDPゴシック" w:hAnsi="BIZ UDPゴシック"/>
                <w:sz w:val="20"/>
                <w:szCs w:val="20"/>
              </w:rPr>
            </w:pPr>
            <w:ins w:id="91525" w:author="Ryo Wakayama" w:date="2026-10-20T09:00:00Z">
              <w:r>
                <w:rPr>
                  <w:rFonts w:ascii="BIZ UDPゴシック" w:eastAsia="BIZ UDPゴシック" w:hAnsi="BIZ UDPゴシック"/>
                  <w:sz w:val="20"/>
                  <w:szCs w:val="20"/>
                </w:rPr>
                <w:t xml:space="preserve">施設入所者の地域生活移行（成果目標①）と整合させる</w:t>
              </w:r>
            </w:ins>
          </w:p>
        </w:tc>
      </w:tr>
      <w:tr>
        <w:trPr>
          <w:cantSplit/>
          <w:ins w:id="91526" w:author="Ryo Wakayama" w:date="2026-10-20T09:00:00Z"/>
        </w:trPr>
        <w:tc>
          <w:tcPr>
            <w:tcW w:w="1360" w:type="dxa"/>
            <w:tcMar>
              <w:top w:w="130" w:type="dxa"/>
              <w:left w:w="130" w:type="dxa"/>
              <w:bottom w:w="130" w:type="dxa"/>
              <w:right w:w="130" w:type="dxa"/>
            </w:tcMar>
            <w:vAlign w:val="center"/>
          </w:tcPr>
          <w:p>
            <w:pPr>
              <w:spacing w:line="320" w:lineRule="auto"/>
              <w:rPr>
                <w:ins w:id="91527" w:author="Ryo Wakayama" w:date="2026-10-20T09:00:00Z"/>
                <w:rFonts w:ascii="BIZ UDPゴシック" w:eastAsia="BIZ UDPゴシック" w:hAnsi="BIZ UDPゴシック"/>
                <w:sz w:val="20"/>
                <w:szCs w:val="20"/>
              </w:rPr>
            </w:pPr>
            <w:ins w:id="91528" w:author="Ryo Wakayama" w:date="2026-10-20T09:00:00Z">
              <w:r>
                <w:rPr>
                  <w:rFonts w:ascii="BIZ UDPゴシック" w:eastAsia="BIZ UDPゴシック" w:hAnsi="BIZ UDPゴシック"/>
                  <w:sz w:val="20"/>
                  <w:szCs w:val="20"/>
                </w:rPr>
                <w:t xml:space="preserve">4　相談支援</w:t>
              </w:r>
            </w:ins>
          </w:p>
        </w:tc>
        <w:tc>
          <w:tcPr>
            <w:tcW w:w="2608" w:type="dxa"/>
            <w:tcMar>
              <w:top w:w="130" w:type="dxa"/>
              <w:left w:w="130" w:type="dxa"/>
              <w:bottom w:w="130" w:type="dxa"/>
              <w:right w:w="130" w:type="dxa"/>
            </w:tcMar>
            <w:vAlign w:val="center"/>
          </w:tcPr>
          <w:p>
            <w:pPr>
              <w:spacing w:line="320" w:lineRule="auto"/>
              <w:rPr>
                <w:ins w:id="91529" w:author="Ryo Wakayama" w:date="2026-10-20T09:00:00Z"/>
                <w:rFonts w:ascii="BIZ UDPゴシック" w:eastAsia="BIZ UDPゴシック" w:hAnsi="BIZ UDPゴシック"/>
                <w:sz w:val="20"/>
                <w:szCs w:val="20"/>
              </w:rPr>
            </w:pPr>
            <w:ins w:id="91530" w:author="Ryo Wakayama" w:date="2026-10-20T09:00:00Z">
              <w:r>
                <w:rPr>
                  <w:rFonts w:ascii="BIZ UDPゴシック" w:eastAsia="BIZ UDPゴシック" w:hAnsi="BIZ UDPゴシック"/>
                  <w:sz w:val="20"/>
                  <w:szCs w:val="20"/>
                </w:rPr>
                <w:t xml:space="preserve">計画相談支援、地域移行支援、地域定着支援、障がい児相談支援</w:t>
              </w:r>
            </w:ins>
          </w:p>
        </w:tc>
        <w:tc>
          <w:tcPr>
            <w:tcW w:w="2381" w:type="dxa"/>
            <w:tcMar>
              <w:top w:w="130" w:type="dxa"/>
              <w:left w:w="130" w:type="dxa"/>
              <w:bottom w:w="130" w:type="dxa"/>
              <w:right w:w="130" w:type="dxa"/>
            </w:tcMar>
            <w:vAlign w:val="center"/>
          </w:tcPr>
          <w:p>
            <w:pPr>
              <w:spacing w:line="320" w:lineRule="auto"/>
              <w:rPr>
                <w:ins w:id="91531" w:author="Ryo Wakayama" w:date="2026-10-20T09:00:00Z"/>
                <w:rFonts w:ascii="BIZ UDPゴシック" w:eastAsia="BIZ UDPゴシック" w:hAnsi="BIZ UDPゴシック"/>
                <w:sz w:val="20"/>
                <w:szCs w:val="20"/>
              </w:rPr>
            </w:pPr>
            <w:ins w:id="91532" w:author="Ryo Wakayama" w:date="2026-10-20T09:00:00Z">
              <w:r>
                <w:rPr>
                  <w:rFonts w:ascii="BIZ UDPゴシック" w:eastAsia="BIZ UDPゴシック" w:hAnsi="BIZ UDPゴシック"/>
                  <w:sz w:val="20"/>
                  <w:szCs w:val="20"/>
                </w:rPr>
                <w:t xml:space="preserve">セルフプランからの移行を見込む積上げ型</w:t>
              </w:r>
            </w:ins>
          </w:p>
        </w:tc>
        <w:tc>
          <w:tcPr>
            <w:tcW w:w="2608" w:type="dxa"/>
            <w:tcMar>
              <w:top w:w="130" w:type="dxa"/>
              <w:left w:w="130" w:type="dxa"/>
              <w:bottom w:w="130" w:type="dxa"/>
              <w:right w:w="130" w:type="dxa"/>
            </w:tcMar>
            <w:vAlign w:val="center"/>
          </w:tcPr>
          <w:p>
            <w:pPr>
              <w:spacing w:line="320" w:lineRule="auto"/>
              <w:rPr>
                <w:ins w:id="91533" w:author="Ryo Wakayama" w:date="2026-10-20T09:00:00Z"/>
                <w:rFonts w:ascii="BIZ UDPゴシック" w:eastAsia="BIZ UDPゴシック" w:hAnsi="BIZ UDPゴシック"/>
                <w:sz w:val="20"/>
                <w:szCs w:val="20"/>
              </w:rPr>
            </w:pPr>
            <w:ins w:id="91534" w:author="Ryo Wakayama" w:date="2026-10-20T09:00:00Z">
              <w:r>
                <w:rPr>
                  <w:rFonts w:ascii="BIZ UDPゴシック" w:eastAsia="BIZ UDPゴシック" w:hAnsi="BIZ UDPゴシック"/>
                  <w:sz w:val="20"/>
                  <w:szCs w:val="20"/>
                </w:rPr>
                <w:t xml:space="preserve">望まないセルフプランの解消（成果目標⑤）と整合させる</w:t>
              </w:r>
            </w:ins>
          </w:p>
        </w:tc>
      </w:tr>
      <w:tr>
        <w:trPr>
          <w:cantSplit/>
          <w:ins w:id="91535" w:author="Ryo Wakayama" w:date="2026-10-20T09:00:00Z"/>
        </w:trPr>
        <w:tc>
          <w:tcPr>
            <w:tcW w:w="1360" w:type="dxa"/>
            <w:tcMar>
              <w:top w:w="130" w:type="dxa"/>
              <w:left w:w="130" w:type="dxa"/>
              <w:bottom w:w="130" w:type="dxa"/>
              <w:right w:w="130" w:type="dxa"/>
            </w:tcMar>
            <w:vAlign w:val="center"/>
          </w:tcPr>
          <w:p>
            <w:pPr>
              <w:spacing w:line="320" w:lineRule="auto"/>
              <w:rPr>
                <w:ins w:id="91536" w:author="Ryo Wakayama" w:date="2026-10-20T09:00:00Z"/>
                <w:rFonts w:ascii="BIZ UDPゴシック" w:eastAsia="BIZ UDPゴシック" w:hAnsi="BIZ UDPゴシック"/>
                <w:sz w:val="20"/>
                <w:szCs w:val="20"/>
              </w:rPr>
            </w:pPr>
            <w:ins w:id="91537" w:author="Ryo Wakayama" w:date="2026-10-20T09:00:00Z">
              <w:r>
                <w:rPr>
                  <w:rFonts w:ascii="BIZ UDPゴシック" w:eastAsia="BIZ UDPゴシック" w:hAnsi="BIZ UDPゴシック"/>
                  <w:sz w:val="20"/>
                  <w:szCs w:val="20"/>
                </w:rPr>
                <w:t xml:space="preserve">5　障がい児支援</w:t>
              </w:r>
            </w:ins>
          </w:p>
        </w:tc>
        <w:tc>
          <w:tcPr>
            <w:tcW w:w="2608" w:type="dxa"/>
            <w:tcMar>
              <w:top w:w="130" w:type="dxa"/>
              <w:left w:w="130" w:type="dxa"/>
              <w:bottom w:w="130" w:type="dxa"/>
              <w:right w:w="130" w:type="dxa"/>
            </w:tcMar>
            <w:vAlign w:val="center"/>
          </w:tcPr>
          <w:p>
            <w:pPr>
              <w:spacing w:line="320" w:lineRule="auto"/>
              <w:rPr>
                <w:ins w:id="91538" w:author="Ryo Wakayama" w:date="2026-10-20T09:00:00Z"/>
                <w:rFonts w:ascii="BIZ UDPゴシック" w:eastAsia="BIZ UDPゴシック" w:hAnsi="BIZ UDPゴシック"/>
                <w:sz w:val="20"/>
                <w:szCs w:val="20"/>
              </w:rPr>
            </w:pPr>
            <w:ins w:id="91539" w:author="Ryo Wakayama" w:date="2026-10-20T09:00:00Z">
              <w:r>
                <w:rPr>
                  <w:rFonts w:ascii="BIZ UDPゴシック" w:eastAsia="BIZ UDPゴシック" w:hAnsi="BIZ UDPゴシック"/>
                  <w:sz w:val="20"/>
                  <w:szCs w:val="20"/>
                </w:rPr>
                <w:t xml:space="preserve">児童発達支援、放課後等デイサービス、保育所等訪問支援、居宅訪問型児童発達支援、医療型児童発達支援、障がい児入所支援</w:t>
              </w:r>
            </w:ins>
          </w:p>
        </w:tc>
        <w:tc>
          <w:tcPr>
            <w:tcW w:w="2381" w:type="dxa"/>
            <w:tcMar>
              <w:top w:w="130" w:type="dxa"/>
              <w:left w:w="130" w:type="dxa"/>
              <w:bottom w:w="130" w:type="dxa"/>
              <w:right w:w="130" w:type="dxa"/>
            </w:tcMar>
            <w:vAlign w:val="center"/>
          </w:tcPr>
          <w:p>
            <w:pPr>
              <w:spacing w:line="320" w:lineRule="auto"/>
              <w:rPr>
                <w:ins w:id="91540" w:author="Ryo Wakayama" w:date="2026-10-20T09:00:00Z"/>
                <w:rFonts w:ascii="BIZ UDPゴシック" w:eastAsia="BIZ UDPゴシック" w:hAnsi="BIZ UDPゴシック"/>
                <w:sz w:val="20"/>
                <w:szCs w:val="20"/>
              </w:rPr>
            </w:pPr>
            <w:ins w:id="91541" w:author="Ryo Wakayama" w:date="2026-10-20T09:00:00Z">
              <w:r>
                <w:rPr>
                  <w:rFonts w:ascii="BIZ UDPゴシック" w:eastAsia="BIZ UDPゴシック" w:hAnsi="BIZ UDPゴシック"/>
                  <w:sz w:val="20"/>
                  <w:szCs w:val="20"/>
                </w:rPr>
                <w:t xml:space="preserve">人数×1人あたり日数（日数は実績の値）＋町外療育の実態を踏まえた補正</w:t>
              </w:r>
            </w:ins>
          </w:p>
        </w:tc>
        <w:tc>
          <w:tcPr>
            <w:tcW w:w="2608" w:type="dxa"/>
            <w:tcMar>
              <w:top w:w="130" w:type="dxa"/>
              <w:left w:w="130" w:type="dxa"/>
              <w:bottom w:w="130" w:type="dxa"/>
              <w:right w:w="130" w:type="dxa"/>
            </w:tcMar>
            <w:vAlign w:val="center"/>
          </w:tcPr>
          <w:p>
            <w:pPr>
              <w:spacing w:line="320" w:lineRule="auto"/>
              <w:rPr>
                <w:ins w:id="91542" w:author="Ryo Wakayama" w:date="2026-10-20T09:00:00Z"/>
                <w:rFonts w:ascii="BIZ UDPゴシック" w:eastAsia="BIZ UDPゴシック" w:hAnsi="BIZ UDPゴシック"/>
                <w:sz w:val="20"/>
                <w:szCs w:val="20"/>
              </w:rPr>
            </w:pPr>
            <w:ins w:id="91543" w:author="Ryo Wakayama" w:date="2026-10-20T09:00:00Z">
              <w:r>
                <w:rPr>
                  <w:rFonts w:ascii="BIZ UDPゴシック" w:eastAsia="BIZ UDPゴシック" w:hAnsi="BIZ UDPゴシック"/>
                  <w:sz w:val="20"/>
                  <w:szCs w:val="20"/>
                </w:rPr>
                <w:t xml:space="preserve">町内に療育機関がなく町外通所・送迎負担がある。18歳到達に伴う放課後等デイの卒業と日中活動への接続を見込む</w:t>
              </w:r>
            </w:ins>
          </w:p>
        </w:tc>
      </w:tr>
      <w:tr>
        <w:trPr>
          <w:cantSplit/>
          <w:ins w:id="91544" w:author="Ryo Wakayama" w:date="2026-10-20T09:00:00Z"/>
        </w:trPr>
        <w:tc>
          <w:tcPr>
            <w:tcW w:w="1360" w:type="dxa"/>
            <w:tcMar>
              <w:top w:w="130" w:type="dxa"/>
              <w:left w:w="130" w:type="dxa"/>
              <w:bottom w:w="130" w:type="dxa"/>
              <w:right w:w="130" w:type="dxa"/>
            </w:tcMar>
            <w:vAlign w:val="center"/>
          </w:tcPr>
          <w:p>
            <w:pPr>
              <w:spacing w:line="320" w:lineRule="auto"/>
              <w:rPr>
                <w:ins w:id="91545" w:author="Ryo Wakayama" w:date="2026-10-20T09:00:00Z"/>
                <w:rFonts w:ascii="BIZ UDPゴシック" w:eastAsia="BIZ UDPゴシック" w:hAnsi="BIZ UDPゴシック"/>
                <w:sz w:val="20"/>
                <w:szCs w:val="20"/>
              </w:rPr>
            </w:pPr>
            <w:ins w:id="91546" w:author="Ryo Wakayama" w:date="2026-10-20T09:00:00Z">
              <w:r>
                <w:rPr>
                  <w:rFonts w:ascii="BIZ UDPゴシック" w:eastAsia="BIZ UDPゴシック" w:hAnsi="BIZ UDPゴシック"/>
                  <w:sz w:val="20"/>
                  <w:szCs w:val="20"/>
                </w:rPr>
                <w:t xml:space="preserve">6　地域生活支援事業</w:t>
              </w:r>
            </w:ins>
          </w:p>
        </w:tc>
        <w:tc>
          <w:tcPr>
            <w:tcW w:w="2608" w:type="dxa"/>
            <w:tcMar>
              <w:top w:w="130" w:type="dxa"/>
              <w:left w:w="130" w:type="dxa"/>
              <w:bottom w:w="130" w:type="dxa"/>
              <w:right w:w="130" w:type="dxa"/>
            </w:tcMar>
            <w:vAlign w:val="center"/>
          </w:tcPr>
          <w:p>
            <w:pPr>
              <w:spacing w:line="320" w:lineRule="auto"/>
              <w:rPr>
                <w:ins w:id="91547" w:author="Ryo Wakayama" w:date="2026-10-20T09:00:00Z"/>
                <w:rFonts w:ascii="BIZ UDPゴシック" w:eastAsia="BIZ UDPゴシック" w:hAnsi="BIZ UDPゴシック"/>
                <w:sz w:val="20"/>
                <w:szCs w:val="20"/>
              </w:rPr>
            </w:pPr>
            <w:ins w:id="91548" w:author="Ryo Wakayama" w:date="2026-10-20T09:00:00Z">
              <w:r>
                <w:rPr>
                  <w:rFonts w:ascii="BIZ UDPゴシック" w:eastAsia="BIZ UDPゴシック" w:hAnsi="BIZ UDPゴシック"/>
                  <w:sz w:val="20"/>
                  <w:szCs w:val="20"/>
                </w:rPr>
                <w:t xml:space="preserve">理解促進研修・啓発、自発的活動支援、相談支援、成年後見制度利用支援、意思疎通支援、日常生活用具、手話奉仕員養成、移動支援、地域活動支援センター、日中一時支援等</w:t>
              </w:r>
            </w:ins>
          </w:p>
        </w:tc>
        <w:tc>
          <w:tcPr>
            <w:tcW w:w="2381" w:type="dxa"/>
            <w:tcMar>
              <w:top w:w="130" w:type="dxa"/>
              <w:left w:w="130" w:type="dxa"/>
              <w:bottom w:w="130" w:type="dxa"/>
              <w:right w:w="130" w:type="dxa"/>
            </w:tcMar>
            <w:vAlign w:val="center"/>
          </w:tcPr>
          <w:p>
            <w:pPr>
              <w:spacing w:line="320" w:lineRule="auto"/>
              <w:rPr>
                <w:ins w:id="91549" w:author="Ryo Wakayama" w:date="2026-10-20T09:00:00Z"/>
                <w:rFonts w:ascii="BIZ UDPゴシック" w:eastAsia="BIZ UDPゴシック" w:hAnsi="BIZ UDPゴシック"/>
                <w:sz w:val="20"/>
                <w:szCs w:val="20"/>
              </w:rPr>
            </w:pPr>
            <w:ins w:id="91550" w:author="Ryo Wakayama" w:date="2026-10-20T09:00:00Z">
              <w:r>
                <w:rPr>
                  <w:rFonts w:ascii="BIZ UDPゴシック" w:eastAsia="BIZ UDPゴシック" w:hAnsi="BIZ UDPゴシック"/>
                  <w:sz w:val="20"/>
                  <w:szCs w:val="20"/>
                </w:rPr>
                <w:t xml:space="preserve">実績推移型＋施策との整合</w:t>
              </w:r>
            </w:ins>
          </w:p>
        </w:tc>
        <w:tc>
          <w:tcPr>
            <w:tcW w:w="2608" w:type="dxa"/>
            <w:tcMar>
              <w:top w:w="130" w:type="dxa"/>
              <w:left w:w="130" w:type="dxa"/>
              <w:bottom w:w="130" w:type="dxa"/>
              <w:right w:w="130" w:type="dxa"/>
            </w:tcMar>
            <w:vAlign w:val="center"/>
          </w:tcPr>
          <w:p>
            <w:pPr>
              <w:spacing w:line="320" w:lineRule="auto"/>
              <w:rPr>
                <w:ins w:id="91551" w:author="Ryo Wakayama" w:date="2026-10-20T09:00:00Z"/>
                <w:rFonts w:ascii="BIZ UDPゴシック" w:eastAsia="BIZ UDPゴシック" w:hAnsi="BIZ UDPゴシック"/>
                <w:sz w:val="20"/>
                <w:szCs w:val="20"/>
              </w:rPr>
            </w:pPr>
            <w:ins w:id="91552" w:author="Ryo Wakayama" w:date="2026-10-20T09:00:00Z">
              <w:r>
                <w:rPr>
                  <w:rFonts w:ascii="BIZ UDPゴシック" w:eastAsia="BIZ UDPゴシック" w:hAnsi="BIZ UDPゴシック"/>
                  <w:sz w:val="20"/>
                  <w:szCs w:val="20"/>
                </w:rPr>
                <w:t xml:space="preserve">意思疎通支援は手話言語条例に基づく取組（第2部第4章）と整合させる。移動支援は外出の課題と接続する</w:t>
              </w:r>
            </w:ins>
          </w:p>
        </w:tc>
      </w:tr>
    </w:tbl>
    <w:p>
      <w:pPr>
        <w:pBdr>
          <w:left w:val="single" w:sz="18" w:space="4" w:color="538135" w:themeColor="accent6" w:themeShade="BF"/>
        </w:pBdr>
        <w:spacing w:after="200" w:line="360" w:lineRule="auto"/>
        <w:ind w:firstLineChars="100" w:firstLine="220"/>
        <w:rPr>
          <w:ins w:id="91553" w:author="Ryo Wakayama" w:date="2026-10-20T09:00:00Z"/>
          <w:rFonts w:ascii="BIZ UDPゴシック" w:eastAsia="BIZ UDPゴシック" w:hAnsi="BIZ UDPゴシック"/>
        </w:rPr>
      </w:pPr>
      <w:ins w:id="91554" w:author="Ryo Wakayama" w:date="2026-10-20T09:00:00Z">
        <w:r>
          <w:rPr>
            <w:rFonts w:ascii="BIZ UDPゴシック" w:eastAsia="BIZ UDPゴシック" w:hAnsi="BIZ UDPゴシック"/>
            <w:sz w:val="22"/>
            <w:szCs w:val="22"/>
          </w:rPr>
          <w:t xml:space="preserve">前回計画（第6期）の見込量と実績を比べると、人数はおおむね見込みどおりである一方、1人あたりの利用日数が見込みを大きく下回っていました。このため第8期は、量（人日）を「見込人数×1人あたり日数」とし、1人あたり日数は直近の実績の値を出発点とします。日数を引き上げる場合は、通えない理由（送迎・費用・事業所の有無）への手当てを第2部の施策に書きます。</w:t>
        </w:r>
      </w:ins>
    </w:p>
    <w:p>
      <w:pPr>
        <w:spacing w:before="260" w:after="160"/>
        <w:rPr>
          <w:ins w:id="91555" w:author="Ryo Wakayama" w:date="2026-10-20T09:00:00Z"/>
          <w:rFonts w:ascii="BIZ UDPゴシック" w:eastAsia="BIZ UDPゴシック" w:hAnsi="BIZ UDPゴシック"/>
        </w:rPr>
      </w:pPr>
      <w:ins w:id="91556" w:author="Ryo Wakayama" w:date="2026-10-20T09:00:00Z">
        <w:r>
          <w:rPr>
            <w:rFonts w:ascii="BIZ UDPゴシック" w:eastAsia="BIZ UDPゴシック" w:hAnsi="BIZ UDPゴシック"/>
            <w:sz w:val="22"/>
            <w:szCs w:val="22"/>
          </w:rPr>
          <w:t xml:space="preserve">【表71】1人あたりの利用日数　前回計画の見込みと実績</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1"/>
        <w:gridCol w:w="1474"/>
        <w:gridCol w:w="1474"/>
        <w:gridCol w:w="3969"/>
      </w:tblGrid>
      <w:tr>
        <w:trPr>
          <w:cantSplit/>
          <w:tblHeader/>
          <w:ins w:id="91557" w:author="Ryo Wakayama" w:date="2026-10-20T09:00:00Z"/>
        </w:trPr>
        <w:tc>
          <w:tcPr>
            <w:tcW w:w="2041" w:type="dxa"/>
            <w:shd w:val="clear" w:color="auto" w:fill="DCE8DC"/>
            <w:tcMar>
              <w:top w:w="130" w:type="dxa"/>
              <w:left w:w="130" w:type="dxa"/>
              <w:bottom w:w="130" w:type="dxa"/>
              <w:right w:w="130" w:type="dxa"/>
            </w:tcMar>
            <w:vAlign w:val="center"/>
          </w:tcPr>
          <w:p>
            <w:pPr>
              <w:spacing w:line="320" w:lineRule="auto"/>
              <w:jc w:val="center"/>
              <w:rPr>
                <w:ins w:id="91558" w:author="Ryo Wakayama" w:date="2026-10-20T09:00:00Z"/>
                <w:rFonts w:ascii="BIZ UDPゴシック" w:eastAsia="BIZ UDPゴシック" w:hAnsi="BIZ UDPゴシック"/>
                <w:sz w:val="20"/>
                <w:szCs w:val="20"/>
              </w:rPr>
            </w:pPr>
            <w:ins w:id="91559" w:author="Ryo Wakayama" w:date="2026-10-20T09:00:00Z">
              <w:r>
                <w:rPr>
                  <w:rFonts w:ascii="BIZ UDPゴシック" w:eastAsia="BIZ UDPゴシック" w:hAnsi="BIZ UDPゴシック"/>
                  <w:b/>
                  <w:sz w:val="20"/>
                  <w:szCs w:val="20"/>
                </w:rPr>
                <w:t xml:space="preserve">サービス</w:t>
              </w:r>
            </w:ins>
          </w:p>
        </w:tc>
        <w:tc>
          <w:tcPr>
            <w:tcW w:w="1474" w:type="dxa"/>
            <w:shd w:val="clear" w:color="auto" w:fill="DCE8DC"/>
            <w:tcMar>
              <w:top w:w="130" w:type="dxa"/>
              <w:left w:w="130" w:type="dxa"/>
              <w:bottom w:w="130" w:type="dxa"/>
              <w:right w:w="130" w:type="dxa"/>
            </w:tcMar>
            <w:vAlign w:val="center"/>
          </w:tcPr>
          <w:p>
            <w:pPr>
              <w:spacing w:line="320" w:lineRule="auto"/>
              <w:jc w:val="center"/>
              <w:rPr>
                <w:ins w:id="91560" w:author="Ryo Wakayama" w:date="2026-10-20T09:00:00Z"/>
                <w:rFonts w:ascii="BIZ UDPゴシック" w:eastAsia="BIZ UDPゴシック" w:hAnsi="BIZ UDPゴシック"/>
                <w:sz w:val="20"/>
                <w:szCs w:val="20"/>
              </w:rPr>
            </w:pPr>
            <w:ins w:id="91561" w:author="Ryo Wakayama" w:date="2026-10-20T09:00:00Z">
              <w:r>
                <w:rPr>
                  <w:rFonts w:ascii="BIZ UDPゴシック" w:eastAsia="BIZ UDPゴシック" w:hAnsi="BIZ UDPゴシック"/>
                  <w:b/>
                  <w:sz w:val="20"/>
                  <w:szCs w:val="20"/>
                </w:rPr>
                <w:t xml:space="preserve">第6期の見込み1人あたり日数</w:t>
              </w:r>
            </w:ins>
          </w:p>
        </w:tc>
        <w:tc>
          <w:tcPr>
            <w:tcW w:w="1474" w:type="dxa"/>
            <w:shd w:val="clear" w:color="auto" w:fill="DCE8DC"/>
            <w:tcMar>
              <w:top w:w="130" w:type="dxa"/>
              <w:left w:w="130" w:type="dxa"/>
              <w:bottom w:w="130" w:type="dxa"/>
              <w:right w:w="130" w:type="dxa"/>
            </w:tcMar>
            <w:vAlign w:val="center"/>
          </w:tcPr>
          <w:p>
            <w:pPr>
              <w:spacing w:line="320" w:lineRule="auto"/>
              <w:jc w:val="center"/>
              <w:rPr>
                <w:ins w:id="91562" w:author="Ryo Wakayama" w:date="2026-10-20T09:00:00Z"/>
                <w:rFonts w:ascii="BIZ UDPゴシック" w:eastAsia="BIZ UDPゴシック" w:hAnsi="BIZ UDPゴシック"/>
                <w:sz w:val="20"/>
                <w:szCs w:val="20"/>
              </w:rPr>
            </w:pPr>
            <w:ins w:id="91563" w:author="Ryo Wakayama" w:date="2026-10-20T09:00:00Z">
              <w:r>
                <w:rPr>
                  <w:rFonts w:ascii="BIZ UDPゴシック" w:eastAsia="BIZ UDPゴシック" w:hAnsi="BIZ UDPゴシック"/>
                  <w:b/>
                  <w:sz w:val="20"/>
                  <w:szCs w:val="20"/>
                </w:rPr>
                <w:t xml:space="preserve">第6期の実績1人あたり日数</w:t>
              </w:r>
            </w:ins>
          </w:p>
        </w:tc>
        <w:tc>
          <w:tcPr>
            <w:tcW w:w="3969" w:type="dxa"/>
            <w:shd w:val="clear" w:color="auto" w:fill="DCE8DC"/>
            <w:tcMar>
              <w:top w:w="130" w:type="dxa"/>
              <w:left w:w="130" w:type="dxa"/>
              <w:bottom w:w="130" w:type="dxa"/>
              <w:right w:w="130" w:type="dxa"/>
            </w:tcMar>
            <w:vAlign w:val="center"/>
          </w:tcPr>
          <w:p>
            <w:pPr>
              <w:spacing w:line="320" w:lineRule="auto"/>
              <w:jc w:val="center"/>
              <w:rPr>
                <w:ins w:id="91564" w:author="Ryo Wakayama" w:date="2026-10-20T09:00:00Z"/>
                <w:rFonts w:ascii="BIZ UDPゴシック" w:eastAsia="BIZ UDPゴシック" w:hAnsi="BIZ UDPゴシック"/>
                <w:sz w:val="20"/>
                <w:szCs w:val="20"/>
              </w:rPr>
            </w:pPr>
            <w:ins w:id="91565" w:author="Ryo Wakayama" w:date="2026-10-20T09:00:00Z">
              <w:r>
                <w:rPr>
                  <w:rFonts w:ascii="BIZ UDPゴシック" w:eastAsia="BIZ UDPゴシック" w:hAnsi="BIZ UDPゴシック"/>
                  <w:b/>
                  <w:sz w:val="20"/>
                  <w:szCs w:val="20"/>
                </w:rPr>
                <w:t xml:space="preserve">見方</w:t>
              </w:r>
            </w:ins>
          </w:p>
        </w:tc>
      </w:tr>
      <w:tr>
        <w:trPr>
          <w:cantSplit/>
          <w:ins w:id="91566" w:author="Ryo Wakayama" w:date="2026-10-20T09:00:00Z"/>
        </w:trPr>
        <w:tc>
          <w:tcPr>
            <w:tcW w:w="2041" w:type="dxa"/>
            <w:tcMar>
              <w:top w:w="130" w:type="dxa"/>
              <w:left w:w="130" w:type="dxa"/>
              <w:bottom w:w="130" w:type="dxa"/>
              <w:right w:w="130" w:type="dxa"/>
            </w:tcMar>
            <w:vAlign w:val="center"/>
          </w:tcPr>
          <w:p>
            <w:pPr>
              <w:spacing w:line="320" w:lineRule="auto"/>
              <w:rPr>
                <w:ins w:id="91567" w:author="Ryo Wakayama" w:date="2026-10-20T09:00:00Z"/>
                <w:rFonts w:ascii="BIZ UDPゴシック" w:eastAsia="BIZ UDPゴシック" w:hAnsi="BIZ UDPゴシック"/>
                <w:sz w:val="20"/>
                <w:szCs w:val="20"/>
              </w:rPr>
            </w:pPr>
            <w:ins w:id="91568" w:author="Ryo Wakayama" w:date="2026-10-20T09:00:00Z">
              <w:r>
                <w:rPr>
                  <w:rFonts w:ascii="BIZ UDPゴシック" w:eastAsia="BIZ UDPゴシック" w:hAnsi="BIZ UDPゴシック"/>
                  <w:sz w:val="20"/>
                  <w:szCs w:val="20"/>
                </w:rPr>
                <w:t xml:space="preserve">児童発達支援</w:t>
              </w:r>
            </w:ins>
          </w:p>
        </w:tc>
        <w:tc>
          <w:tcPr>
            <w:tcW w:w="1474" w:type="dxa"/>
            <w:tcMar>
              <w:top w:w="130" w:type="dxa"/>
              <w:left w:w="130" w:type="dxa"/>
              <w:bottom w:w="130" w:type="dxa"/>
              <w:right w:w="130" w:type="dxa"/>
            </w:tcMar>
            <w:vAlign w:val="center"/>
          </w:tcPr>
          <w:p>
            <w:pPr>
              <w:spacing w:line="320" w:lineRule="auto"/>
              <w:rPr>
                <w:ins w:id="91569" w:author="Ryo Wakayama" w:date="2026-10-20T09:00:00Z"/>
                <w:rFonts w:ascii="BIZ UDPゴシック" w:eastAsia="BIZ UDPゴシック" w:hAnsi="BIZ UDPゴシック"/>
                <w:sz w:val="20"/>
                <w:szCs w:val="20"/>
              </w:rPr>
            </w:pPr>
            <w:ins w:id="91570" w:author="Ryo Wakayama" w:date="2026-10-20T09:00:00Z">
              <w:r>
                <w:rPr>
                  <w:rFonts w:ascii="BIZ UDPゴシック" w:eastAsia="BIZ UDPゴシック" w:hAnsi="BIZ UDPゴシック"/>
                  <w:sz w:val="20"/>
                  <w:szCs w:val="20"/>
                </w:rPr>
                <w:t xml:space="preserve">8.3日</w:t>
              </w:r>
            </w:ins>
          </w:p>
        </w:tc>
        <w:tc>
          <w:tcPr>
            <w:tcW w:w="1474" w:type="dxa"/>
            <w:tcMar>
              <w:top w:w="130" w:type="dxa"/>
              <w:left w:w="130" w:type="dxa"/>
              <w:bottom w:w="130" w:type="dxa"/>
              <w:right w:w="130" w:type="dxa"/>
            </w:tcMar>
            <w:vAlign w:val="center"/>
          </w:tcPr>
          <w:p>
            <w:pPr>
              <w:spacing w:line="320" w:lineRule="auto"/>
              <w:rPr>
                <w:ins w:id="91571" w:author="Ryo Wakayama" w:date="2026-10-20T09:00:00Z"/>
                <w:rFonts w:ascii="BIZ UDPゴシック" w:eastAsia="BIZ UDPゴシック" w:hAnsi="BIZ UDPゴシック"/>
                <w:sz w:val="20"/>
                <w:szCs w:val="20"/>
              </w:rPr>
            </w:pPr>
            <w:ins w:id="91572" w:author="Ryo Wakayama" w:date="2026-10-20T09:00:00Z">
              <w:r>
                <w:rPr>
                  <w:rFonts w:ascii="BIZ UDPゴシック" w:eastAsia="BIZ UDPゴシック" w:hAnsi="BIZ UDPゴシック"/>
                  <w:sz w:val="20"/>
                  <w:szCs w:val="20"/>
                </w:rPr>
                <w:t xml:space="preserve">4.0〜5.0日</w:t>
              </w:r>
            </w:ins>
          </w:p>
        </w:tc>
        <w:tc>
          <w:tcPr>
            <w:tcW w:w="3969" w:type="dxa"/>
            <w:tcMar>
              <w:top w:w="130" w:type="dxa"/>
              <w:left w:w="130" w:type="dxa"/>
              <w:bottom w:w="130" w:type="dxa"/>
              <w:right w:w="130" w:type="dxa"/>
            </w:tcMar>
            <w:vAlign w:val="center"/>
          </w:tcPr>
          <w:p>
            <w:pPr>
              <w:spacing w:line="320" w:lineRule="auto"/>
              <w:rPr>
                <w:ins w:id="91573" w:author="Ryo Wakayama" w:date="2026-10-20T09:00:00Z"/>
                <w:rFonts w:ascii="BIZ UDPゴシック" w:eastAsia="BIZ UDPゴシック" w:hAnsi="BIZ UDPゴシック"/>
                <w:sz w:val="20"/>
                <w:szCs w:val="20"/>
              </w:rPr>
            </w:pPr>
            <w:ins w:id="91574" w:author="Ryo Wakayama" w:date="2026-10-20T09:00:00Z">
              <w:r>
                <w:rPr>
                  <w:rFonts w:ascii="BIZ UDPゴシック" w:eastAsia="BIZ UDPゴシック" w:hAnsi="BIZ UDPゴシック"/>
                  <w:sz w:val="20"/>
                  <w:szCs w:val="20"/>
                </w:rPr>
                <w:t xml:space="preserve">町内に療育機関がない（第2部第8章1）</w:t>
              </w:r>
            </w:ins>
          </w:p>
        </w:tc>
      </w:tr>
      <w:tr>
        <w:trPr>
          <w:cantSplit/>
          <w:ins w:id="91575" w:author="Ryo Wakayama" w:date="2026-10-20T09:00:00Z"/>
        </w:trPr>
        <w:tc>
          <w:tcPr>
            <w:tcW w:w="2041" w:type="dxa"/>
            <w:tcMar>
              <w:top w:w="130" w:type="dxa"/>
              <w:left w:w="130" w:type="dxa"/>
              <w:bottom w:w="130" w:type="dxa"/>
              <w:right w:w="130" w:type="dxa"/>
            </w:tcMar>
            <w:vAlign w:val="center"/>
          </w:tcPr>
          <w:p>
            <w:pPr>
              <w:spacing w:line="320" w:lineRule="auto"/>
              <w:rPr>
                <w:ins w:id="91576" w:author="Ryo Wakayama" w:date="2026-10-20T09:00:00Z"/>
                <w:rFonts w:ascii="BIZ UDPゴシック" w:eastAsia="BIZ UDPゴシック" w:hAnsi="BIZ UDPゴシック"/>
                <w:sz w:val="20"/>
                <w:szCs w:val="20"/>
              </w:rPr>
            </w:pPr>
            <w:ins w:id="91577" w:author="Ryo Wakayama" w:date="2026-10-20T09:00:00Z">
              <w:r>
                <w:rPr>
                  <w:rFonts w:ascii="BIZ UDPゴシック" w:eastAsia="BIZ UDPゴシック" w:hAnsi="BIZ UDPゴシック"/>
                  <w:sz w:val="20"/>
                  <w:szCs w:val="20"/>
                </w:rPr>
                <w:t xml:space="preserve">就労移行支援</w:t>
              </w:r>
            </w:ins>
          </w:p>
        </w:tc>
        <w:tc>
          <w:tcPr>
            <w:tcW w:w="1474" w:type="dxa"/>
            <w:tcMar>
              <w:top w:w="130" w:type="dxa"/>
              <w:left w:w="130" w:type="dxa"/>
              <w:bottom w:w="130" w:type="dxa"/>
              <w:right w:w="130" w:type="dxa"/>
            </w:tcMar>
            <w:vAlign w:val="center"/>
          </w:tcPr>
          <w:p>
            <w:pPr>
              <w:spacing w:line="320" w:lineRule="auto"/>
              <w:rPr>
                <w:ins w:id="91578" w:author="Ryo Wakayama" w:date="2026-10-20T09:00:00Z"/>
                <w:rFonts w:ascii="BIZ UDPゴシック" w:eastAsia="BIZ UDPゴシック" w:hAnsi="BIZ UDPゴシック"/>
                <w:sz w:val="20"/>
                <w:szCs w:val="20"/>
              </w:rPr>
            </w:pPr>
            <w:ins w:id="91579" w:author="Ryo Wakayama" w:date="2026-10-20T09:00:00Z">
              <w:r>
                <w:rPr>
                  <w:rFonts w:ascii="BIZ UDPゴシック" w:eastAsia="BIZ UDPゴシック" w:hAnsi="BIZ UDPゴシック"/>
                  <w:sz w:val="20"/>
                  <w:szCs w:val="20"/>
                </w:rPr>
                <w:t xml:space="preserve">22.0日</w:t>
              </w:r>
            </w:ins>
          </w:p>
        </w:tc>
        <w:tc>
          <w:tcPr>
            <w:tcW w:w="1474" w:type="dxa"/>
            <w:tcMar>
              <w:top w:w="130" w:type="dxa"/>
              <w:left w:w="130" w:type="dxa"/>
              <w:bottom w:w="130" w:type="dxa"/>
              <w:right w:w="130" w:type="dxa"/>
            </w:tcMar>
            <w:vAlign w:val="center"/>
          </w:tcPr>
          <w:p>
            <w:pPr>
              <w:spacing w:line="320" w:lineRule="auto"/>
              <w:rPr>
                <w:ins w:id="91580" w:author="Ryo Wakayama" w:date="2026-10-20T09:00:00Z"/>
                <w:rFonts w:ascii="BIZ UDPゴシック" w:eastAsia="BIZ UDPゴシック" w:hAnsi="BIZ UDPゴシック"/>
                <w:sz w:val="20"/>
                <w:szCs w:val="20"/>
              </w:rPr>
            </w:pPr>
            <w:ins w:id="91581" w:author="Ryo Wakayama" w:date="2026-10-20T09:00:00Z">
              <w:r>
                <w:rPr>
                  <w:rFonts w:ascii="BIZ UDPゴシック" w:eastAsia="BIZ UDPゴシック" w:hAnsi="BIZ UDPゴシック"/>
                  <w:sz w:val="20"/>
                  <w:szCs w:val="20"/>
                </w:rPr>
                <w:t xml:space="preserve">11.0〜18.0日</w:t>
              </w:r>
            </w:ins>
          </w:p>
        </w:tc>
        <w:tc>
          <w:tcPr>
            <w:tcW w:w="3969" w:type="dxa"/>
            <w:tcMar>
              <w:top w:w="130" w:type="dxa"/>
              <w:left w:w="130" w:type="dxa"/>
              <w:bottom w:w="130" w:type="dxa"/>
              <w:right w:w="130" w:type="dxa"/>
            </w:tcMar>
            <w:vAlign w:val="center"/>
          </w:tcPr>
          <w:p>
            <w:pPr>
              <w:spacing w:line="320" w:lineRule="auto"/>
              <w:rPr>
                <w:ins w:id="91582" w:author="Ryo Wakayama" w:date="2026-10-20T09:00:00Z"/>
                <w:rFonts w:ascii="BIZ UDPゴシック" w:eastAsia="BIZ UDPゴシック" w:hAnsi="BIZ UDPゴシック"/>
                <w:sz w:val="20"/>
                <w:szCs w:val="20"/>
              </w:rPr>
            </w:pPr>
            <w:ins w:id="91583" w:author="Ryo Wakayama" w:date="2026-10-20T09:00:00Z">
              <w:r>
                <w:rPr>
                  <w:rFonts w:ascii="BIZ UDPゴシック" w:eastAsia="BIZ UDPゴシック" w:hAnsi="BIZ UDPゴシック"/>
                  <w:sz w:val="20"/>
                  <w:szCs w:val="20"/>
                </w:rPr>
                <w:t xml:space="preserve">実績が年々増えている（11.0→18.0日）</w:t>
              </w:r>
            </w:ins>
          </w:p>
        </w:tc>
      </w:tr>
      <w:tr>
        <w:trPr>
          <w:cantSplit/>
          <w:ins w:id="91584" w:author="Ryo Wakayama" w:date="2026-10-20T09:00:00Z"/>
        </w:trPr>
        <w:tc>
          <w:tcPr>
            <w:tcW w:w="2041" w:type="dxa"/>
            <w:tcMar>
              <w:top w:w="130" w:type="dxa"/>
              <w:left w:w="130" w:type="dxa"/>
              <w:bottom w:w="130" w:type="dxa"/>
              <w:right w:w="130" w:type="dxa"/>
            </w:tcMar>
            <w:vAlign w:val="center"/>
          </w:tcPr>
          <w:p>
            <w:pPr>
              <w:spacing w:line="320" w:lineRule="auto"/>
              <w:rPr>
                <w:ins w:id="91585" w:author="Ryo Wakayama" w:date="2026-10-20T09:00:00Z"/>
                <w:rFonts w:ascii="BIZ UDPゴシック" w:eastAsia="BIZ UDPゴシック" w:hAnsi="BIZ UDPゴシック"/>
                <w:sz w:val="20"/>
                <w:szCs w:val="20"/>
              </w:rPr>
            </w:pPr>
            <w:ins w:id="91586" w:author="Ryo Wakayama" w:date="2026-10-20T09:00:00Z">
              <w:r>
                <w:rPr>
                  <w:rFonts w:ascii="BIZ UDPゴシック" w:eastAsia="BIZ UDPゴシック" w:hAnsi="BIZ UDPゴシック"/>
                  <w:sz w:val="20"/>
                  <w:szCs w:val="20"/>
                </w:rPr>
                <w:t xml:space="preserve">就労継続支援（A型）</w:t>
              </w:r>
            </w:ins>
          </w:p>
        </w:tc>
        <w:tc>
          <w:tcPr>
            <w:tcW w:w="1474" w:type="dxa"/>
            <w:tcMar>
              <w:top w:w="130" w:type="dxa"/>
              <w:left w:w="130" w:type="dxa"/>
              <w:bottom w:w="130" w:type="dxa"/>
              <w:right w:w="130" w:type="dxa"/>
            </w:tcMar>
            <w:vAlign w:val="center"/>
          </w:tcPr>
          <w:p>
            <w:pPr>
              <w:spacing w:line="320" w:lineRule="auto"/>
              <w:rPr>
                <w:ins w:id="91587" w:author="Ryo Wakayama" w:date="2026-10-20T09:00:00Z"/>
                <w:rFonts w:ascii="BIZ UDPゴシック" w:eastAsia="BIZ UDPゴシック" w:hAnsi="BIZ UDPゴシック"/>
                <w:sz w:val="20"/>
                <w:szCs w:val="20"/>
              </w:rPr>
            </w:pPr>
            <w:ins w:id="91588" w:author="Ryo Wakayama" w:date="2026-10-20T09:00:00Z">
              <w:r>
                <w:rPr>
                  <w:rFonts w:ascii="BIZ UDPゴシック" w:eastAsia="BIZ UDPゴシック" w:hAnsi="BIZ UDPゴシック"/>
                  <w:sz w:val="20"/>
                  <w:szCs w:val="20"/>
                </w:rPr>
                <w:t xml:space="preserve">―</w:t>
              </w:r>
            </w:ins>
          </w:p>
        </w:tc>
        <w:tc>
          <w:tcPr>
            <w:tcW w:w="1474" w:type="dxa"/>
            <w:tcMar>
              <w:top w:w="130" w:type="dxa"/>
              <w:left w:w="130" w:type="dxa"/>
              <w:bottom w:w="130" w:type="dxa"/>
              <w:right w:w="130" w:type="dxa"/>
            </w:tcMar>
            <w:vAlign w:val="center"/>
          </w:tcPr>
          <w:p>
            <w:pPr>
              <w:spacing w:line="320" w:lineRule="auto"/>
              <w:rPr>
                <w:ins w:id="91589" w:author="Ryo Wakayama" w:date="2026-10-20T09:00:00Z"/>
                <w:rFonts w:ascii="BIZ UDPゴシック" w:eastAsia="BIZ UDPゴシック" w:hAnsi="BIZ UDPゴシック"/>
                <w:sz w:val="20"/>
                <w:szCs w:val="20"/>
              </w:rPr>
            </w:pPr>
            <w:ins w:id="91590" w:author="Ryo Wakayama" w:date="2026-10-20T09:00:00Z">
              <w:r>
                <w:rPr>
                  <w:rFonts w:ascii="BIZ UDPゴシック" w:eastAsia="BIZ UDPゴシック" w:hAnsi="BIZ UDPゴシック"/>
                  <w:sz w:val="20"/>
                  <w:szCs w:val="20"/>
                </w:rPr>
                <w:t xml:space="preserve">21.0日</w:t>
              </w:r>
            </w:ins>
          </w:p>
        </w:tc>
        <w:tc>
          <w:tcPr>
            <w:tcW w:w="3969" w:type="dxa"/>
            <w:tcMar>
              <w:top w:w="130" w:type="dxa"/>
              <w:left w:w="130" w:type="dxa"/>
              <w:bottom w:w="130" w:type="dxa"/>
              <w:right w:w="130" w:type="dxa"/>
            </w:tcMar>
            <w:vAlign w:val="center"/>
          </w:tcPr>
          <w:p>
            <w:pPr>
              <w:spacing w:line="320" w:lineRule="auto"/>
              <w:rPr>
                <w:ins w:id="91591" w:author="Ryo Wakayama" w:date="2026-10-20T09:00:00Z"/>
                <w:rFonts w:ascii="BIZ UDPゴシック" w:eastAsia="BIZ UDPゴシック" w:hAnsi="BIZ UDPゴシック"/>
                <w:sz w:val="20"/>
                <w:szCs w:val="20"/>
              </w:rPr>
            </w:pPr>
            <w:ins w:id="91592" w:author="Ryo Wakayama" w:date="2026-10-20T09:00:00Z">
              <w:r>
                <w:rPr>
                  <w:rFonts w:ascii="BIZ UDPゴシック" w:eastAsia="BIZ UDPゴシック" w:hAnsi="BIZ UDPゴシック"/>
                  <w:sz w:val="20"/>
                  <w:szCs w:val="20"/>
                </w:rPr>
                <w:t xml:space="preserve">第6期は見込み0。実績のみ21.0日</w:t>
              </w:r>
            </w:ins>
          </w:p>
        </w:tc>
      </w:tr>
      <w:tr>
        <w:trPr>
          <w:cantSplit/>
          <w:ins w:id="91593" w:author="Ryo Wakayama" w:date="2026-10-20T09:00:00Z"/>
        </w:trPr>
        <w:tc>
          <w:tcPr>
            <w:tcW w:w="2041" w:type="dxa"/>
            <w:tcMar>
              <w:top w:w="130" w:type="dxa"/>
              <w:left w:w="130" w:type="dxa"/>
              <w:bottom w:w="130" w:type="dxa"/>
              <w:right w:w="130" w:type="dxa"/>
            </w:tcMar>
            <w:vAlign w:val="center"/>
          </w:tcPr>
          <w:p>
            <w:pPr>
              <w:spacing w:line="320" w:lineRule="auto"/>
              <w:rPr>
                <w:ins w:id="91594" w:author="Ryo Wakayama" w:date="2026-10-20T09:00:00Z"/>
                <w:rFonts w:ascii="BIZ UDPゴシック" w:eastAsia="BIZ UDPゴシック" w:hAnsi="BIZ UDPゴシック"/>
                <w:sz w:val="20"/>
                <w:szCs w:val="20"/>
              </w:rPr>
            </w:pPr>
            <w:ins w:id="91595" w:author="Ryo Wakayama" w:date="2026-10-20T09:00:00Z">
              <w:r>
                <w:rPr>
                  <w:rFonts w:ascii="BIZ UDPゴシック" w:eastAsia="BIZ UDPゴシック" w:hAnsi="BIZ UDPゴシック"/>
                  <w:sz w:val="20"/>
                  <w:szCs w:val="20"/>
                </w:rPr>
                <w:t xml:space="preserve">就労継続支援（B型）</w:t>
              </w:r>
            </w:ins>
          </w:p>
        </w:tc>
        <w:tc>
          <w:tcPr>
            <w:tcW w:w="1474" w:type="dxa"/>
            <w:tcMar>
              <w:top w:w="130" w:type="dxa"/>
              <w:left w:w="130" w:type="dxa"/>
              <w:bottom w:w="130" w:type="dxa"/>
              <w:right w:w="130" w:type="dxa"/>
            </w:tcMar>
            <w:vAlign w:val="center"/>
          </w:tcPr>
          <w:p>
            <w:pPr>
              <w:spacing w:line="320" w:lineRule="auto"/>
              <w:rPr>
                <w:ins w:id="91596" w:author="Ryo Wakayama" w:date="2026-10-20T09:00:00Z"/>
                <w:rFonts w:ascii="BIZ UDPゴシック" w:eastAsia="BIZ UDPゴシック" w:hAnsi="BIZ UDPゴシック"/>
                <w:sz w:val="20"/>
                <w:szCs w:val="20"/>
              </w:rPr>
            </w:pPr>
            <w:ins w:id="91597" w:author="Ryo Wakayama" w:date="2026-10-20T09:00:00Z">
              <w:r>
                <w:rPr>
                  <w:rFonts w:ascii="BIZ UDPゴシック" w:eastAsia="BIZ UDPゴシック" w:hAnsi="BIZ UDPゴシック"/>
                  <w:sz w:val="20"/>
                  <w:szCs w:val="20"/>
                </w:rPr>
                <w:t xml:space="preserve">23.2〜25.9日</w:t>
              </w:r>
            </w:ins>
          </w:p>
        </w:tc>
        <w:tc>
          <w:tcPr>
            <w:tcW w:w="1474" w:type="dxa"/>
            <w:tcMar>
              <w:top w:w="130" w:type="dxa"/>
              <w:left w:w="130" w:type="dxa"/>
              <w:bottom w:w="130" w:type="dxa"/>
              <w:right w:w="130" w:type="dxa"/>
            </w:tcMar>
            <w:vAlign w:val="center"/>
          </w:tcPr>
          <w:p>
            <w:pPr>
              <w:spacing w:line="320" w:lineRule="auto"/>
              <w:rPr>
                <w:ins w:id="91598" w:author="Ryo Wakayama" w:date="2026-10-20T09:00:00Z"/>
                <w:rFonts w:ascii="BIZ UDPゴシック" w:eastAsia="BIZ UDPゴシック" w:hAnsi="BIZ UDPゴシック"/>
                <w:sz w:val="20"/>
                <w:szCs w:val="20"/>
              </w:rPr>
            </w:pPr>
            <w:ins w:id="91599" w:author="Ryo Wakayama" w:date="2026-10-20T09:00:00Z">
              <w:r>
                <w:rPr>
                  <w:rFonts w:ascii="BIZ UDPゴシック" w:eastAsia="BIZ UDPゴシック" w:hAnsi="BIZ UDPゴシック"/>
                  <w:sz w:val="20"/>
                  <w:szCs w:val="20"/>
                </w:rPr>
                <w:t xml:space="preserve">17.0〜18.0日</w:t>
              </w:r>
            </w:ins>
          </w:p>
        </w:tc>
        <w:tc>
          <w:tcPr>
            <w:tcW w:w="3969" w:type="dxa"/>
            <w:tcMar>
              <w:top w:w="130" w:type="dxa"/>
              <w:left w:w="130" w:type="dxa"/>
              <w:bottom w:w="130" w:type="dxa"/>
              <w:right w:w="130" w:type="dxa"/>
            </w:tcMar>
            <w:vAlign w:val="center"/>
          </w:tcPr>
          <w:p>
            <w:pPr>
              <w:spacing w:line="320" w:lineRule="auto"/>
              <w:rPr>
                <w:ins w:id="91600" w:author="Ryo Wakayama" w:date="2026-10-20T09:00:00Z"/>
                <w:rFonts w:ascii="BIZ UDPゴシック" w:eastAsia="BIZ UDPゴシック" w:hAnsi="BIZ UDPゴシック"/>
                <w:sz w:val="20"/>
                <w:szCs w:val="20"/>
              </w:rPr>
            </w:pPr>
            <w:ins w:id="91601" w:author="Ryo Wakayama" w:date="2026-10-20T09:00:00Z">
              <w:r>
                <w:rPr>
                  <w:rFonts w:ascii="BIZ UDPゴシック" w:eastAsia="BIZ UDPゴシック" w:hAnsi="BIZ UDPゴシック"/>
                  <w:sz w:val="20"/>
                  <w:szCs w:val="20"/>
                </w:rPr>
                <w:t xml:space="preserve">見込みはほぼ全開所日。実績は月17〜18日</w:t>
              </w:r>
            </w:ins>
          </w:p>
        </w:tc>
      </w:tr>
      <w:tr>
        <w:trPr>
          <w:cantSplit/>
          <w:ins w:id="91602" w:author="Ryo Wakayama" w:date="2026-10-20T09:00:00Z"/>
        </w:trPr>
        <w:tc>
          <w:tcPr>
            <w:tcW w:w="2041" w:type="dxa"/>
            <w:tcMar>
              <w:top w:w="130" w:type="dxa"/>
              <w:left w:w="130" w:type="dxa"/>
              <w:bottom w:w="130" w:type="dxa"/>
              <w:right w:w="130" w:type="dxa"/>
            </w:tcMar>
            <w:vAlign w:val="center"/>
          </w:tcPr>
          <w:p>
            <w:pPr>
              <w:spacing w:line="320" w:lineRule="auto"/>
              <w:rPr>
                <w:ins w:id="91603" w:author="Ryo Wakayama" w:date="2026-10-20T09:00:00Z"/>
                <w:rFonts w:ascii="BIZ UDPゴシック" w:eastAsia="BIZ UDPゴシック" w:hAnsi="BIZ UDPゴシック"/>
                <w:sz w:val="20"/>
                <w:szCs w:val="20"/>
              </w:rPr>
            </w:pPr>
            <w:ins w:id="91604" w:author="Ryo Wakayama" w:date="2026-10-20T09:00:00Z">
              <w:r>
                <w:rPr>
                  <w:rFonts w:ascii="BIZ UDPゴシック" w:eastAsia="BIZ UDPゴシック" w:hAnsi="BIZ UDPゴシック"/>
                  <w:sz w:val="20"/>
                  <w:szCs w:val="20"/>
                </w:rPr>
                <w:t xml:space="preserve">放課後等デイサービス</w:t>
              </w:r>
            </w:ins>
          </w:p>
        </w:tc>
        <w:tc>
          <w:tcPr>
            <w:tcW w:w="1474" w:type="dxa"/>
            <w:tcMar>
              <w:top w:w="130" w:type="dxa"/>
              <w:left w:w="130" w:type="dxa"/>
              <w:bottom w:w="130" w:type="dxa"/>
              <w:right w:w="130" w:type="dxa"/>
            </w:tcMar>
            <w:vAlign w:val="center"/>
          </w:tcPr>
          <w:p>
            <w:pPr>
              <w:spacing w:line="320" w:lineRule="auto"/>
              <w:rPr>
                <w:ins w:id="91605" w:author="Ryo Wakayama" w:date="2026-10-20T09:00:00Z"/>
                <w:rFonts w:ascii="BIZ UDPゴシック" w:eastAsia="BIZ UDPゴシック" w:hAnsi="BIZ UDPゴシック"/>
                <w:sz w:val="20"/>
                <w:szCs w:val="20"/>
              </w:rPr>
            </w:pPr>
            <w:ins w:id="91606" w:author="Ryo Wakayama" w:date="2026-10-20T09:00:00Z">
              <w:r>
                <w:rPr>
                  <w:rFonts w:ascii="BIZ UDPゴシック" w:eastAsia="BIZ UDPゴシック" w:hAnsi="BIZ UDPゴシック"/>
                  <w:sz w:val="20"/>
                  <w:szCs w:val="20"/>
                </w:rPr>
                <w:t xml:space="preserve">11.3日</w:t>
              </w:r>
            </w:ins>
          </w:p>
        </w:tc>
        <w:tc>
          <w:tcPr>
            <w:tcW w:w="1474" w:type="dxa"/>
            <w:tcMar>
              <w:top w:w="130" w:type="dxa"/>
              <w:left w:w="130" w:type="dxa"/>
              <w:bottom w:w="130" w:type="dxa"/>
              <w:right w:w="130" w:type="dxa"/>
            </w:tcMar>
            <w:vAlign w:val="center"/>
          </w:tcPr>
          <w:p>
            <w:pPr>
              <w:spacing w:line="320" w:lineRule="auto"/>
              <w:rPr>
                <w:ins w:id="91607" w:author="Ryo Wakayama" w:date="2026-10-20T09:00:00Z"/>
                <w:rFonts w:ascii="BIZ UDPゴシック" w:eastAsia="BIZ UDPゴシック" w:hAnsi="BIZ UDPゴシック"/>
                <w:sz w:val="20"/>
                <w:szCs w:val="20"/>
              </w:rPr>
            </w:pPr>
            <w:ins w:id="91608" w:author="Ryo Wakayama" w:date="2026-10-20T09:00:00Z">
              <w:r>
                <w:rPr>
                  <w:rFonts w:ascii="BIZ UDPゴシック" w:eastAsia="BIZ UDPゴシック" w:hAnsi="BIZ UDPゴシック"/>
                  <w:sz w:val="20"/>
                  <w:szCs w:val="20"/>
                </w:rPr>
                <w:t xml:space="preserve">3.0〜3.5日</w:t>
              </w:r>
            </w:ins>
          </w:p>
        </w:tc>
        <w:tc>
          <w:tcPr>
            <w:tcW w:w="3969" w:type="dxa"/>
            <w:tcMar>
              <w:top w:w="130" w:type="dxa"/>
              <w:left w:w="130" w:type="dxa"/>
              <w:bottom w:w="130" w:type="dxa"/>
              <w:right w:w="130" w:type="dxa"/>
            </w:tcMar>
            <w:vAlign w:val="center"/>
          </w:tcPr>
          <w:p>
            <w:pPr>
              <w:spacing w:line="320" w:lineRule="auto"/>
              <w:rPr>
                <w:ins w:id="91609" w:author="Ryo Wakayama" w:date="2026-10-20T09:00:00Z"/>
                <w:rFonts w:ascii="BIZ UDPゴシック" w:eastAsia="BIZ UDPゴシック" w:hAnsi="BIZ UDPゴシック"/>
                <w:sz w:val="20"/>
                <w:szCs w:val="20"/>
              </w:rPr>
            </w:pPr>
            <w:ins w:id="91610" w:author="Ryo Wakayama" w:date="2026-10-20T09:00:00Z">
              <w:r>
                <w:rPr>
                  <w:rFonts w:ascii="BIZ UDPゴシック" w:eastAsia="BIZ UDPゴシック" w:hAnsi="BIZ UDPゴシック"/>
                  <w:sz w:val="20"/>
                  <w:szCs w:val="20"/>
                </w:rPr>
                <w:t xml:space="preserve">見込み週2〜3回に対し実績は週1回に満たない。町外通所の負担（第2部第3章2）</w:t>
              </w:r>
            </w:ins>
          </w:p>
        </w:tc>
      </w:tr>
      <w:tr>
        <w:trPr>
          <w:cantSplit/>
          <w:ins w:id="91611" w:author="Ryo Wakayama" w:date="2026-10-20T09:00:00Z"/>
        </w:trPr>
        <w:tc>
          <w:tcPr>
            <w:tcW w:w="2041" w:type="dxa"/>
            <w:tcMar>
              <w:top w:w="130" w:type="dxa"/>
              <w:left w:w="130" w:type="dxa"/>
              <w:bottom w:w="130" w:type="dxa"/>
              <w:right w:w="130" w:type="dxa"/>
            </w:tcMar>
            <w:vAlign w:val="center"/>
          </w:tcPr>
          <w:p>
            <w:pPr>
              <w:spacing w:line="320" w:lineRule="auto"/>
              <w:rPr>
                <w:ins w:id="91612" w:author="Ryo Wakayama" w:date="2026-10-20T09:00:00Z"/>
                <w:rFonts w:ascii="BIZ UDPゴシック" w:eastAsia="BIZ UDPゴシック" w:hAnsi="BIZ UDPゴシック"/>
                <w:sz w:val="20"/>
                <w:szCs w:val="20"/>
              </w:rPr>
            </w:pPr>
            <w:ins w:id="91613" w:author="Ryo Wakayama" w:date="2026-10-20T09:00:00Z">
              <w:r>
                <w:rPr>
                  <w:rFonts w:ascii="BIZ UDPゴシック" w:eastAsia="BIZ UDPゴシック" w:hAnsi="BIZ UDPゴシック"/>
                  <w:sz w:val="20"/>
                  <w:szCs w:val="20"/>
                </w:rPr>
                <w:t xml:space="preserve">生活介護</w:t>
              </w:r>
            </w:ins>
          </w:p>
        </w:tc>
        <w:tc>
          <w:tcPr>
            <w:tcW w:w="1474" w:type="dxa"/>
            <w:tcMar>
              <w:top w:w="130" w:type="dxa"/>
              <w:left w:w="130" w:type="dxa"/>
              <w:bottom w:w="130" w:type="dxa"/>
              <w:right w:w="130" w:type="dxa"/>
            </w:tcMar>
            <w:vAlign w:val="center"/>
          </w:tcPr>
          <w:p>
            <w:pPr>
              <w:spacing w:line="320" w:lineRule="auto"/>
              <w:rPr>
                <w:ins w:id="91614" w:author="Ryo Wakayama" w:date="2026-10-20T09:00:00Z"/>
                <w:rFonts w:ascii="BIZ UDPゴシック" w:eastAsia="BIZ UDPゴシック" w:hAnsi="BIZ UDPゴシック"/>
                <w:sz w:val="20"/>
                <w:szCs w:val="20"/>
              </w:rPr>
            </w:pPr>
            <w:ins w:id="91615" w:author="Ryo Wakayama" w:date="2026-10-20T09:00:00Z">
              <w:r>
                <w:rPr>
                  <w:rFonts w:ascii="BIZ UDPゴシック" w:eastAsia="BIZ UDPゴシック" w:hAnsi="BIZ UDPゴシック"/>
                  <w:sz w:val="20"/>
                  <w:szCs w:val="20"/>
                </w:rPr>
                <w:t xml:space="preserve">22.1日</w:t>
              </w:r>
            </w:ins>
          </w:p>
        </w:tc>
        <w:tc>
          <w:tcPr>
            <w:tcW w:w="1474" w:type="dxa"/>
            <w:tcMar>
              <w:top w:w="130" w:type="dxa"/>
              <w:left w:w="130" w:type="dxa"/>
              <w:bottom w:w="130" w:type="dxa"/>
              <w:right w:w="130" w:type="dxa"/>
            </w:tcMar>
            <w:vAlign w:val="center"/>
          </w:tcPr>
          <w:p>
            <w:pPr>
              <w:spacing w:line="320" w:lineRule="auto"/>
              <w:rPr>
                <w:ins w:id="91616" w:author="Ryo Wakayama" w:date="2026-10-20T09:00:00Z"/>
                <w:rFonts w:ascii="BIZ UDPゴシック" w:eastAsia="BIZ UDPゴシック" w:hAnsi="BIZ UDPゴシック"/>
                <w:sz w:val="20"/>
                <w:szCs w:val="20"/>
              </w:rPr>
            </w:pPr>
            <w:ins w:id="91617" w:author="Ryo Wakayama" w:date="2026-10-20T09:00:00Z">
              <w:r>
                <w:rPr>
                  <w:rFonts w:ascii="BIZ UDPゴシック" w:eastAsia="BIZ UDPゴシック" w:hAnsi="BIZ UDPゴシック"/>
                  <w:sz w:val="20"/>
                  <w:szCs w:val="20"/>
                </w:rPr>
                <w:t xml:space="preserve">18.0〜19.0日</w:t>
              </w:r>
            </w:ins>
          </w:p>
        </w:tc>
        <w:tc>
          <w:tcPr>
            <w:tcW w:w="3969" w:type="dxa"/>
            <w:tcMar>
              <w:top w:w="130" w:type="dxa"/>
              <w:left w:w="130" w:type="dxa"/>
              <w:bottom w:w="130" w:type="dxa"/>
              <w:right w:w="130" w:type="dxa"/>
            </w:tcMar>
            <w:vAlign w:val="center"/>
          </w:tcPr>
          <w:p>
            <w:pPr>
              <w:spacing w:line="320" w:lineRule="auto"/>
              <w:rPr>
                <w:ins w:id="91618" w:author="Ryo Wakayama" w:date="2026-10-20T09:00:00Z"/>
                <w:rFonts w:ascii="BIZ UDPゴシック" w:eastAsia="BIZ UDPゴシック" w:hAnsi="BIZ UDPゴシック"/>
                <w:sz w:val="20"/>
                <w:szCs w:val="20"/>
              </w:rPr>
            </w:pPr>
            <w:ins w:id="91619" w:author="Ryo Wakayama" w:date="2026-10-20T09:00:00Z">
              <w:r>
                <w:rPr>
                  <w:rFonts w:ascii="BIZ UDPゴシック" w:eastAsia="BIZ UDPゴシック" w:hAnsi="BIZ UDPゴシック"/>
                  <w:sz w:val="20"/>
                  <w:szCs w:val="20"/>
                </w:rPr>
                <w:t xml:space="preserve">見込みはほぼ全開所日。実績は月18〜19日</w:t>
              </w:r>
            </w:ins>
          </w:p>
        </w:tc>
      </w:tr>
      <w:tr>
        <w:trPr>
          <w:cantSplit/>
          <w:ins w:id="91620" w:author="Ryo Wakayama" w:date="2026-10-20T09:00:00Z"/>
        </w:trPr>
        <w:tc>
          <w:tcPr>
            <w:tcW w:w="2041" w:type="dxa"/>
            <w:tcMar>
              <w:top w:w="130" w:type="dxa"/>
              <w:left w:w="130" w:type="dxa"/>
              <w:bottom w:w="130" w:type="dxa"/>
              <w:right w:w="130" w:type="dxa"/>
            </w:tcMar>
            <w:vAlign w:val="center"/>
          </w:tcPr>
          <w:p>
            <w:pPr>
              <w:spacing w:line="320" w:lineRule="auto"/>
              <w:rPr>
                <w:ins w:id="91621" w:author="Ryo Wakayama" w:date="2026-10-20T09:00:00Z"/>
                <w:rFonts w:ascii="BIZ UDPゴシック" w:eastAsia="BIZ UDPゴシック" w:hAnsi="BIZ UDPゴシック"/>
                <w:sz w:val="20"/>
                <w:szCs w:val="20"/>
              </w:rPr>
            </w:pPr>
            <w:ins w:id="91622" w:author="Ryo Wakayama" w:date="2026-10-20T09:00:00Z">
              <w:r>
                <w:rPr>
                  <w:rFonts w:ascii="BIZ UDPゴシック" w:eastAsia="BIZ UDPゴシック" w:hAnsi="BIZ UDPゴシック"/>
                  <w:sz w:val="20"/>
                  <w:szCs w:val="20"/>
                </w:rPr>
                <w:t xml:space="preserve">短期入所（福祉型）</w:t>
              </w:r>
            </w:ins>
          </w:p>
        </w:tc>
        <w:tc>
          <w:tcPr>
            <w:tcW w:w="1474" w:type="dxa"/>
            <w:tcMar>
              <w:top w:w="130" w:type="dxa"/>
              <w:left w:w="130" w:type="dxa"/>
              <w:bottom w:w="130" w:type="dxa"/>
              <w:right w:w="130" w:type="dxa"/>
            </w:tcMar>
            <w:vAlign w:val="center"/>
          </w:tcPr>
          <w:p>
            <w:pPr>
              <w:spacing w:line="320" w:lineRule="auto"/>
              <w:rPr>
                <w:ins w:id="91623" w:author="Ryo Wakayama" w:date="2026-10-20T09:00:00Z"/>
                <w:rFonts w:ascii="BIZ UDPゴシック" w:eastAsia="BIZ UDPゴシック" w:hAnsi="BIZ UDPゴシック"/>
                <w:sz w:val="20"/>
                <w:szCs w:val="20"/>
              </w:rPr>
            </w:pPr>
            <w:ins w:id="91624" w:author="Ryo Wakayama" w:date="2026-10-20T09:00:00Z">
              <w:r>
                <w:rPr>
                  <w:rFonts w:ascii="BIZ UDPゴシック" w:eastAsia="BIZ UDPゴシック" w:hAnsi="BIZ UDPゴシック"/>
                  <w:sz w:val="20"/>
                  <w:szCs w:val="20"/>
                </w:rPr>
                <w:t xml:space="preserve">8.5日</w:t>
              </w:r>
            </w:ins>
          </w:p>
        </w:tc>
        <w:tc>
          <w:tcPr>
            <w:tcW w:w="1474" w:type="dxa"/>
            <w:tcMar>
              <w:top w:w="130" w:type="dxa"/>
              <w:left w:w="130" w:type="dxa"/>
              <w:bottom w:w="130" w:type="dxa"/>
              <w:right w:w="130" w:type="dxa"/>
            </w:tcMar>
            <w:vAlign w:val="center"/>
          </w:tcPr>
          <w:p>
            <w:pPr>
              <w:spacing w:line="320" w:lineRule="auto"/>
              <w:rPr>
                <w:ins w:id="91625" w:author="Ryo Wakayama" w:date="2026-10-20T09:00:00Z"/>
                <w:rFonts w:ascii="BIZ UDPゴシック" w:eastAsia="BIZ UDPゴシック" w:hAnsi="BIZ UDPゴシック"/>
                <w:sz w:val="20"/>
                <w:szCs w:val="20"/>
              </w:rPr>
            </w:pPr>
            <w:ins w:id="91626" w:author="Ryo Wakayama" w:date="2026-10-20T09:00:00Z">
              <w:r>
                <w:rPr>
                  <w:rFonts w:ascii="BIZ UDPゴシック" w:eastAsia="BIZ UDPゴシック" w:hAnsi="BIZ UDPゴシック"/>
                  <w:sz w:val="20"/>
                  <w:szCs w:val="20"/>
                </w:rPr>
                <w:t xml:space="preserve">6.0〜7.0日</w:t>
              </w:r>
            </w:ins>
          </w:p>
        </w:tc>
        <w:tc>
          <w:tcPr>
            <w:tcW w:w="3969" w:type="dxa"/>
            <w:tcMar>
              <w:top w:w="130" w:type="dxa"/>
              <w:left w:w="130" w:type="dxa"/>
              <w:bottom w:w="130" w:type="dxa"/>
              <w:right w:w="130" w:type="dxa"/>
            </w:tcMar>
            <w:vAlign w:val="center"/>
          </w:tcPr>
          <w:p>
            <w:pPr>
              <w:spacing w:line="320" w:lineRule="auto"/>
              <w:rPr>
                <w:ins w:id="91627" w:author="Ryo Wakayama" w:date="2026-10-20T09:00:00Z"/>
                <w:rFonts w:ascii="BIZ UDPゴシック" w:eastAsia="BIZ UDPゴシック" w:hAnsi="BIZ UDPゴシック"/>
                <w:sz w:val="20"/>
                <w:szCs w:val="20"/>
              </w:rPr>
            </w:pPr>
            <w:ins w:id="91628" w:author="Ryo Wakayama" w:date="2026-10-20T09:00:00Z">
              <w:r>
                <w:rPr>
                  <w:rFonts w:ascii="BIZ UDPゴシック" w:eastAsia="BIZ UDPゴシック" w:hAnsi="BIZ UDPゴシック"/>
                  <w:sz w:val="20"/>
                  <w:szCs w:val="20"/>
                </w:rPr>
                <w:t xml:space="preserve">見込み8.5日に対し実績6.0〜7.0日</w:t>
              </w:r>
            </w:ins>
          </w:p>
        </w:tc>
      </w:tr>
      <w:tr>
        <w:trPr>
          <w:cantSplit/>
          <w:ins w:id="91629" w:author="Ryo Wakayama" w:date="2026-10-20T09:00:00Z"/>
        </w:trPr>
        <w:tc>
          <w:tcPr>
            <w:tcW w:w="2041" w:type="dxa"/>
            <w:tcMar>
              <w:top w:w="130" w:type="dxa"/>
              <w:left w:w="130" w:type="dxa"/>
              <w:bottom w:w="130" w:type="dxa"/>
              <w:right w:w="130" w:type="dxa"/>
            </w:tcMar>
            <w:vAlign w:val="center"/>
          </w:tcPr>
          <w:p>
            <w:pPr>
              <w:spacing w:line="320" w:lineRule="auto"/>
              <w:rPr>
                <w:ins w:id="91630" w:author="Ryo Wakayama" w:date="2026-10-20T09:00:00Z"/>
                <w:rFonts w:ascii="BIZ UDPゴシック" w:eastAsia="BIZ UDPゴシック" w:hAnsi="BIZ UDPゴシック"/>
                <w:sz w:val="20"/>
                <w:szCs w:val="20"/>
              </w:rPr>
            </w:pPr>
            <w:ins w:id="91631" w:author="Ryo Wakayama" w:date="2026-10-20T09:00:00Z">
              <w:r>
                <w:rPr>
                  <w:rFonts w:ascii="BIZ UDPゴシック" w:eastAsia="BIZ UDPゴシック" w:hAnsi="BIZ UDPゴシック"/>
                  <w:sz w:val="20"/>
                  <w:szCs w:val="20"/>
                </w:rPr>
                <w:t xml:space="preserve">自立訓練（生活訓練）</w:t>
              </w:r>
            </w:ins>
          </w:p>
        </w:tc>
        <w:tc>
          <w:tcPr>
            <w:tcW w:w="1474" w:type="dxa"/>
            <w:tcMar>
              <w:top w:w="130" w:type="dxa"/>
              <w:left w:w="130" w:type="dxa"/>
              <w:bottom w:w="130" w:type="dxa"/>
              <w:right w:w="130" w:type="dxa"/>
            </w:tcMar>
            <w:vAlign w:val="center"/>
          </w:tcPr>
          <w:p>
            <w:pPr>
              <w:spacing w:line="320" w:lineRule="auto"/>
              <w:rPr>
                <w:ins w:id="91632" w:author="Ryo Wakayama" w:date="2026-10-20T09:00:00Z"/>
                <w:rFonts w:ascii="BIZ UDPゴシック" w:eastAsia="BIZ UDPゴシック" w:hAnsi="BIZ UDPゴシック"/>
                <w:sz w:val="20"/>
                <w:szCs w:val="20"/>
              </w:rPr>
            </w:pPr>
            <w:ins w:id="91633" w:author="Ryo Wakayama" w:date="2026-10-20T09:00:00Z">
              <w:r>
                <w:rPr>
                  <w:rFonts w:ascii="BIZ UDPゴシック" w:eastAsia="BIZ UDPゴシック" w:hAnsi="BIZ UDPゴシック"/>
                  <w:sz w:val="20"/>
                  <w:szCs w:val="20"/>
                </w:rPr>
                <w:t xml:space="preserve">22.0日</w:t>
              </w:r>
            </w:ins>
          </w:p>
        </w:tc>
        <w:tc>
          <w:tcPr>
            <w:tcW w:w="1474" w:type="dxa"/>
            <w:tcMar>
              <w:top w:w="130" w:type="dxa"/>
              <w:left w:w="130" w:type="dxa"/>
              <w:bottom w:w="130" w:type="dxa"/>
              <w:right w:w="130" w:type="dxa"/>
            </w:tcMar>
            <w:vAlign w:val="center"/>
          </w:tcPr>
          <w:p>
            <w:pPr>
              <w:spacing w:line="320" w:lineRule="auto"/>
              <w:rPr>
                <w:ins w:id="91634" w:author="Ryo Wakayama" w:date="2026-10-20T09:00:00Z"/>
                <w:rFonts w:ascii="BIZ UDPゴシック" w:eastAsia="BIZ UDPゴシック" w:hAnsi="BIZ UDPゴシック"/>
                <w:sz w:val="20"/>
                <w:szCs w:val="20"/>
              </w:rPr>
            </w:pPr>
            <w:ins w:id="91635" w:author="Ryo Wakayama" w:date="2026-10-20T09:00:00Z">
              <w:r>
                <w:rPr>
                  <w:rFonts w:ascii="BIZ UDPゴシック" w:eastAsia="BIZ UDPゴシック" w:hAnsi="BIZ UDPゴシック"/>
                  <w:sz w:val="20"/>
                  <w:szCs w:val="20"/>
                </w:rPr>
                <w:t xml:space="preserve">15.0〜23.0日</w:t>
              </w:r>
            </w:ins>
          </w:p>
        </w:tc>
        <w:tc>
          <w:tcPr>
            <w:tcW w:w="3969" w:type="dxa"/>
            <w:tcMar>
              <w:top w:w="130" w:type="dxa"/>
              <w:left w:w="130" w:type="dxa"/>
              <w:bottom w:w="130" w:type="dxa"/>
              <w:right w:w="130" w:type="dxa"/>
            </w:tcMar>
            <w:vAlign w:val="center"/>
          </w:tcPr>
          <w:p>
            <w:pPr>
              <w:spacing w:line="320" w:lineRule="auto"/>
              <w:rPr>
                <w:ins w:id="91636" w:author="Ryo Wakayama" w:date="2026-10-20T09:00:00Z"/>
                <w:rFonts w:ascii="BIZ UDPゴシック" w:eastAsia="BIZ UDPゴシック" w:hAnsi="BIZ UDPゴシック"/>
                <w:sz w:val="20"/>
                <w:szCs w:val="20"/>
              </w:rPr>
            </w:pPr>
            <w:ins w:id="91637" w:author="Ryo Wakayama" w:date="2026-10-20T09:00:00Z">
              <w:r>
                <w:rPr>
                  <w:rFonts w:ascii="BIZ UDPゴシック" w:eastAsia="BIZ UDPゴシック" w:hAnsi="BIZ UDPゴシック"/>
                  <w:sz w:val="20"/>
                  <w:szCs w:val="20"/>
                </w:rPr>
                <w:t xml:space="preserve">利用が1人のため幅が大きい</w:t>
              </w:r>
            </w:ins>
          </w:p>
        </w:tc>
      </w:tr>
    </w:tbl>
    <w:p>
      <w:pPr>
        <w:spacing w:line="240" w:lineRule="auto"/>
        <w:jc w:val="right"/>
        <w:rPr>
          <w:ins w:id="91638" w:author="Ryo Wakayama" w:date="2026-10-20T09:00:00Z"/>
          <w:rFonts w:ascii="BIZ UDPゴシック" w:eastAsia="BIZ UDPゴシック" w:hAnsi="BIZ UDPゴシック"/>
        </w:rPr>
      </w:pPr>
      <w:ins w:id="91639" w:author="Ryo Wakayama" w:date="2026-10-20T09:00:00Z">
        <w:r>
          <w:rPr>
            <w:rFonts w:ascii="BIZ UDPゴシック" w:eastAsia="BIZ UDPゴシック" w:hAnsi="BIZ UDPゴシック"/>
            <w:sz w:val="18"/>
            <w:szCs w:val="18"/>
          </w:rPr>
          <w:t xml:space="preserve">資料：前回計画（令和6年3月）の第6期の見込量・実績から算出（人日÷人。令和3～5年度の幅）</w:t>
        </w:r>
      </w:ins>
    </w:p>
    <w:p>
      <w:pPr>
        <w:spacing w:before="260" w:after="160"/>
        <w:rPr>
          <w:ins w:id="91640" w:author="Ryo Wakayama" w:date="2026-10-20T09:00:00Z"/>
          <w:rFonts w:ascii="BIZ UDPゴシック" w:eastAsia="BIZ UDPゴシック" w:hAnsi="BIZ UDPゴシック"/>
        </w:rPr>
      </w:pPr>
      <w:ins w:id="91641" w:author="Ryo Wakayama" w:date="2026-10-20T09:00:00Z">
        <w:r>
          <w:rPr>
            <w:rFonts w:ascii="BIZ UDPゴシック" w:eastAsia="BIZ UDPゴシック" w:hAnsi="BIZ UDPゴシック"/>
            <w:sz w:val="22"/>
            <w:szCs w:val="22"/>
          </w:rPr>
          <w:t xml:space="preserve">【図29】1人あたりの利用日数　見込みと実績（第6期）</w:t>
        </w:r>
      </w:ins>
    </w:p>
    <w:p>
      <w:pPr>
        <w:pBdr>
          <w:left w:val="single" w:sz="18" w:space="4" w:color="538135" w:themeColor="accent6" w:themeShade="BF"/>
        </w:pBdr>
        <w:spacing w:after="200" w:line="360" w:lineRule="auto"/>
        <w:rPr>
          <w:ins w:id="91642" w:author="Ryo Wakayama" w:date="2026-10-20T09:00:00Z"/>
          <w:rFonts w:ascii="BIZ UDPゴシック" w:eastAsia="BIZ UDPゴシック" w:hAnsi="BIZ UDPゴシック"/>
        </w:rPr>
        <w:jc w:val="center"/>
      </w:pPr>
      <w:ins w:id="91643" w:author="Ryo Wakayama" w:date="2026-10-23T09:00:00Z">
        <w:r>
          <w:drawing>
            <wp:inline xmlns:a="http://schemas.openxmlformats.org/drawingml/2006/main" xmlns:pic="http://schemas.openxmlformats.org/drawingml/2006/picture" distT="0" distB="0" distL="0" distR="0">
              <wp:extent cx="5400000" cy="3586887"/>
              <wp:docPr id="8020" name="zu_r8_20.png"/>
              <wp:cNvGraphicFramePr>
                <a:graphicFrameLocks noChangeAspect="1"/>
              </wp:cNvGraphicFramePr>
              <a:graphic>
                <a:graphicData uri="http://schemas.openxmlformats.org/drawingml/2006/picture">
                  <pic:pic>
                    <pic:nvPicPr>
                      <pic:cNvPr id="0" name="zu_r8_20.png"/>
                      <pic:cNvPicPr/>
                    </pic:nvPicPr>
                    <pic:blipFill>
                      <a:blip r:embed="rIdZu20"/>
                      <a:stretch>
                        <a:fillRect/>
                      </a:stretch>
                    </pic:blipFill>
                    <pic:spPr>
                      <a:xfrm>
                        <a:off x="0" y="0"/>
                        <a:ext cx="5400000" cy="3586887"/>
                      </a:xfrm>
                      <a:prstGeom prst="rect">
                        <a:avLst/>
                      </a:prstGeom>
                    </pic:spPr>
                  </pic:pic>
                </a:graphicData>
              </a:graphic>
            </wp:inline>
          </w:drawing>
        </w:r>
      </w:ins>
    </w:p>
    <w:p>
      <w:pPr>
        <w:spacing w:line="240" w:lineRule="auto"/>
        <w:jc w:val="right"/>
        <w:rPr>
          <w:ins w:id="91644" w:author="Ryo Wakayama" w:date="2026-10-20T09:00:00Z"/>
          <w:rFonts w:ascii="BIZ UDPゴシック" w:eastAsia="BIZ UDPゴシック" w:hAnsi="BIZ UDPゴシック"/>
        </w:rPr>
      </w:pPr>
      <w:ins w:id="91645" w:author="Ryo Wakayama" w:date="2026-10-20T09:00:00Z">
        <w:r>
          <w:rPr>
            <w:rFonts w:ascii="BIZ UDPゴシック" w:eastAsia="BIZ UDPゴシック" w:hAnsi="BIZ UDPゴシック"/>
            <w:sz w:val="18"/>
            <w:szCs w:val="18"/>
          </w:rPr>
          <w:t xml:space="preserve">資料：前回計画（令和6年3月）の第6期の見込量・実績から算出（令和3～5年度の平均）。右端は実績÷見込み</w:t>
        </w:r>
      </w:ins>
    </w:p>
    <w:p>
      <w:pPr>
        <w:spacing w:before="160" w:after="200" w:line="360" w:lineRule="auto"/>
        <w:ind w:firstLineChars="100" w:firstLine="220"/>
        <w:rPr>
          <w:ins w:id="90022" w:author="Ryo Wakayama" w:date="2026-10-20T09:00:00Z"/>
          <w:rFonts w:ascii="BIZ UDPゴシック" w:eastAsia="BIZ UDPゴシック" w:hAnsi="BIZ UDPゴシック"/>
        </w:rPr>
      </w:pPr>
      <w:ins w:id="90023" w:author="Ryo Wakayama" w:date="2026-10-20T09:00:00Z">
        <w:r>
          <w:rPr>
            <w:rFonts w:ascii="BIZ UDPゴシック" w:eastAsia="BIZ UDPゴシック" w:hAnsi="BIZ UDPゴシック"/>
            <w:sz w:val="22"/>
            <w:szCs w:val="22"/>
          </w:rPr>
          <w:t xml:space="preserve">なお、生活介護、就労継続支援Ｂ型及び施設入所支援の見込量は、国の基本指針により、継続入所者（平成24年の制度改正の前から障がい児施設に入所し、その施設が障害者支援施設の指定を受けた後も引き続き入所している18歳以上の方）の数を除いて設定するものとされています。本町の継続入所者の有無を確かめ、該当する場合はその数を除いて設定します。【要確認：継続入所者の有無】</w:t>
        </w:r>
      </w:ins>
    </w:p>
    <w:p>
      <w:pPr>
        <w:spacing w:before="160" w:after="200" w:line="360" w:lineRule="auto"/>
        <w:ind w:firstLineChars="100" w:firstLine="220"/>
        <w:rPr>
          <w:ins w:id="90024" w:author="Ryo Wakayama" w:date="2026-10-20T09:00:00Z"/>
          <w:rFonts w:ascii="BIZ UDPゴシック" w:eastAsia="BIZ UDPゴシック" w:hAnsi="BIZ UDPゴシック"/>
        </w:rPr>
      </w:pPr>
      <w:ins w:id="90025" w:author="Ryo Wakayama" w:date="2026-10-20T09:00:00Z">
        <w:r>
          <w:rPr>
            <w:rFonts w:ascii="BIZ UDPゴシック" w:eastAsia="BIZ UDPゴシック" w:hAnsi="BIZ UDPゴシック"/>
            <w:sz w:val="22"/>
            <w:szCs w:val="22"/>
          </w:rPr>
          <w:t xml:space="preserve">また、国の基本指針は、別表第五の一の項の要件（全部過疎市町村ではないこと、かつ、人口に占めるサービスの利用者の割合が上位25％の範囲内であること）に該当する市町村について、生活介護、就労継続支援Ａ型・Ｂ型、共同生活援助、児童発達支援及び放課後等デイサービスの見込量の算定方法を定めています（同表の二の項）。全部過疎市町村は対象外です。本町は過疎地域の持続的発展の支援に関する特別措置法第2条第1項の過疎地域市町村（全部過疎）であるため、別表第五の適用はありません。</w:t>
        </w:r>
      </w:ins>
    </w:p>
    <w:p w14:paraId="4CA56B39" w14:textId="77777777" w:rsidR="009D6CAB" w:rsidRPr="00370011" w:rsidRDefault="00000000" w:rsidP="005E6C22">
      <w:pPr>
        <w:keepNext/>
        <w:spacing w:before="260" w:after="160"/>
        <w:rPr>
          <w:rFonts w:ascii="BIZ UDPゴシック" w:eastAsia="BIZ UDPゴシック" w:hAnsi="BIZ UDPゴシック"/>
        </w:rPr>
      </w:pPr>
      <w:r>
        <w:rPr>
          <w:rFonts w:ascii="BIZ UDPゴシック" w:eastAsia="BIZ UDPゴシック" w:hAnsi="BIZ UDPゴシック"/>
          <w:b/>
          <w:bCs/>
          <w:sz w:val="22"/>
          <w:szCs w:val="22"/>
        </w:rPr>
        <w:t>■重度の障がいのある人の利用見込み（内数）</w:t>
      </w:r>
    </w:p>
    <w:p w14:paraId="010F377D"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国の基本指針は、強度行動障がいの状態にある人、高次脳機能障がいのある人、医療的ケアを必要とする人等について、個別に利用者数の見込みを設定するよう努めることとしています。本町では、関係機関と連携して次の人数を把握し、見込量の内数として管理します。</w:t>
      </w:r>
    </w:p>
    <w:p>
      <w:pPr>
        <w:spacing w:before="260" w:after="160"/>
        <w:rPr>
          <w:ins w:id="91864" w:author="Ryo Wakayama" w:date="2026-10-20T09:00:00Z"/>
          <w:rFonts w:ascii="BIZ UDPゴシック" w:eastAsia="BIZ UDPゴシック" w:hAnsi="BIZ UDPゴシック"/>
        </w:rPr>
      </w:pPr>
      <w:ins w:id="91865" w:author="Ryo Wakayama" w:date="2026-10-20T09:00:00Z">
        <w:r>
          <w:rPr>
            <w:rFonts w:ascii="BIZ UDPゴシック" w:eastAsia="BIZ UDPゴシック" w:hAnsi="BIZ UDPゴシック"/>
            <w:sz w:val="22"/>
            <w:szCs w:val="22"/>
          </w:rPr>
          <w:t xml:space="preserve">【表72】重度の障がいのある人の人数と主に必要となるサービス</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1800"/>
        <w:gridCol w:w="3960"/>
      </w:tblGrid>
      <w:tr w:rsidR="001E7E48" w14:paraId="500821CD" w14:textId="77777777">
        <w:trPr>
          <w:cantSplit/>
          <w:tblHeader/>
        </w:trPr>
        <w:tc>
          <w:tcPr>
            <w:tcW w:w="3240" w:type="dxa"/>
            <w:shd w:val="clear" w:color="auto" w:fill="DCE8DC"/>
            <w:tcMar>
              <w:top w:w="130" w:type="dxa"/>
              <w:left w:w="130" w:type="dxa"/>
              <w:bottom w:w="130" w:type="dxa"/>
              <w:right w:w="130" w:type="dxa"/>
            </w:tcMar>
            <w:vAlign w:val="center"/>
          </w:tcPr>
          <w:p w14:paraId="3FD0585A"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区分</w:t>
            </w:r>
          </w:p>
        </w:tc>
        <w:tc>
          <w:tcPr>
            <w:tcW w:w="1800" w:type="dxa"/>
            <w:shd w:val="clear" w:color="auto" w:fill="DCE8DC"/>
            <w:tcMar>
              <w:top w:w="130" w:type="dxa"/>
              <w:left w:w="130" w:type="dxa"/>
              <w:bottom w:w="130" w:type="dxa"/>
              <w:right w:w="130" w:type="dxa"/>
            </w:tcMar>
            <w:vAlign w:val="center"/>
          </w:tcPr>
          <w:p w14:paraId="36DA5967"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現在の人数</w:t>
            </w:r>
          </w:p>
        </w:tc>
        <w:tc>
          <w:tcPr>
            <w:tcW w:w="3960" w:type="dxa"/>
            <w:shd w:val="clear" w:color="auto" w:fill="DCE8DC"/>
            <w:tcMar>
              <w:top w:w="130" w:type="dxa"/>
              <w:left w:w="130" w:type="dxa"/>
              <w:bottom w:w="130" w:type="dxa"/>
              <w:right w:w="130" w:type="dxa"/>
            </w:tcMar>
            <w:vAlign w:val="center"/>
          </w:tcPr>
          <w:p w14:paraId="71A48827"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主に必要となるサービス</w:t>
            </w:r>
          </w:p>
        </w:tc>
      </w:tr>
      <w:tr w:rsidR="001E7E48" w14:paraId="5F4C26E8" w14:textId="77777777">
        <w:trPr>
          <w:cantSplit/>
        </w:trPr>
        <w:tc>
          <w:tcPr>
            <w:tcW w:w="3240" w:type="dxa"/>
            <w:tcMar>
              <w:top w:w="130" w:type="dxa"/>
              <w:left w:w="130" w:type="dxa"/>
              <w:bottom w:w="130" w:type="dxa"/>
              <w:right w:w="130" w:type="dxa"/>
            </w:tcMar>
            <w:vAlign w:val="center"/>
          </w:tcPr>
          <w:p w14:paraId="63058306"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強度行動障がいの状態にある人</w:t>
            </w:r>
          </w:p>
        </w:tc>
        <w:tc>
          <w:tcPr>
            <w:tcW w:w="1800" w:type="dxa"/>
            <w:tcMar>
              <w:top w:w="130" w:type="dxa"/>
              <w:left w:w="130" w:type="dxa"/>
              <w:bottom w:w="130" w:type="dxa"/>
              <w:right w:w="130" w:type="dxa"/>
            </w:tcMar>
            <w:vAlign w:val="center"/>
          </w:tcPr>
          <w:p w14:paraId="658056F1"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3960" w:type="dxa"/>
            <w:tcMar>
              <w:top w:w="130" w:type="dxa"/>
              <w:left w:w="130" w:type="dxa"/>
              <w:bottom w:w="130" w:type="dxa"/>
              <w:right w:w="130" w:type="dxa"/>
            </w:tcMar>
            <w:vAlign w:val="center"/>
          </w:tcPr>
          <w:p w14:paraId="07944C9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行動援護、生活介護、短期入所、共同生活援助</w:t>
            </w:r>
          </w:p>
        </w:tc>
      </w:tr>
      <w:tr w:rsidR="001E7E48" w14:paraId="1293D7A8" w14:textId="77777777">
        <w:trPr>
          <w:cantSplit/>
        </w:trPr>
        <w:tc>
          <w:tcPr>
            <w:tcW w:w="3240" w:type="dxa"/>
            <w:tcMar>
              <w:top w:w="130" w:type="dxa"/>
              <w:left w:w="130" w:type="dxa"/>
              <w:bottom w:w="130" w:type="dxa"/>
              <w:right w:w="130" w:type="dxa"/>
            </w:tcMar>
            <w:vAlign w:val="center"/>
          </w:tcPr>
          <w:p w14:paraId="077D8680"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高次脳機能障がいのある人</w:t>
            </w:r>
          </w:p>
        </w:tc>
        <w:tc>
          <w:tcPr>
            <w:tcW w:w="1800" w:type="dxa"/>
            <w:tcMar>
              <w:top w:w="130" w:type="dxa"/>
              <w:left w:w="130" w:type="dxa"/>
              <w:bottom w:w="130" w:type="dxa"/>
              <w:right w:w="130" w:type="dxa"/>
            </w:tcMar>
            <w:vAlign w:val="center"/>
          </w:tcPr>
          <w:p w14:paraId="759D8568"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3960" w:type="dxa"/>
            <w:tcMar>
              <w:top w:w="130" w:type="dxa"/>
              <w:left w:w="130" w:type="dxa"/>
              <w:bottom w:w="130" w:type="dxa"/>
              <w:right w:w="130" w:type="dxa"/>
            </w:tcMar>
            <w:vAlign w:val="center"/>
          </w:tcPr>
          <w:p w14:paraId="3713EDBA"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居宅介護、計画相談支援、就労継続支援、自立訓練</w:t>
            </w:r>
          </w:p>
        </w:tc>
      </w:tr>
      <w:tr w:rsidR="001E7E48" w14:paraId="6E46393F" w14:textId="77777777">
        <w:trPr>
          <w:cantSplit/>
        </w:trPr>
        <w:tc>
          <w:tcPr>
            <w:tcW w:w="3240" w:type="dxa"/>
            <w:tcMar>
              <w:top w:w="130" w:type="dxa"/>
              <w:left w:w="130" w:type="dxa"/>
              <w:bottom w:w="130" w:type="dxa"/>
              <w:right w:w="130" w:type="dxa"/>
            </w:tcMar>
            <w:vAlign w:val="center"/>
          </w:tcPr>
          <w:p w14:paraId="4CC50EC3"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医療的ケアを必要とする人（児・者）</w:t>
            </w:r>
          </w:p>
        </w:tc>
        <w:tc>
          <w:tcPr>
            <w:tcW w:w="1800" w:type="dxa"/>
            <w:tcMar>
              <w:top w:w="130" w:type="dxa"/>
              <w:left w:w="130" w:type="dxa"/>
              <w:bottom w:w="130" w:type="dxa"/>
              <w:right w:w="130" w:type="dxa"/>
            </w:tcMar>
            <w:vAlign w:val="center"/>
          </w:tcPr>
          <w:p w14:paraId="3ED43AA9"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3960" w:type="dxa"/>
            <w:tcMar>
              <w:top w:w="130" w:type="dxa"/>
              <w:left w:w="130" w:type="dxa"/>
              <w:bottom w:w="130" w:type="dxa"/>
              <w:right w:w="130" w:type="dxa"/>
            </w:tcMar>
            <w:vAlign w:val="center"/>
          </w:tcPr>
          <w:p w14:paraId="6EDB4DD8"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児童発達支援、放課後等デイサービス、短期入所（医療型）、生活介護</w:t>
            </w:r>
          </w:p>
        </w:tc>
      </w:tr>
      <w:tr w:rsidR="001E7E48" w14:paraId="4F054066" w14:textId="77777777">
        <w:trPr>
          <w:cantSplit/>
        </w:trPr>
        <w:tc>
          <w:tcPr>
            <w:tcW w:w="3240" w:type="dxa"/>
            <w:tcMar>
              <w:top w:w="130" w:type="dxa"/>
              <w:left w:w="130" w:type="dxa"/>
              <w:bottom w:w="130" w:type="dxa"/>
              <w:right w:w="130" w:type="dxa"/>
            </w:tcMar>
            <w:vAlign w:val="center"/>
          </w:tcPr>
          <w:p w14:paraId="170F27BE"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重症心身障がいの状態にある人（児・者）</w:t>
            </w:r>
          </w:p>
        </w:tc>
        <w:tc>
          <w:tcPr>
            <w:tcW w:w="1800" w:type="dxa"/>
            <w:tcMar>
              <w:top w:w="130" w:type="dxa"/>
              <w:left w:w="130" w:type="dxa"/>
              <w:bottom w:w="130" w:type="dxa"/>
              <w:right w:w="130" w:type="dxa"/>
            </w:tcMar>
            <w:vAlign w:val="center"/>
          </w:tcPr>
          <w:p w14:paraId="3B744F42"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3960" w:type="dxa"/>
            <w:tcMar>
              <w:top w:w="130" w:type="dxa"/>
              <w:left w:w="130" w:type="dxa"/>
              <w:bottom w:w="130" w:type="dxa"/>
              <w:right w:w="130" w:type="dxa"/>
            </w:tcMar>
            <w:vAlign w:val="center"/>
          </w:tcPr>
          <w:p w14:paraId="78116965"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生活介護、児童発達支援、放課後等デイサービス、短期入所</w:t>
            </w:r>
          </w:p>
        </w:tc>
      </w:tr>
    </w:tbl>
    <w:p w14:paraId="17847AE0"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※個人が特定されないよう、区分ごとの合計のみを記載します。</w:t>
      </w:r>
      <w:r>
        <w:rPr>
          <w:rFonts w:ascii="BIZ UDPゴシック" w:eastAsia="BIZ UDPゴシック" w:hAnsi="BIZ UDPゴシック"/>
          <w:color w:val="5B5B5B"/>
          <w:sz w:val="19"/>
          <w:szCs w:val="19"/>
          <w:highlight w:val="yellow"/>
        </w:rPr>
        <w:t>【要確認：区分ごとの人数】</w:t>
      </w:r>
    </w:p>
    <w:p w14:paraId="506A937A"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1　訪問系サービス</w:t>
      </w:r>
    </w:p>
    <w:p w14:paraId="23A8A0B0" w14:textId="77777777" w:rsidR="009D6CAB" w:rsidRPr="00370011" w:rsidRDefault="00C76203" w:rsidP="00C76203">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hint="eastAsia"/>
          <w:sz w:val="22"/>
          <w:szCs w:val="22"/>
        </w:rPr>
        <w:lastRenderedPageBreak/>
        <w:t>在宅</w:t>
      </w:r>
      <w:r>
        <w:rPr>
          <w:rFonts w:ascii="BIZ UDPゴシック" w:eastAsia="BIZ UDPゴシック" w:hAnsi="BIZ UDPゴシック"/>
          <w:sz w:val="22"/>
          <w:szCs w:val="22"/>
        </w:rPr>
        <w:t xml:space="preserve">生活を支援するサービスとして、「居宅介護（ホームヘルプ）」「重度訪問介護」「同行援護」「行動援護」「</w:t>
      </w:r>
      <w:del w:id="91684" w:author="Ryo Wakayama" w:date="2026-10-23T09:00:00Z">
        <w:r>
          <w:rPr>
            <w:rFonts w:ascii="BIZ UDPゴシック" w:eastAsia="BIZ UDPゴシック" w:hAnsi="BIZ UDPゴシック"/>
            <w:sz w:val="22"/>
            <w:szCs w:val="22"/>
          </w:rPr>
          <w:delText xml:space="preserve">重度障がい者等包括支援</w:delText>
        </w:r>
      </w:del>
      <w:ins w:id="91685" w:author="Ryo Wakayama" w:date="2026-10-23T09:00:00Z">
        <w:r>
          <w:rPr>
            <w:rFonts w:ascii="BIZ UDPゴシック" w:eastAsia="BIZ UDPゴシック" w:hAnsi="BIZ UDPゴシック"/>
            <w:sz w:val="22"/>
            <w:szCs w:val="22"/>
          </w:rPr>
          <w:t xml:space="preserve">重度障害者等包括支援</w:t>
        </w:r>
      </w:ins>
      <w:r>
        <w:rPr>
          <w:rFonts w:ascii="BIZ UDPゴシック" w:eastAsia="BIZ UDPゴシック" w:hAnsi="BIZ UDPゴシック"/>
          <w:sz w:val="22"/>
          <w:szCs w:val="22"/>
        </w:rPr>
        <w:t xml:space="preserve">」があります。各サービスの内容と第7期の実績、第8期の見込量については次のとおりです。なお、第7期の実績のうち令和8年度は実績見込みであり、第7章及び第8章においても同様です。</w:t>
      </w:r>
    </w:p>
    <w:p w14:paraId="172952F6"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居宅介護（ホームヘルプ）</w:t>
      </w:r>
    </w:p>
    <w:p w14:paraId="276064BC" w14:textId="77777777" w:rsidR="009D6CAB" w:rsidRPr="00370011" w:rsidRDefault="00000000" w:rsidP="00C76203">
      <w:pPr>
        <w:spacing w:before="260" w:after="160"/>
        <w:rPr>
          <w:rFonts w:ascii="BIZ UDPゴシック" w:eastAsia="BIZ UDPゴシック" w:hAnsi="BIZ UDPゴシック"/>
        </w:rPr>
      </w:pPr>
      <w:del w:id="91866" w:author="Ryo Wakayama" w:date="2026-10-23T09:00:00Z">
        <w:r>
          <w:rPr>
            <w:rFonts w:ascii="BIZ UDPゴシック" w:eastAsia="BIZ UDPゴシック" w:hAnsi="BIZ UDPゴシック"/>
            <w:b/>
            <w:bCs/>
            <w:sz w:val="22"/>
            <w:szCs w:val="22"/>
          </w:rPr>
          <w:delText xml:space="preserve">■</w:delText>
        </w:r>
      </w:del>
      <w:ins w:id="91867" w:author="Ryo Wakayama" w:date="2026-10-23T09:00:00Z">
        <w:r>
          <w:rPr>
            <w:rFonts w:ascii="BIZ UDPゴシック" w:eastAsia="BIZ UDPゴシック" w:hAnsi="BIZ UDPゴシック"/>
            <w:b/>
            <w:bCs/>
            <w:sz w:val="22"/>
            <w:szCs w:val="22"/>
          </w:rPr>
          <w:t xml:space="preserve">【表73】居宅介護（ホームヘルプ）の</w:t>
        </w:r>
      </w:ins>
      <w:r>
        <w:rPr>
          <w:rFonts w:ascii="BIZ UDPゴシック" w:eastAsia="BIZ UDPゴシック" w:hAnsi="BIZ UDPゴシック"/>
          <w:b/>
          <w:bCs/>
          <w:sz w:val="22"/>
          <w:szCs w:val="22"/>
        </w:rPr>
        <w:t xml:space="preserve">第7期の実績（1か月あたり）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7FD12E9F" w14:textId="77777777">
        <w:trPr>
          <w:cantSplit/>
          <w:tblHeader/>
        </w:trPr>
        <w:tc>
          <w:tcPr>
            <w:tcW w:w="2400" w:type="dxa"/>
            <w:shd w:val="clear" w:color="auto" w:fill="DCE8DC"/>
            <w:tcMar>
              <w:top w:w="130" w:type="dxa"/>
              <w:left w:w="130" w:type="dxa"/>
              <w:bottom w:w="130" w:type="dxa"/>
              <w:right w:w="130" w:type="dxa"/>
            </w:tcMar>
            <w:vAlign w:val="center"/>
          </w:tcPr>
          <w:p w14:paraId="3805511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第7期</w:t>
            </w:r>
          </w:p>
        </w:tc>
        <w:tc>
          <w:tcPr>
            <w:tcW w:w="2200" w:type="dxa"/>
            <w:shd w:val="clear" w:color="auto" w:fill="DCE8DC"/>
            <w:tcMar>
              <w:top w:w="130" w:type="dxa"/>
              <w:left w:w="130" w:type="dxa"/>
              <w:bottom w:w="130" w:type="dxa"/>
              <w:right w:w="130" w:type="dxa"/>
            </w:tcMar>
            <w:vAlign w:val="center"/>
          </w:tcPr>
          <w:p w14:paraId="3F03F20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令和6年度</w:t>
            </w:r>
          </w:p>
        </w:tc>
        <w:tc>
          <w:tcPr>
            <w:tcW w:w="2200" w:type="dxa"/>
            <w:shd w:val="clear" w:color="auto" w:fill="DCE8DC"/>
            <w:tcMar>
              <w:top w:w="130" w:type="dxa"/>
              <w:left w:w="130" w:type="dxa"/>
              <w:bottom w:w="130" w:type="dxa"/>
              <w:right w:w="130" w:type="dxa"/>
            </w:tcMar>
            <w:vAlign w:val="center"/>
          </w:tcPr>
          <w:p w14:paraId="15691C9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令和7年度</w:t>
            </w:r>
          </w:p>
        </w:tc>
        <w:tc>
          <w:tcPr>
            <w:tcW w:w="2200" w:type="dxa"/>
            <w:shd w:val="clear" w:color="auto" w:fill="DCE8DC"/>
            <w:tcMar>
              <w:top w:w="130" w:type="dxa"/>
              <w:left w:w="130" w:type="dxa"/>
              <w:bottom w:w="130" w:type="dxa"/>
              <w:right w:w="130" w:type="dxa"/>
            </w:tcMar>
            <w:vAlign w:val="center"/>
          </w:tcPr>
          <w:p w14:paraId="7C7A6DB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令和8年度</w:t>
            </w:r>
          </w:p>
        </w:tc>
      </w:tr>
      <w:tr w:rsidR="009D6CAB" w:rsidRPr="00370011" w14:paraId="18AB792F" w14:textId="77777777">
        <w:trPr>
          <w:cantSplit/>
        </w:trPr>
        <w:tc>
          <w:tcPr>
            <w:tcW w:w="2400" w:type="dxa"/>
            <w:tcMar>
              <w:top w:w="130" w:type="dxa"/>
              <w:left w:w="130" w:type="dxa"/>
              <w:bottom w:w="130" w:type="dxa"/>
              <w:right w:w="130" w:type="dxa"/>
            </w:tcMar>
            <w:vAlign w:val="center"/>
          </w:tcPr>
          <w:p w14:paraId="16F67BE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居宅介護（時間／人）</w:t>
            </w:r>
          </w:p>
        </w:tc>
        <w:tc>
          <w:tcPr>
            <w:tcW w:w="2200" w:type="dxa"/>
            <w:tcMar>
              <w:top w:w="130" w:type="dxa"/>
              <w:left w:w="130" w:type="dxa"/>
              <w:bottom w:w="130" w:type="dxa"/>
              <w:right w:w="130" w:type="dxa"/>
            </w:tcMar>
            <w:vAlign w:val="center"/>
          </w:tcPr>
          <w:p w14:paraId="08FB32C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29時間／4人</w:t>
            </w:r>
          </w:p>
        </w:tc>
        <w:tc>
          <w:tcPr>
            <w:tcW w:w="2200" w:type="dxa"/>
            <w:tcMar>
              <w:top w:w="130" w:type="dxa"/>
              <w:left w:w="130" w:type="dxa"/>
              <w:bottom w:w="130" w:type="dxa"/>
              <w:right w:w="130" w:type="dxa"/>
            </w:tcMar>
            <w:vAlign w:val="center"/>
          </w:tcPr>
          <w:p w14:paraId="27D8573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113時間／5人</w:t>
            </w:r>
          </w:p>
        </w:tc>
        <w:tc>
          <w:tcPr>
            <w:tcW w:w="2200" w:type="dxa"/>
            <w:tcMar>
              <w:top w:w="130" w:type="dxa"/>
              <w:left w:w="130" w:type="dxa"/>
              <w:bottom w:w="130" w:type="dxa"/>
              <w:right w:w="130" w:type="dxa"/>
            </w:tcMar>
            <w:vAlign w:val="center"/>
          </w:tcPr>
          <w:p w14:paraId="3197693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38時間／6人</w:t>
            </w:r>
          </w:p>
        </w:tc>
      </w:tr>
      <w:tr w:rsidR="009D6CAB" w:rsidRPr="00370011" w14:paraId="18AB792F" w14:textId="77777777">
        <w:trPr>
          <w:cantSplit/>
          <w:ins w:id="90032" w:author="Ryo Wakayama" w:date="2026-10-20T09:00:00Z"/>
        </w:trPr>
        <w:tc>
          <w:tcPr>
            <w:tcW w:w="2400" w:type="dxa"/>
            <w:tcMar>
              <w:top w:w="130" w:type="dxa"/>
              <w:left w:w="130" w:type="dxa"/>
              <w:bottom w:w="130" w:type="dxa"/>
              <w:right w:w="130" w:type="dxa"/>
            </w:tcMar>
            <w:vAlign w:val="center"/>
          </w:tcPr>
          <w:p w14:paraId="16F67BE1" w14:textId="77777777" w:rsidR="009D6CAB" w:rsidRPr="00370011" w:rsidRDefault="00000000">
            <w:pPr>
              <w:spacing w:line="320" w:lineRule="auto"/>
              <w:rPr>
                <w:ins w:id="90033" w:author="Ryo Wakayama" w:date="2026-10-20T09:00:00Z"/>
                <w:rFonts w:ascii="BIZ UDPゴシック" w:eastAsia="BIZ UDPゴシック" w:hAnsi="BIZ UDPゴシック"/>
              </w:rPr>
            </w:pPr>
            <w:ins w:id="90034" w:author="Ryo Wakayama" w:date="2026-10-20T09:00:00Z">
              <w:r>
                <w:rPr>
                  <w:rFonts w:ascii="BIZ UDPゴシック" w:eastAsia="BIZ UDPゴシック" w:hAnsi="BIZ UDPゴシック"/>
                  <w:sz w:val="20"/>
                  <w:szCs w:val="20"/>
                </w:rPr>
                <w:t xml:space="preserve">　第7期の計画値</w:t>
              </w:r>
            </w:ins>
          </w:p>
        </w:tc>
        <w:tc>
          <w:tcPr>
            <w:tcW w:w="2200" w:type="dxa"/>
            <w:tcMar>
              <w:top w:w="130" w:type="dxa"/>
              <w:left w:w="130" w:type="dxa"/>
              <w:bottom w:w="130" w:type="dxa"/>
              <w:right w:w="130" w:type="dxa"/>
            </w:tcMar>
            <w:vAlign w:val="center"/>
          </w:tcPr>
          <w:p w14:paraId="08FB32CB" w14:textId="77777777" w:rsidR="009D6CAB" w:rsidRPr="00370011" w:rsidRDefault="00000000">
            <w:pPr>
              <w:spacing w:line="320" w:lineRule="auto"/>
              <w:rPr>
                <w:ins w:id="90035" w:author="Ryo Wakayama" w:date="2026-10-20T09:00:00Z"/>
                <w:rFonts w:ascii="BIZ UDPゴシック" w:eastAsia="BIZ UDPゴシック" w:hAnsi="BIZ UDPゴシック"/>
              </w:rPr>
            </w:pPr>
            <w:ins w:id="90036" w:author="Ryo Wakayama" w:date="2026-10-20T09:00:00Z">
              <w:r>
                <w:rPr>
                  <w:rFonts w:ascii="BIZ UDPゴシック" w:eastAsia="BIZ UDPゴシック" w:hAnsi="BIZ UDPゴシック"/>
                  <w:sz w:val="20"/>
                  <w:szCs w:val="20"/>
                </w:rPr>
                <w:t xml:space="preserve">30時間／5人</w:t>
              </w:r>
            </w:ins>
          </w:p>
        </w:tc>
        <w:tc>
          <w:tcPr>
            <w:tcW w:w="2200" w:type="dxa"/>
            <w:tcMar>
              <w:top w:w="130" w:type="dxa"/>
              <w:left w:w="130" w:type="dxa"/>
              <w:bottom w:w="130" w:type="dxa"/>
              <w:right w:w="130" w:type="dxa"/>
            </w:tcMar>
            <w:vAlign w:val="center"/>
          </w:tcPr>
          <w:p w14:paraId="27D8573C" w14:textId="77777777" w:rsidR="009D6CAB" w:rsidRPr="00370011" w:rsidRDefault="00000000">
            <w:pPr>
              <w:spacing w:line="320" w:lineRule="auto"/>
              <w:rPr>
                <w:ins w:id="90037" w:author="Ryo Wakayama" w:date="2026-10-20T09:00:00Z"/>
                <w:rFonts w:ascii="BIZ UDPゴシック" w:eastAsia="BIZ UDPゴシック" w:hAnsi="BIZ UDPゴシック"/>
              </w:rPr>
            </w:pPr>
            <w:ins w:id="90038" w:author="Ryo Wakayama" w:date="2026-10-20T09:00:00Z">
              <w:r>
                <w:rPr>
                  <w:rFonts w:ascii="BIZ UDPゴシック" w:eastAsia="BIZ UDPゴシック" w:hAnsi="BIZ UDPゴシック"/>
                  <w:sz w:val="20"/>
                  <w:szCs w:val="20"/>
                </w:rPr>
                <w:t xml:space="preserve">30時間／5人</w:t>
              </w:r>
            </w:ins>
          </w:p>
        </w:tc>
        <w:tc>
          <w:tcPr>
            <w:tcW w:w="2200" w:type="dxa"/>
            <w:tcMar>
              <w:top w:w="130" w:type="dxa"/>
              <w:left w:w="130" w:type="dxa"/>
              <w:bottom w:w="130" w:type="dxa"/>
              <w:right w:w="130" w:type="dxa"/>
            </w:tcMar>
            <w:vAlign w:val="center"/>
          </w:tcPr>
          <w:p w14:paraId="31976932" w14:textId="77777777" w:rsidR="009D6CAB" w:rsidRPr="00370011" w:rsidRDefault="00000000">
            <w:pPr>
              <w:spacing w:line="320" w:lineRule="auto"/>
              <w:rPr>
                <w:ins w:id="90039" w:author="Ryo Wakayama" w:date="2026-10-20T09:00:00Z"/>
                <w:rFonts w:ascii="BIZ UDPゴシック" w:eastAsia="BIZ UDPゴシック" w:hAnsi="BIZ UDPゴシック"/>
              </w:rPr>
            </w:pPr>
            <w:ins w:id="90040" w:author="Ryo Wakayama" w:date="2026-10-20T09:00:00Z">
              <w:r>
                <w:rPr>
                  <w:rFonts w:ascii="BIZ UDPゴシック" w:eastAsia="BIZ UDPゴシック" w:hAnsi="BIZ UDPゴシック"/>
                  <w:sz w:val="20"/>
                  <w:szCs w:val="20"/>
                </w:rPr>
                <w:t xml:space="preserve">30時間／5人</w:t>
              </w:r>
            </w:ins>
          </w:p>
        </w:tc>
      </w:tr>
    </w:tbl>
    <w:p>
      <w:pPr>
        <w:spacing w:line="240" w:lineRule="auto"/>
        <w:jc w:val="right"/>
        <w:rPr>
          <w:ins w:id="91868" w:author="Ryo Wakayama" w:date="2026-10-20T09:00:00Z"/>
          <w:rFonts w:ascii="BIZ UDPゴシック" w:eastAsia="BIZ UDPゴシック" w:hAnsi="BIZ UDPゴシック"/>
        </w:rPr>
      </w:pPr>
      <w:ins w:id="91869" w:author="Ryo Wakayama" w:date="2026-10-20T09:00:00Z">
        <w:r>
          <w:rPr>
            <w:rFonts w:ascii="BIZ UDPゴシック" w:eastAsia="BIZ UDPゴシック" w:hAnsi="BIZ UDPゴシック"/>
            <w:sz w:val="18"/>
            <w:szCs w:val="18"/>
          </w:rPr>
          <w:t xml:space="preserve">資料：健康福祉課（障がい福祉サービス等の給付実績。令和8年度は見込み）、第7期の計画値は前回計画（令和6年3月）</w:t>
        </w:r>
      </w:ins>
    </w:p>
    <w:p w14:paraId="0554C7A2"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※令和7年度の居宅介護の時間数は、実績データに過誤等による誤りが含まれている可能性があるため、確定値を確認中です。</w:t>
      </w:r>
    </w:p>
    <w:p w14:paraId="207B573D" w14:textId="77777777" w:rsidR="009D6CAB" w:rsidRPr="00370011" w:rsidRDefault="00000000" w:rsidP="00C76203">
      <w:pPr>
        <w:spacing w:before="260" w:after="160"/>
        <w:rPr>
          <w:rFonts w:ascii="BIZ UDPゴシック" w:eastAsia="BIZ UDPゴシック" w:hAnsi="BIZ UDPゴシック"/>
        </w:rPr>
      </w:pPr>
      <w:del w:id="91870" w:author="Ryo Wakayama" w:date="2026-10-23T09:00:00Z">
        <w:r>
          <w:rPr>
            <w:rFonts w:ascii="BIZ UDPゴシック" w:eastAsia="BIZ UDPゴシック" w:hAnsi="BIZ UDPゴシック"/>
            <w:b/>
            <w:bCs/>
            <w:sz w:val="22"/>
            <w:szCs w:val="22"/>
          </w:rPr>
          <w:delText xml:space="preserve">■</w:delText>
        </w:r>
      </w:del>
      <w:ins w:id="91871" w:author="Ryo Wakayama" w:date="2026-10-23T09:00:00Z">
        <w:r>
          <w:rPr>
            <w:rFonts w:ascii="BIZ UDPゴシック" w:eastAsia="BIZ UDPゴシック" w:hAnsi="BIZ UDPゴシック"/>
            <w:b/>
            <w:bCs/>
            <w:sz w:val="22"/>
            <w:szCs w:val="22"/>
          </w:rPr>
          <w:t xml:space="preserve">【表74】居宅介護（ホームヘルプ）の</w:t>
        </w:r>
      </w:ins>
      <w:r>
        <w:rPr>
          <w:rFonts w:ascii="BIZ UDPゴシック" w:eastAsia="BIZ UDPゴシック" w:hAnsi="BIZ UDPゴシック"/>
          <w:b/>
          <w:bCs/>
          <w:sz w:val="22"/>
          <w:szCs w:val="22"/>
        </w:rPr>
        <w:t xml:space="preserve">第8期の見込量（1か月あたり）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00F54A90" w14:textId="77777777">
        <w:trPr>
          <w:cantSplit/>
          <w:tblHeader/>
        </w:trPr>
        <w:tc>
          <w:tcPr>
            <w:tcW w:w="2400" w:type="dxa"/>
            <w:shd w:val="clear" w:color="auto" w:fill="DCE8DC"/>
            <w:tcMar>
              <w:top w:w="130" w:type="dxa"/>
              <w:left w:w="130" w:type="dxa"/>
              <w:bottom w:w="130" w:type="dxa"/>
              <w:right w:w="130" w:type="dxa"/>
            </w:tcMar>
            <w:vAlign w:val="center"/>
          </w:tcPr>
          <w:p w14:paraId="36CE7A4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第8期</w:t>
            </w:r>
          </w:p>
        </w:tc>
        <w:tc>
          <w:tcPr>
            <w:tcW w:w="2200" w:type="dxa"/>
            <w:shd w:val="clear" w:color="auto" w:fill="DCE8DC"/>
            <w:tcMar>
              <w:top w:w="130" w:type="dxa"/>
              <w:left w:w="130" w:type="dxa"/>
              <w:bottom w:w="130" w:type="dxa"/>
              <w:right w:w="130" w:type="dxa"/>
            </w:tcMar>
            <w:vAlign w:val="center"/>
          </w:tcPr>
          <w:p w14:paraId="2A35DBB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令和9年度</w:t>
            </w:r>
          </w:p>
        </w:tc>
        <w:tc>
          <w:tcPr>
            <w:tcW w:w="2200" w:type="dxa"/>
            <w:shd w:val="clear" w:color="auto" w:fill="DCE8DC"/>
            <w:tcMar>
              <w:top w:w="130" w:type="dxa"/>
              <w:left w:w="130" w:type="dxa"/>
              <w:bottom w:w="130" w:type="dxa"/>
              <w:right w:w="130" w:type="dxa"/>
            </w:tcMar>
            <w:vAlign w:val="center"/>
          </w:tcPr>
          <w:p w14:paraId="6F3A16B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2285C57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79B35DD7" w14:textId="77777777">
        <w:trPr>
          <w:cantSplit/>
        </w:trPr>
        <w:tc>
          <w:tcPr>
            <w:tcW w:w="2400" w:type="dxa"/>
            <w:tcMar>
              <w:top w:w="130" w:type="dxa"/>
              <w:left w:w="130" w:type="dxa"/>
              <w:bottom w:w="130" w:type="dxa"/>
              <w:right w:w="130" w:type="dxa"/>
            </w:tcMar>
            <w:vAlign w:val="center"/>
          </w:tcPr>
          <w:p w14:paraId="5D3A321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居宅介護（時間／人）</w:t>
            </w:r>
          </w:p>
        </w:tc>
        <w:tc>
          <w:tcPr>
            <w:tcW w:w="2200" w:type="dxa"/>
            <w:tcMar>
              <w:top w:w="130" w:type="dxa"/>
              <w:left w:w="130" w:type="dxa"/>
              <w:bottom w:w="130" w:type="dxa"/>
              <w:right w:w="130" w:type="dxa"/>
            </w:tcMar>
            <w:vAlign w:val="center"/>
          </w:tcPr>
          <w:p w14:paraId="1CA10DB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42時間／6人</w:t>
            </w:r>
          </w:p>
        </w:tc>
        <w:tc>
          <w:tcPr>
            <w:tcW w:w="2200" w:type="dxa"/>
            <w:tcMar>
              <w:top w:w="130" w:type="dxa"/>
              <w:left w:w="130" w:type="dxa"/>
              <w:bottom w:w="130" w:type="dxa"/>
              <w:right w:w="130" w:type="dxa"/>
            </w:tcMar>
            <w:vAlign w:val="center"/>
          </w:tcPr>
          <w:p w14:paraId="699773C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49時間／7人</w:t>
            </w:r>
          </w:p>
        </w:tc>
        <w:tc>
          <w:tcPr>
            <w:tcW w:w="2200" w:type="dxa"/>
            <w:tcMar>
              <w:top w:w="130" w:type="dxa"/>
              <w:left w:w="130" w:type="dxa"/>
              <w:bottom w:w="130" w:type="dxa"/>
              <w:right w:w="130" w:type="dxa"/>
            </w:tcMar>
            <w:vAlign w:val="center"/>
          </w:tcPr>
          <w:p w14:paraId="72426F4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49時間／7人</w:t>
            </w:r>
          </w:p>
        </w:tc>
      </w:tr>
    </w:tbl>
    <w:p>
      <w:pPr>
        <w:spacing w:line="240" w:lineRule="auto"/>
        <w:jc w:val="right"/>
        <w:rPr>
          <w:ins w:id="91872" w:author="Ryo Wakayama" w:date="2026-10-20T09:00:00Z"/>
          <w:rFonts w:ascii="BIZ UDPゴシック" w:eastAsia="BIZ UDPゴシック" w:hAnsi="BIZ UDPゴシック"/>
        </w:rPr>
      </w:pPr>
      <w:ins w:id="91873" w:author="Ryo Wakayama" w:date="2026-10-20T09:00:00Z">
        <w:r>
          <w:rPr>
            <w:rFonts w:ascii="BIZ UDPゴシック" w:eastAsia="BIZ UDPゴシック" w:hAnsi="BIZ UDPゴシック"/>
            <w:sz w:val="18"/>
            <w:szCs w:val="18"/>
          </w:rPr>
          <w:t xml:space="preserve">資料：本計画による推計（本章冒頭の見込量の定め方による）</w:t>
        </w:r>
      </w:ins>
    </w:p>
    <w:p w14:paraId="7123EEB9" w14:textId="77777777" w:rsidR="009D6CAB" w:rsidRPr="00B4215C"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0A8A2586"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福祉施設から地域生活への移行や障がい者の地域生活を支えるうえで、訪問系サービスが中心的役割を担うと考えられるため、サービス提供体制の確保に努めます。第7期の利用者数は増加傾向（令和6年度4人→令和8年度6人）にあることから、令和10年度以降は7人の利用を見込んでいます。人口減少が進む中でも必要な方が利用できるよう、広報紙・ウェブサイト等を用いて周知していきます。</w:t>
      </w:r>
    </w:p>
    <w:p w14:paraId="70CE31F6"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 xml:space="preserve">重度訪問介護・同行援護・行動援護・</w:t>
      </w:r>
      <w:del w:id="91686" w:author="Ryo Wakayama" w:date="2026-10-23T09:00:00Z">
        <w:r>
          <w:rPr>
            <w:rFonts w:ascii="BIZ UDPゴシック" w:eastAsia="BIZ UDPゴシック" w:hAnsi="BIZ UDPゴシック"/>
            <w:b/>
            <w:bCs/>
            <w:color w:val="2F5C48"/>
            <w:sz w:val="23"/>
            <w:szCs w:val="23"/>
          </w:rPr>
          <w:delText xml:space="preserve">重度障がい者等包括支援</w:delText>
        </w:r>
      </w:del>
      <w:ins w:id="91687" w:author="Ryo Wakayama" w:date="2026-10-23T09:00:00Z">
        <w:r>
          <w:rPr>
            <w:rFonts w:ascii="BIZ UDPゴシック" w:eastAsia="BIZ UDPゴシック" w:hAnsi="BIZ UDPゴシック"/>
            <w:b/>
            <w:bCs/>
            <w:color w:val="2F5C48"/>
            <w:sz w:val="23"/>
            <w:szCs w:val="23"/>
          </w:rPr>
          <w:t xml:space="preserve">重度障害者等包括支援</w:t>
        </w:r>
      </w:ins>
    </w:p>
    <w:p w14:paraId="315F919F" w14:textId="77777777" w:rsidR="009D6CAB" w:rsidRPr="00370011" w:rsidRDefault="00000000" w:rsidP="00C76203">
      <w:pPr>
        <w:spacing w:before="260" w:after="160"/>
        <w:rPr>
          <w:rFonts w:ascii="BIZ UDPゴシック" w:eastAsia="BIZ UDPゴシック" w:hAnsi="BIZ UDPゴシック"/>
        </w:rPr>
      </w:pPr>
      <w:del w:id="91874" w:author="Ryo Wakayama" w:date="2026-10-23T09:00:00Z">
        <w:r>
          <w:rPr>
            <w:rFonts w:ascii="BIZ UDPゴシック" w:eastAsia="BIZ UDPゴシック" w:hAnsi="BIZ UDPゴシック"/>
            <w:b/>
            <w:bCs/>
            <w:sz w:val="22"/>
            <w:szCs w:val="22"/>
          </w:rPr>
          <w:delText xml:space="preserve">■</w:delText>
        </w:r>
      </w:del>
      <w:ins w:id="91875" w:author="Ryo Wakayama" w:date="2026-10-23T09:00:00Z">
        <w:r>
          <w:rPr>
            <w:rFonts w:ascii="BIZ UDPゴシック" w:eastAsia="BIZ UDPゴシック" w:hAnsi="BIZ UDPゴシック"/>
            <w:b/>
            <w:bCs/>
            <w:sz w:val="22"/>
            <w:szCs w:val="22"/>
          </w:rPr>
          <w:t xml:space="preserve">【表75】重度訪問介護・同行援護・行動援護・重度障害者等包括支援の</w:t>
        </w:r>
      </w:ins>
      <w:r>
        <w:rPr>
          <w:rFonts w:ascii="BIZ UDPゴシック" w:eastAsia="BIZ UDPゴシック" w:hAnsi="BIZ UDPゴシック"/>
          <w:b/>
          <w:bCs/>
          <w:sz w:val="22"/>
          <w:szCs w:val="22"/>
        </w:rPr>
        <w:t xml:space="preserve">第7期の実績（1か月あたり）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35A8BD10" w14:textId="77777777">
        <w:trPr>
          <w:cantSplit/>
          <w:tblHeader/>
        </w:trPr>
        <w:tc>
          <w:tcPr>
            <w:tcW w:w="2400" w:type="dxa"/>
            <w:shd w:val="clear" w:color="auto" w:fill="DCE8DC"/>
            <w:tcMar>
              <w:top w:w="130" w:type="dxa"/>
              <w:left w:w="130" w:type="dxa"/>
              <w:bottom w:w="130" w:type="dxa"/>
              <w:right w:w="130" w:type="dxa"/>
            </w:tcMar>
            <w:vAlign w:val="center"/>
          </w:tcPr>
          <w:p w14:paraId="3A623FE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第7期</w:t>
            </w:r>
          </w:p>
        </w:tc>
        <w:tc>
          <w:tcPr>
            <w:tcW w:w="2200" w:type="dxa"/>
            <w:shd w:val="clear" w:color="auto" w:fill="DCE8DC"/>
            <w:tcMar>
              <w:top w:w="130" w:type="dxa"/>
              <w:left w:w="130" w:type="dxa"/>
              <w:bottom w:w="130" w:type="dxa"/>
              <w:right w:w="130" w:type="dxa"/>
            </w:tcMar>
            <w:vAlign w:val="center"/>
          </w:tcPr>
          <w:p w14:paraId="663B45A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令和6年度</w:t>
            </w:r>
          </w:p>
        </w:tc>
        <w:tc>
          <w:tcPr>
            <w:tcW w:w="2200" w:type="dxa"/>
            <w:shd w:val="clear" w:color="auto" w:fill="DCE8DC"/>
            <w:tcMar>
              <w:top w:w="130" w:type="dxa"/>
              <w:left w:w="130" w:type="dxa"/>
              <w:bottom w:w="130" w:type="dxa"/>
              <w:right w:w="130" w:type="dxa"/>
            </w:tcMar>
            <w:vAlign w:val="center"/>
          </w:tcPr>
          <w:p w14:paraId="0AEC20B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令和7年度</w:t>
            </w:r>
          </w:p>
        </w:tc>
        <w:tc>
          <w:tcPr>
            <w:tcW w:w="2200" w:type="dxa"/>
            <w:shd w:val="clear" w:color="auto" w:fill="DCE8DC"/>
            <w:tcMar>
              <w:top w:w="130" w:type="dxa"/>
              <w:left w:w="130" w:type="dxa"/>
              <w:bottom w:w="130" w:type="dxa"/>
              <w:right w:w="130" w:type="dxa"/>
            </w:tcMar>
            <w:vAlign w:val="center"/>
          </w:tcPr>
          <w:p w14:paraId="1FAFC86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令和8年度</w:t>
            </w:r>
          </w:p>
        </w:tc>
      </w:tr>
      <w:tr w:rsidR="009D6CAB" w:rsidRPr="00370011" w14:paraId="5A65A8A0" w14:textId="77777777">
        <w:trPr>
          <w:cantSplit/>
        </w:trPr>
        <w:tc>
          <w:tcPr>
            <w:tcW w:w="2400" w:type="dxa"/>
            <w:tcMar>
              <w:top w:w="130" w:type="dxa"/>
              <w:left w:w="130" w:type="dxa"/>
              <w:bottom w:w="130" w:type="dxa"/>
              <w:right w:w="130" w:type="dxa"/>
            </w:tcMar>
            <w:vAlign w:val="center"/>
          </w:tcPr>
          <w:p w14:paraId="2569E2E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重度訪問介護</w:t>
            </w:r>
          </w:p>
        </w:tc>
        <w:tc>
          <w:tcPr>
            <w:tcW w:w="2200" w:type="dxa"/>
            <w:tcMar>
              <w:top w:w="130" w:type="dxa"/>
              <w:left w:w="130" w:type="dxa"/>
              <w:bottom w:w="130" w:type="dxa"/>
              <w:right w:w="130" w:type="dxa"/>
            </w:tcMar>
            <w:vAlign w:val="center"/>
          </w:tcPr>
          <w:p w14:paraId="6A31CA4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132AA96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4時間／0人</w:t>
            </w:r>
          </w:p>
        </w:tc>
        <w:tc>
          <w:tcPr>
            <w:tcW w:w="2200" w:type="dxa"/>
            <w:tcMar>
              <w:top w:w="130" w:type="dxa"/>
              <w:left w:w="130" w:type="dxa"/>
              <w:bottom w:w="130" w:type="dxa"/>
              <w:right w:w="130" w:type="dxa"/>
            </w:tcMar>
            <w:vAlign w:val="center"/>
          </w:tcPr>
          <w:p w14:paraId="66B21F3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16時間／1人</w:t>
            </w:r>
          </w:p>
        </w:tc>
      </w:tr>
      <w:tr w:rsidR="009D6CAB" w:rsidRPr="00370011" w14:paraId="5A65A8A0" w14:textId="77777777">
        <w:trPr>
          <w:cantSplit/>
          <w:ins w:id="90041" w:author="Ryo Wakayama" w:date="2026-10-20T09:00:00Z"/>
        </w:trPr>
        <w:tc>
          <w:tcPr>
            <w:tcW w:w="2400" w:type="dxa"/>
            <w:tcMar>
              <w:top w:w="130" w:type="dxa"/>
              <w:left w:w="130" w:type="dxa"/>
              <w:bottom w:w="130" w:type="dxa"/>
              <w:right w:w="130" w:type="dxa"/>
            </w:tcMar>
            <w:vAlign w:val="center"/>
          </w:tcPr>
          <w:p w14:paraId="2569E2E2" w14:textId="77777777" w:rsidR="009D6CAB" w:rsidRPr="00370011" w:rsidRDefault="00000000">
            <w:pPr>
              <w:spacing w:line="320" w:lineRule="auto"/>
              <w:rPr>
                <w:ins w:id="90042" w:author="Ryo Wakayama" w:date="2026-10-20T09:00:00Z"/>
                <w:rFonts w:ascii="BIZ UDPゴシック" w:eastAsia="BIZ UDPゴシック" w:hAnsi="BIZ UDPゴシック"/>
              </w:rPr>
            </w:pPr>
            <w:ins w:id="90043" w:author="Ryo Wakayama" w:date="2026-10-20T09:00:00Z">
              <w:r>
                <w:rPr>
                  <w:rFonts w:ascii="BIZ UDPゴシック" w:eastAsia="BIZ UDPゴシック" w:hAnsi="BIZ UDPゴシック"/>
                  <w:sz w:val="20"/>
                  <w:szCs w:val="20"/>
                </w:rPr>
                <w:t xml:space="preserve">　第7期の計画値</w:t>
              </w:r>
            </w:ins>
          </w:p>
        </w:tc>
        <w:tc>
          <w:tcPr>
            <w:tcW w:w="2200" w:type="dxa"/>
            <w:tcMar>
              <w:top w:w="130" w:type="dxa"/>
              <w:left w:w="130" w:type="dxa"/>
              <w:bottom w:w="130" w:type="dxa"/>
              <w:right w:w="130" w:type="dxa"/>
            </w:tcMar>
            <w:vAlign w:val="center"/>
          </w:tcPr>
          <w:p w14:paraId="6A31CA4C" w14:textId="77777777" w:rsidR="009D6CAB" w:rsidRPr="00370011" w:rsidRDefault="00000000">
            <w:pPr>
              <w:spacing w:line="320" w:lineRule="auto"/>
              <w:rPr>
                <w:ins w:id="90044" w:author="Ryo Wakayama" w:date="2026-10-20T09:00:00Z"/>
                <w:rFonts w:ascii="BIZ UDPゴシック" w:eastAsia="BIZ UDPゴシック" w:hAnsi="BIZ UDPゴシック"/>
              </w:rPr>
            </w:pPr>
            <w:ins w:id="90045" w:author="Ryo Wakayama" w:date="2026-10-20T09:00:00Z">
              <w:r>
                <w:rPr>
                  <w:rFonts w:ascii="BIZ UDPゴシック" w:eastAsia="BIZ UDPゴシック" w:hAnsi="BIZ UDPゴシック"/>
                  <w:sz w:val="20"/>
                  <w:szCs w:val="20"/>
                </w:rPr>
                <w:t xml:space="preserve">0時間／0人</w:t>
              </w:r>
            </w:ins>
          </w:p>
        </w:tc>
        <w:tc>
          <w:tcPr>
            <w:tcW w:w="2200" w:type="dxa"/>
            <w:tcMar>
              <w:top w:w="130" w:type="dxa"/>
              <w:left w:w="130" w:type="dxa"/>
              <w:bottom w:w="130" w:type="dxa"/>
              <w:right w:w="130" w:type="dxa"/>
            </w:tcMar>
            <w:vAlign w:val="center"/>
          </w:tcPr>
          <w:p w14:paraId="132AA96B" w14:textId="77777777" w:rsidR="009D6CAB" w:rsidRPr="00370011" w:rsidRDefault="00000000">
            <w:pPr>
              <w:spacing w:line="320" w:lineRule="auto"/>
              <w:rPr>
                <w:ins w:id="90046" w:author="Ryo Wakayama" w:date="2026-10-20T09:00:00Z"/>
                <w:rFonts w:ascii="BIZ UDPゴシック" w:eastAsia="BIZ UDPゴシック" w:hAnsi="BIZ UDPゴシック"/>
              </w:rPr>
            </w:pPr>
            <w:ins w:id="90047" w:author="Ryo Wakayama" w:date="2026-10-20T09:00:00Z">
              <w:r>
                <w:rPr>
                  <w:rFonts w:ascii="BIZ UDPゴシック" w:eastAsia="BIZ UDPゴシック" w:hAnsi="BIZ UDPゴシック"/>
                  <w:sz w:val="20"/>
                  <w:szCs w:val="20"/>
                </w:rPr>
                <w:t xml:space="preserve">0時間／0人</w:t>
              </w:r>
            </w:ins>
          </w:p>
        </w:tc>
        <w:tc>
          <w:tcPr>
            <w:tcW w:w="2200" w:type="dxa"/>
            <w:tcMar>
              <w:top w:w="130" w:type="dxa"/>
              <w:left w:w="130" w:type="dxa"/>
              <w:bottom w:w="130" w:type="dxa"/>
              <w:right w:w="130" w:type="dxa"/>
            </w:tcMar>
            <w:vAlign w:val="center"/>
          </w:tcPr>
          <w:p w14:paraId="66B21F3F" w14:textId="77777777" w:rsidR="009D6CAB" w:rsidRPr="00370011" w:rsidRDefault="00000000">
            <w:pPr>
              <w:spacing w:line="320" w:lineRule="auto"/>
              <w:rPr>
                <w:ins w:id="90048" w:author="Ryo Wakayama" w:date="2026-10-20T09:00:00Z"/>
                <w:rFonts w:ascii="BIZ UDPゴシック" w:eastAsia="BIZ UDPゴシック" w:hAnsi="BIZ UDPゴシック"/>
              </w:rPr>
            </w:pPr>
            <w:ins w:id="90049" w:author="Ryo Wakayama" w:date="2026-10-20T09:00:00Z">
              <w:r>
                <w:rPr>
                  <w:rFonts w:ascii="BIZ UDPゴシック" w:eastAsia="BIZ UDPゴシック" w:hAnsi="BIZ UDPゴシック"/>
                  <w:sz w:val="20"/>
                  <w:szCs w:val="20"/>
                </w:rPr>
                <w:t xml:space="preserve">0時間／0人</w:t>
              </w:r>
            </w:ins>
          </w:p>
        </w:tc>
      </w:tr>
      <w:tr w:rsidR="009D6CAB" w:rsidRPr="00370011" w14:paraId="3748959D" w14:textId="77777777">
        <w:trPr>
          <w:cantSplit/>
        </w:trPr>
        <w:tc>
          <w:tcPr>
            <w:tcW w:w="2400" w:type="dxa"/>
            <w:tcMar>
              <w:top w:w="130" w:type="dxa"/>
              <w:left w:w="130" w:type="dxa"/>
              <w:bottom w:w="130" w:type="dxa"/>
              <w:right w:w="130" w:type="dxa"/>
            </w:tcMar>
            <w:vAlign w:val="center"/>
          </w:tcPr>
          <w:p w14:paraId="0902DBD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同行援護</w:t>
            </w:r>
          </w:p>
        </w:tc>
        <w:tc>
          <w:tcPr>
            <w:tcW w:w="2200" w:type="dxa"/>
            <w:tcMar>
              <w:top w:w="130" w:type="dxa"/>
              <w:left w:w="130" w:type="dxa"/>
              <w:bottom w:w="130" w:type="dxa"/>
              <w:right w:w="130" w:type="dxa"/>
            </w:tcMar>
            <w:vAlign w:val="center"/>
          </w:tcPr>
          <w:p w14:paraId="4DB7A4A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1934C90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1910DF0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r>
      <w:tr w:rsidR="009D6CAB" w:rsidRPr="00370011" w14:paraId="3748959D" w14:textId="77777777">
        <w:trPr>
          <w:cantSplit/>
          <w:ins w:id="90050" w:author="Ryo Wakayama" w:date="2026-10-20T09:00:00Z"/>
        </w:trPr>
        <w:tc>
          <w:tcPr>
            <w:tcW w:w="2400" w:type="dxa"/>
            <w:tcMar>
              <w:top w:w="130" w:type="dxa"/>
              <w:left w:w="130" w:type="dxa"/>
              <w:bottom w:w="130" w:type="dxa"/>
              <w:right w:w="130" w:type="dxa"/>
            </w:tcMar>
            <w:vAlign w:val="center"/>
          </w:tcPr>
          <w:p w14:paraId="0902DBD1" w14:textId="77777777" w:rsidR="009D6CAB" w:rsidRPr="00370011" w:rsidRDefault="00000000">
            <w:pPr>
              <w:spacing w:line="320" w:lineRule="auto"/>
              <w:rPr>
                <w:ins w:id="90051" w:author="Ryo Wakayama" w:date="2026-10-20T09:00:00Z"/>
                <w:rFonts w:ascii="BIZ UDPゴシック" w:eastAsia="BIZ UDPゴシック" w:hAnsi="BIZ UDPゴシック"/>
              </w:rPr>
            </w:pPr>
            <w:ins w:id="90052" w:author="Ryo Wakayama" w:date="2026-10-20T09:00:00Z">
              <w:r>
                <w:rPr>
                  <w:rFonts w:ascii="BIZ UDPゴシック" w:eastAsia="BIZ UDPゴシック" w:hAnsi="BIZ UDPゴシック"/>
                  <w:sz w:val="20"/>
                  <w:szCs w:val="20"/>
                </w:rPr>
                <w:t xml:space="preserve">　第7期の計画値</w:t>
              </w:r>
            </w:ins>
          </w:p>
        </w:tc>
        <w:tc>
          <w:tcPr>
            <w:tcW w:w="2200" w:type="dxa"/>
            <w:tcMar>
              <w:top w:w="130" w:type="dxa"/>
              <w:left w:w="130" w:type="dxa"/>
              <w:bottom w:w="130" w:type="dxa"/>
              <w:right w:w="130" w:type="dxa"/>
            </w:tcMar>
            <w:vAlign w:val="center"/>
          </w:tcPr>
          <w:p w14:paraId="4DB7A4A9" w14:textId="77777777" w:rsidR="009D6CAB" w:rsidRPr="00370011" w:rsidRDefault="00000000">
            <w:pPr>
              <w:spacing w:line="320" w:lineRule="auto"/>
              <w:rPr>
                <w:ins w:id="90053" w:author="Ryo Wakayama" w:date="2026-10-20T09:00:00Z"/>
                <w:rFonts w:ascii="BIZ UDPゴシック" w:eastAsia="BIZ UDPゴシック" w:hAnsi="BIZ UDPゴシック"/>
              </w:rPr>
            </w:pPr>
            <w:ins w:id="90054" w:author="Ryo Wakayama" w:date="2026-10-20T09:00:00Z">
              <w:r>
                <w:rPr>
                  <w:rFonts w:ascii="BIZ UDPゴシック" w:eastAsia="BIZ UDPゴシック" w:hAnsi="BIZ UDPゴシック"/>
                  <w:sz w:val="20"/>
                  <w:szCs w:val="20"/>
                </w:rPr>
                <w:t xml:space="preserve">0時間／0人</w:t>
              </w:r>
            </w:ins>
          </w:p>
        </w:tc>
        <w:tc>
          <w:tcPr>
            <w:tcW w:w="2200" w:type="dxa"/>
            <w:tcMar>
              <w:top w:w="130" w:type="dxa"/>
              <w:left w:w="130" w:type="dxa"/>
              <w:bottom w:w="130" w:type="dxa"/>
              <w:right w:w="130" w:type="dxa"/>
            </w:tcMar>
            <w:vAlign w:val="center"/>
          </w:tcPr>
          <w:p w14:paraId="1934C907" w14:textId="77777777" w:rsidR="009D6CAB" w:rsidRPr="00370011" w:rsidRDefault="00000000">
            <w:pPr>
              <w:spacing w:line="320" w:lineRule="auto"/>
              <w:rPr>
                <w:ins w:id="90055" w:author="Ryo Wakayama" w:date="2026-10-20T09:00:00Z"/>
                <w:rFonts w:ascii="BIZ UDPゴシック" w:eastAsia="BIZ UDPゴシック" w:hAnsi="BIZ UDPゴシック"/>
              </w:rPr>
            </w:pPr>
            <w:ins w:id="90056" w:author="Ryo Wakayama" w:date="2026-10-20T09:00:00Z">
              <w:r>
                <w:rPr>
                  <w:rFonts w:ascii="BIZ UDPゴシック" w:eastAsia="BIZ UDPゴシック" w:hAnsi="BIZ UDPゴシック"/>
                  <w:sz w:val="20"/>
                  <w:szCs w:val="20"/>
                </w:rPr>
                <w:t xml:space="preserve">0時間／0人</w:t>
              </w:r>
            </w:ins>
          </w:p>
        </w:tc>
        <w:tc>
          <w:tcPr>
            <w:tcW w:w="2200" w:type="dxa"/>
            <w:tcMar>
              <w:top w:w="130" w:type="dxa"/>
              <w:left w:w="130" w:type="dxa"/>
              <w:bottom w:w="130" w:type="dxa"/>
              <w:right w:w="130" w:type="dxa"/>
            </w:tcMar>
            <w:vAlign w:val="center"/>
          </w:tcPr>
          <w:p w14:paraId="1910DF06" w14:textId="77777777" w:rsidR="009D6CAB" w:rsidRPr="00370011" w:rsidRDefault="00000000">
            <w:pPr>
              <w:spacing w:line="320" w:lineRule="auto"/>
              <w:rPr>
                <w:ins w:id="90057" w:author="Ryo Wakayama" w:date="2026-10-20T09:00:00Z"/>
                <w:rFonts w:ascii="BIZ UDPゴシック" w:eastAsia="BIZ UDPゴシック" w:hAnsi="BIZ UDPゴシック"/>
              </w:rPr>
            </w:pPr>
            <w:ins w:id="90058" w:author="Ryo Wakayama" w:date="2026-10-20T09:00:00Z">
              <w:r>
                <w:rPr>
                  <w:rFonts w:ascii="BIZ UDPゴシック" w:eastAsia="BIZ UDPゴシック" w:hAnsi="BIZ UDPゴシック"/>
                  <w:sz w:val="20"/>
                  <w:szCs w:val="20"/>
                </w:rPr>
                <w:t xml:space="preserve">0時間／0人</w:t>
              </w:r>
            </w:ins>
          </w:p>
        </w:tc>
      </w:tr>
      <w:tr w:rsidR="009D6CAB" w:rsidRPr="00370011" w14:paraId="598A355F" w14:textId="77777777">
        <w:trPr>
          <w:cantSplit/>
        </w:trPr>
        <w:tc>
          <w:tcPr>
            <w:tcW w:w="2400" w:type="dxa"/>
            <w:tcMar>
              <w:top w:w="130" w:type="dxa"/>
              <w:left w:w="130" w:type="dxa"/>
              <w:bottom w:w="130" w:type="dxa"/>
              <w:right w:w="130" w:type="dxa"/>
            </w:tcMar>
            <w:vAlign w:val="center"/>
          </w:tcPr>
          <w:p w14:paraId="76A076D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行動援護</w:t>
            </w:r>
          </w:p>
        </w:tc>
        <w:tc>
          <w:tcPr>
            <w:tcW w:w="2200" w:type="dxa"/>
            <w:tcMar>
              <w:top w:w="130" w:type="dxa"/>
              <w:left w:w="130" w:type="dxa"/>
              <w:bottom w:w="130" w:type="dxa"/>
              <w:right w:w="130" w:type="dxa"/>
            </w:tcMar>
            <w:vAlign w:val="center"/>
          </w:tcPr>
          <w:p w14:paraId="04FCB31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6D6E17E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3397970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r>
      <w:tr w:rsidR="009D6CAB" w:rsidRPr="00370011" w14:paraId="598A355F" w14:textId="77777777">
        <w:trPr>
          <w:cantSplit/>
          <w:ins w:id="90059" w:author="Ryo Wakayama" w:date="2026-10-20T09:00:00Z"/>
        </w:trPr>
        <w:tc>
          <w:tcPr>
            <w:tcW w:w="2400" w:type="dxa"/>
            <w:tcMar>
              <w:top w:w="130" w:type="dxa"/>
              <w:left w:w="130" w:type="dxa"/>
              <w:bottom w:w="130" w:type="dxa"/>
              <w:right w:w="130" w:type="dxa"/>
            </w:tcMar>
            <w:vAlign w:val="center"/>
          </w:tcPr>
          <w:p w14:paraId="76A076DB" w14:textId="77777777" w:rsidR="009D6CAB" w:rsidRPr="00370011" w:rsidRDefault="00000000">
            <w:pPr>
              <w:spacing w:line="320" w:lineRule="auto"/>
              <w:rPr>
                <w:ins w:id="90060" w:author="Ryo Wakayama" w:date="2026-10-20T09:00:00Z"/>
                <w:rFonts w:ascii="BIZ UDPゴシック" w:eastAsia="BIZ UDPゴシック" w:hAnsi="BIZ UDPゴシック"/>
              </w:rPr>
            </w:pPr>
            <w:ins w:id="90061" w:author="Ryo Wakayama" w:date="2026-10-20T09:00:00Z">
              <w:r>
                <w:rPr>
                  <w:rFonts w:ascii="BIZ UDPゴシック" w:eastAsia="BIZ UDPゴシック" w:hAnsi="BIZ UDPゴシック"/>
                  <w:sz w:val="20"/>
                  <w:szCs w:val="20"/>
                </w:rPr>
                <w:t xml:space="preserve">　第7期の計画値</w:t>
              </w:r>
            </w:ins>
          </w:p>
        </w:tc>
        <w:tc>
          <w:tcPr>
            <w:tcW w:w="2200" w:type="dxa"/>
            <w:tcMar>
              <w:top w:w="130" w:type="dxa"/>
              <w:left w:w="130" w:type="dxa"/>
              <w:bottom w:w="130" w:type="dxa"/>
              <w:right w:w="130" w:type="dxa"/>
            </w:tcMar>
            <w:vAlign w:val="center"/>
          </w:tcPr>
          <w:p w14:paraId="04FCB310" w14:textId="77777777" w:rsidR="009D6CAB" w:rsidRPr="00370011" w:rsidRDefault="00000000">
            <w:pPr>
              <w:spacing w:line="320" w:lineRule="auto"/>
              <w:rPr>
                <w:ins w:id="90062" w:author="Ryo Wakayama" w:date="2026-10-20T09:00:00Z"/>
                <w:rFonts w:ascii="BIZ UDPゴシック" w:eastAsia="BIZ UDPゴシック" w:hAnsi="BIZ UDPゴシック"/>
              </w:rPr>
            </w:pPr>
            <w:ins w:id="90063" w:author="Ryo Wakayama" w:date="2026-10-20T09:00:00Z">
              <w:r>
                <w:rPr>
                  <w:rFonts w:ascii="BIZ UDPゴシック" w:eastAsia="BIZ UDPゴシック" w:hAnsi="BIZ UDPゴシック"/>
                  <w:sz w:val="20"/>
                  <w:szCs w:val="20"/>
                </w:rPr>
                <w:t xml:space="preserve">0時間／0人</w:t>
              </w:r>
            </w:ins>
          </w:p>
        </w:tc>
        <w:tc>
          <w:tcPr>
            <w:tcW w:w="2200" w:type="dxa"/>
            <w:tcMar>
              <w:top w:w="130" w:type="dxa"/>
              <w:left w:w="130" w:type="dxa"/>
              <w:bottom w:w="130" w:type="dxa"/>
              <w:right w:w="130" w:type="dxa"/>
            </w:tcMar>
            <w:vAlign w:val="center"/>
          </w:tcPr>
          <w:p w14:paraId="6D6E17E5" w14:textId="77777777" w:rsidR="009D6CAB" w:rsidRPr="00370011" w:rsidRDefault="00000000">
            <w:pPr>
              <w:spacing w:line="320" w:lineRule="auto"/>
              <w:rPr>
                <w:ins w:id="90064" w:author="Ryo Wakayama" w:date="2026-10-20T09:00:00Z"/>
                <w:rFonts w:ascii="BIZ UDPゴシック" w:eastAsia="BIZ UDPゴシック" w:hAnsi="BIZ UDPゴシック"/>
              </w:rPr>
            </w:pPr>
            <w:ins w:id="90065" w:author="Ryo Wakayama" w:date="2026-10-20T09:00:00Z">
              <w:r>
                <w:rPr>
                  <w:rFonts w:ascii="BIZ UDPゴシック" w:eastAsia="BIZ UDPゴシック" w:hAnsi="BIZ UDPゴシック"/>
                  <w:sz w:val="20"/>
                  <w:szCs w:val="20"/>
                </w:rPr>
                <w:t xml:space="preserve">0時間／0人</w:t>
              </w:r>
            </w:ins>
          </w:p>
        </w:tc>
        <w:tc>
          <w:tcPr>
            <w:tcW w:w="2200" w:type="dxa"/>
            <w:tcMar>
              <w:top w:w="130" w:type="dxa"/>
              <w:left w:w="130" w:type="dxa"/>
              <w:bottom w:w="130" w:type="dxa"/>
              <w:right w:w="130" w:type="dxa"/>
            </w:tcMar>
            <w:vAlign w:val="center"/>
          </w:tcPr>
          <w:p w14:paraId="3397970A" w14:textId="77777777" w:rsidR="009D6CAB" w:rsidRPr="00370011" w:rsidRDefault="00000000">
            <w:pPr>
              <w:spacing w:line="320" w:lineRule="auto"/>
              <w:rPr>
                <w:ins w:id="90066" w:author="Ryo Wakayama" w:date="2026-10-20T09:00:00Z"/>
                <w:rFonts w:ascii="BIZ UDPゴシック" w:eastAsia="BIZ UDPゴシック" w:hAnsi="BIZ UDPゴシック"/>
              </w:rPr>
            </w:pPr>
            <w:ins w:id="90067" w:author="Ryo Wakayama" w:date="2026-10-20T09:00:00Z">
              <w:r>
                <w:rPr>
                  <w:rFonts w:ascii="BIZ UDPゴシック" w:eastAsia="BIZ UDPゴシック" w:hAnsi="BIZ UDPゴシック"/>
                  <w:sz w:val="20"/>
                  <w:szCs w:val="20"/>
                </w:rPr>
                <w:t xml:space="preserve">0時間／0人</w:t>
              </w:r>
            </w:ins>
          </w:p>
        </w:tc>
      </w:tr>
      <w:tr w:rsidR="009D6CAB" w:rsidRPr="00370011" w14:paraId="08E087E8" w14:textId="77777777">
        <w:trPr>
          <w:cantSplit/>
        </w:trPr>
        <w:tc>
          <w:tcPr>
            <w:tcW w:w="2400" w:type="dxa"/>
            <w:tcMar>
              <w:top w:w="130" w:type="dxa"/>
              <w:left w:w="130" w:type="dxa"/>
              <w:bottom w:w="130" w:type="dxa"/>
              <w:right w:w="130" w:type="dxa"/>
            </w:tcMar>
            <w:vAlign w:val="center"/>
          </w:tcPr>
          <w:p w14:paraId="262E5614" w14:textId="77777777" w:rsidR="009D6CAB" w:rsidRPr="00370011" w:rsidRDefault="00000000">
            <w:pPr>
              <w:spacing w:line="320" w:lineRule="auto"/>
              <w:rPr>
                <w:rFonts w:ascii="BIZ UDPゴシック" w:eastAsia="BIZ UDPゴシック" w:hAnsi="BIZ UDPゴシック"/>
              </w:rPr>
            </w:pPr>
            <w:del w:id="91688" w:author="Ryo Wakayama" w:date="2026-10-23T09:00:00Z">
              <w:r>
                <w:rPr>
                  <w:rFonts w:ascii="BIZ UDPゴシック" w:eastAsia="BIZ UDPゴシック" w:hAnsi="BIZ UDPゴシック"/>
                  <w:sz w:val="20"/>
                  <w:szCs w:val="20"/>
                </w:rPr>
                <w:delText xml:space="preserve">重度障がい者等包括支援</w:delText>
              </w:r>
            </w:del>
            <w:ins w:id="91689" w:author="Ryo Wakayama" w:date="2026-10-23T09:00:00Z">
              <w:r>
                <w:rPr>
                  <w:rFonts w:ascii="BIZ UDPゴシック" w:eastAsia="BIZ UDPゴシック" w:hAnsi="BIZ UDPゴシック"/>
                  <w:sz w:val="20"/>
                  <w:szCs w:val="20"/>
                </w:rPr>
                <w:t xml:space="preserve">重度障害者等包括支援</w:t>
              </w:r>
            </w:ins>
          </w:p>
        </w:tc>
        <w:tc>
          <w:tcPr>
            <w:tcW w:w="2200" w:type="dxa"/>
            <w:tcMar>
              <w:top w:w="130" w:type="dxa"/>
              <w:left w:w="130" w:type="dxa"/>
              <w:bottom w:w="130" w:type="dxa"/>
              <w:right w:w="130" w:type="dxa"/>
            </w:tcMar>
            <w:vAlign w:val="center"/>
          </w:tcPr>
          <w:p w14:paraId="5AA90B9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222D8C6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486FECE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r>
      <w:tr w:rsidR="009D6CAB" w:rsidRPr="00370011" w14:paraId="08E087E8" w14:textId="77777777">
        <w:trPr>
          <w:cantSplit/>
          <w:ins w:id="90068" w:author="Ryo Wakayama" w:date="2026-10-20T09:00:00Z"/>
        </w:trPr>
        <w:tc>
          <w:tcPr>
            <w:tcW w:w="2400" w:type="dxa"/>
            <w:tcMar>
              <w:top w:w="130" w:type="dxa"/>
              <w:left w:w="130" w:type="dxa"/>
              <w:bottom w:w="130" w:type="dxa"/>
              <w:right w:w="130" w:type="dxa"/>
            </w:tcMar>
            <w:vAlign w:val="center"/>
          </w:tcPr>
          <w:p w14:paraId="262E5614" w14:textId="77777777" w:rsidR="009D6CAB" w:rsidRPr="00370011" w:rsidRDefault="00000000">
            <w:pPr>
              <w:spacing w:line="320" w:lineRule="auto"/>
              <w:rPr>
                <w:ins w:id="90069" w:author="Ryo Wakayama" w:date="2026-10-20T09:00:00Z"/>
                <w:rFonts w:ascii="BIZ UDPゴシック" w:eastAsia="BIZ UDPゴシック" w:hAnsi="BIZ UDPゴシック"/>
              </w:rPr>
            </w:pPr>
            <w:ins w:id="90070" w:author="Ryo Wakayama" w:date="2026-10-20T09:00:00Z">
              <w:r>
                <w:rPr>
                  <w:rFonts w:ascii="BIZ UDPゴシック" w:eastAsia="BIZ UDPゴシック" w:hAnsi="BIZ UDPゴシック"/>
                  <w:sz w:val="20"/>
                  <w:szCs w:val="20"/>
                </w:rPr>
                <w:t xml:space="preserve">　第7期の計画値</w:t>
              </w:r>
            </w:ins>
          </w:p>
        </w:tc>
        <w:tc>
          <w:tcPr>
            <w:tcW w:w="2200" w:type="dxa"/>
            <w:tcMar>
              <w:top w:w="130" w:type="dxa"/>
              <w:left w:w="130" w:type="dxa"/>
              <w:bottom w:w="130" w:type="dxa"/>
              <w:right w:w="130" w:type="dxa"/>
            </w:tcMar>
            <w:vAlign w:val="center"/>
          </w:tcPr>
          <w:p w14:paraId="5AA90B90" w14:textId="77777777" w:rsidR="009D6CAB" w:rsidRPr="00370011" w:rsidRDefault="00000000">
            <w:pPr>
              <w:spacing w:line="320" w:lineRule="auto"/>
              <w:rPr>
                <w:ins w:id="90071" w:author="Ryo Wakayama" w:date="2026-10-20T09:00:00Z"/>
                <w:rFonts w:ascii="BIZ UDPゴシック" w:eastAsia="BIZ UDPゴシック" w:hAnsi="BIZ UDPゴシック"/>
              </w:rPr>
            </w:pPr>
            <w:ins w:id="90072" w:author="Ryo Wakayama" w:date="2026-10-20T09:00:00Z">
              <w:r>
                <w:rPr>
                  <w:rFonts w:ascii="BIZ UDPゴシック" w:eastAsia="BIZ UDPゴシック" w:hAnsi="BIZ UDPゴシック"/>
                  <w:sz w:val="20"/>
                  <w:szCs w:val="20"/>
                </w:rPr>
                <w:t xml:space="preserve">0時間／0人</w:t>
              </w:r>
            </w:ins>
          </w:p>
        </w:tc>
        <w:tc>
          <w:tcPr>
            <w:tcW w:w="2200" w:type="dxa"/>
            <w:tcMar>
              <w:top w:w="130" w:type="dxa"/>
              <w:left w:w="130" w:type="dxa"/>
              <w:bottom w:w="130" w:type="dxa"/>
              <w:right w:w="130" w:type="dxa"/>
            </w:tcMar>
            <w:vAlign w:val="center"/>
          </w:tcPr>
          <w:p w14:paraId="222D8C66" w14:textId="77777777" w:rsidR="009D6CAB" w:rsidRPr="00370011" w:rsidRDefault="00000000">
            <w:pPr>
              <w:spacing w:line="320" w:lineRule="auto"/>
              <w:rPr>
                <w:ins w:id="90073" w:author="Ryo Wakayama" w:date="2026-10-20T09:00:00Z"/>
                <w:rFonts w:ascii="BIZ UDPゴシック" w:eastAsia="BIZ UDPゴシック" w:hAnsi="BIZ UDPゴシック"/>
              </w:rPr>
            </w:pPr>
            <w:ins w:id="90074" w:author="Ryo Wakayama" w:date="2026-10-20T09:00:00Z">
              <w:r>
                <w:rPr>
                  <w:rFonts w:ascii="BIZ UDPゴシック" w:eastAsia="BIZ UDPゴシック" w:hAnsi="BIZ UDPゴシック"/>
                  <w:sz w:val="20"/>
                  <w:szCs w:val="20"/>
                </w:rPr>
                <w:t xml:space="preserve">0時間／0人</w:t>
              </w:r>
            </w:ins>
          </w:p>
        </w:tc>
        <w:tc>
          <w:tcPr>
            <w:tcW w:w="2200" w:type="dxa"/>
            <w:tcMar>
              <w:top w:w="130" w:type="dxa"/>
              <w:left w:w="130" w:type="dxa"/>
              <w:bottom w:w="130" w:type="dxa"/>
              <w:right w:w="130" w:type="dxa"/>
            </w:tcMar>
            <w:vAlign w:val="center"/>
          </w:tcPr>
          <w:p w14:paraId="486FECE9" w14:textId="77777777" w:rsidR="009D6CAB" w:rsidRPr="00370011" w:rsidRDefault="00000000">
            <w:pPr>
              <w:spacing w:line="320" w:lineRule="auto"/>
              <w:rPr>
                <w:ins w:id="90075" w:author="Ryo Wakayama" w:date="2026-10-20T09:00:00Z"/>
                <w:rFonts w:ascii="BIZ UDPゴシック" w:eastAsia="BIZ UDPゴシック" w:hAnsi="BIZ UDPゴシック"/>
              </w:rPr>
            </w:pPr>
            <w:ins w:id="90076" w:author="Ryo Wakayama" w:date="2026-10-20T09:00:00Z">
              <w:r>
                <w:rPr>
                  <w:rFonts w:ascii="BIZ UDPゴシック" w:eastAsia="BIZ UDPゴシック" w:hAnsi="BIZ UDPゴシック"/>
                  <w:sz w:val="20"/>
                  <w:szCs w:val="20"/>
                </w:rPr>
                <w:t xml:space="preserve">0時間／0人</w:t>
              </w:r>
            </w:ins>
          </w:p>
        </w:tc>
      </w:tr>
    </w:tbl>
    <w:p>
      <w:pPr>
        <w:spacing w:line="240" w:lineRule="auto"/>
        <w:jc w:val="right"/>
        <w:rPr>
          <w:ins w:id="91876" w:author="Ryo Wakayama" w:date="2026-10-20T09:00:00Z"/>
          <w:rFonts w:ascii="BIZ UDPゴシック" w:eastAsia="BIZ UDPゴシック" w:hAnsi="BIZ UDPゴシック"/>
        </w:rPr>
      </w:pPr>
      <w:ins w:id="91877" w:author="Ryo Wakayama" w:date="2026-10-20T09:00:00Z">
        <w:r>
          <w:rPr>
            <w:rFonts w:ascii="BIZ UDPゴシック" w:eastAsia="BIZ UDPゴシック" w:hAnsi="BIZ UDPゴシック"/>
            <w:sz w:val="18"/>
            <w:szCs w:val="18"/>
          </w:rPr>
          <w:t xml:space="preserve">資料：健康福祉課（障がい福祉サービス等の給付実績。令和8年度は見込み）、第7期の計画値は前回計画（令和6年3月）</w:t>
        </w:r>
      </w:ins>
    </w:p>
    <w:p w14:paraId="28CA79EB"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※各数値は1か月あたりの平均値であり、端数処理の関係で、時間数があっても利用者数が0人となっている年度があります（令和7年度の重度訪問介護）。</w:t>
      </w:r>
    </w:p>
    <w:p w14:paraId="7AB3ED68" w14:textId="77777777" w:rsidR="009D6CAB" w:rsidRPr="00370011" w:rsidRDefault="00000000" w:rsidP="00C76203">
      <w:pPr>
        <w:spacing w:before="260" w:after="160"/>
        <w:rPr>
          <w:rFonts w:ascii="BIZ UDPゴシック" w:eastAsia="BIZ UDPゴシック" w:hAnsi="BIZ UDPゴシック"/>
        </w:rPr>
      </w:pPr>
      <w:del w:id="91878" w:author="Ryo Wakayama" w:date="2026-10-23T09:00:00Z">
        <w:r>
          <w:rPr>
            <w:rFonts w:ascii="BIZ UDPゴシック" w:eastAsia="BIZ UDPゴシック" w:hAnsi="BIZ UDPゴシック"/>
            <w:b/>
            <w:bCs/>
            <w:sz w:val="22"/>
            <w:szCs w:val="22"/>
          </w:rPr>
          <w:delText xml:space="preserve">■</w:delText>
        </w:r>
      </w:del>
      <w:ins w:id="91879" w:author="Ryo Wakayama" w:date="2026-10-23T09:00:00Z">
        <w:r>
          <w:rPr>
            <w:rFonts w:ascii="BIZ UDPゴシック" w:eastAsia="BIZ UDPゴシック" w:hAnsi="BIZ UDPゴシック"/>
            <w:b/>
            <w:bCs/>
            <w:sz w:val="22"/>
            <w:szCs w:val="22"/>
          </w:rPr>
          <w:t xml:space="preserve">【表76】重度訪問介護・同行援護・行動援護・重度障害者等包括支援の</w:t>
        </w:r>
      </w:ins>
      <w:r>
        <w:rPr>
          <w:rFonts w:ascii="BIZ UDPゴシック" w:eastAsia="BIZ UDPゴシック" w:hAnsi="BIZ UDPゴシック"/>
          <w:b/>
          <w:bCs/>
          <w:sz w:val="22"/>
          <w:szCs w:val="22"/>
        </w:rPr>
        <w:t xml:space="preserve">第8期の見込量（1か月あたり）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005D2B2C" w14:textId="77777777">
        <w:trPr>
          <w:cantSplit/>
          <w:tblHeader/>
        </w:trPr>
        <w:tc>
          <w:tcPr>
            <w:tcW w:w="2400" w:type="dxa"/>
            <w:shd w:val="clear" w:color="auto" w:fill="DCE8DC"/>
            <w:tcMar>
              <w:top w:w="130" w:type="dxa"/>
              <w:left w:w="130" w:type="dxa"/>
              <w:bottom w:w="130" w:type="dxa"/>
              <w:right w:w="130" w:type="dxa"/>
            </w:tcMar>
            <w:vAlign w:val="center"/>
          </w:tcPr>
          <w:p w14:paraId="63A7A21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第8期</w:t>
            </w:r>
          </w:p>
        </w:tc>
        <w:tc>
          <w:tcPr>
            <w:tcW w:w="2200" w:type="dxa"/>
            <w:shd w:val="clear" w:color="auto" w:fill="DCE8DC"/>
            <w:tcMar>
              <w:top w:w="130" w:type="dxa"/>
              <w:left w:w="130" w:type="dxa"/>
              <w:bottom w:w="130" w:type="dxa"/>
              <w:right w:w="130" w:type="dxa"/>
            </w:tcMar>
            <w:vAlign w:val="center"/>
          </w:tcPr>
          <w:p w14:paraId="3102618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令和9年度</w:t>
            </w:r>
          </w:p>
        </w:tc>
        <w:tc>
          <w:tcPr>
            <w:tcW w:w="2200" w:type="dxa"/>
            <w:shd w:val="clear" w:color="auto" w:fill="DCE8DC"/>
            <w:tcMar>
              <w:top w:w="130" w:type="dxa"/>
              <w:left w:w="130" w:type="dxa"/>
              <w:bottom w:w="130" w:type="dxa"/>
              <w:right w:w="130" w:type="dxa"/>
            </w:tcMar>
            <w:vAlign w:val="center"/>
          </w:tcPr>
          <w:p w14:paraId="4364B76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09DD0D8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5EA67240" w14:textId="77777777">
        <w:trPr>
          <w:cantSplit/>
        </w:trPr>
        <w:tc>
          <w:tcPr>
            <w:tcW w:w="2400" w:type="dxa"/>
            <w:tcMar>
              <w:top w:w="130" w:type="dxa"/>
              <w:left w:w="130" w:type="dxa"/>
              <w:bottom w:w="130" w:type="dxa"/>
              <w:right w:w="130" w:type="dxa"/>
            </w:tcMar>
            <w:vAlign w:val="center"/>
          </w:tcPr>
          <w:p w14:paraId="114DE7C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重度訪問介護</w:t>
            </w:r>
          </w:p>
        </w:tc>
        <w:tc>
          <w:tcPr>
            <w:tcW w:w="2200" w:type="dxa"/>
            <w:tcMar>
              <w:top w:w="130" w:type="dxa"/>
              <w:left w:w="130" w:type="dxa"/>
              <w:bottom w:w="130" w:type="dxa"/>
              <w:right w:w="130" w:type="dxa"/>
            </w:tcMar>
            <w:vAlign w:val="center"/>
          </w:tcPr>
          <w:p w14:paraId="74C1073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16時間／1人</w:t>
            </w:r>
          </w:p>
        </w:tc>
        <w:tc>
          <w:tcPr>
            <w:tcW w:w="2200" w:type="dxa"/>
            <w:tcMar>
              <w:top w:w="130" w:type="dxa"/>
              <w:left w:w="130" w:type="dxa"/>
              <w:bottom w:w="130" w:type="dxa"/>
              <w:right w:w="130" w:type="dxa"/>
            </w:tcMar>
            <w:vAlign w:val="center"/>
          </w:tcPr>
          <w:p w14:paraId="2C3DEBD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16時間／1人</w:t>
            </w:r>
          </w:p>
        </w:tc>
        <w:tc>
          <w:tcPr>
            <w:tcW w:w="2200" w:type="dxa"/>
            <w:tcMar>
              <w:top w:w="130" w:type="dxa"/>
              <w:left w:w="130" w:type="dxa"/>
              <w:bottom w:w="130" w:type="dxa"/>
              <w:right w:w="130" w:type="dxa"/>
            </w:tcMar>
            <w:vAlign w:val="center"/>
          </w:tcPr>
          <w:p w14:paraId="5E8CE7D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16時間／1人</w:t>
            </w:r>
          </w:p>
        </w:tc>
      </w:tr>
      <w:tr w:rsidR="009D6CAB" w:rsidRPr="00370011" w14:paraId="02CC153A" w14:textId="77777777">
        <w:trPr>
          <w:cantSplit/>
        </w:trPr>
        <w:tc>
          <w:tcPr>
            <w:tcW w:w="2400" w:type="dxa"/>
            <w:tcMar>
              <w:top w:w="130" w:type="dxa"/>
              <w:left w:w="130" w:type="dxa"/>
              <w:bottom w:w="130" w:type="dxa"/>
              <w:right w:w="130" w:type="dxa"/>
            </w:tcMar>
            <w:vAlign w:val="center"/>
          </w:tcPr>
          <w:p w14:paraId="3279F0F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同行援護</w:t>
            </w:r>
          </w:p>
        </w:tc>
        <w:tc>
          <w:tcPr>
            <w:tcW w:w="2200" w:type="dxa"/>
            <w:tcMar>
              <w:top w:w="130" w:type="dxa"/>
              <w:left w:w="130" w:type="dxa"/>
              <w:bottom w:w="130" w:type="dxa"/>
              <w:right w:w="130" w:type="dxa"/>
            </w:tcMar>
            <w:vAlign w:val="center"/>
          </w:tcPr>
          <w:p w14:paraId="0B1E2D4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1FBB550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70B8F64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r>
      <w:tr w:rsidR="009D6CAB" w:rsidRPr="00370011" w14:paraId="33B80588" w14:textId="77777777">
        <w:trPr>
          <w:cantSplit/>
        </w:trPr>
        <w:tc>
          <w:tcPr>
            <w:tcW w:w="2400" w:type="dxa"/>
            <w:tcMar>
              <w:top w:w="130" w:type="dxa"/>
              <w:left w:w="130" w:type="dxa"/>
              <w:bottom w:w="130" w:type="dxa"/>
              <w:right w:w="130" w:type="dxa"/>
            </w:tcMar>
            <w:vAlign w:val="center"/>
          </w:tcPr>
          <w:p w14:paraId="6A56FE0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行動援護</w:t>
            </w:r>
          </w:p>
        </w:tc>
        <w:tc>
          <w:tcPr>
            <w:tcW w:w="2200" w:type="dxa"/>
            <w:tcMar>
              <w:top w:w="130" w:type="dxa"/>
              <w:left w:w="130" w:type="dxa"/>
              <w:bottom w:w="130" w:type="dxa"/>
              <w:right w:w="130" w:type="dxa"/>
            </w:tcMar>
            <w:vAlign w:val="center"/>
          </w:tcPr>
          <w:p w14:paraId="265D2A7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5F32FDB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423CDB5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r>
      <w:tr w:rsidR="009D6CAB" w:rsidRPr="00370011" w14:paraId="59DBA9E3" w14:textId="77777777">
        <w:trPr>
          <w:cantSplit/>
        </w:trPr>
        <w:tc>
          <w:tcPr>
            <w:tcW w:w="2400" w:type="dxa"/>
            <w:tcMar>
              <w:top w:w="130" w:type="dxa"/>
              <w:left w:w="130" w:type="dxa"/>
              <w:bottom w:w="130" w:type="dxa"/>
              <w:right w:w="130" w:type="dxa"/>
            </w:tcMar>
            <w:vAlign w:val="center"/>
          </w:tcPr>
          <w:p w14:paraId="35B8F338" w14:textId="77777777" w:rsidR="009D6CAB" w:rsidRPr="00370011" w:rsidRDefault="00000000">
            <w:pPr>
              <w:spacing w:line="320" w:lineRule="auto"/>
              <w:rPr>
                <w:rFonts w:ascii="BIZ UDPゴシック" w:eastAsia="BIZ UDPゴシック" w:hAnsi="BIZ UDPゴシック"/>
              </w:rPr>
            </w:pPr>
            <w:del w:id="91690" w:author="Ryo Wakayama" w:date="2026-10-23T09:00:00Z">
              <w:r>
                <w:rPr>
                  <w:rFonts w:ascii="BIZ UDPゴシック" w:eastAsia="BIZ UDPゴシック" w:hAnsi="BIZ UDPゴシック"/>
                  <w:sz w:val="20"/>
                  <w:szCs w:val="20"/>
                </w:rPr>
                <w:delText xml:space="preserve">重度障がい者等包括支援</w:delText>
              </w:r>
            </w:del>
            <w:ins w:id="91691" w:author="Ryo Wakayama" w:date="2026-10-23T09:00:00Z">
              <w:r>
                <w:rPr>
                  <w:rFonts w:ascii="BIZ UDPゴシック" w:eastAsia="BIZ UDPゴシック" w:hAnsi="BIZ UDPゴシック"/>
                  <w:sz w:val="20"/>
                  <w:szCs w:val="20"/>
                </w:rPr>
                <w:t xml:space="preserve">重度障害者等包括支援</w:t>
              </w:r>
            </w:ins>
          </w:p>
        </w:tc>
        <w:tc>
          <w:tcPr>
            <w:tcW w:w="2200" w:type="dxa"/>
            <w:tcMar>
              <w:top w:w="130" w:type="dxa"/>
              <w:left w:w="130" w:type="dxa"/>
              <w:bottom w:w="130" w:type="dxa"/>
              <w:right w:w="130" w:type="dxa"/>
            </w:tcMar>
            <w:vAlign w:val="center"/>
          </w:tcPr>
          <w:p w14:paraId="135789C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204C85D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32B80D1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r>
    </w:tbl>
    <w:p>
      <w:pPr>
        <w:spacing w:line="240" w:lineRule="auto"/>
        <w:jc w:val="right"/>
        <w:rPr>
          <w:ins w:id="91880" w:author="Ryo Wakayama" w:date="2026-10-20T09:00:00Z"/>
          <w:rFonts w:ascii="BIZ UDPゴシック" w:eastAsia="BIZ UDPゴシック" w:hAnsi="BIZ UDPゴシック"/>
        </w:rPr>
      </w:pPr>
      <w:ins w:id="91881" w:author="Ryo Wakayama" w:date="2026-10-20T09:00:00Z">
        <w:r>
          <w:rPr>
            <w:rFonts w:ascii="BIZ UDPゴシック" w:eastAsia="BIZ UDPゴシック" w:hAnsi="BIZ UDPゴシック"/>
            <w:sz w:val="18"/>
            <w:szCs w:val="18"/>
          </w:rPr>
          <w:t xml:space="preserve">資料：本計画による推計（本章冒頭の見込量の定め方による）</w:t>
        </w:r>
      </w:ins>
    </w:p>
    <w:p w14:paraId="5B114494" w14:textId="77777777" w:rsidR="009D6CAB" w:rsidRPr="00370011"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rPr>
      </w:pPr>
      <w:r>
        <w:rPr>
          <w:rFonts w:ascii="BIZ UDPゴシック" w:eastAsia="BIZ UDPゴシック" w:hAnsi="BIZ UDPゴシック"/>
          <w:b/>
          <w:bCs/>
          <w:color w:val="FFFFFF"/>
        </w:rPr>
        <w:t>〈 見込量確保の方策 〉</w:t>
      </w:r>
    </w:p>
    <w:p w14:paraId="4080B6CF"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現在の利用状況は僅少ですが、強度行動障がいや重度の障がいのある方の地域生活を支える上で重要なサービスであることから、サービス内容について家族等の理解が深まるよう、広報紙・ウェブサイト等を用いて周知していきます。</w:t>
      </w:r>
    </w:p>
    <w:p w14:paraId="24F20342"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7373CF91"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2　日中活動系サービス</w:t>
      </w:r>
    </w:p>
    <w:p w14:paraId="3CEEF0A7"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（1）生活介護</w:t>
      </w:r>
    </w:p>
    <w:p>
      <w:pPr>
        <w:spacing w:before="260" w:after="160"/>
        <w:rPr>
          <w:ins w:id="91882" w:author="Ryo Wakayama" w:date="2026-10-20T09:00:00Z"/>
          <w:rFonts w:ascii="BIZ UDPゴシック" w:eastAsia="BIZ UDPゴシック" w:hAnsi="BIZ UDPゴシック"/>
        </w:rPr>
      </w:pPr>
      <w:ins w:id="91883" w:author="Ryo Wakayama" w:date="2026-10-20T09:00:00Z">
        <w:r>
          <w:rPr>
            <w:rFonts w:ascii="BIZ UDPゴシック" w:eastAsia="BIZ UDPゴシック" w:hAnsi="BIZ UDPゴシック"/>
            <w:sz w:val="22"/>
            <w:szCs w:val="22"/>
          </w:rPr>
          <w:t xml:space="preserve">【表77】生活介護の内容</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00"/>
        <w:gridCol w:w="2500"/>
      </w:tblGrid>
      <w:tr w:rsidR="009D6CAB" w:rsidRPr="00370011" w14:paraId="3AF92B0B" w14:textId="77777777">
        <w:trPr>
          <w:cantSplit/>
          <w:tblHeader/>
        </w:trPr>
        <w:tc>
          <w:tcPr>
            <w:tcW w:w="1800" w:type="dxa"/>
            <w:shd w:val="clear" w:color="auto" w:fill="DCE8DC"/>
            <w:tcMar>
              <w:top w:w="130" w:type="dxa"/>
              <w:left w:w="130" w:type="dxa"/>
              <w:bottom w:w="130" w:type="dxa"/>
              <w:right w:w="130" w:type="dxa"/>
            </w:tcMar>
            <w:vAlign w:val="center"/>
          </w:tcPr>
          <w:p w14:paraId="3592FDA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給付の種類</w:t>
            </w:r>
          </w:p>
        </w:tc>
        <w:tc>
          <w:tcPr>
            <w:tcW w:w="4700" w:type="dxa"/>
            <w:shd w:val="clear" w:color="auto" w:fill="DCE8DC"/>
            <w:tcMar>
              <w:top w:w="130" w:type="dxa"/>
              <w:left w:w="130" w:type="dxa"/>
              <w:bottom w:w="130" w:type="dxa"/>
              <w:right w:w="130" w:type="dxa"/>
            </w:tcMar>
            <w:vAlign w:val="center"/>
          </w:tcPr>
          <w:p w14:paraId="6318BD7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472A407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50AA6D86" w14:textId="77777777">
        <w:trPr>
          <w:cantSplit/>
        </w:trPr>
        <w:tc>
          <w:tcPr>
            <w:tcW w:w="1800" w:type="dxa"/>
            <w:tcMar>
              <w:top w:w="130" w:type="dxa"/>
              <w:left w:w="130" w:type="dxa"/>
              <w:bottom w:w="130" w:type="dxa"/>
              <w:right w:w="130" w:type="dxa"/>
            </w:tcMar>
            <w:vAlign w:val="center"/>
          </w:tcPr>
          <w:p w14:paraId="03F515D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自立支援給付（介護給付）</w:t>
            </w:r>
          </w:p>
        </w:tc>
        <w:tc>
          <w:tcPr>
            <w:tcW w:w="4700" w:type="dxa"/>
            <w:tcMar>
              <w:top w:w="130" w:type="dxa"/>
              <w:left w:w="130" w:type="dxa"/>
              <w:bottom w:w="130" w:type="dxa"/>
              <w:right w:w="130" w:type="dxa"/>
            </w:tcMar>
            <w:vAlign w:val="center"/>
          </w:tcPr>
          <w:p w14:paraId="6C53D8E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常に介護を必要とする人に、主に日中、障がい者支援施設などで食事や入浴、排泄などの介護や生活上の支援、創作的活動や生産活動の機会を提供します。</w:t>
            </w:r>
          </w:p>
        </w:tc>
        <w:tc>
          <w:tcPr>
            <w:tcW w:w="2500" w:type="dxa"/>
            <w:tcMar>
              <w:top w:w="130" w:type="dxa"/>
              <w:left w:w="130" w:type="dxa"/>
              <w:bottom w:w="130" w:type="dxa"/>
              <w:right w:w="130" w:type="dxa"/>
            </w:tcMar>
            <w:vAlign w:val="center"/>
          </w:tcPr>
          <w:p w14:paraId="67B61E0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障がい支援区分3（50歳以上は区分2）以上の者</w:t>
            </w:r>
          </w:p>
        </w:tc>
      </w:tr>
    </w:tbl>
    <w:p w14:paraId="35388100" w14:textId="77777777" w:rsidR="009D6CAB" w:rsidRPr="00370011" w:rsidRDefault="00000000" w:rsidP="00C76203">
      <w:pPr>
        <w:spacing w:before="260" w:after="160"/>
        <w:rPr>
          <w:rFonts w:ascii="BIZ UDPゴシック" w:eastAsia="BIZ UDPゴシック" w:hAnsi="BIZ UDPゴシック"/>
        </w:rPr>
      </w:pPr>
      <w:del w:id="91884" w:author="Ryo Wakayama" w:date="2026-10-23T09:00:00Z">
        <w:r>
          <w:rPr>
            <w:rFonts w:ascii="BIZ UDPゴシック" w:eastAsia="BIZ UDPゴシック" w:hAnsi="BIZ UDPゴシック"/>
            <w:b/>
            <w:bCs/>
            <w:sz w:val="22"/>
            <w:szCs w:val="22"/>
          </w:rPr>
          <w:delText xml:space="preserve">■</w:delText>
        </w:r>
      </w:del>
      <w:ins w:id="91885" w:author="Ryo Wakayama" w:date="2026-10-23T09:00:00Z">
        <w:r>
          <w:rPr>
            <w:rFonts w:ascii="BIZ UDPゴシック" w:eastAsia="BIZ UDPゴシック" w:hAnsi="BIZ UDPゴシック"/>
            <w:b/>
            <w:bCs/>
            <w:sz w:val="22"/>
            <w:szCs w:val="22"/>
          </w:rPr>
          <w:t xml:space="preserve">【表78】生活介護の</w:t>
        </w:r>
      </w:ins>
      <w:r>
        <w:rPr>
          <w:rFonts w:ascii="BIZ UDPゴシック" w:eastAsia="BIZ UDPゴシック" w:hAnsi="BIZ UDPゴシック"/>
          <w:b/>
          <w:bCs/>
          <w:sz w:val="22"/>
          <w:szCs w:val="22"/>
        </w:rPr>
        <w:t xml:space="preserve">第7期の実績（1か月あたり）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6CDC5A45" w14:textId="77777777">
        <w:trPr>
          <w:cantSplit/>
          <w:tblHeader/>
        </w:trPr>
        <w:tc>
          <w:tcPr>
            <w:tcW w:w="2400" w:type="dxa"/>
            <w:shd w:val="clear" w:color="auto" w:fill="DCE8DC"/>
            <w:tcMar>
              <w:top w:w="130" w:type="dxa"/>
              <w:left w:w="130" w:type="dxa"/>
              <w:bottom w:w="130" w:type="dxa"/>
              <w:right w:w="130" w:type="dxa"/>
            </w:tcMar>
            <w:vAlign w:val="center"/>
          </w:tcPr>
          <w:p w14:paraId="53B9B63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第7期</w:t>
            </w:r>
          </w:p>
        </w:tc>
        <w:tc>
          <w:tcPr>
            <w:tcW w:w="2200" w:type="dxa"/>
            <w:shd w:val="clear" w:color="auto" w:fill="DCE8DC"/>
            <w:tcMar>
              <w:top w:w="130" w:type="dxa"/>
              <w:left w:w="130" w:type="dxa"/>
              <w:bottom w:w="130" w:type="dxa"/>
              <w:right w:w="130" w:type="dxa"/>
            </w:tcMar>
            <w:vAlign w:val="center"/>
          </w:tcPr>
          <w:p w14:paraId="169128D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令和6年度</w:t>
            </w:r>
          </w:p>
        </w:tc>
        <w:tc>
          <w:tcPr>
            <w:tcW w:w="2200" w:type="dxa"/>
            <w:shd w:val="clear" w:color="auto" w:fill="DCE8DC"/>
            <w:tcMar>
              <w:top w:w="130" w:type="dxa"/>
              <w:left w:w="130" w:type="dxa"/>
              <w:bottom w:w="130" w:type="dxa"/>
              <w:right w:w="130" w:type="dxa"/>
            </w:tcMar>
            <w:vAlign w:val="center"/>
          </w:tcPr>
          <w:p w14:paraId="59D7878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令和7年度</w:t>
            </w:r>
          </w:p>
        </w:tc>
        <w:tc>
          <w:tcPr>
            <w:tcW w:w="2200" w:type="dxa"/>
            <w:shd w:val="clear" w:color="auto" w:fill="DCE8DC"/>
            <w:tcMar>
              <w:top w:w="130" w:type="dxa"/>
              <w:left w:w="130" w:type="dxa"/>
              <w:bottom w:w="130" w:type="dxa"/>
              <w:right w:w="130" w:type="dxa"/>
            </w:tcMar>
            <w:vAlign w:val="center"/>
          </w:tcPr>
          <w:p w14:paraId="3C78442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令和8年度</w:t>
            </w:r>
          </w:p>
        </w:tc>
      </w:tr>
      <w:tr w:rsidR="009D6CAB" w:rsidRPr="00370011" w14:paraId="17938043" w14:textId="77777777">
        <w:trPr>
          <w:cantSplit/>
        </w:trPr>
        <w:tc>
          <w:tcPr>
            <w:tcW w:w="2400" w:type="dxa"/>
            <w:tcMar>
              <w:top w:w="130" w:type="dxa"/>
              <w:left w:w="130" w:type="dxa"/>
              <w:bottom w:w="130" w:type="dxa"/>
              <w:right w:w="130" w:type="dxa"/>
            </w:tcMar>
            <w:vAlign w:val="center"/>
          </w:tcPr>
          <w:p w14:paraId="5C8006C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生活介護</w:t>
            </w:r>
          </w:p>
        </w:tc>
        <w:tc>
          <w:tcPr>
            <w:tcW w:w="2200" w:type="dxa"/>
            <w:tcMar>
              <w:top w:w="130" w:type="dxa"/>
              <w:left w:w="130" w:type="dxa"/>
              <w:bottom w:w="130" w:type="dxa"/>
              <w:right w:w="130" w:type="dxa"/>
            </w:tcMar>
            <w:vAlign w:val="center"/>
          </w:tcPr>
          <w:p w14:paraId="3691922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688人日／30人</w:t>
            </w:r>
          </w:p>
        </w:tc>
        <w:tc>
          <w:tcPr>
            <w:tcW w:w="2200" w:type="dxa"/>
            <w:tcMar>
              <w:top w:w="130" w:type="dxa"/>
              <w:left w:w="130" w:type="dxa"/>
              <w:bottom w:w="130" w:type="dxa"/>
              <w:right w:w="130" w:type="dxa"/>
            </w:tcMar>
            <w:vAlign w:val="center"/>
          </w:tcPr>
          <w:p w14:paraId="09A0DE6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689人日／32人</w:t>
            </w:r>
          </w:p>
        </w:tc>
        <w:tc>
          <w:tcPr>
            <w:tcW w:w="2200" w:type="dxa"/>
            <w:tcMar>
              <w:top w:w="130" w:type="dxa"/>
              <w:left w:w="130" w:type="dxa"/>
              <w:bottom w:w="130" w:type="dxa"/>
              <w:right w:w="130" w:type="dxa"/>
            </w:tcMar>
            <w:vAlign w:val="center"/>
          </w:tcPr>
          <w:p w14:paraId="7B80CF0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568人日／30人</w:t>
            </w:r>
          </w:p>
        </w:tc>
      </w:tr>
      <w:tr w:rsidR="009D6CAB" w:rsidRPr="00370011" w14:paraId="17938043" w14:textId="77777777">
        <w:trPr>
          <w:cantSplit/>
          <w:ins w:id="90077" w:author="Ryo Wakayama" w:date="2026-10-20T09:00:00Z"/>
        </w:trPr>
        <w:tc>
          <w:tcPr>
            <w:tcW w:w="2400" w:type="dxa"/>
            <w:tcMar>
              <w:top w:w="130" w:type="dxa"/>
              <w:left w:w="130" w:type="dxa"/>
              <w:bottom w:w="130" w:type="dxa"/>
              <w:right w:w="130" w:type="dxa"/>
            </w:tcMar>
            <w:vAlign w:val="center"/>
          </w:tcPr>
          <w:p w14:paraId="5C8006CB" w14:textId="77777777" w:rsidR="009D6CAB" w:rsidRPr="00370011" w:rsidRDefault="00000000">
            <w:pPr>
              <w:spacing w:line="320" w:lineRule="auto"/>
              <w:rPr>
                <w:ins w:id="90078" w:author="Ryo Wakayama" w:date="2026-10-20T09:00:00Z"/>
                <w:rFonts w:ascii="BIZ UDPゴシック" w:eastAsia="BIZ UDPゴシック" w:hAnsi="BIZ UDPゴシック"/>
              </w:rPr>
            </w:pPr>
            <w:ins w:id="90079" w:author="Ryo Wakayama" w:date="2026-10-20T09:00:00Z">
              <w:r>
                <w:rPr>
                  <w:rFonts w:ascii="BIZ UDPゴシック" w:eastAsia="BIZ UDPゴシック" w:hAnsi="BIZ UDPゴシック"/>
                  <w:sz w:val="20"/>
                  <w:szCs w:val="20"/>
                </w:rPr>
                <w:t xml:space="preserve">　第7期の計画値</w:t>
              </w:r>
            </w:ins>
          </w:p>
        </w:tc>
        <w:tc>
          <w:tcPr>
            <w:tcW w:w="2200" w:type="dxa"/>
            <w:tcMar>
              <w:top w:w="130" w:type="dxa"/>
              <w:left w:w="130" w:type="dxa"/>
              <w:bottom w:w="130" w:type="dxa"/>
              <w:right w:w="130" w:type="dxa"/>
            </w:tcMar>
            <w:vAlign w:val="center"/>
          </w:tcPr>
          <w:p w14:paraId="36919228" w14:textId="77777777" w:rsidR="009D6CAB" w:rsidRPr="00370011" w:rsidRDefault="00000000">
            <w:pPr>
              <w:spacing w:line="320" w:lineRule="auto"/>
              <w:rPr>
                <w:ins w:id="90080" w:author="Ryo Wakayama" w:date="2026-10-20T09:00:00Z"/>
                <w:rFonts w:ascii="BIZ UDPゴシック" w:eastAsia="BIZ UDPゴシック" w:hAnsi="BIZ UDPゴシック"/>
              </w:rPr>
            </w:pPr>
            <w:ins w:id="90081" w:author="Ryo Wakayama" w:date="2026-10-20T09:00:00Z">
              <w:r>
                <w:rPr>
                  <w:rFonts w:ascii="BIZ UDPゴシック" w:eastAsia="BIZ UDPゴシック" w:hAnsi="BIZ UDPゴシック"/>
                  <w:sz w:val="20"/>
                  <w:szCs w:val="20"/>
                </w:rPr>
                <w:t xml:space="preserve">728人日／26人</w:t>
              </w:r>
            </w:ins>
          </w:p>
        </w:tc>
        <w:tc>
          <w:tcPr>
            <w:tcW w:w="2200" w:type="dxa"/>
            <w:tcMar>
              <w:top w:w="130" w:type="dxa"/>
              <w:left w:w="130" w:type="dxa"/>
              <w:bottom w:w="130" w:type="dxa"/>
              <w:right w:w="130" w:type="dxa"/>
            </w:tcMar>
            <w:vAlign w:val="center"/>
          </w:tcPr>
          <w:p w14:paraId="09A0DE67" w14:textId="77777777" w:rsidR="009D6CAB" w:rsidRPr="00370011" w:rsidRDefault="00000000">
            <w:pPr>
              <w:spacing w:line="320" w:lineRule="auto"/>
              <w:rPr>
                <w:ins w:id="90082" w:author="Ryo Wakayama" w:date="2026-10-20T09:00:00Z"/>
                <w:rFonts w:ascii="BIZ UDPゴシック" w:eastAsia="BIZ UDPゴシック" w:hAnsi="BIZ UDPゴシック"/>
              </w:rPr>
            </w:pPr>
            <w:ins w:id="90083" w:author="Ryo Wakayama" w:date="2026-10-20T09:00:00Z">
              <w:r>
                <w:rPr>
                  <w:rFonts w:ascii="BIZ UDPゴシック" w:eastAsia="BIZ UDPゴシック" w:hAnsi="BIZ UDPゴシック"/>
                  <w:sz w:val="20"/>
                  <w:szCs w:val="20"/>
                </w:rPr>
                <w:t xml:space="preserve">728人日／26人</w:t>
              </w:r>
            </w:ins>
          </w:p>
        </w:tc>
        <w:tc>
          <w:tcPr>
            <w:tcW w:w="2200" w:type="dxa"/>
            <w:tcMar>
              <w:top w:w="130" w:type="dxa"/>
              <w:left w:w="130" w:type="dxa"/>
              <w:bottom w:w="130" w:type="dxa"/>
              <w:right w:w="130" w:type="dxa"/>
            </w:tcMar>
            <w:vAlign w:val="center"/>
          </w:tcPr>
          <w:p w14:paraId="7B80CF09" w14:textId="77777777" w:rsidR="009D6CAB" w:rsidRPr="00370011" w:rsidRDefault="00000000">
            <w:pPr>
              <w:spacing w:line="320" w:lineRule="auto"/>
              <w:rPr>
                <w:ins w:id="90084" w:author="Ryo Wakayama" w:date="2026-10-20T09:00:00Z"/>
                <w:rFonts w:ascii="BIZ UDPゴシック" w:eastAsia="BIZ UDPゴシック" w:hAnsi="BIZ UDPゴシック"/>
              </w:rPr>
            </w:pPr>
            <w:ins w:id="90085" w:author="Ryo Wakayama" w:date="2026-10-20T09:00:00Z">
              <w:r>
                <w:rPr>
                  <w:rFonts w:ascii="BIZ UDPゴシック" w:eastAsia="BIZ UDPゴシック" w:hAnsi="BIZ UDPゴシック"/>
                  <w:sz w:val="20"/>
                  <w:szCs w:val="20"/>
                </w:rPr>
                <w:t xml:space="preserve">728人日／26人</w:t>
              </w:r>
            </w:ins>
          </w:p>
        </w:tc>
      </w:tr>
    </w:tbl>
    <w:p>
      <w:pPr>
        <w:spacing w:line="240" w:lineRule="auto"/>
        <w:jc w:val="right"/>
        <w:rPr>
          <w:ins w:id="91886" w:author="Ryo Wakayama" w:date="2026-10-20T09:00:00Z"/>
          <w:rFonts w:ascii="BIZ UDPゴシック" w:eastAsia="BIZ UDPゴシック" w:hAnsi="BIZ UDPゴシック"/>
        </w:rPr>
      </w:pPr>
      <w:ins w:id="91887" w:author="Ryo Wakayama" w:date="2026-10-20T09:00:00Z">
        <w:r>
          <w:rPr>
            <w:rFonts w:ascii="BIZ UDPゴシック" w:eastAsia="BIZ UDPゴシック" w:hAnsi="BIZ UDPゴシック"/>
            <w:sz w:val="18"/>
            <w:szCs w:val="18"/>
          </w:rPr>
          <w:t xml:space="preserve">資料：健康福祉課（障がい福祉サービス等の給付実績。令和8年度は見込み）、第7期の計画値は前回計画（令和6年3月）</w:t>
        </w:r>
      </w:ins>
    </w:p>
    <w:p w14:paraId="10AC44B6" w14:textId="77777777" w:rsidR="009D6CAB" w:rsidRPr="00370011" w:rsidRDefault="00000000" w:rsidP="00C76203">
      <w:pPr>
        <w:spacing w:before="260" w:after="160"/>
        <w:rPr>
          <w:rFonts w:ascii="BIZ UDPゴシック" w:eastAsia="BIZ UDPゴシック" w:hAnsi="BIZ UDPゴシック"/>
        </w:rPr>
      </w:pPr>
      <w:del w:id="91888" w:author="Ryo Wakayama" w:date="2026-10-23T09:00:00Z">
        <w:r>
          <w:rPr>
            <w:rFonts w:ascii="BIZ UDPゴシック" w:eastAsia="BIZ UDPゴシック" w:hAnsi="BIZ UDPゴシック"/>
            <w:b/>
            <w:bCs/>
            <w:sz w:val="22"/>
            <w:szCs w:val="22"/>
          </w:rPr>
          <w:delText xml:space="preserve">■</w:delText>
        </w:r>
      </w:del>
      <w:ins w:id="91889" w:author="Ryo Wakayama" w:date="2026-10-23T09:00:00Z">
        <w:r>
          <w:rPr>
            <w:rFonts w:ascii="BIZ UDPゴシック" w:eastAsia="BIZ UDPゴシック" w:hAnsi="BIZ UDPゴシック"/>
            <w:b/>
            <w:bCs/>
            <w:sz w:val="22"/>
            <w:szCs w:val="22"/>
          </w:rPr>
          <w:t xml:space="preserve">【表79】生活介護の</w:t>
        </w:r>
      </w:ins>
      <w:r>
        <w:rPr>
          <w:rFonts w:ascii="BIZ UDPゴシック" w:eastAsia="BIZ UDPゴシック" w:hAnsi="BIZ UDPゴシック"/>
          <w:b/>
          <w:bCs/>
          <w:sz w:val="22"/>
          <w:szCs w:val="22"/>
        </w:rPr>
        <w:t xml:space="preserve">第8期の見込量（1か月あたり）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6404B6E2" w14:textId="77777777">
        <w:trPr>
          <w:cantSplit/>
          <w:tblHeader/>
        </w:trPr>
        <w:tc>
          <w:tcPr>
            <w:tcW w:w="2400" w:type="dxa"/>
            <w:shd w:val="clear" w:color="auto" w:fill="DCE8DC"/>
            <w:tcMar>
              <w:top w:w="130" w:type="dxa"/>
              <w:left w:w="130" w:type="dxa"/>
              <w:bottom w:w="130" w:type="dxa"/>
              <w:right w:w="130" w:type="dxa"/>
            </w:tcMar>
            <w:vAlign w:val="center"/>
          </w:tcPr>
          <w:p w14:paraId="3BD4C0B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第8期</w:t>
            </w:r>
          </w:p>
        </w:tc>
        <w:tc>
          <w:tcPr>
            <w:tcW w:w="2200" w:type="dxa"/>
            <w:shd w:val="clear" w:color="auto" w:fill="DCE8DC"/>
            <w:tcMar>
              <w:top w:w="130" w:type="dxa"/>
              <w:left w:w="130" w:type="dxa"/>
              <w:bottom w:w="130" w:type="dxa"/>
              <w:right w:w="130" w:type="dxa"/>
            </w:tcMar>
            <w:vAlign w:val="center"/>
          </w:tcPr>
          <w:p w14:paraId="6BF170E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令和9年度</w:t>
            </w:r>
          </w:p>
        </w:tc>
        <w:tc>
          <w:tcPr>
            <w:tcW w:w="2200" w:type="dxa"/>
            <w:shd w:val="clear" w:color="auto" w:fill="DCE8DC"/>
            <w:tcMar>
              <w:top w:w="130" w:type="dxa"/>
              <w:left w:w="130" w:type="dxa"/>
              <w:bottom w:w="130" w:type="dxa"/>
              <w:right w:w="130" w:type="dxa"/>
            </w:tcMar>
            <w:vAlign w:val="center"/>
          </w:tcPr>
          <w:p w14:paraId="28858B5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263F434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6382051F" w14:textId="77777777">
        <w:trPr>
          <w:cantSplit/>
        </w:trPr>
        <w:tc>
          <w:tcPr>
            <w:tcW w:w="2400" w:type="dxa"/>
            <w:tcMar>
              <w:top w:w="130" w:type="dxa"/>
              <w:left w:w="130" w:type="dxa"/>
              <w:bottom w:w="130" w:type="dxa"/>
              <w:right w:w="130" w:type="dxa"/>
            </w:tcMar>
            <w:vAlign w:val="center"/>
          </w:tcPr>
          <w:p w14:paraId="23E8EFD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生活介護</w:t>
            </w:r>
          </w:p>
        </w:tc>
        <w:tc>
          <w:tcPr>
            <w:tcW w:w="2200" w:type="dxa"/>
            <w:tcMar>
              <w:top w:w="130" w:type="dxa"/>
              <w:left w:w="130" w:type="dxa"/>
              <w:bottom w:w="130" w:type="dxa"/>
              <w:right w:w="130" w:type="dxa"/>
            </w:tcMar>
            <w:vAlign w:val="center"/>
          </w:tcPr>
          <w:p w14:paraId="3A46E37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690人日／30人</w:t>
            </w:r>
          </w:p>
        </w:tc>
        <w:tc>
          <w:tcPr>
            <w:tcW w:w="2200" w:type="dxa"/>
            <w:tcMar>
              <w:top w:w="130" w:type="dxa"/>
              <w:left w:w="130" w:type="dxa"/>
              <w:bottom w:w="130" w:type="dxa"/>
              <w:right w:w="130" w:type="dxa"/>
            </w:tcMar>
            <w:vAlign w:val="center"/>
          </w:tcPr>
          <w:p w14:paraId="4C91924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690人日／30人</w:t>
            </w:r>
          </w:p>
        </w:tc>
        <w:tc>
          <w:tcPr>
            <w:tcW w:w="2200" w:type="dxa"/>
            <w:tcMar>
              <w:top w:w="130" w:type="dxa"/>
              <w:left w:w="130" w:type="dxa"/>
              <w:bottom w:w="130" w:type="dxa"/>
              <w:right w:w="130" w:type="dxa"/>
            </w:tcMar>
            <w:vAlign w:val="center"/>
          </w:tcPr>
          <w:p w14:paraId="07A5177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690人日／30人</w:t>
            </w:r>
          </w:p>
        </w:tc>
      </w:tr>
    </w:tbl>
    <w:p>
      <w:pPr>
        <w:spacing w:line="240" w:lineRule="auto"/>
        <w:jc w:val="right"/>
        <w:rPr>
          <w:ins w:id="91890" w:author="Ryo Wakayama" w:date="2026-10-20T09:00:00Z"/>
          <w:rFonts w:ascii="BIZ UDPゴシック" w:eastAsia="BIZ UDPゴシック" w:hAnsi="BIZ UDPゴシック"/>
        </w:rPr>
      </w:pPr>
      <w:ins w:id="91891" w:author="Ryo Wakayama" w:date="2026-10-20T09:00:00Z">
        <w:r>
          <w:rPr>
            <w:rFonts w:ascii="BIZ UDPゴシック" w:eastAsia="BIZ UDPゴシック" w:hAnsi="BIZ UDPゴシック"/>
            <w:sz w:val="18"/>
            <w:szCs w:val="18"/>
          </w:rPr>
          <w:t xml:space="preserve">資料：本計画による推計（本章冒頭の見込量の定め方による）</w:t>
        </w:r>
      </w:ins>
    </w:p>
    <w:p w14:paraId="0E0B6EC0" w14:textId="77777777" w:rsidR="009D6CAB" w:rsidRPr="00193735"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67A47239"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生活において介護を要する障がい者や施設入所者の日中活動として、生活介護サービスの利用は一定の需要があります。第7期は月30人前後で推移していることから、第8期も同程度の利用を見込んでいます。人口減少の影響も踏まえつつ、必要な方が確実に利用できるよう、利用者数・利用日数を見込んでいます。</w:t>
      </w:r>
    </w:p>
    <w:p w14:paraId="2ABED092"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（2）自立訓練（機能訓練・生活訓練）</w:t>
      </w:r>
    </w:p>
    <w:p>
      <w:pPr>
        <w:spacing w:before="260" w:after="160"/>
        <w:rPr>
          <w:ins w:id="91892" w:author="Ryo Wakayama" w:date="2026-10-20T09:00:00Z"/>
          <w:rFonts w:ascii="BIZ UDPゴシック" w:eastAsia="BIZ UDPゴシック" w:hAnsi="BIZ UDPゴシック"/>
        </w:rPr>
      </w:pPr>
      <w:ins w:id="91893" w:author="Ryo Wakayama" w:date="2026-10-20T09:00:00Z">
        <w:r>
          <w:rPr>
            <w:rFonts w:ascii="BIZ UDPゴシック" w:eastAsia="BIZ UDPゴシック" w:hAnsi="BIZ UDPゴシック"/>
            <w:sz w:val="22"/>
            <w:szCs w:val="22"/>
          </w:rPr>
          <w:t xml:space="preserve">【表80】自立訓練（機能訓練・生活訓練）の内容</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00"/>
        <w:gridCol w:w="2500"/>
      </w:tblGrid>
      <w:tr w:rsidR="009D6CAB" w:rsidRPr="00370011" w14:paraId="35ABF9F5" w14:textId="77777777">
        <w:trPr>
          <w:cantSplit/>
          <w:tblHeader/>
        </w:trPr>
        <w:tc>
          <w:tcPr>
            <w:tcW w:w="1800" w:type="dxa"/>
            <w:shd w:val="clear" w:color="auto" w:fill="DCE8DC"/>
            <w:tcMar>
              <w:top w:w="130" w:type="dxa"/>
              <w:left w:w="130" w:type="dxa"/>
              <w:bottom w:w="130" w:type="dxa"/>
              <w:right w:w="130" w:type="dxa"/>
            </w:tcMar>
            <w:vAlign w:val="center"/>
          </w:tcPr>
          <w:p w14:paraId="75543F0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給付の種類</w:t>
            </w:r>
          </w:p>
        </w:tc>
        <w:tc>
          <w:tcPr>
            <w:tcW w:w="4700" w:type="dxa"/>
            <w:shd w:val="clear" w:color="auto" w:fill="DCE8DC"/>
            <w:tcMar>
              <w:top w:w="130" w:type="dxa"/>
              <w:left w:w="130" w:type="dxa"/>
              <w:bottom w:w="130" w:type="dxa"/>
              <w:right w:w="130" w:type="dxa"/>
            </w:tcMar>
            <w:vAlign w:val="center"/>
          </w:tcPr>
          <w:p w14:paraId="3C033FD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63B519C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22C90704" w14:textId="77777777">
        <w:trPr>
          <w:cantSplit/>
        </w:trPr>
        <w:tc>
          <w:tcPr>
            <w:tcW w:w="1800" w:type="dxa"/>
            <w:tcMar>
              <w:top w:w="130" w:type="dxa"/>
              <w:left w:w="130" w:type="dxa"/>
              <w:bottom w:w="130" w:type="dxa"/>
              <w:right w:w="130" w:type="dxa"/>
            </w:tcMar>
            <w:vAlign w:val="center"/>
          </w:tcPr>
          <w:p w14:paraId="21A10B1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自立支援給付（訓練等給付）</w:t>
            </w:r>
          </w:p>
        </w:tc>
        <w:tc>
          <w:tcPr>
            <w:tcW w:w="4700" w:type="dxa"/>
            <w:tcMar>
              <w:top w:w="130" w:type="dxa"/>
              <w:left w:w="130" w:type="dxa"/>
              <w:bottom w:w="130" w:type="dxa"/>
              <w:right w:w="130" w:type="dxa"/>
            </w:tcMar>
            <w:vAlign w:val="center"/>
          </w:tcPr>
          <w:p w14:paraId="3A33381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地域生活を営む上で必要となる身体機能・生活能力の維持・向上のための訓練などを一定期間行います。</w:t>
            </w:r>
          </w:p>
        </w:tc>
        <w:tc>
          <w:tcPr>
            <w:tcW w:w="2500" w:type="dxa"/>
            <w:tcMar>
              <w:top w:w="130" w:type="dxa"/>
              <w:left w:w="130" w:type="dxa"/>
              <w:bottom w:w="130" w:type="dxa"/>
              <w:right w:w="130" w:type="dxa"/>
            </w:tcMar>
            <w:vAlign w:val="center"/>
          </w:tcPr>
          <w:p w14:paraId="59FB8FD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一定の支援が必要な障がい者</w:t>
            </w:r>
          </w:p>
        </w:tc>
      </w:tr>
    </w:tbl>
    <w:p w14:paraId="151EDFE0" w14:textId="77777777" w:rsidR="009D6CAB" w:rsidRPr="00370011" w:rsidRDefault="00000000" w:rsidP="00C76203">
      <w:pPr>
        <w:spacing w:before="260" w:after="160"/>
        <w:rPr>
          <w:rFonts w:ascii="BIZ UDPゴシック" w:eastAsia="BIZ UDPゴシック" w:hAnsi="BIZ UDPゴシック"/>
        </w:rPr>
      </w:pPr>
      <w:del w:id="91894" w:author="Ryo Wakayama" w:date="2026-10-23T09:00:00Z">
        <w:r>
          <w:rPr>
            <w:rFonts w:ascii="BIZ UDPゴシック" w:eastAsia="BIZ UDPゴシック" w:hAnsi="BIZ UDPゴシック"/>
            <w:b/>
            <w:bCs/>
            <w:sz w:val="22"/>
            <w:szCs w:val="22"/>
          </w:rPr>
          <w:delText xml:space="preserve">■</w:delText>
        </w:r>
      </w:del>
      <w:ins w:id="91895" w:author="Ryo Wakayama" w:date="2026-10-23T09:00:00Z">
        <w:r>
          <w:rPr>
            <w:rFonts w:ascii="BIZ UDPゴシック" w:eastAsia="BIZ UDPゴシック" w:hAnsi="BIZ UDPゴシック"/>
            <w:b/>
            <w:bCs/>
            <w:sz w:val="22"/>
            <w:szCs w:val="22"/>
          </w:rPr>
          <w:t xml:space="preserve">【表81】自立訓練（機能訓練・生活訓練）の</w:t>
        </w:r>
      </w:ins>
      <w:r>
        <w:rPr>
          <w:rFonts w:ascii="BIZ UDPゴシック" w:eastAsia="BIZ UDPゴシック" w:hAnsi="BIZ UDPゴシック"/>
          <w:b/>
          <w:bCs/>
          <w:sz w:val="22"/>
          <w:szCs w:val="22"/>
        </w:rPr>
        <w:t xml:space="preserve">第7期の実績（1か月あたり）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3D98586C" w14:textId="77777777">
        <w:trPr>
          <w:cantSplit/>
          <w:tblHeader/>
        </w:trPr>
        <w:tc>
          <w:tcPr>
            <w:tcW w:w="2400" w:type="dxa"/>
            <w:shd w:val="clear" w:color="auto" w:fill="DCE8DC"/>
            <w:tcMar>
              <w:top w:w="130" w:type="dxa"/>
              <w:left w:w="130" w:type="dxa"/>
              <w:bottom w:w="130" w:type="dxa"/>
              <w:right w:w="130" w:type="dxa"/>
            </w:tcMar>
            <w:vAlign w:val="center"/>
          </w:tcPr>
          <w:p w14:paraId="5C7F496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lastRenderedPageBreak/>
              <w:t>第7期</w:t>
            </w:r>
          </w:p>
        </w:tc>
        <w:tc>
          <w:tcPr>
            <w:tcW w:w="2200" w:type="dxa"/>
            <w:shd w:val="clear" w:color="auto" w:fill="DCE8DC"/>
            <w:tcMar>
              <w:top w:w="130" w:type="dxa"/>
              <w:left w:w="130" w:type="dxa"/>
              <w:bottom w:w="130" w:type="dxa"/>
              <w:right w:w="130" w:type="dxa"/>
            </w:tcMar>
            <w:vAlign w:val="center"/>
          </w:tcPr>
          <w:p w14:paraId="1A30A52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令和6年度</w:t>
            </w:r>
          </w:p>
        </w:tc>
        <w:tc>
          <w:tcPr>
            <w:tcW w:w="2200" w:type="dxa"/>
            <w:shd w:val="clear" w:color="auto" w:fill="DCE8DC"/>
            <w:tcMar>
              <w:top w:w="130" w:type="dxa"/>
              <w:left w:w="130" w:type="dxa"/>
              <w:bottom w:w="130" w:type="dxa"/>
              <w:right w:w="130" w:type="dxa"/>
            </w:tcMar>
            <w:vAlign w:val="center"/>
          </w:tcPr>
          <w:p w14:paraId="573C98B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令和7年度</w:t>
            </w:r>
          </w:p>
        </w:tc>
        <w:tc>
          <w:tcPr>
            <w:tcW w:w="2200" w:type="dxa"/>
            <w:shd w:val="clear" w:color="auto" w:fill="DCE8DC"/>
            <w:tcMar>
              <w:top w:w="130" w:type="dxa"/>
              <w:left w:w="130" w:type="dxa"/>
              <w:bottom w:w="130" w:type="dxa"/>
              <w:right w:w="130" w:type="dxa"/>
            </w:tcMar>
            <w:vAlign w:val="center"/>
          </w:tcPr>
          <w:p w14:paraId="4ABC871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令和8年度</w:t>
            </w:r>
          </w:p>
        </w:tc>
      </w:tr>
      <w:tr w:rsidR="009D6CAB" w:rsidRPr="00370011" w14:paraId="5FD3A01A" w14:textId="77777777">
        <w:trPr>
          <w:cantSplit/>
        </w:trPr>
        <w:tc>
          <w:tcPr>
            <w:tcW w:w="2400" w:type="dxa"/>
            <w:tcMar>
              <w:top w:w="130" w:type="dxa"/>
              <w:left w:w="130" w:type="dxa"/>
              <w:bottom w:w="130" w:type="dxa"/>
              <w:right w:w="130" w:type="dxa"/>
            </w:tcMar>
            <w:vAlign w:val="center"/>
          </w:tcPr>
          <w:p w14:paraId="18850ED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自立訓練（機能訓練）</w:t>
            </w:r>
          </w:p>
        </w:tc>
        <w:tc>
          <w:tcPr>
            <w:tcW w:w="2200" w:type="dxa"/>
            <w:tcMar>
              <w:top w:w="130" w:type="dxa"/>
              <w:left w:w="130" w:type="dxa"/>
              <w:bottom w:w="130" w:type="dxa"/>
              <w:right w:w="130" w:type="dxa"/>
            </w:tcMar>
            <w:vAlign w:val="center"/>
          </w:tcPr>
          <w:p w14:paraId="4397EFC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36D687A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5F1FBE4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r>
      <w:tr w:rsidR="009D6CAB" w:rsidRPr="00370011" w14:paraId="5FD3A01A" w14:textId="77777777">
        <w:trPr>
          <w:cantSplit/>
          <w:ins w:id="90086" w:author="Ryo Wakayama" w:date="2026-10-20T09:00:00Z"/>
        </w:trPr>
        <w:tc>
          <w:tcPr>
            <w:tcW w:w="2400" w:type="dxa"/>
            <w:tcMar>
              <w:top w:w="130" w:type="dxa"/>
              <w:left w:w="130" w:type="dxa"/>
              <w:bottom w:w="130" w:type="dxa"/>
              <w:right w:w="130" w:type="dxa"/>
            </w:tcMar>
            <w:vAlign w:val="center"/>
          </w:tcPr>
          <w:p w14:paraId="18850EDD" w14:textId="77777777" w:rsidR="009D6CAB" w:rsidRPr="00370011" w:rsidRDefault="00000000">
            <w:pPr>
              <w:spacing w:line="320" w:lineRule="auto"/>
              <w:rPr>
                <w:ins w:id="90087" w:author="Ryo Wakayama" w:date="2026-10-20T09:00:00Z"/>
                <w:rFonts w:ascii="BIZ UDPゴシック" w:eastAsia="BIZ UDPゴシック" w:hAnsi="BIZ UDPゴシック"/>
              </w:rPr>
            </w:pPr>
            <w:ins w:id="90088" w:author="Ryo Wakayama" w:date="2026-10-20T09:00:00Z">
              <w:r>
                <w:rPr>
                  <w:rFonts w:ascii="BIZ UDPゴシック" w:eastAsia="BIZ UDPゴシック" w:hAnsi="BIZ UDPゴシック"/>
                  <w:sz w:val="20"/>
                  <w:szCs w:val="20"/>
                </w:rPr>
                <w:t xml:space="preserve">　第7期の計画値</w:t>
              </w:r>
            </w:ins>
          </w:p>
        </w:tc>
        <w:tc>
          <w:tcPr>
            <w:tcW w:w="2200" w:type="dxa"/>
            <w:tcMar>
              <w:top w:w="130" w:type="dxa"/>
              <w:left w:w="130" w:type="dxa"/>
              <w:bottom w:w="130" w:type="dxa"/>
              <w:right w:w="130" w:type="dxa"/>
            </w:tcMar>
            <w:vAlign w:val="center"/>
          </w:tcPr>
          <w:p w14:paraId="4397EFC7" w14:textId="77777777" w:rsidR="009D6CAB" w:rsidRPr="00370011" w:rsidRDefault="00000000">
            <w:pPr>
              <w:spacing w:line="320" w:lineRule="auto"/>
              <w:rPr>
                <w:ins w:id="90089" w:author="Ryo Wakayama" w:date="2026-10-20T09:00:00Z"/>
                <w:rFonts w:ascii="BIZ UDPゴシック" w:eastAsia="BIZ UDPゴシック" w:hAnsi="BIZ UDPゴシック"/>
              </w:rPr>
            </w:pPr>
            <w:ins w:id="90090" w:author="Ryo Wakayama" w:date="2026-10-20T09:00:00Z">
              <w:r>
                <w:rPr>
                  <w:rFonts w:ascii="BIZ UDPゴシック" w:eastAsia="BIZ UDPゴシック" w:hAnsi="BIZ UDPゴシック"/>
                  <w:sz w:val="20"/>
                  <w:szCs w:val="20"/>
                </w:rPr>
                <w:t xml:space="preserve">0人日／0人</w:t>
              </w:r>
            </w:ins>
          </w:p>
        </w:tc>
        <w:tc>
          <w:tcPr>
            <w:tcW w:w="2200" w:type="dxa"/>
            <w:tcMar>
              <w:top w:w="130" w:type="dxa"/>
              <w:left w:w="130" w:type="dxa"/>
              <w:bottom w:w="130" w:type="dxa"/>
              <w:right w:w="130" w:type="dxa"/>
            </w:tcMar>
            <w:vAlign w:val="center"/>
          </w:tcPr>
          <w:p w14:paraId="36D687AD" w14:textId="77777777" w:rsidR="009D6CAB" w:rsidRPr="00370011" w:rsidRDefault="00000000">
            <w:pPr>
              <w:spacing w:line="320" w:lineRule="auto"/>
              <w:rPr>
                <w:ins w:id="90091" w:author="Ryo Wakayama" w:date="2026-10-20T09:00:00Z"/>
                <w:rFonts w:ascii="BIZ UDPゴシック" w:eastAsia="BIZ UDPゴシック" w:hAnsi="BIZ UDPゴシック"/>
              </w:rPr>
            </w:pPr>
            <w:ins w:id="90092" w:author="Ryo Wakayama" w:date="2026-10-20T09:00:00Z">
              <w:r>
                <w:rPr>
                  <w:rFonts w:ascii="BIZ UDPゴシック" w:eastAsia="BIZ UDPゴシック" w:hAnsi="BIZ UDPゴシック"/>
                  <w:sz w:val="20"/>
                  <w:szCs w:val="20"/>
                </w:rPr>
                <w:t xml:space="preserve">0人日／0人</w:t>
              </w:r>
            </w:ins>
          </w:p>
        </w:tc>
        <w:tc>
          <w:tcPr>
            <w:tcW w:w="2200" w:type="dxa"/>
            <w:tcMar>
              <w:top w:w="130" w:type="dxa"/>
              <w:left w:w="130" w:type="dxa"/>
              <w:bottom w:w="130" w:type="dxa"/>
              <w:right w:w="130" w:type="dxa"/>
            </w:tcMar>
            <w:vAlign w:val="center"/>
          </w:tcPr>
          <w:p w14:paraId="5F1FBE47" w14:textId="77777777" w:rsidR="009D6CAB" w:rsidRPr="00370011" w:rsidRDefault="00000000">
            <w:pPr>
              <w:spacing w:line="320" w:lineRule="auto"/>
              <w:rPr>
                <w:ins w:id="90093" w:author="Ryo Wakayama" w:date="2026-10-20T09:00:00Z"/>
                <w:rFonts w:ascii="BIZ UDPゴシック" w:eastAsia="BIZ UDPゴシック" w:hAnsi="BIZ UDPゴシック"/>
              </w:rPr>
            </w:pPr>
            <w:ins w:id="90094" w:author="Ryo Wakayama" w:date="2026-10-20T09:00:00Z">
              <w:r>
                <w:rPr>
                  <w:rFonts w:ascii="BIZ UDPゴシック" w:eastAsia="BIZ UDPゴシック" w:hAnsi="BIZ UDPゴシック"/>
                  <w:sz w:val="20"/>
                  <w:szCs w:val="20"/>
                </w:rPr>
                <w:t xml:space="preserve">0人日／0人</w:t>
              </w:r>
            </w:ins>
          </w:p>
        </w:tc>
      </w:tr>
      <w:tr w:rsidR="009D6CAB" w:rsidRPr="00370011" w14:paraId="7ABF1A80" w14:textId="77777777">
        <w:trPr>
          <w:cantSplit/>
        </w:trPr>
        <w:tc>
          <w:tcPr>
            <w:tcW w:w="2400" w:type="dxa"/>
            <w:tcMar>
              <w:top w:w="130" w:type="dxa"/>
              <w:left w:w="130" w:type="dxa"/>
              <w:bottom w:w="130" w:type="dxa"/>
              <w:right w:w="130" w:type="dxa"/>
            </w:tcMar>
            <w:vAlign w:val="center"/>
          </w:tcPr>
          <w:p w14:paraId="54B1FE6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自立訓練（生活訓練）</w:t>
            </w:r>
          </w:p>
        </w:tc>
        <w:tc>
          <w:tcPr>
            <w:tcW w:w="2200" w:type="dxa"/>
            <w:tcMar>
              <w:top w:w="130" w:type="dxa"/>
              <w:left w:w="130" w:type="dxa"/>
              <w:bottom w:w="130" w:type="dxa"/>
              <w:right w:w="130" w:type="dxa"/>
            </w:tcMar>
            <w:vAlign w:val="center"/>
          </w:tcPr>
          <w:p w14:paraId="4B78AF8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97人日／5人</w:t>
            </w:r>
          </w:p>
        </w:tc>
        <w:tc>
          <w:tcPr>
            <w:tcW w:w="2200" w:type="dxa"/>
            <w:tcMar>
              <w:top w:w="130" w:type="dxa"/>
              <w:left w:w="130" w:type="dxa"/>
              <w:bottom w:w="130" w:type="dxa"/>
              <w:right w:w="130" w:type="dxa"/>
            </w:tcMar>
            <w:vAlign w:val="center"/>
          </w:tcPr>
          <w:p w14:paraId="6FF26AD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70人日／4人</w:t>
            </w:r>
          </w:p>
        </w:tc>
        <w:tc>
          <w:tcPr>
            <w:tcW w:w="2200" w:type="dxa"/>
            <w:tcMar>
              <w:top w:w="130" w:type="dxa"/>
              <w:left w:w="130" w:type="dxa"/>
              <w:bottom w:w="130" w:type="dxa"/>
              <w:right w:w="130" w:type="dxa"/>
            </w:tcMar>
            <w:vAlign w:val="center"/>
          </w:tcPr>
          <w:p w14:paraId="41F8A42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39人日／2人</w:t>
            </w:r>
          </w:p>
        </w:tc>
      </w:tr>
      <w:tr w:rsidR="009D6CAB" w:rsidRPr="00370011" w14:paraId="7ABF1A80" w14:textId="77777777">
        <w:trPr>
          <w:cantSplit/>
          <w:ins w:id="90095" w:author="Ryo Wakayama" w:date="2026-10-20T09:00:00Z"/>
        </w:trPr>
        <w:tc>
          <w:tcPr>
            <w:tcW w:w="2400" w:type="dxa"/>
            <w:tcMar>
              <w:top w:w="130" w:type="dxa"/>
              <w:left w:w="130" w:type="dxa"/>
              <w:bottom w:w="130" w:type="dxa"/>
              <w:right w:w="130" w:type="dxa"/>
            </w:tcMar>
            <w:vAlign w:val="center"/>
          </w:tcPr>
          <w:p w14:paraId="54B1FE61" w14:textId="77777777" w:rsidR="009D6CAB" w:rsidRPr="00370011" w:rsidRDefault="00000000">
            <w:pPr>
              <w:spacing w:line="320" w:lineRule="auto"/>
              <w:rPr>
                <w:ins w:id="90096" w:author="Ryo Wakayama" w:date="2026-10-20T09:00:00Z"/>
                <w:rFonts w:ascii="BIZ UDPゴシック" w:eastAsia="BIZ UDPゴシック" w:hAnsi="BIZ UDPゴシック"/>
              </w:rPr>
            </w:pPr>
            <w:ins w:id="90097" w:author="Ryo Wakayama" w:date="2026-10-20T09:00:00Z">
              <w:r>
                <w:rPr>
                  <w:rFonts w:ascii="BIZ UDPゴシック" w:eastAsia="BIZ UDPゴシック" w:hAnsi="BIZ UDPゴシック"/>
                  <w:sz w:val="20"/>
                  <w:szCs w:val="20"/>
                </w:rPr>
                <w:t xml:space="preserve">　第7期の計画値</w:t>
              </w:r>
            </w:ins>
          </w:p>
        </w:tc>
        <w:tc>
          <w:tcPr>
            <w:tcW w:w="2200" w:type="dxa"/>
            <w:tcMar>
              <w:top w:w="130" w:type="dxa"/>
              <w:left w:w="130" w:type="dxa"/>
              <w:bottom w:w="130" w:type="dxa"/>
              <w:right w:w="130" w:type="dxa"/>
            </w:tcMar>
            <w:vAlign w:val="center"/>
          </w:tcPr>
          <w:p w14:paraId="4B78AF85" w14:textId="77777777" w:rsidR="009D6CAB" w:rsidRPr="00370011" w:rsidRDefault="00000000">
            <w:pPr>
              <w:spacing w:line="320" w:lineRule="auto"/>
              <w:rPr>
                <w:ins w:id="90098" w:author="Ryo Wakayama" w:date="2026-10-20T09:00:00Z"/>
                <w:rFonts w:ascii="BIZ UDPゴシック" w:eastAsia="BIZ UDPゴシック" w:hAnsi="BIZ UDPゴシック"/>
              </w:rPr>
            </w:pPr>
            <w:ins w:id="90099" w:author="Ryo Wakayama" w:date="2026-10-20T09:00:00Z">
              <w:r>
                <w:rPr>
                  <w:rFonts w:ascii="BIZ UDPゴシック" w:eastAsia="BIZ UDPゴシック" w:hAnsi="BIZ UDPゴシック"/>
                  <w:sz w:val="20"/>
                  <w:szCs w:val="20"/>
                </w:rPr>
                <w:t xml:space="preserve">23人日／1人</w:t>
              </w:r>
            </w:ins>
          </w:p>
        </w:tc>
        <w:tc>
          <w:tcPr>
            <w:tcW w:w="2200" w:type="dxa"/>
            <w:tcMar>
              <w:top w:w="130" w:type="dxa"/>
              <w:left w:w="130" w:type="dxa"/>
              <w:bottom w:w="130" w:type="dxa"/>
              <w:right w:w="130" w:type="dxa"/>
            </w:tcMar>
            <w:vAlign w:val="center"/>
          </w:tcPr>
          <w:p w14:paraId="6FF26AD0" w14:textId="77777777" w:rsidR="009D6CAB" w:rsidRPr="00370011" w:rsidRDefault="00000000">
            <w:pPr>
              <w:spacing w:line="320" w:lineRule="auto"/>
              <w:rPr>
                <w:ins w:id="90100" w:author="Ryo Wakayama" w:date="2026-10-20T09:00:00Z"/>
                <w:rFonts w:ascii="BIZ UDPゴシック" w:eastAsia="BIZ UDPゴシック" w:hAnsi="BIZ UDPゴシック"/>
              </w:rPr>
            </w:pPr>
            <w:ins w:id="90101" w:author="Ryo Wakayama" w:date="2026-10-20T09:00:00Z">
              <w:r>
                <w:rPr>
                  <w:rFonts w:ascii="BIZ UDPゴシック" w:eastAsia="BIZ UDPゴシック" w:hAnsi="BIZ UDPゴシック"/>
                  <w:sz w:val="20"/>
                  <w:szCs w:val="20"/>
                </w:rPr>
                <w:t xml:space="preserve">23人日／1人</w:t>
              </w:r>
            </w:ins>
          </w:p>
        </w:tc>
        <w:tc>
          <w:tcPr>
            <w:tcW w:w="2200" w:type="dxa"/>
            <w:tcMar>
              <w:top w:w="130" w:type="dxa"/>
              <w:left w:w="130" w:type="dxa"/>
              <w:bottom w:w="130" w:type="dxa"/>
              <w:right w:w="130" w:type="dxa"/>
            </w:tcMar>
            <w:vAlign w:val="center"/>
          </w:tcPr>
          <w:p w14:paraId="41F8A42D" w14:textId="77777777" w:rsidR="009D6CAB" w:rsidRPr="00370011" w:rsidRDefault="00000000">
            <w:pPr>
              <w:spacing w:line="320" w:lineRule="auto"/>
              <w:rPr>
                <w:ins w:id="90102" w:author="Ryo Wakayama" w:date="2026-10-20T09:00:00Z"/>
                <w:rFonts w:ascii="BIZ UDPゴシック" w:eastAsia="BIZ UDPゴシック" w:hAnsi="BIZ UDPゴシック"/>
              </w:rPr>
            </w:pPr>
            <w:ins w:id="90103" w:author="Ryo Wakayama" w:date="2026-10-20T09:00:00Z">
              <w:r>
                <w:rPr>
                  <w:rFonts w:ascii="BIZ UDPゴシック" w:eastAsia="BIZ UDPゴシック" w:hAnsi="BIZ UDPゴシック"/>
                  <w:sz w:val="20"/>
                  <w:szCs w:val="20"/>
                </w:rPr>
                <w:t xml:space="preserve">23人日／1人</w:t>
              </w:r>
            </w:ins>
          </w:p>
        </w:tc>
      </w:tr>
    </w:tbl>
    <w:p>
      <w:pPr>
        <w:spacing w:line="240" w:lineRule="auto"/>
        <w:jc w:val="right"/>
        <w:rPr>
          <w:ins w:id="91896" w:author="Ryo Wakayama" w:date="2026-10-20T09:00:00Z"/>
          <w:rFonts w:ascii="BIZ UDPゴシック" w:eastAsia="BIZ UDPゴシック" w:hAnsi="BIZ UDPゴシック"/>
        </w:rPr>
      </w:pPr>
      <w:ins w:id="91897" w:author="Ryo Wakayama" w:date="2026-10-20T09:00:00Z">
        <w:r>
          <w:rPr>
            <w:rFonts w:ascii="BIZ UDPゴシック" w:eastAsia="BIZ UDPゴシック" w:hAnsi="BIZ UDPゴシック"/>
            <w:sz w:val="18"/>
            <w:szCs w:val="18"/>
          </w:rPr>
          <w:t xml:space="preserve">資料：健康福祉課（障がい福祉サービス等の給付実績。令和8年度は見込み）、第7期の計画値は前回計画（令和6年3月）</w:t>
        </w:r>
      </w:ins>
    </w:p>
    <w:p w14:paraId="10689DA2" w14:textId="77777777" w:rsidR="009D6CAB" w:rsidRPr="00370011" w:rsidRDefault="00000000">
      <w:pPr>
        <w:spacing w:before="260" w:after="160"/>
        <w:rPr>
          <w:rFonts w:ascii="BIZ UDPゴシック" w:eastAsia="BIZ UDPゴシック" w:hAnsi="BIZ UDPゴシック"/>
        </w:rPr>
      </w:pPr>
      <w:del w:id="91898" w:author="Ryo Wakayama" w:date="2026-10-23T09:00:00Z">
        <w:r>
          <w:rPr>
            <w:rFonts w:ascii="BIZ UDPゴシック" w:eastAsia="BIZ UDPゴシック" w:hAnsi="BIZ UDPゴシック"/>
            <w:b/>
            <w:bCs/>
            <w:sz w:val="22"/>
            <w:szCs w:val="22"/>
          </w:rPr>
          <w:delText xml:space="preserve">■</w:delText>
        </w:r>
      </w:del>
      <w:ins w:id="91899" w:author="Ryo Wakayama" w:date="2026-10-23T09:00:00Z">
        <w:r>
          <w:rPr>
            <w:rFonts w:ascii="BIZ UDPゴシック" w:eastAsia="BIZ UDPゴシック" w:hAnsi="BIZ UDPゴシック"/>
            <w:b/>
            <w:bCs/>
            <w:sz w:val="22"/>
            <w:szCs w:val="22"/>
          </w:rPr>
          <w:t xml:space="preserve">【表82】自立訓練（機能訓練・生活訓練）の</w:t>
        </w:r>
      </w:ins>
      <w:r>
        <w:rPr>
          <w:rFonts w:ascii="BIZ UDPゴシック" w:eastAsia="BIZ UDPゴシック" w:hAnsi="BIZ UDPゴシック"/>
          <w:b/>
          <w:bCs/>
          <w:sz w:val="22"/>
          <w:szCs w:val="22"/>
        </w:rPr>
        <w:t xml:space="preserve">第8期の見込量（1か月あたり）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4775E338" w14:textId="77777777">
        <w:trPr>
          <w:cantSplit/>
          <w:tblHeader/>
        </w:trPr>
        <w:tc>
          <w:tcPr>
            <w:tcW w:w="2400" w:type="dxa"/>
            <w:shd w:val="clear" w:color="auto" w:fill="DCE8DC"/>
            <w:tcMar>
              <w:top w:w="130" w:type="dxa"/>
              <w:left w:w="130" w:type="dxa"/>
              <w:bottom w:w="130" w:type="dxa"/>
              <w:right w:w="130" w:type="dxa"/>
            </w:tcMar>
            <w:vAlign w:val="center"/>
          </w:tcPr>
          <w:p w14:paraId="1874108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第8期</w:t>
            </w:r>
          </w:p>
        </w:tc>
        <w:tc>
          <w:tcPr>
            <w:tcW w:w="2200" w:type="dxa"/>
            <w:shd w:val="clear" w:color="auto" w:fill="DCE8DC"/>
            <w:tcMar>
              <w:top w:w="130" w:type="dxa"/>
              <w:left w:w="130" w:type="dxa"/>
              <w:bottom w:w="130" w:type="dxa"/>
              <w:right w:w="130" w:type="dxa"/>
            </w:tcMar>
            <w:vAlign w:val="center"/>
          </w:tcPr>
          <w:p w14:paraId="37AA686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令和9年度</w:t>
            </w:r>
          </w:p>
        </w:tc>
        <w:tc>
          <w:tcPr>
            <w:tcW w:w="2200" w:type="dxa"/>
            <w:shd w:val="clear" w:color="auto" w:fill="DCE8DC"/>
            <w:tcMar>
              <w:top w:w="130" w:type="dxa"/>
              <w:left w:w="130" w:type="dxa"/>
              <w:bottom w:w="130" w:type="dxa"/>
              <w:right w:w="130" w:type="dxa"/>
            </w:tcMar>
            <w:vAlign w:val="center"/>
          </w:tcPr>
          <w:p w14:paraId="1F74FA9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65BE0FE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7F76685C" w14:textId="77777777">
        <w:trPr>
          <w:cantSplit/>
        </w:trPr>
        <w:tc>
          <w:tcPr>
            <w:tcW w:w="2400" w:type="dxa"/>
            <w:tcMar>
              <w:top w:w="130" w:type="dxa"/>
              <w:left w:w="130" w:type="dxa"/>
              <w:bottom w:w="130" w:type="dxa"/>
              <w:right w:w="130" w:type="dxa"/>
            </w:tcMar>
            <w:vAlign w:val="center"/>
          </w:tcPr>
          <w:p w14:paraId="109AB94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自立訓練（機能訓練）</w:t>
            </w:r>
          </w:p>
        </w:tc>
        <w:tc>
          <w:tcPr>
            <w:tcW w:w="2200" w:type="dxa"/>
            <w:tcMar>
              <w:top w:w="130" w:type="dxa"/>
              <w:left w:w="130" w:type="dxa"/>
              <w:bottom w:w="130" w:type="dxa"/>
              <w:right w:w="130" w:type="dxa"/>
            </w:tcMar>
            <w:vAlign w:val="center"/>
          </w:tcPr>
          <w:p w14:paraId="1AC3B6A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614241C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45E1B8A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r>
      <w:tr w:rsidR="009D6CAB" w:rsidRPr="00370011" w14:paraId="6E4D5CDD" w14:textId="77777777">
        <w:trPr>
          <w:cantSplit/>
        </w:trPr>
        <w:tc>
          <w:tcPr>
            <w:tcW w:w="2400" w:type="dxa"/>
            <w:tcMar>
              <w:top w:w="130" w:type="dxa"/>
              <w:left w:w="130" w:type="dxa"/>
              <w:bottom w:w="130" w:type="dxa"/>
              <w:right w:w="130" w:type="dxa"/>
            </w:tcMar>
            <w:vAlign w:val="center"/>
          </w:tcPr>
          <w:p w14:paraId="7C8E955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自立訓練（生活訓練）</w:t>
            </w:r>
          </w:p>
        </w:tc>
        <w:tc>
          <w:tcPr>
            <w:tcW w:w="2200" w:type="dxa"/>
            <w:tcMar>
              <w:top w:w="130" w:type="dxa"/>
              <w:left w:w="130" w:type="dxa"/>
              <w:bottom w:w="130" w:type="dxa"/>
              <w:right w:w="130" w:type="dxa"/>
            </w:tcMar>
            <w:vAlign w:val="center"/>
          </w:tcPr>
          <w:p w14:paraId="0505326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40人日／2人</w:t>
            </w:r>
          </w:p>
        </w:tc>
        <w:tc>
          <w:tcPr>
            <w:tcW w:w="2200" w:type="dxa"/>
            <w:tcMar>
              <w:top w:w="130" w:type="dxa"/>
              <w:left w:w="130" w:type="dxa"/>
              <w:bottom w:w="130" w:type="dxa"/>
              <w:right w:w="130" w:type="dxa"/>
            </w:tcMar>
            <w:vAlign w:val="center"/>
          </w:tcPr>
          <w:p w14:paraId="336B91F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40人日／2人</w:t>
            </w:r>
          </w:p>
        </w:tc>
        <w:tc>
          <w:tcPr>
            <w:tcW w:w="2200" w:type="dxa"/>
            <w:tcMar>
              <w:top w:w="130" w:type="dxa"/>
              <w:left w:w="130" w:type="dxa"/>
              <w:bottom w:w="130" w:type="dxa"/>
              <w:right w:w="130" w:type="dxa"/>
            </w:tcMar>
            <w:vAlign w:val="center"/>
          </w:tcPr>
          <w:p w14:paraId="40CC07A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40人日／2人</w:t>
            </w:r>
          </w:p>
        </w:tc>
      </w:tr>
    </w:tbl>
    <w:p>
      <w:pPr>
        <w:spacing w:line="240" w:lineRule="auto"/>
        <w:jc w:val="right"/>
        <w:rPr>
          <w:ins w:id="91900" w:author="Ryo Wakayama" w:date="2026-10-20T09:00:00Z"/>
          <w:rFonts w:ascii="BIZ UDPゴシック" w:eastAsia="BIZ UDPゴシック" w:hAnsi="BIZ UDPゴシック"/>
        </w:rPr>
      </w:pPr>
      <w:ins w:id="91901" w:author="Ryo Wakayama" w:date="2026-10-20T09:00:00Z">
        <w:r>
          <w:rPr>
            <w:rFonts w:ascii="BIZ UDPゴシック" w:eastAsia="BIZ UDPゴシック" w:hAnsi="BIZ UDPゴシック"/>
            <w:sz w:val="18"/>
            <w:szCs w:val="18"/>
          </w:rPr>
          <w:t xml:space="preserve">資料：本計画による推計（本章冒頭の見込量の定め方による）</w:t>
        </w:r>
      </w:ins>
    </w:p>
    <w:p w14:paraId="28F07F06" w14:textId="77777777" w:rsidR="009D6CAB" w:rsidRPr="00370011"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rPr>
      </w:pPr>
      <w:r>
        <w:rPr>
          <w:rFonts w:ascii="BIZ UDPゴシック" w:eastAsia="BIZ UDPゴシック" w:hAnsi="BIZ UDPゴシック"/>
          <w:b/>
          <w:bCs/>
          <w:color w:val="FFFFFF"/>
        </w:rPr>
        <w:t>〈 見込量確保の方策 〉</w:t>
      </w:r>
    </w:p>
    <w:p w14:paraId="2D45E305"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町内には事業所がないため、町外の事業所を利用せざるを得ない状況にあります。地域生活移行者等が自立した日常生活をおくるための訓練として利用されており、第7期の利用実績（月2～5人）を踏まえ、各年度2人、40人日を見込んでいます。</w:t>
      </w:r>
    </w:p>
    <w:p w14:paraId="6D23087C"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（3）就労選択支援</w:t>
      </w:r>
    </w:p>
    <w:p>
      <w:pPr>
        <w:spacing w:before="260" w:after="160"/>
        <w:rPr>
          <w:ins w:id="91902" w:author="Ryo Wakayama" w:date="2026-10-20T09:00:00Z"/>
          <w:rFonts w:ascii="BIZ UDPゴシック" w:eastAsia="BIZ UDPゴシック" w:hAnsi="BIZ UDPゴシック"/>
        </w:rPr>
      </w:pPr>
      <w:ins w:id="91903" w:author="Ryo Wakayama" w:date="2026-10-20T09:00:00Z">
        <w:r>
          <w:rPr>
            <w:rFonts w:ascii="BIZ UDPゴシック" w:eastAsia="BIZ UDPゴシック" w:hAnsi="BIZ UDPゴシック"/>
            <w:sz w:val="22"/>
            <w:szCs w:val="22"/>
          </w:rPr>
          <w:t xml:space="preserve">【表83】就労選択支援の内容</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00"/>
        <w:gridCol w:w="2500"/>
      </w:tblGrid>
      <w:tr w:rsidR="009D6CAB" w:rsidRPr="00370011" w14:paraId="1A761666" w14:textId="77777777">
        <w:trPr>
          <w:cantSplit/>
          <w:tblHeader/>
        </w:trPr>
        <w:tc>
          <w:tcPr>
            <w:tcW w:w="1800" w:type="dxa"/>
            <w:shd w:val="clear" w:color="auto" w:fill="DCE8DC"/>
            <w:tcMar>
              <w:top w:w="130" w:type="dxa"/>
              <w:left w:w="130" w:type="dxa"/>
              <w:bottom w:w="130" w:type="dxa"/>
              <w:right w:w="130" w:type="dxa"/>
            </w:tcMar>
            <w:vAlign w:val="center"/>
          </w:tcPr>
          <w:p w14:paraId="74097CC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給付の種類</w:t>
            </w:r>
          </w:p>
        </w:tc>
        <w:tc>
          <w:tcPr>
            <w:tcW w:w="4700" w:type="dxa"/>
            <w:shd w:val="clear" w:color="auto" w:fill="DCE8DC"/>
            <w:tcMar>
              <w:top w:w="130" w:type="dxa"/>
              <w:left w:w="130" w:type="dxa"/>
              <w:bottom w:w="130" w:type="dxa"/>
              <w:right w:w="130" w:type="dxa"/>
            </w:tcMar>
            <w:vAlign w:val="center"/>
          </w:tcPr>
          <w:p w14:paraId="2B0592C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0FDC88B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2D7B2941" w14:textId="77777777">
        <w:trPr>
          <w:cantSplit/>
        </w:trPr>
        <w:tc>
          <w:tcPr>
            <w:tcW w:w="1800" w:type="dxa"/>
            <w:tcMar>
              <w:top w:w="130" w:type="dxa"/>
              <w:left w:w="130" w:type="dxa"/>
              <w:bottom w:w="130" w:type="dxa"/>
              <w:right w:w="130" w:type="dxa"/>
            </w:tcMar>
            <w:vAlign w:val="center"/>
          </w:tcPr>
          <w:p w14:paraId="3F45FDD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自立支援給付（訓練等給付）</w:t>
            </w:r>
          </w:p>
        </w:tc>
        <w:tc>
          <w:tcPr>
            <w:tcW w:w="4700" w:type="dxa"/>
            <w:tcMar>
              <w:top w:w="130" w:type="dxa"/>
              <w:left w:w="130" w:type="dxa"/>
              <w:bottom w:w="130" w:type="dxa"/>
              <w:right w:w="130" w:type="dxa"/>
            </w:tcMar>
            <w:vAlign w:val="center"/>
          </w:tcPr>
          <w:p w14:paraId="7B277F6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障がい者本人が就労先・働き方についてより良い選択ができるよう、就労アセスメントの手法を活用して、本人の希望、就労能力や適性等に合った選択を支援します。</w:t>
            </w:r>
          </w:p>
        </w:tc>
        <w:tc>
          <w:tcPr>
            <w:tcW w:w="2500" w:type="dxa"/>
            <w:tcMar>
              <w:top w:w="130" w:type="dxa"/>
              <w:left w:w="130" w:type="dxa"/>
              <w:bottom w:w="130" w:type="dxa"/>
              <w:right w:w="130" w:type="dxa"/>
            </w:tcMar>
            <w:vAlign w:val="center"/>
          </w:tcPr>
          <w:p w14:paraId="354EDCD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就労移行支援又は就労継続支援を利用する意向を有する者及び現に利用している者</w:t>
            </w:r>
          </w:p>
        </w:tc>
      </w:tr>
    </w:tbl>
    <w:p w14:paraId="68EA73D5" w14:textId="77777777" w:rsidR="009D6CAB" w:rsidRPr="00370011" w:rsidRDefault="00000000" w:rsidP="00193735">
      <w:pPr>
        <w:spacing w:before="260" w:after="160"/>
        <w:rPr>
          <w:rFonts w:ascii="BIZ UDPゴシック" w:eastAsia="BIZ UDPゴシック" w:hAnsi="BIZ UDPゴシック"/>
        </w:rPr>
      </w:pPr>
      <w:del w:id="91904" w:author="Ryo Wakayama" w:date="2026-10-23T09:00:00Z">
        <w:r>
          <w:rPr>
            <w:rFonts w:ascii="BIZ UDPゴシック" w:eastAsia="BIZ UDPゴシック" w:hAnsi="BIZ UDPゴシック"/>
            <w:b/>
            <w:bCs/>
            <w:sz w:val="22"/>
            <w:szCs w:val="22"/>
          </w:rPr>
          <w:delText xml:space="preserve">■</w:delText>
        </w:r>
      </w:del>
      <w:ins w:id="91905" w:author="Ryo Wakayama" w:date="2026-10-23T09:00:00Z">
        <w:r>
          <w:rPr>
            <w:rFonts w:ascii="BIZ UDPゴシック" w:eastAsia="BIZ UDPゴシック" w:hAnsi="BIZ UDPゴシック"/>
            <w:b/>
            <w:bCs/>
            <w:sz w:val="22"/>
            <w:szCs w:val="22"/>
          </w:rPr>
          <w:t xml:space="preserve">【表84】就労選択支援の</w:t>
        </w:r>
      </w:ins>
      <w:r>
        <w:rPr>
          <w:rFonts w:ascii="BIZ UDPゴシック" w:eastAsia="BIZ UDPゴシック" w:hAnsi="BIZ UDPゴシック"/>
          <w:b/>
          <w:bCs/>
          <w:sz w:val="22"/>
          <w:szCs w:val="22"/>
        </w:rPr>
        <w:t xml:space="preserve">第7期の実績（1か月あたり）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36BE4E28" w14:textId="77777777">
        <w:trPr>
          <w:cantSplit/>
          <w:tblHeader/>
        </w:trPr>
        <w:tc>
          <w:tcPr>
            <w:tcW w:w="2400" w:type="dxa"/>
            <w:shd w:val="clear" w:color="auto" w:fill="DCE8DC"/>
            <w:tcMar>
              <w:top w:w="130" w:type="dxa"/>
              <w:left w:w="130" w:type="dxa"/>
              <w:bottom w:w="130" w:type="dxa"/>
              <w:right w:w="130" w:type="dxa"/>
            </w:tcMar>
            <w:vAlign w:val="center"/>
          </w:tcPr>
          <w:p w14:paraId="056AAEB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第7期</w:t>
            </w:r>
          </w:p>
        </w:tc>
        <w:tc>
          <w:tcPr>
            <w:tcW w:w="2200" w:type="dxa"/>
            <w:shd w:val="clear" w:color="auto" w:fill="DCE8DC"/>
            <w:tcMar>
              <w:top w:w="130" w:type="dxa"/>
              <w:left w:w="130" w:type="dxa"/>
              <w:bottom w:w="130" w:type="dxa"/>
              <w:right w:w="130" w:type="dxa"/>
            </w:tcMar>
            <w:vAlign w:val="center"/>
          </w:tcPr>
          <w:p w14:paraId="68BC568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令和6年度</w:t>
            </w:r>
          </w:p>
        </w:tc>
        <w:tc>
          <w:tcPr>
            <w:tcW w:w="2200" w:type="dxa"/>
            <w:shd w:val="clear" w:color="auto" w:fill="DCE8DC"/>
            <w:tcMar>
              <w:top w:w="130" w:type="dxa"/>
              <w:left w:w="130" w:type="dxa"/>
              <w:bottom w:w="130" w:type="dxa"/>
              <w:right w:w="130" w:type="dxa"/>
            </w:tcMar>
            <w:vAlign w:val="center"/>
          </w:tcPr>
          <w:p w14:paraId="1C50428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令和7年度</w:t>
            </w:r>
          </w:p>
        </w:tc>
        <w:tc>
          <w:tcPr>
            <w:tcW w:w="2200" w:type="dxa"/>
            <w:shd w:val="clear" w:color="auto" w:fill="DCE8DC"/>
            <w:tcMar>
              <w:top w:w="130" w:type="dxa"/>
              <w:left w:w="130" w:type="dxa"/>
              <w:bottom w:w="130" w:type="dxa"/>
              <w:right w:w="130" w:type="dxa"/>
            </w:tcMar>
            <w:vAlign w:val="center"/>
          </w:tcPr>
          <w:p w14:paraId="4E15D5F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令和8年度</w:t>
            </w:r>
          </w:p>
        </w:tc>
      </w:tr>
      <w:tr w:rsidR="009D6CAB" w:rsidRPr="00370011" w14:paraId="2DC176B6" w14:textId="77777777">
        <w:trPr>
          <w:cantSplit/>
        </w:trPr>
        <w:tc>
          <w:tcPr>
            <w:tcW w:w="2400" w:type="dxa"/>
            <w:tcMar>
              <w:top w:w="130" w:type="dxa"/>
              <w:left w:w="130" w:type="dxa"/>
              <w:bottom w:w="130" w:type="dxa"/>
              <w:right w:w="130" w:type="dxa"/>
            </w:tcMar>
            <w:vAlign w:val="center"/>
          </w:tcPr>
          <w:p w14:paraId="3DC91DD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就労選択支援</w:t>
            </w:r>
          </w:p>
        </w:tc>
        <w:tc>
          <w:tcPr>
            <w:tcW w:w="2200" w:type="dxa"/>
            <w:tcMar>
              <w:top w:w="130" w:type="dxa"/>
              <w:left w:w="130" w:type="dxa"/>
              <w:bottom w:w="130" w:type="dxa"/>
              <w:right w:w="130" w:type="dxa"/>
            </w:tcMar>
            <w:vAlign w:val="center"/>
          </w:tcPr>
          <w:p w14:paraId="678980C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w:t>
            </w:r>
          </w:p>
        </w:tc>
        <w:tc>
          <w:tcPr>
            <w:tcW w:w="2200" w:type="dxa"/>
            <w:tcMar>
              <w:top w:w="130" w:type="dxa"/>
              <w:left w:w="130" w:type="dxa"/>
              <w:bottom w:w="130" w:type="dxa"/>
              <w:right w:w="130" w:type="dxa"/>
            </w:tcMar>
            <w:vAlign w:val="center"/>
          </w:tcPr>
          <w:p w14:paraId="211DAEA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0AC11EA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r w:rsidR="009D6CAB" w:rsidRPr="00370011" w14:paraId="2DC176B6" w14:textId="77777777">
        <w:trPr>
          <w:cantSplit/>
          <w:ins w:id="90104" w:author="Ryo Wakayama" w:date="2026-10-20T09:00:00Z"/>
        </w:trPr>
        <w:tc>
          <w:tcPr>
            <w:tcW w:w="2400" w:type="dxa"/>
            <w:tcMar>
              <w:top w:w="130" w:type="dxa"/>
              <w:left w:w="130" w:type="dxa"/>
              <w:bottom w:w="130" w:type="dxa"/>
              <w:right w:w="130" w:type="dxa"/>
            </w:tcMar>
            <w:vAlign w:val="center"/>
          </w:tcPr>
          <w:p w14:paraId="3DC91DD0" w14:textId="77777777" w:rsidR="009D6CAB" w:rsidRPr="00370011" w:rsidRDefault="00000000">
            <w:pPr>
              <w:spacing w:line="320" w:lineRule="auto"/>
              <w:rPr>
                <w:ins w:id="90105" w:author="Ryo Wakayama" w:date="2026-10-20T09:00:00Z"/>
                <w:rFonts w:ascii="BIZ UDPゴシック" w:eastAsia="BIZ UDPゴシック" w:hAnsi="BIZ UDPゴシック"/>
              </w:rPr>
            </w:pPr>
            <w:ins w:id="90106" w:author="Ryo Wakayama" w:date="2026-10-20T09:00:00Z">
              <w:r>
                <w:rPr>
                  <w:rFonts w:ascii="BIZ UDPゴシック" w:eastAsia="BIZ UDPゴシック" w:hAnsi="BIZ UDPゴシック"/>
                  <w:sz w:val="20"/>
                  <w:szCs w:val="20"/>
                </w:rPr>
                <w:t xml:space="preserve">　第7期の計画値</w:t>
              </w:r>
            </w:ins>
          </w:p>
        </w:tc>
        <w:tc>
          <w:tcPr>
            <w:tcW w:w="2200" w:type="dxa"/>
            <w:tcMar>
              <w:top w:w="130" w:type="dxa"/>
              <w:left w:w="130" w:type="dxa"/>
              <w:bottom w:w="130" w:type="dxa"/>
              <w:right w:w="130" w:type="dxa"/>
            </w:tcMar>
            <w:vAlign w:val="center"/>
          </w:tcPr>
          <w:p w14:paraId="678980C3" w14:textId="77777777" w:rsidR="009D6CAB" w:rsidRPr="00370011" w:rsidRDefault="00000000">
            <w:pPr>
              <w:spacing w:line="320" w:lineRule="auto"/>
              <w:rPr>
                <w:ins w:id="90107" w:author="Ryo Wakayama" w:date="2026-10-20T09:00:00Z"/>
                <w:rFonts w:ascii="BIZ UDPゴシック" w:eastAsia="BIZ UDPゴシック" w:hAnsi="BIZ UDPゴシック"/>
              </w:rPr>
            </w:pPr>
            <w:ins w:id="90108" w:author="Ryo Wakayama" w:date="2026-10-20T09:00:00Z">
              <w:r>
                <w:rPr>
                  <w:rFonts w:ascii="BIZ UDPゴシック" w:eastAsia="BIZ UDPゴシック" w:hAnsi="BIZ UDPゴシック"/>
                  <w:sz w:val="20"/>
                  <w:szCs w:val="20"/>
                </w:rPr>
                <w:t xml:space="preserve">―</w:t>
              </w:r>
            </w:ins>
          </w:p>
        </w:tc>
        <w:tc>
          <w:tcPr>
            <w:tcW w:w="2200" w:type="dxa"/>
            <w:tcMar>
              <w:top w:w="130" w:type="dxa"/>
              <w:left w:w="130" w:type="dxa"/>
              <w:bottom w:w="130" w:type="dxa"/>
              <w:right w:w="130" w:type="dxa"/>
            </w:tcMar>
            <w:vAlign w:val="center"/>
          </w:tcPr>
          <w:p w14:paraId="211DAEA1" w14:textId="77777777" w:rsidR="009D6CAB" w:rsidRPr="00370011" w:rsidRDefault="00000000">
            <w:pPr>
              <w:spacing w:line="320" w:lineRule="auto"/>
              <w:rPr>
                <w:ins w:id="90109" w:author="Ryo Wakayama" w:date="2026-10-20T09:00:00Z"/>
                <w:rFonts w:ascii="BIZ UDPゴシック" w:eastAsia="BIZ UDPゴシック" w:hAnsi="BIZ UDPゴシック"/>
              </w:rPr>
            </w:pPr>
            <w:ins w:id="90110" w:author="Ryo Wakayama" w:date="2026-10-20T09:00:00Z">
              <w:r>
                <w:rPr>
                  <w:rFonts w:ascii="BIZ UDPゴシック" w:eastAsia="BIZ UDPゴシック" w:hAnsi="BIZ UDPゴシック"/>
                  <w:sz w:val="20"/>
                  <w:szCs w:val="20"/>
                </w:rPr>
                <w:t xml:space="preserve">―</w:t>
              </w:r>
            </w:ins>
          </w:p>
        </w:tc>
        <w:tc>
          <w:tcPr>
            <w:tcW w:w="2200" w:type="dxa"/>
            <w:tcMar>
              <w:top w:w="130" w:type="dxa"/>
              <w:left w:w="130" w:type="dxa"/>
              <w:bottom w:w="130" w:type="dxa"/>
              <w:right w:w="130" w:type="dxa"/>
            </w:tcMar>
            <w:vAlign w:val="center"/>
          </w:tcPr>
          <w:p w14:paraId="0AC11EA6" w14:textId="77777777" w:rsidR="009D6CAB" w:rsidRPr="00370011" w:rsidRDefault="00000000">
            <w:pPr>
              <w:spacing w:line="320" w:lineRule="auto"/>
              <w:rPr>
                <w:ins w:id="90111" w:author="Ryo Wakayama" w:date="2026-10-20T09:00:00Z"/>
                <w:rFonts w:ascii="BIZ UDPゴシック" w:eastAsia="BIZ UDPゴシック" w:hAnsi="BIZ UDPゴシック"/>
              </w:rPr>
            </w:pPr>
            <w:ins w:id="90112" w:author="Ryo Wakayama" w:date="2026-10-20T09:00:00Z">
              <w:r>
                <w:rPr>
                  <w:rFonts w:ascii="BIZ UDPゴシック" w:eastAsia="BIZ UDPゴシック" w:hAnsi="BIZ UDPゴシック"/>
                  <w:sz w:val="20"/>
                  <w:szCs w:val="20"/>
                </w:rPr>
                <w:t xml:space="preserve">―</w:t>
              </w:r>
            </w:ins>
          </w:p>
        </w:tc>
      </w:tr>
    </w:tbl>
    <w:p>
      <w:pPr>
        <w:spacing w:line="240" w:lineRule="auto"/>
        <w:jc w:val="right"/>
        <w:rPr>
          <w:ins w:id="91906" w:author="Ryo Wakayama" w:date="2026-10-20T09:00:00Z"/>
          <w:rFonts w:ascii="BIZ UDPゴシック" w:eastAsia="BIZ UDPゴシック" w:hAnsi="BIZ UDPゴシック"/>
        </w:rPr>
      </w:pPr>
      <w:ins w:id="91907" w:author="Ryo Wakayama" w:date="2026-10-20T09:00:00Z">
        <w:r>
          <w:rPr>
            <w:rFonts w:ascii="BIZ UDPゴシック" w:eastAsia="BIZ UDPゴシック" w:hAnsi="BIZ UDPゴシック"/>
            <w:sz w:val="18"/>
            <w:szCs w:val="18"/>
          </w:rPr>
          <w:t xml:space="preserve">資料：健康福祉課（障がい福祉サービス等の給付実績。令和8年度は見込み）、第7期の計画値は前回計画（令和6年3月）</w:t>
        </w:r>
      </w:ins>
    </w:p>
    <w:p w14:paraId="71F3E4A1" w14:textId="77777777" w:rsidR="009D6CAB" w:rsidRPr="00370011" w:rsidRDefault="00000000" w:rsidP="00193735">
      <w:pPr>
        <w:spacing w:before="260" w:after="160"/>
        <w:rPr>
          <w:rFonts w:ascii="BIZ UDPゴシック" w:eastAsia="BIZ UDPゴシック" w:hAnsi="BIZ UDPゴシック"/>
        </w:rPr>
      </w:pPr>
      <w:del w:id="91908" w:author="Ryo Wakayama" w:date="2026-10-23T09:00:00Z">
        <w:r>
          <w:rPr>
            <w:rFonts w:ascii="BIZ UDPゴシック" w:eastAsia="BIZ UDPゴシック" w:hAnsi="BIZ UDPゴシック"/>
            <w:b/>
            <w:bCs/>
            <w:sz w:val="22"/>
            <w:szCs w:val="22"/>
          </w:rPr>
          <w:delText xml:space="preserve">■</w:delText>
        </w:r>
      </w:del>
      <w:ins w:id="91909" w:author="Ryo Wakayama" w:date="2026-10-23T09:00:00Z">
        <w:r>
          <w:rPr>
            <w:rFonts w:ascii="BIZ UDPゴシック" w:eastAsia="BIZ UDPゴシック" w:hAnsi="BIZ UDPゴシック"/>
            <w:b/>
            <w:bCs/>
            <w:sz w:val="22"/>
            <w:szCs w:val="22"/>
          </w:rPr>
          <w:t xml:space="preserve">【表85】就労選択支援の</w:t>
        </w:r>
      </w:ins>
      <w:r>
        <w:rPr>
          <w:rFonts w:ascii="BIZ UDPゴシック" w:eastAsia="BIZ UDPゴシック" w:hAnsi="BIZ UDPゴシック"/>
          <w:b/>
          <w:bCs/>
          <w:sz w:val="22"/>
          <w:szCs w:val="22"/>
        </w:rPr>
        <w:t xml:space="preserve">第8期の見込量（1か月あたり）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453FA672" w14:textId="77777777">
        <w:trPr>
          <w:cantSplit/>
          <w:tblHeader/>
        </w:trPr>
        <w:tc>
          <w:tcPr>
            <w:tcW w:w="2400" w:type="dxa"/>
            <w:shd w:val="clear" w:color="auto" w:fill="DCE8DC"/>
            <w:tcMar>
              <w:top w:w="130" w:type="dxa"/>
              <w:left w:w="130" w:type="dxa"/>
              <w:bottom w:w="130" w:type="dxa"/>
              <w:right w:w="130" w:type="dxa"/>
            </w:tcMar>
            <w:vAlign w:val="center"/>
          </w:tcPr>
          <w:p w14:paraId="3496DD6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第8期</w:t>
            </w:r>
          </w:p>
        </w:tc>
        <w:tc>
          <w:tcPr>
            <w:tcW w:w="2200" w:type="dxa"/>
            <w:shd w:val="clear" w:color="auto" w:fill="DCE8DC"/>
            <w:tcMar>
              <w:top w:w="130" w:type="dxa"/>
              <w:left w:w="130" w:type="dxa"/>
              <w:bottom w:w="130" w:type="dxa"/>
              <w:right w:w="130" w:type="dxa"/>
            </w:tcMar>
            <w:vAlign w:val="center"/>
          </w:tcPr>
          <w:p w14:paraId="1AB8043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令和9年度</w:t>
            </w:r>
          </w:p>
        </w:tc>
        <w:tc>
          <w:tcPr>
            <w:tcW w:w="2200" w:type="dxa"/>
            <w:shd w:val="clear" w:color="auto" w:fill="DCE8DC"/>
            <w:tcMar>
              <w:top w:w="130" w:type="dxa"/>
              <w:left w:w="130" w:type="dxa"/>
              <w:bottom w:w="130" w:type="dxa"/>
              <w:right w:w="130" w:type="dxa"/>
            </w:tcMar>
            <w:vAlign w:val="center"/>
          </w:tcPr>
          <w:p w14:paraId="2085B4D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4477DBF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5E727F3F" w14:textId="77777777">
        <w:trPr>
          <w:cantSplit/>
        </w:trPr>
        <w:tc>
          <w:tcPr>
            <w:tcW w:w="2400" w:type="dxa"/>
            <w:tcMar>
              <w:top w:w="130" w:type="dxa"/>
              <w:left w:w="130" w:type="dxa"/>
              <w:bottom w:w="130" w:type="dxa"/>
              <w:right w:w="130" w:type="dxa"/>
            </w:tcMar>
            <w:vAlign w:val="center"/>
          </w:tcPr>
          <w:p w14:paraId="35E130F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就労選択支援</w:t>
            </w:r>
          </w:p>
        </w:tc>
        <w:tc>
          <w:tcPr>
            <w:tcW w:w="2200" w:type="dxa"/>
            <w:tcMar>
              <w:top w:w="130" w:type="dxa"/>
              <w:left w:w="130" w:type="dxa"/>
              <w:bottom w:w="130" w:type="dxa"/>
              <w:right w:w="130" w:type="dxa"/>
            </w:tcMar>
            <w:vAlign w:val="center"/>
          </w:tcPr>
          <w:p w14:paraId="1B204D7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4149CBD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471DD49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r>
    </w:tbl>
    <w:p>
      <w:pPr>
        <w:spacing w:line="240" w:lineRule="auto"/>
        <w:jc w:val="right"/>
        <w:rPr>
          <w:ins w:id="91910" w:author="Ryo Wakayama" w:date="2026-10-20T09:00:00Z"/>
          <w:rFonts w:ascii="BIZ UDPゴシック" w:eastAsia="BIZ UDPゴシック" w:hAnsi="BIZ UDPゴシック"/>
        </w:rPr>
      </w:pPr>
      <w:ins w:id="91911" w:author="Ryo Wakayama" w:date="2026-10-20T09:00:00Z">
        <w:r>
          <w:rPr>
            <w:rFonts w:ascii="BIZ UDPゴシック" w:eastAsia="BIZ UDPゴシック" w:hAnsi="BIZ UDPゴシック"/>
            <w:sz w:val="18"/>
            <w:szCs w:val="18"/>
          </w:rPr>
          <w:t xml:space="preserve">資料：本計画による推計（本章冒頭の見込量の定め方による）</w:t>
        </w:r>
      </w:ins>
    </w:p>
    <w:p w14:paraId="69888986" w14:textId="77777777" w:rsidR="009D6CAB" w:rsidRPr="00370011"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rPr>
      </w:pPr>
      <w:r>
        <w:rPr>
          <w:rFonts w:ascii="BIZ UDPゴシック" w:eastAsia="BIZ UDPゴシック" w:hAnsi="BIZ UDPゴシック"/>
          <w:b/>
          <w:bCs/>
          <w:color w:val="FFFFFF"/>
        </w:rPr>
        <w:lastRenderedPageBreak/>
        <w:t>〈 見込量確保の方策 〉</w:t>
      </w:r>
    </w:p>
    <w:p w14:paraId="3610BA43"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令和7年10月に創設された新サービスです。町内には事業所がないため、町外の事業所を利用せざるを得ない状況にありますが、就労継続支援Ｂ型を新たに利用する際の入口となるサービスであり、令和9年4月以降は新たに就労継続支援Ａ型を利用する場合等にも原則として利用する仕組みとなる予定であることから、利用希望者が必要な時に利用できるよう、近隣事業所や田村地方基幹相談支援センターと連携して体制を確保します。</w:t>
      </w:r>
    </w:p>
    <w:p w14:paraId="3AC67B59"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（4）就労移行支援</w:t>
      </w:r>
    </w:p>
    <w:p>
      <w:pPr>
        <w:spacing w:before="260" w:after="160"/>
        <w:rPr>
          <w:ins w:id="91912" w:author="Ryo Wakayama" w:date="2026-10-20T09:00:00Z"/>
          <w:rFonts w:ascii="BIZ UDPゴシック" w:eastAsia="BIZ UDPゴシック" w:hAnsi="BIZ UDPゴシック"/>
        </w:rPr>
      </w:pPr>
      <w:ins w:id="91913" w:author="Ryo Wakayama" w:date="2026-10-20T09:00:00Z">
        <w:r>
          <w:rPr>
            <w:rFonts w:ascii="BIZ UDPゴシック" w:eastAsia="BIZ UDPゴシック" w:hAnsi="BIZ UDPゴシック"/>
            <w:sz w:val="22"/>
            <w:szCs w:val="22"/>
          </w:rPr>
          <w:t xml:space="preserve">【表86】就労移行支援の内容</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00"/>
        <w:gridCol w:w="2500"/>
      </w:tblGrid>
      <w:tr w:rsidR="009D6CAB" w:rsidRPr="00370011" w14:paraId="6C071874" w14:textId="77777777">
        <w:trPr>
          <w:cantSplit/>
          <w:tblHeader/>
        </w:trPr>
        <w:tc>
          <w:tcPr>
            <w:tcW w:w="1800" w:type="dxa"/>
            <w:shd w:val="clear" w:color="auto" w:fill="DCE8DC"/>
            <w:tcMar>
              <w:top w:w="130" w:type="dxa"/>
              <w:left w:w="130" w:type="dxa"/>
              <w:bottom w:w="130" w:type="dxa"/>
              <w:right w:w="130" w:type="dxa"/>
            </w:tcMar>
            <w:vAlign w:val="center"/>
          </w:tcPr>
          <w:p w14:paraId="6B76EB7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給付の種類</w:t>
            </w:r>
          </w:p>
        </w:tc>
        <w:tc>
          <w:tcPr>
            <w:tcW w:w="4700" w:type="dxa"/>
            <w:shd w:val="clear" w:color="auto" w:fill="DCE8DC"/>
            <w:tcMar>
              <w:top w:w="130" w:type="dxa"/>
              <w:left w:w="130" w:type="dxa"/>
              <w:bottom w:w="130" w:type="dxa"/>
              <w:right w:w="130" w:type="dxa"/>
            </w:tcMar>
            <w:vAlign w:val="center"/>
          </w:tcPr>
          <w:p w14:paraId="4C33D77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7BDD18A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17456784" w14:textId="77777777">
        <w:trPr>
          <w:cantSplit/>
        </w:trPr>
        <w:tc>
          <w:tcPr>
            <w:tcW w:w="1800" w:type="dxa"/>
            <w:tcMar>
              <w:top w:w="130" w:type="dxa"/>
              <w:left w:w="130" w:type="dxa"/>
              <w:bottom w:w="130" w:type="dxa"/>
              <w:right w:w="130" w:type="dxa"/>
            </w:tcMar>
            <w:vAlign w:val="center"/>
          </w:tcPr>
          <w:p w14:paraId="6742021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自立支援給付（訓練等給付）</w:t>
            </w:r>
          </w:p>
        </w:tc>
        <w:tc>
          <w:tcPr>
            <w:tcW w:w="4700" w:type="dxa"/>
            <w:tcMar>
              <w:top w:w="130" w:type="dxa"/>
              <w:left w:w="130" w:type="dxa"/>
              <w:bottom w:w="130" w:type="dxa"/>
              <w:right w:w="130" w:type="dxa"/>
            </w:tcMar>
            <w:vAlign w:val="center"/>
          </w:tcPr>
          <w:p w14:paraId="6A561D9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就労に必要な知識及び能力の向上のために必要な訓練、求職活動に関する支援、その適性に応じた職場の開拓、就職後の職場定着のための支援等を行います。</w:t>
            </w:r>
          </w:p>
        </w:tc>
        <w:tc>
          <w:tcPr>
            <w:tcW w:w="2500" w:type="dxa"/>
            <w:tcMar>
              <w:top w:w="130" w:type="dxa"/>
              <w:left w:w="130" w:type="dxa"/>
              <w:bottom w:w="130" w:type="dxa"/>
              <w:right w:w="130" w:type="dxa"/>
            </w:tcMar>
            <w:vAlign w:val="center"/>
          </w:tcPr>
          <w:p w14:paraId="04BB0F4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一般就労を希望する65歳未満の者</w:t>
            </w:r>
          </w:p>
        </w:tc>
      </w:tr>
    </w:tbl>
    <w:p w14:paraId="5CA0F530" w14:textId="77777777" w:rsidR="009D6CAB" w:rsidRPr="00370011" w:rsidRDefault="00000000" w:rsidP="00193735">
      <w:pPr>
        <w:spacing w:before="260" w:after="160"/>
        <w:rPr>
          <w:rFonts w:ascii="BIZ UDPゴシック" w:eastAsia="BIZ UDPゴシック" w:hAnsi="BIZ UDPゴシック"/>
        </w:rPr>
      </w:pPr>
      <w:del w:id="91914" w:author="Ryo Wakayama" w:date="2026-10-23T09:00:00Z">
        <w:r>
          <w:rPr>
            <w:rFonts w:ascii="BIZ UDPゴシック" w:eastAsia="BIZ UDPゴシック" w:hAnsi="BIZ UDPゴシック"/>
            <w:b/>
            <w:bCs/>
            <w:sz w:val="22"/>
            <w:szCs w:val="22"/>
          </w:rPr>
          <w:delText xml:space="preserve">■</w:delText>
        </w:r>
      </w:del>
      <w:ins w:id="91915" w:author="Ryo Wakayama" w:date="2026-10-23T09:00:00Z">
        <w:r>
          <w:rPr>
            <w:rFonts w:ascii="BIZ UDPゴシック" w:eastAsia="BIZ UDPゴシック" w:hAnsi="BIZ UDPゴシック"/>
            <w:b/>
            <w:bCs/>
            <w:sz w:val="22"/>
            <w:szCs w:val="22"/>
          </w:rPr>
          <w:t xml:space="preserve">【表87】就労移行支援の</w:t>
        </w:r>
      </w:ins>
      <w:r>
        <w:rPr>
          <w:rFonts w:ascii="BIZ UDPゴシック" w:eastAsia="BIZ UDPゴシック" w:hAnsi="BIZ UDPゴシック"/>
          <w:b/>
          <w:bCs/>
          <w:sz w:val="22"/>
          <w:szCs w:val="22"/>
        </w:rPr>
        <w:t xml:space="preserve">第7期の実績（1か月あたり）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0AFF8D6A" w14:textId="77777777">
        <w:trPr>
          <w:cantSplit/>
          <w:tblHeader/>
        </w:trPr>
        <w:tc>
          <w:tcPr>
            <w:tcW w:w="2400" w:type="dxa"/>
            <w:shd w:val="clear" w:color="auto" w:fill="DCE8DC"/>
            <w:tcMar>
              <w:top w:w="130" w:type="dxa"/>
              <w:left w:w="130" w:type="dxa"/>
              <w:bottom w:w="130" w:type="dxa"/>
              <w:right w:w="130" w:type="dxa"/>
            </w:tcMar>
            <w:vAlign w:val="center"/>
          </w:tcPr>
          <w:p w14:paraId="25EB222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第7期</w:t>
            </w:r>
          </w:p>
        </w:tc>
        <w:tc>
          <w:tcPr>
            <w:tcW w:w="2200" w:type="dxa"/>
            <w:shd w:val="clear" w:color="auto" w:fill="DCE8DC"/>
            <w:tcMar>
              <w:top w:w="130" w:type="dxa"/>
              <w:left w:w="130" w:type="dxa"/>
              <w:bottom w:w="130" w:type="dxa"/>
              <w:right w:w="130" w:type="dxa"/>
            </w:tcMar>
            <w:vAlign w:val="center"/>
          </w:tcPr>
          <w:p w14:paraId="488A2BB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令和6年度</w:t>
            </w:r>
          </w:p>
        </w:tc>
        <w:tc>
          <w:tcPr>
            <w:tcW w:w="2200" w:type="dxa"/>
            <w:shd w:val="clear" w:color="auto" w:fill="DCE8DC"/>
            <w:tcMar>
              <w:top w:w="130" w:type="dxa"/>
              <w:left w:w="130" w:type="dxa"/>
              <w:bottom w:w="130" w:type="dxa"/>
              <w:right w:w="130" w:type="dxa"/>
            </w:tcMar>
            <w:vAlign w:val="center"/>
          </w:tcPr>
          <w:p w14:paraId="77BB63B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令和7年度</w:t>
            </w:r>
          </w:p>
        </w:tc>
        <w:tc>
          <w:tcPr>
            <w:tcW w:w="2200" w:type="dxa"/>
            <w:shd w:val="clear" w:color="auto" w:fill="DCE8DC"/>
            <w:tcMar>
              <w:top w:w="130" w:type="dxa"/>
              <w:left w:w="130" w:type="dxa"/>
              <w:bottom w:w="130" w:type="dxa"/>
              <w:right w:w="130" w:type="dxa"/>
            </w:tcMar>
            <w:vAlign w:val="center"/>
          </w:tcPr>
          <w:p w14:paraId="6AEC6C3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令和8年度</w:t>
            </w:r>
          </w:p>
        </w:tc>
      </w:tr>
      <w:tr w:rsidR="009D6CAB" w:rsidRPr="00370011" w14:paraId="39D08D89" w14:textId="77777777">
        <w:trPr>
          <w:cantSplit/>
        </w:trPr>
        <w:tc>
          <w:tcPr>
            <w:tcW w:w="2400" w:type="dxa"/>
            <w:tcMar>
              <w:top w:w="130" w:type="dxa"/>
              <w:left w:w="130" w:type="dxa"/>
              <w:bottom w:w="130" w:type="dxa"/>
              <w:right w:w="130" w:type="dxa"/>
            </w:tcMar>
            <w:vAlign w:val="center"/>
          </w:tcPr>
          <w:p w14:paraId="08E0C77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就労移行支援</w:t>
            </w:r>
          </w:p>
        </w:tc>
        <w:tc>
          <w:tcPr>
            <w:tcW w:w="2200" w:type="dxa"/>
            <w:tcMar>
              <w:top w:w="130" w:type="dxa"/>
              <w:left w:w="130" w:type="dxa"/>
              <w:bottom w:w="130" w:type="dxa"/>
              <w:right w:w="130" w:type="dxa"/>
            </w:tcMar>
            <w:vAlign w:val="center"/>
          </w:tcPr>
          <w:p w14:paraId="3251F82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21人日／1人</w:t>
            </w:r>
          </w:p>
        </w:tc>
        <w:tc>
          <w:tcPr>
            <w:tcW w:w="2200" w:type="dxa"/>
            <w:tcMar>
              <w:top w:w="130" w:type="dxa"/>
              <w:left w:w="130" w:type="dxa"/>
              <w:bottom w:w="130" w:type="dxa"/>
              <w:right w:w="130" w:type="dxa"/>
            </w:tcMar>
            <w:vAlign w:val="center"/>
          </w:tcPr>
          <w:p w14:paraId="0DA9BFA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29人日／2人</w:t>
            </w:r>
          </w:p>
        </w:tc>
        <w:tc>
          <w:tcPr>
            <w:tcW w:w="2200" w:type="dxa"/>
            <w:tcMar>
              <w:top w:w="130" w:type="dxa"/>
              <w:left w:w="130" w:type="dxa"/>
              <w:bottom w:w="130" w:type="dxa"/>
              <w:right w:w="130" w:type="dxa"/>
            </w:tcMar>
            <w:vAlign w:val="center"/>
          </w:tcPr>
          <w:p w14:paraId="442AD23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r>
      <w:tr w:rsidR="009D6CAB" w:rsidRPr="00370011" w14:paraId="39D08D89" w14:textId="77777777">
        <w:trPr>
          <w:cantSplit/>
          <w:ins w:id="90113" w:author="Ryo Wakayama" w:date="2026-10-20T09:00:00Z"/>
        </w:trPr>
        <w:tc>
          <w:tcPr>
            <w:tcW w:w="2400" w:type="dxa"/>
            <w:tcMar>
              <w:top w:w="130" w:type="dxa"/>
              <w:left w:w="130" w:type="dxa"/>
              <w:bottom w:w="130" w:type="dxa"/>
              <w:right w:w="130" w:type="dxa"/>
            </w:tcMar>
            <w:vAlign w:val="center"/>
          </w:tcPr>
          <w:p w14:paraId="08E0C77F" w14:textId="77777777" w:rsidR="009D6CAB" w:rsidRPr="00370011" w:rsidRDefault="00000000">
            <w:pPr>
              <w:spacing w:line="320" w:lineRule="auto"/>
              <w:rPr>
                <w:ins w:id="90114" w:author="Ryo Wakayama" w:date="2026-10-20T09:00:00Z"/>
                <w:rFonts w:ascii="BIZ UDPゴシック" w:eastAsia="BIZ UDPゴシック" w:hAnsi="BIZ UDPゴシック"/>
              </w:rPr>
            </w:pPr>
            <w:ins w:id="90115" w:author="Ryo Wakayama" w:date="2026-10-20T09:00:00Z">
              <w:r>
                <w:rPr>
                  <w:rFonts w:ascii="BIZ UDPゴシック" w:eastAsia="BIZ UDPゴシック" w:hAnsi="BIZ UDPゴシック"/>
                  <w:sz w:val="20"/>
                  <w:szCs w:val="20"/>
                </w:rPr>
                <w:t xml:space="preserve">　第7期の計画値</w:t>
              </w:r>
            </w:ins>
          </w:p>
        </w:tc>
        <w:tc>
          <w:tcPr>
            <w:tcW w:w="2200" w:type="dxa"/>
            <w:tcMar>
              <w:top w:w="130" w:type="dxa"/>
              <w:left w:w="130" w:type="dxa"/>
              <w:bottom w:w="130" w:type="dxa"/>
              <w:right w:w="130" w:type="dxa"/>
            </w:tcMar>
            <w:vAlign w:val="center"/>
          </w:tcPr>
          <w:p w14:paraId="3251F827" w14:textId="77777777" w:rsidR="009D6CAB" w:rsidRPr="00370011" w:rsidRDefault="00000000">
            <w:pPr>
              <w:spacing w:line="320" w:lineRule="auto"/>
              <w:rPr>
                <w:ins w:id="90116" w:author="Ryo Wakayama" w:date="2026-10-20T09:00:00Z"/>
                <w:rFonts w:ascii="BIZ UDPゴシック" w:eastAsia="BIZ UDPゴシック" w:hAnsi="BIZ UDPゴシック"/>
              </w:rPr>
            </w:pPr>
            <w:ins w:id="90117" w:author="Ryo Wakayama" w:date="2026-10-20T09:00:00Z">
              <w:r>
                <w:rPr>
                  <w:rFonts w:ascii="BIZ UDPゴシック" w:eastAsia="BIZ UDPゴシック" w:hAnsi="BIZ UDPゴシック"/>
                  <w:sz w:val="20"/>
                  <w:szCs w:val="20"/>
                </w:rPr>
                <w:t xml:space="preserve">61人日／3人</w:t>
              </w:r>
            </w:ins>
          </w:p>
        </w:tc>
        <w:tc>
          <w:tcPr>
            <w:tcW w:w="2200" w:type="dxa"/>
            <w:tcMar>
              <w:top w:w="130" w:type="dxa"/>
              <w:left w:w="130" w:type="dxa"/>
              <w:bottom w:w="130" w:type="dxa"/>
              <w:right w:w="130" w:type="dxa"/>
            </w:tcMar>
            <w:vAlign w:val="center"/>
          </w:tcPr>
          <w:p w14:paraId="0DA9BFAC" w14:textId="77777777" w:rsidR="009D6CAB" w:rsidRPr="00370011" w:rsidRDefault="00000000">
            <w:pPr>
              <w:spacing w:line="320" w:lineRule="auto"/>
              <w:rPr>
                <w:ins w:id="90118" w:author="Ryo Wakayama" w:date="2026-10-20T09:00:00Z"/>
                <w:rFonts w:ascii="BIZ UDPゴシック" w:eastAsia="BIZ UDPゴシック" w:hAnsi="BIZ UDPゴシック"/>
              </w:rPr>
            </w:pPr>
            <w:ins w:id="90119" w:author="Ryo Wakayama" w:date="2026-10-20T09:00:00Z">
              <w:r>
                <w:rPr>
                  <w:rFonts w:ascii="BIZ UDPゴシック" w:eastAsia="BIZ UDPゴシック" w:hAnsi="BIZ UDPゴシック"/>
                  <w:sz w:val="20"/>
                  <w:szCs w:val="20"/>
                </w:rPr>
                <w:t xml:space="preserve">61人日／3人</w:t>
              </w:r>
            </w:ins>
          </w:p>
        </w:tc>
        <w:tc>
          <w:tcPr>
            <w:tcW w:w="2200" w:type="dxa"/>
            <w:tcMar>
              <w:top w:w="130" w:type="dxa"/>
              <w:left w:w="130" w:type="dxa"/>
              <w:bottom w:w="130" w:type="dxa"/>
              <w:right w:w="130" w:type="dxa"/>
            </w:tcMar>
            <w:vAlign w:val="center"/>
          </w:tcPr>
          <w:p w14:paraId="442AD23F" w14:textId="77777777" w:rsidR="009D6CAB" w:rsidRPr="00370011" w:rsidRDefault="00000000">
            <w:pPr>
              <w:spacing w:line="320" w:lineRule="auto"/>
              <w:rPr>
                <w:ins w:id="90120" w:author="Ryo Wakayama" w:date="2026-10-20T09:00:00Z"/>
                <w:rFonts w:ascii="BIZ UDPゴシック" w:eastAsia="BIZ UDPゴシック" w:hAnsi="BIZ UDPゴシック"/>
              </w:rPr>
            </w:pPr>
            <w:ins w:id="90121" w:author="Ryo Wakayama" w:date="2026-10-20T09:00:00Z">
              <w:r>
                <w:rPr>
                  <w:rFonts w:ascii="BIZ UDPゴシック" w:eastAsia="BIZ UDPゴシック" w:hAnsi="BIZ UDPゴシック"/>
                  <w:sz w:val="20"/>
                  <w:szCs w:val="20"/>
                </w:rPr>
                <w:t xml:space="preserve">61人日／3人</w:t>
              </w:r>
            </w:ins>
          </w:p>
        </w:tc>
      </w:tr>
    </w:tbl>
    <w:p>
      <w:pPr>
        <w:spacing w:line="240" w:lineRule="auto"/>
        <w:jc w:val="right"/>
        <w:rPr>
          <w:ins w:id="91916" w:author="Ryo Wakayama" w:date="2026-10-20T09:00:00Z"/>
          <w:rFonts w:ascii="BIZ UDPゴシック" w:eastAsia="BIZ UDPゴシック" w:hAnsi="BIZ UDPゴシック"/>
        </w:rPr>
      </w:pPr>
      <w:ins w:id="91917" w:author="Ryo Wakayama" w:date="2026-10-20T09:00:00Z">
        <w:r>
          <w:rPr>
            <w:rFonts w:ascii="BIZ UDPゴシック" w:eastAsia="BIZ UDPゴシック" w:hAnsi="BIZ UDPゴシック"/>
            <w:sz w:val="18"/>
            <w:szCs w:val="18"/>
          </w:rPr>
          <w:t xml:space="preserve">資料：健康福祉課（障がい福祉サービス等の給付実績。令和8年度は見込み）、第7期の計画値は前回計画（令和6年3月）</w:t>
        </w:r>
      </w:ins>
    </w:p>
    <w:p w14:paraId="10D281A9" w14:textId="77777777" w:rsidR="009D6CAB" w:rsidRPr="00370011" w:rsidRDefault="00000000" w:rsidP="00193735">
      <w:pPr>
        <w:spacing w:before="260" w:after="160"/>
        <w:rPr>
          <w:rFonts w:ascii="BIZ UDPゴシック" w:eastAsia="BIZ UDPゴシック" w:hAnsi="BIZ UDPゴシック"/>
        </w:rPr>
      </w:pPr>
      <w:del w:id="91918" w:author="Ryo Wakayama" w:date="2026-10-23T09:00:00Z">
        <w:r>
          <w:rPr>
            <w:rFonts w:ascii="BIZ UDPゴシック" w:eastAsia="BIZ UDPゴシック" w:hAnsi="BIZ UDPゴシック"/>
            <w:b/>
            <w:bCs/>
            <w:sz w:val="22"/>
            <w:szCs w:val="22"/>
          </w:rPr>
          <w:delText xml:space="preserve">■</w:delText>
        </w:r>
      </w:del>
      <w:ins w:id="91919" w:author="Ryo Wakayama" w:date="2026-10-23T09:00:00Z">
        <w:r>
          <w:rPr>
            <w:rFonts w:ascii="BIZ UDPゴシック" w:eastAsia="BIZ UDPゴシック" w:hAnsi="BIZ UDPゴシック"/>
            <w:b/>
            <w:bCs/>
            <w:sz w:val="22"/>
            <w:szCs w:val="22"/>
          </w:rPr>
          <w:t xml:space="preserve">【表88】就労移行支援の</w:t>
        </w:r>
      </w:ins>
      <w:r>
        <w:rPr>
          <w:rFonts w:ascii="BIZ UDPゴシック" w:eastAsia="BIZ UDPゴシック" w:hAnsi="BIZ UDPゴシック"/>
          <w:b/>
          <w:bCs/>
          <w:sz w:val="22"/>
          <w:szCs w:val="22"/>
        </w:rPr>
        <w:t xml:space="preserve">第8期の見込量（1か月あたり）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1EE57F74" w14:textId="77777777">
        <w:trPr>
          <w:cantSplit/>
          <w:tblHeader/>
        </w:trPr>
        <w:tc>
          <w:tcPr>
            <w:tcW w:w="2400" w:type="dxa"/>
            <w:shd w:val="clear" w:color="auto" w:fill="DCE8DC"/>
            <w:tcMar>
              <w:top w:w="130" w:type="dxa"/>
              <w:left w:w="130" w:type="dxa"/>
              <w:bottom w:w="130" w:type="dxa"/>
              <w:right w:w="130" w:type="dxa"/>
            </w:tcMar>
            <w:vAlign w:val="center"/>
          </w:tcPr>
          <w:p w14:paraId="76C4EF6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第8期</w:t>
            </w:r>
          </w:p>
        </w:tc>
        <w:tc>
          <w:tcPr>
            <w:tcW w:w="2200" w:type="dxa"/>
            <w:shd w:val="clear" w:color="auto" w:fill="DCE8DC"/>
            <w:tcMar>
              <w:top w:w="130" w:type="dxa"/>
              <w:left w:w="130" w:type="dxa"/>
              <w:bottom w:w="130" w:type="dxa"/>
              <w:right w:w="130" w:type="dxa"/>
            </w:tcMar>
            <w:vAlign w:val="center"/>
          </w:tcPr>
          <w:p w14:paraId="7C215FC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令和9年度</w:t>
            </w:r>
          </w:p>
        </w:tc>
        <w:tc>
          <w:tcPr>
            <w:tcW w:w="2200" w:type="dxa"/>
            <w:shd w:val="clear" w:color="auto" w:fill="DCE8DC"/>
            <w:tcMar>
              <w:top w:w="130" w:type="dxa"/>
              <w:left w:w="130" w:type="dxa"/>
              <w:bottom w:w="130" w:type="dxa"/>
              <w:right w:w="130" w:type="dxa"/>
            </w:tcMar>
            <w:vAlign w:val="center"/>
          </w:tcPr>
          <w:p w14:paraId="2763CD2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3AC1264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79B0C1ED" w14:textId="77777777">
        <w:trPr>
          <w:cantSplit/>
        </w:trPr>
        <w:tc>
          <w:tcPr>
            <w:tcW w:w="2400" w:type="dxa"/>
            <w:tcMar>
              <w:top w:w="130" w:type="dxa"/>
              <w:left w:w="130" w:type="dxa"/>
              <w:bottom w:w="130" w:type="dxa"/>
              <w:right w:w="130" w:type="dxa"/>
            </w:tcMar>
            <w:vAlign w:val="center"/>
          </w:tcPr>
          <w:p w14:paraId="655757E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就労移行支援</w:t>
            </w:r>
          </w:p>
        </w:tc>
        <w:tc>
          <w:tcPr>
            <w:tcW w:w="2200" w:type="dxa"/>
            <w:tcMar>
              <w:top w:w="130" w:type="dxa"/>
              <w:left w:w="130" w:type="dxa"/>
              <w:bottom w:w="130" w:type="dxa"/>
              <w:right w:w="130" w:type="dxa"/>
            </w:tcMar>
            <w:vAlign w:val="center"/>
          </w:tcPr>
          <w:p w14:paraId="62D5610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20人日／1人</w:t>
            </w:r>
          </w:p>
        </w:tc>
        <w:tc>
          <w:tcPr>
            <w:tcW w:w="2200" w:type="dxa"/>
            <w:tcMar>
              <w:top w:w="130" w:type="dxa"/>
              <w:left w:w="130" w:type="dxa"/>
              <w:bottom w:w="130" w:type="dxa"/>
              <w:right w:w="130" w:type="dxa"/>
            </w:tcMar>
            <w:vAlign w:val="center"/>
          </w:tcPr>
          <w:p w14:paraId="2EF78D3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40人日／2人</w:t>
            </w:r>
          </w:p>
        </w:tc>
        <w:tc>
          <w:tcPr>
            <w:tcW w:w="2200" w:type="dxa"/>
            <w:tcMar>
              <w:top w:w="130" w:type="dxa"/>
              <w:left w:w="130" w:type="dxa"/>
              <w:bottom w:w="130" w:type="dxa"/>
              <w:right w:w="130" w:type="dxa"/>
            </w:tcMar>
            <w:vAlign w:val="center"/>
          </w:tcPr>
          <w:p w14:paraId="69F1BB7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40人日／2人</w:t>
            </w:r>
          </w:p>
        </w:tc>
      </w:tr>
    </w:tbl>
    <w:p>
      <w:pPr>
        <w:spacing w:line="240" w:lineRule="auto"/>
        <w:jc w:val="right"/>
        <w:rPr>
          <w:ins w:id="91920" w:author="Ryo Wakayama" w:date="2026-10-20T09:00:00Z"/>
          <w:rFonts w:ascii="BIZ UDPゴシック" w:eastAsia="BIZ UDPゴシック" w:hAnsi="BIZ UDPゴシック"/>
        </w:rPr>
      </w:pPr>
      <w:ins w:id="91921" w:author="Ryo Wakayama" w:date="2026-10-20T09:00:00Z">
        <w:r>
          <w:rPr>
            <w:rFonts w:ascii="BIZ UDPゴシック" w:eastAsia="BIZ UDPゴシック" w:hAnsi="BIZ UDPゴシック"/>
            <w:sz w:val="18"/>
            <w:szCs w:val="18"/>
          </w:rPr>
          <w:t xml:space="preserve">資料：本計画による推計（本章冒頭の見込量の定め方による）</w:t>
        </w:r>
      </w:ins>
    </w:p>
    <w:p w14:paraId="0D0CA62C" w14:textId="77777777" w:rsidR="009D6CAB" w:rsidRPr="00193735"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394FB03D"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町内には事業所がないため、町外の事業所を利用せざるを得ない状況にあります。第7期の利用実績は月0～2人で推移していますが、第5章の一般就労移行者数の目標（令和11年度2人）も踏まえ、令和10年度以降は2人の利用を見込んでいます。就労選択支援の創設も踏まえ、一般就労に向けた訓練・職場定着支援の継続的な利用を見込んでいます。</w:t>
      </w:r>
    </w:p>
    <w:p w14:paraId="4128EE39"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（5）就労継続支援（Ａ型）</w:t>
      </w:r>
    </w:p>
    <w:p>
      <w:pPr>
        <w:spacing w:before="260" w:after="160"/>
        <w:rPr>
          <w:ins w:id="91922" w:author="Ryo Wakayama" w:date="2026-10-20T09:00:00Z"/>
          <w:rFonts w:ascii="BIZ UDPゴシック" w:eastAsia="BIZ UDPゴシック" w:hAnsi="BIZ UDPゴシック"/>
        </w:rPr>
      </w:pPr>
      <w:ins w:id="91923" w:author="Ryo Wakayama" w:date="2026-10-20T09:00:00Z">
        <w:r>
          <w:rPr>
            <w:rFonts w:ascii="BIZ UDPゴシック" w:eastAsia="BIZ UDPゴシック" w:hAnsi="BIZ UDPゴシック"/>
            <w:sz w:val="22"/>
            <w:szCs w:val="22"/>
          </w:rPr>
          <w:t xml:space="preserve">【表89】就労継続支援（Ａ型）の内容</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00"/>
        <w:gridCol w:w="2500"/>
      </w:tblGrid>
      <w:tr w:rsidR="009D6CAB" w:rsidRPr="00370011" w14:paraId="1E6322CF" w14:textId="77777777">
        <w:trPr>
          <w:cantSplit/>
          <w:tblHeader/>
        </w:trPr>
        <w:tc>
          <w:tcPr>
            <w:tcW w:w="1800" w:type="dxa"/>
            <w:shd w:val="clear" w:color="auto" w:fill="DCE8DC"/>
            <w:tcMar>
              <w:top w:w="130" w:type="dxa"/>
              <w:left w:w="130" w:type="dxa"/>
              <w:bottom w:w="130" w:type="dxa"/>
              <w:right w:w="130" w:type="dxa"/>
            </w:tcMar>
            <w:vAlign w:val="center"/>
          </w:tcPr>
          <w:p w14:paraId="5A47E74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lastRenderedPageBreak/>
              <w:t>給付の種類</w:t>
            </w:r>
          </w:p>
        </w:tc>
        <w:tc>
          <w:tcPr>
            <w:tcW w:w="4700" w:type="dxa"/>
            <w:shd w:val="clear" w:color="auto" w:fill="DCE8DC"/>
            <w:tcMar>
              <w:top w:w="130" w:type="dxa"/>
              <w:left w:w="130" w:type="dxa"/>
              <w:bottom w:w="130" w:type="dxa"/>
              <w:right w:w="130" w:type="dxa"/>
            </w:tcMar>
            <w:vAlign w:val="center"/>
          </w:tcPr>
          <w:p w14:paraId="1380A88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49CED23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78AF23D1" w14:textId="77777777">
        <w:trPr>
          <w:cantSplit/>
        </w:trPr>
        <w:tc>
          <w:tcPr>
            <w:tcW w:w="1800" w:type="dxa"/>
            <w:tcMar>
              <w:top w:w="130" w:type="dxa"/>
              <w:left w:w="130" w:type="dxa"/>
              <w:bottom w:w="130" w:type="dxa"/>
              <w:right w:w="130" w:type="dxa"/>
            </w:tcMar>
            <w:vAlign w:val="center"/>
          </w:tcPr>
          <w:p w14:paraId="5C3B13B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自立支援給付（訓練等給付）</w:t>
            </w:r>
          </w:p>
        </w:tc>
        <w:tc>
          <w:tcPr>
            <w:tcW w:w="4700" w:type="dxa"/>
            <w:tcMar>
              <w:top w:w="130" w:type="dxa"/>
              <w:left w:w="130" w:type="dxa"/>
              <w:bottom w:w="130" w:type="dxa"/>
              <w:right w:w="130" w:type="dxa"/>
            </w:tcMar>
            <w:vAlign w:val="center"/>
          </w:tcPr>
          <w:p w14:paraId="617086B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生産活動やその他活動の機会の提供、就労に必要な知識及び能力の向上のために必要な訓練その他の必要な支援を行います。</w:t>
            </w:r>
          </w:p>
        </w:tc>
        <w:tc>
          <w:tcPr>
            <w:tcW w:w="2500" w:type="dxa"/>
            <w:tcMar>
              <w:top w:w="130" w:type="dxa"/>
              <w:left w:w="130" w:type="dxa"/>
              <w:bottom w:w="130" w:type="dxa"/>
              <w:right w:w="130" w:type="dxa"/>
            </w:tcMar>
            <w:vAlign w:val="center"/>
          </w:tcPr>
          <w:p w14:paraId="34ECBA2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企業等に就労することが困難な障がいのある者</w:t>
            </w:r>
          </w:p>
        </w:tc>
      </w:tr>
    </w:tbl>
    <w:p w14:paraId="71FDF019" w14:textId="77777777" w:rsidR="009D6CAB" w:rsidRPr="00370011" w:rsidRDefault="00000000" w:rsidP="00C76203">
      <w:pPr>
        <w:spacing w:before="260" w:after="160"/>
        <w:rPr>
          <w:rFonts w:ascii="BIZ UDPゴシック" w:eastAsia="BIZ UDPゴシック" w:hAnsi="BIZ UDPゴシック"/>
        </w:rPr>
      </w:pPr>
      <w:del w:id="91924" w:author="Ryo Wakayama" w:date="2026-10-23T09:00:00Z">
        <w:r>
          <w:rPr>
            <w:rFonts w:ascii="BIZ UDPゴシック" w:eastAsia="BIZ UDPゴシック" w:hAnsi="BIZ UDPゴシック"/>
            <w:b/>
            <w:bCs/>
            <w:sz w:val="22"/>
            <w:szCs w:val="22"/>
          </w:rPr>
          <w:delText xml:space="preserve">■</w:delText>
        </w:r>
      </w:del>
      <w:ins w:id="91925" w:author="Ryo Wakayama" w:date="2026-10-23T09:00:00Z">
        <w:r>
          <w:rPr>
            <w:rFonts w:ascii="BIZ UDPゴシック" w:eastAsia="BIZ UDPゴシック" w:hAnsi="BIZ UDPゴシック"/>
            <w:b/>
            <w:bCs/>
            <w:sz w:val="22"/>
            <w:szCs w:val="22"/>
          </w:rPr>
          <w:t xml:space="preserve">【表90】就労継続支援（Ａ型）の</w:t>
        </w:r>
      </w:ins>
      <w:r>
        <w:rPr>
          <w:rFonts w:ascii="BIZ UDPゴシック" w:eastAsia="BIZ UDPゴシック" w:hAnsi="BIZ UDPゴシック"/>
          <w:b/>
          <w:bCs/>
          <w:sz w:val="22"/>
          <w:szCs w:val="22"/>
        </w:rPr>
        <w:t xml:space="preserve">第7期の実績（1か月あたり）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1E2E8161" w14:textId="77777777">
        <w:trPr>
          <w:cantSplit/>
          <w:tblHeader/>
        </w:trPr>
        <w:tc>
          <w:tcPr>
            <w:tcW w:w="2400" w:type="dxa"/>
            <w:shd w:val="clear" w:color="auto" w:fill="DCE8DC"/>
            <w:tcMar>
              <w:top w:w="130" w:type="dxa"/>
              <w:left w:w="130" w:type="dxa"/>
              <w:bottom w:w="130" w:type="dxa"/>
              <w:right w:w="130" w:type="dxa"/>
            </w:tcMar>
            <w:vAlign w:val="center"/>
          </w:tcPr>
          <w:p w14:paraId="35F0F3E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第7期</w:t>
            </w:r>
          </w:p>
        </w:tc>
        <w:tc>
          <w:tcPr>
            <w:tcW w:w="2200" w:type="dxa"/>
            <w:shd w:val="clear" w:color="auto" w:fill="DCE8DC"/>
            <w:tcMar>
              <w:top w:w="130" w:type="dxa"/>
              <w:left w:w="130" w:type="dxa"/>
              <w:bottom w:w="130" w:type="dxa"/>
              <w:right w:w="130" w:type="dxa"/>
            </w:tcMar>
            <w:vAlign w:val="center"/>
          </w:tcPr>
          <w:p w14:paraId="77CACD3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令和6年度</w:t>
            </w:r>
          </w:p>
        </w:tc>
        <w:tc>
          <w:tcPr>
            <w:tcW w:w="2200" w:type="dxa"/>
            <w:shd w:val="clear" w:color="auto" w:fill="DCE8DC"/>
            <w:tcMar>
              <w:top w:w="130" w:type="dxa"/>
              <w:left w:w="130" w:type="dxa"/>
              <w:bottom w:w="130" w:type="dxa"/>
              <w:right w:w="130" w:type="dxa"/>
            </w:tcMar>
            <w:vAlign w:val="center"/>
          </w:tcPr>
          <w:p w14:paraId="3A30D74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令和7年度</w:t>
            </w:r>
          </w:p>
        </w:tc>
        <w:tc>
          <w:tcPr>
            <w:tcW w:w="2200" w:type="dxa"/>
            <w:shd w:val="clear" w:color="auto" w:fill="DCE8DC"/>
            <w:tcMar>
              <w:top w:w="130" w:type="dxa"/>
              <w:left w:w="130" w:type="dxa"/>
              <w:bottom w:w="130" w:type="dxa"/>
              <w:right w:w="130" w:type="dxa"/>
            </w:tcMar>
            <w:vAlign w:val="center"/>
          </w:tcPr>
          <w:p w14:paraId="7EBFC67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令和8年度</w:t>
            </w:r>
          </w:p>
        </w:tc>
      </w:tr>
      <w:tr w:rsidR="009D6CAB" w:rsidRPr="00370011" w14:paraId="44207143" w14:textId="77777777">
        <w:trPr>
          <w:cantSplit/>
        </w:trPr>
        <w:tc>
          <w:tcPr>
            <w:tcW w:w="2400" w:type="dxa"/>
            <w:tcMar>
              <w:top w:w="130" w:type="dxa"/>
              <w:left w:w="130" w:type="dxa"/>
              <w:bottom w:w="130" w:type="dxa"/>
              <w:right w:w="130" w:type="dxa"/>
            </w:tcMar>
            <w:vAlign w:val="center"/>
          </w:tcPr>
          <w:p w14:paraId="7926234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就労継続支援（Ａ型）</w:t>
            </w:r>
          </w:p>
        </w:tc>
        <w:tc>
          <w:tcPr>
            <w:tcW w:w="2200" w:type="dxa"/>
            <w:tcMar>
              <w:top w:w="130" w:type="dxa"/>
              <w:left w:w="130" w:type="dxa"/>
              <w:bottom w:w="130" w:type="dxa"/>
              <w:right w:w="130" w:type="dxa"/>
            </w:tcMar>
            <w:vAlign w:val="center"/>
          </w:tcPr>
          <w:p w14:paraId="4725429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163人日／8人</w:t>
            </w:r>
          </w:p>
        </w:tc>
        <w:tc>
          <w:tcPr>
            <w:tcW w:w="2200" w:type="dxa"/>
            <w:tcMar>
              <w:top w:w="130" w:type="dxa"/>
              <w:left w:w="130" w:type="dxa"/>
              <w:bottom w:w="130" w:type="dxa"/>
              <w:right w:w="130" w:type="dxa"/>
            </w:tcMar>
            <w:vAlign w:val="center"/>
          </w:tcPr>
          <w:p w14:paraId="7B78CAB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188人日／9人</w:t>
            </w:r>
          </w:p>
        </w:tc>
        <w:tc>
          <w:tcPr>
            <w:tcW w:w="2200" w:type="dxa"/>
            <w:tcMar>
              <w:top w:w="130" w:type="dxa"/>
              <w:left w:w="130" w:type="dxa"/>
              <w:bottom w:w="130" w:type="dxa"/>
              <w:right w:w="130" w:type="dxa"/>
            </w:tcMar>
            <w:vAlign w:val="center"/>
          </w:tcPr>
          <w:p w14:paraId="64058DD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238人日／11人</w:t>
            </w:r>
          </w:p>
        </w:tc>
      </w:tr>
      <w:tr w:rsidR="009D6CAB" w:rsidRPr="00370011" w14:paraId="44207143" w14:textId="77777777">
        <w:trPr>
          <w:cantSplit/>
          <w:ins w:id="90122" w:author="Ryo Wakayama" w:date="2026-10-20T09:00:00Z"/>
        </w:trPr>
        <w:tc>
          <w:tcPr>
            <w:tcW w:w="2400" w:type="dxa"/>
            <w:tcMar>
              <w:top w:w="130" w:type="dxa"/>
              <w:left w:w="130" w:type="dxa"/>
              <w:bottom w:w="130" w:type="dxa"/>
              <w:right w:w="130" w:type="dxa"/>
            </w:tcMar>
            <w:vAlign w:val="center"/>
          </w:tcPr>
          <w:p w14:paraId="7926234D" w14:textId="77777777" w:rsidR="009D6CAB" w:rsidRPr="00370011" w:rsidRDefault="00000000">
            <w:pPr>
              <w:spacing w:line="320" w:lineRule="auto"/>
              <w:rPr>
                <w:ins w:id="90123" w:author="Ryo Wakayama" w:date="2026-10-20T09:00:00Z"/>
                <w:rFonts w:ascii="BIZ UDPゴシック" w:eastAsia="BIZ UDPゴシック" w:hAnsi="BIZ UDPゴシック"/>
              </w:rPr>
            </w:pPr>
            <w:ins w:id="90124" w:author="Ryo Wakayama" w:date="2026-10-20T09:00:00Z">
              <w:r>
                <w:rPr>
                  <w:rFonts w:ascii="BIZ UDPゴシック" w:eastAsia="BIZ UDPゴシック" w:hAnsi="BIZ UDPゴシック"/>
                  <w:sz w:val="20"/>
                  <w:szCs w:val="20"/>
                </w:rPr>
                <w:t xml:space="preserve">　第7期の計画値</w:t>
              </w:r>
            </w:ins>
          </w:p>
        </w:tc>
        <w:tc>
          <w:tcPr>
            <w:tcW w:w="2200" w:type="dxa"/>
            <w:tcMar>
              <w:top w:w="130" w:type="dxa"/>
              <w:left w:w="130" w:type="dxa"/>
              <w:bottom w:w="130" w:type="dxa"/>
              <w:right w:w="130" w:type="dxa"/>
            </w:tcMar>
            <w:vAlign w:val="center"/>
          </w:tcPr>
          <w:p w14:paraId="47254299" w14:textId="77777777" w:rsidR="009D6CAB" w:rsidRPr="00370011" w:rsidRDefault="00000000">
            <w:pPr>
              <w:spacing w:line="320" w:lineRule="auto"/>
              <w:rPr>
                <w:ins w:id="90125" w:author="Ryo Wakayama" w:date="2026-10-20T09:00:00Z"/>
                <w:rFonts w:ascii="BIZ UDPゴシック" w:eastAsia="BIZ UDPゴシック" w:hAnsi="BIZ UDPゴシック"/>
              </w:rPr>
            </w:pPr>
            <w:ins w:id="90126" w:author="Ryo Wakayama" w:date="2026-10-20T09:00:00Z">
              <w:r>
                <w:rPr>
                  <w:rFonts w:ascii="BIZ UDPゴシック" w:eastAsia="BIZ UDPゴシック" w:hAnsi="BIZ UDPゴシック"/>
                  <w:sz w:val="20"/>
                  <w:szCs w:val="20"/>
                </w:rPr>
                <w:t xml:space="preserve">46人日／2人</w:t>
              </w:r>
            </w:ins>
          </w:p>
        </w:tc>
        <w:tc>
          <w:tcPr>
            <w:tcW w:w="2200" w:type="dxa"/>
            <w:tcMar>
              <w:top w:w="130" w:type="dxa"/>
              <w:left w:w="130" w:type="dxa"/>
              <w:bottom w:w="130" w:type="dxa"/>
              <w:right w:w="130" w:type="dxa"/>
            </w:tcMar>
            <w:vAlign w:val="center"/>
          </w:tcPr>
          <w:p w14:paraId="7B78CAB5" w14:textId="77777777" w:rsidR="009D6CAB" w:rsidRPr="00370011" w:rsidRDefault="00000000">
            <w:pPr>
              <w:spacing w:line="320" w:lineRule="auto"/>
              <w:rPr>
                <w:ins w:id="90127" w:author="Ryo Wakayama" w:date="2026-10-20T09:00:00Z"/>
                <w:rFonts w:ascii="BIZ UDPゴシック" w:eastAsia="BIZ UDPゴシック" w:hAnsi="BIZ UDPゴシック"/>
              </w:rPr>
            </w:pPr>
            <w:ins w:id="90128" w:author="Ryo Wakayama" w:date="2026-10-20T09:00:00Z">
              <w:r>
                <w:rPr>
                  <w:rFonts w:ascii="BIZ UDPゴシック" w:eastAsia="BIZ UDPゴシック" w:hAnsi="BIZ UDPゴシック"/>
                  <w:sz w:val="20"/>
                  <w:szCs w:val="20"/>
                </w:rPr>
                <w:t xml:space="preserve">46人日／2人</w:t>
              </w:r>
            </w:ins>
          </w:p>
        </w:tc>
        <w:tc>
          <w:tcPr>
            <w:tcW w:w="2200" w:type="dxa"/>
            <w:tcMar>
              <w:top w:w="130" w:type="dxa"/>
              <w:left w:w="130" w:type="dxa"/>
              <w:bottom w:w="130" w:type="dxa"/>
              <w:right w:w="130" w:type="dxa"/>
            </w:tcMar>
            <w:vAlign w:val="center"/>
          </w:tcPr>
          <w:p w14:paraId="64058DDE" w14:textId="77777777" w:rsidR="009D6CAB" w:rsidRPr="00370011" w:rsidRDefault="00000000">
            <w:pPr>
              <w:spacing w:line="320" w:lineRule="auto"/>
              <w:rPr>
                <w:ins w:id="90129" w:author="Ryo Wakayama" w:date="2026-10-20T09:00:00Z"/>
                <w:rFonts w:ascii="BIZ UDPゴシック" w:eastAsia="BIZ UDPゴシック" w:hAnsi="BIZ UDPゴシック"/>
              </w:rPr>
            </w:pPr>
            <w:ins w:id="90130" w:author="Ryo Wakayama" w:date="2026-10-20T09:00:00Z">
              <w:r>
                <w:rPr>
                  <w:rFonts w:ascii="BIZ UDPゴシック" w:eastAsia="BIZ UDPゴシック" w:hAnsi="BIZ UDPゴシック"/>
                  <w:sz w:val="20"/>
                  <w:szCs w:val="20"/>
                </w:rPr>
                <w:t xml:space="preserve">46人日／2人</w:t>
              </w:r>
            </w:ins>
          </w:p>
        </w:tc>
      </w:tr>
    </w:tbl>
    <w:p>
      <w:pPr>
        <w:spacing w:line="240" w:lineRule="auto"/>
        <w:jc w:val="right"/>
        <w:rPr>
          <w:ins w:id="91926" w:author="Ryo Wakayama" w:date="2026-10-20T09:00:00Z"/>
          <w:rFonts w:ascii="BIZ UDPゴシック" w:eastAsia="BIZ UDPゴシック" w:hAnsi="BIZ UDPゴシック"/>
        </w:rPr>
      </w:pPr>
      <w:ins w:id="91927" w:author="Ryo Wakayama" w:date="2026-10-20T09:00:00Z">
        <w:r>
          <w:rPr>
            <w:rFonts w:ascii="BIZ UDPゴシック" w:eastAsia="BIZ UDPゴシック" w:hAnsi="BIZ UDPゴシック"/>
            <w:sz w:val="18"/>
            <w:szCs w:val="18"/>
          </w:rPr>
          <w:t xml:space="preserve">資料：健康福祉課（障がい福祉サービス等の給付実績。令和8年度は見込み）、第7期の計画値は前回計画（令和6年3月）</w:t>
        </w:r>
      </w:ins>
    </w:p>
    <w:p w14:paraId="2BA5FB98" w14:textId="77777777" w:rsidR="009D6CAB" w:rsidRPr="00370011" w:rsidRDefault="00000000" w:rsidP="00C76203">
      <w:pPr>
        <w:spacing w:before="260" w:after="160"/>
        <w:rPr>
          <w:rFonts w:ascii="BIZ UDPゴシック" w:eastAsia="BIZ UDPゴシック" w:hAnsi="BIZ UDPゴシック"/>
        </w:rPr>
      </w:pPr>
      <w:del w:id="91928" w:author="Ryo Wakayama" w:date="2026-10-23T09:00:00Z">
        <w:r>
          <w:rPr>
            <w:rFonts w:ascii="BIZ UDPゴシック" w:eastAsia="BIZ UDPゴシック" w:hAnsi="BIZ UDPゴシック"/>
            <w:b/>
            <w:bCs/>
            <w:sz w:val="22"/>
            <w:szCs w:val="22"/>
          </w:rPr>
          <w:delText xml:space="preserve">■</w:delText>
        </w:r>
      </w:del>
      <w:ins w:id="91929" w:author="Ryo Wakayama" w:date="2026-10-23T09:00:00Z">
        <w:r>
          <w:rPr>
            <w:rFonts w:ascii="BIZ UDPゴシック" w:eastAsia="BIZ UDPゴシック" w:hAnsi="BIZ UDPゴシック"/>
            <w:b/>
            <w:bCs/>
            <w:sz w:val="22"/>
            <w:szCs w:val="22"/>
          </w:rPr>
          <w:t xml:space="preserve">【表91】就労継続支援（Ａ型）の</w:t>
        </w:r>
      </w:ins>
      <w:r>
        <w:rPr>
          <w:rFonts w:ascii="BIZ UDPゴシック" w:eastAsia="BIZ UDPゴシック" w:hAnsi="BIZ UDPゴシック"/>
          <w:b/>
          <w:bCs/>
          <w:sz w:val="22"/>
          <w:szCs w:val="22"/>
        </w:rPr>
        <w:t xml:space="preserve">第8期の見込量（1か月あたり）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0DE45897" w14:textId="77777777">
        <w:trPr>
          <w:cantSplit/>
          <w:tblHeader/>
        </w:trPr>
        <w:tc>
          <w:tcPr>
            <w:tcW w:w="2400" w:type="dxa"/>
            <w:shd w:val="clear" w:color="auto" w:fill="DCE8DC"/>
            <w:tcMar>
              <w:top w:w="130" w:type="dxa"/>
              <w:left w:w="130" w:type="dxa"/>
              <w:bottom w:w="130" w:type="dxa"/>
              <w:right w:w="130" w:type="dxa"/>
            </w:tcMar>
            <w:vAlign w:val="center"/>
          </w:tcPr>
          <w:p w14:paraId="19B1D16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第8期</w:t>
            </w:r>
          </w:p>
        </w:tc>
        <w:tc>
          <w:tcPr>
            <w:tcW w:w="2200" w:type="dxa"/>
            <w:shd w:val="clear" w:color="auto" w:fill="DCE8DC"/>
            <w:tcMar>
              <w:top w:w="130" w:type="dxa"/>
              <w:left w:w="130" w:type="dxa"/>
              <w:bottom w:w="130" w:type="dxa"/>
              <w:right w:w="130" w:type="dxa"/>
            </w:tcMar>
            <w:vAlign w:val="center"/>
          </w:tcPr>
          <w:p w14:paraId="55BB5EC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令和9年度</w:t>
            </w:r>
          </w:p>
        </w:tc>
        <w:tc>
          <w:tcPr>
            <w:tcW w:w="2200" w:type="dxa"/>
            <w:shd w:val="clear" w:color="auto" w:fill="DCE8DC"/>
            <w:tcMar>
              <w:top w:w="130" w:type="dxa"/>
              <w:left w:w="130" w:type="dxa"/>
              <w:bottom w:w="130" w:type="dxa"/>
              <w:right w:w="130" w:type="dxa"/>
            </w:tcMar>
            <w:vAlign w:val="center"/>
          </w:tcPr>
          <w:p w14:paraId="10306DB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2CECA78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25D3348F" w14:textId="77777777">
        <w:trPr>
          <w:cantSplit/>
        </w:trPr>
        <w:tc>
          <w:tcPr>
            <w:tcW w:w="2400" w:type="dxa"/>
            <w:tcMar>
              <w:top w:w="130" w:type="dxa"/>
              <w:left w:w="130" w:type="dxa"/>
              <w:bottom w:w="130" w:type="dxa"/>
              <w:right w:w="130" w:type="dxa"/>
            </w:tcMar>
            <w:vAlign w:val="center"/>
          </w:tcPr>
          <w:p w14:paraId="0C274B3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就労継続支援（Ａ型）</w:t>
            </w:r>
          </w:p>
        </w:tc>
        <w:tc>
          <w:tcPr>
            <w:tcW w:w="2200" w:type="dxa"/>
            <w:tcMar>
              <w:top w:w="130" w:type="dxa"/>
              <w:left w:w="130" w:type="dxa"/>
              <w:bottom w:w="130" w:type="dxa"/>
              <w:right w:w="130" w:type="dxa"/>
            </w:tcMar>
            <w:vAlign w:val="center"/>
          </w:tcPr>
          <w:p w14:paraId="5A7D0C7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250人日／12人</w:t>
            </w:r>
          </w:p>
        </w:tc>
        <w:tc>
          <w:tcPr>
            <w:tcW w:w="2200" w:type="dxa"/>
            <w:tcMar>
              <w:top w:w="130" w:type="dxa"/>
              <w:left w:w="130" w:type="dxa"/>
              <w:bottom w:w="130" w:type="dxa"/>
              <w:right w:w="130" w:type="dxa"/>
            </w:tcMar>
            <w:vAlign w:val="center"/>
          </w:tcPr>
          <w:p w14:paraId="0A55084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270人日／13人</w:t>
            </w:r>
          </w:p>
        </w:tc>
        <w:tc>
          <w:tcPr>
            <w:tcW w:w="2200" w:type="dxa"/>
            <w:tcMar>
              <w:top w:w="130" w:type="dxa"/>
              <w:left w:w="130" w:type="dxa"/>
              <w:bottom w:w="130" w:type="dxa"/>
              <w:right w:w="130" w:type="dxa"/>
            </w:tcMar>
            <w:vAlign w:val="center"/>
          </w:tcPr>
          <w:p w14:paraId="7B2A6E3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290人日／14人</w:t>
            </w:r>
          </w:p>
        </w:tc>
      </w:tr>
    </w:tbl>
    <w:p>
      <w:pPr>
        <w:spacing w:line="240" w:lineRule="auto"/>
        <w:jc w:val="right"/>
        <w:rPr>
          <w:ins w:id="91930" w:author="Ryo Wakayama" w:date="2026-10-20T09:00:00Z"/>
          <w:rFonts w:ascii="BIZ UDPゴシック" w:eastAsia="BIZ UDPゴシック" w:hAnsi="BIZ UDPゴシック"/>
        </w:rPr>
      </w:pPr>
      <w:ins w:id="91931" w:author="Ryo Wakayama" w:date="2026-10-20T09:00:00Z">
        <w:r>
          <w:rPr>
            <w:rFonts w:ascii="BIZ UDPゴシック" w:eastAsia="BIZ UDPゴシック" w:hAnsi="BIZ UDPゴシック"/>
            <w:sz w:val="18"/>
            <w:szCs w:val="18"/>
          </w:rPr>
          <w:t xml:space="preserve">資料：本計画による推計（本章冒頭の見込量の定め方による）</w:t>
        </w:r>
      </w:ins>
    </w:p>
    <w:p w14:paraId="3294201A" w14:textId="77777777" w:rsidR="009D6CAB" w:rsidRPr="00193735"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77A04A3A"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町内には事業所がないため、町外の事業所を利用せざるを得ない状況にあります。第7期の利用実績は増加傾向（令和6年度8人→令和8年度11人）にあることから、その推移を踏まえ、令和11年度には14人、290人日の利用を見込んでいます。また、令和9年4月以降は新たに利用する際に原則として就労選択支援を利用する仕組みとなる予定であることから、関係機関と連携して適切な利用につなげます。</w:t>
      </w:r>
    </w:p>
    <w:p w14:paraId="5B4C8988"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（6）就労継続支援（Ｂ型）</w:t>
      </w:r>
    </w:p>
    <w:p>
      <w:pPr>
        <w:spacing w:before="260" w:after="160"/>
        <w:rPr>
          <w:ins w:id="91932" w:author="Ryo Wakayama" w:date="2026-10-20T09:00:00Z"/>
          <w:rFonts w:ascii="BIZ UDPゴシック" w:eastAsia="BIZ UDPゴシック" w:hAnsi="BIZ UDPゴシック"/>
        </w:rPr>
      </w:pPr>
      <w:ins w:id="91933" w:author="Ryo Wakayama" w:date="2026-10-20T09:00:00Z">
        <w:r>
          <w:rPr>
            <w:rFonts w:ascii="BIZ UDPゴシック" w:eastAsia="BIZ UDPゴシック" w:hAnsi="BIZ UDPゴシック"/>
            <w:sz w:val="22"/>
            <w:szCs w:val="22"/>
          </w:rPr>
          <w:t xml:space="preserve">【表92】就労継続支援（Ｂ型）の内容</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00"/>
        <w:gridCol w:w="2500"/>
      </w:tblGrid>
      <w:tr w:rsidR="009D6CAB" w:rsidRPr="00370011" w14:paraId="3A78A715" w14:textId="77777777">
        <w:trPr>
          <w:cantSplit/>
          <w:tblHeader/>
        </w:trPr>
        <w:tc>
          <w:tcPr>
            <w:tcW w:w="1800" w:type="dxa"/>
            <w:shd w:val="clear" w:color="auto" w:fill="DCE8DC"/>
            <w:tcMar>
              <w:top w:w="130" w:type="dxa"/>
              <w:left w:w="130" w:type="dxa"/>
              <w:bottom w:w="130" w:type="dxa"/>
              <w:right w:w="130" w:type="dxa"/>
            </w:tcMar>
            <w:vAlign w:val="center"/>
          </w:tcPr>
          <w:p w14:paraId="224506F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給付の種類</w:t>
            </w:r>
          </w:p>
        </w:tc>
        <w:tc>
          <w:tcPr>
            <w:tcW w:w="4700" w:type="dxa"/>
            <w:shd w:val="clear" w:color="auto" w:fill="DCE8DC"/>
            <w:tcMar>
              <w:top w:w="130" w:type="dxa"/>
              <w:left w:w="130" w:type="dxa"/>
              <w:bottom w:w="130" w:type="dxa"/>
              <w:right w:w="130" w:type="dxa"/>
            </w:tcMar>
            <w:vAlign w:val="center"/>
          </w:tcPr>
          <w:p w14:paraId="4D29F6E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5DF27B7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0EAF6EA8" w14:textId="77777777">
        <w:trPr>
          <w:cantSplit/>
        </w:trPr>
        <w:tc>
          <w:tcPr>
            <w:tcW w:w="1800" w:type="dxa"/>
            <w:tcMar>
              <w:top w:w="130" w:type="dxa"/>
              <w:left w:w="130" w:type="dxa"/>
              <w:bottom w:w="130" w:type="dxa"/>
              <w:right w:w="130" w:type="dxa"/>
            </w:tcMar>
            <w:vAlign w:val="center"/>
          </w:tcPr>
          <w:p w14:paraId="41AE925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自立支援給付（訓練等給付）</w:t>
            </w:r>
          </w:p>
        </w:tc>
        <w:tc>
          <w:tcPr>
            <w:tcW w:w="4700" w:type="dxa"/>
            <w:tcMar>
              <w:top w:w="130" w:type="dxa"/>
              <w:left w:w="130" w:type="dxa"/>
              <w:bottom w:w="130" w:type="dxa"/>
              <w:right w:w="130" w:type="dxa"/>
            </w:tcMar>
            <w:vAlign w:val="center"/>
          </w:tcPr>
          <w:p w14:paraId="6130F8E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就労に必要な知識及び能力の向上のために必要な訓練を行います。</w:t>
            </w:r>
          </w:p>
        </w:tc>
        <w:tc>
          <w:tcPr>
            <w:tcW w:w="2500" w:type="dxa"/>
            <w:tcMar>
              <w:top w:w="130" w:type="dxa"/>
              <w:left w:w="130" w:type="dxa"/>
              <w:bottom w:w="130" w:type="dxa"/>
              <w:right w:w="130" w:type="dxa"/>
            </w:tcMar>
            <w:vAlign w:val="center"/>
          </w:tcPr>
          <w:p w14:paraId="2EC9CC4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就労移行支援事業などを利用したが就労に結びつかなかった者、就労経験があり離職した者等</w:t>
            </w:r>
          </w:p>
        </w:tc>
      </w:tr>
    </w:tbl>
    <w:p w14:paraId="7B34DDD9" w14:textId="77777777" w:rsidR="009D6CAB" w:rsidRPr="00370011" w:rsidRDefault="00000000" w:rsidP="00193735">
      <w:pPr>
        <w:spacing w:before="260" w:after="160"/>
        <w:rPr>
          <w:rFonts w:ascii="BIZ UDPゴシック" w:eastAsia="BIZ UDPゴシック" w:hAnsi="BIZ UDPゴシック"/>
        </w:rPr>
      </w:pPr>
      <w:del w:id="91934" w:author="Ryo Wakayama" w:date="2026-10-23T09:00:00Z">
        <w:r>
          <w:rPr>
            <w:rFonts w:ascii="BIZ UDPゴシック" w:eastAsia="BIZ UDPゴシック" w:hAnsi="BIZ UDPゴシック"/>
            <w:b/>
            <w:bCs/>
            <w:sz w:val="22"/>
            <w:szCs w:val="22"/>
          </w:rPr>
          <w:delText xml:space="preserve">■</w:delText>
        </w:r>
      </w:del>
      <w:ins w:id="91935" w:author="Ryo Wakayama" w:date="2026-10-23T09:00:00Z">
        <w:r>
          <w:rPr>
            <w:rFonts w:ascii="BIZ UDPゴシック" w:eastAsia="BIZ UDPゴシック" w:hAnsi="BIZ UDPゴシック"/>
            <w:b/>
            <w:bCs/>
            <w:sz w:val="22"/>
            <w:szCs w:val="22"/>
          </w:rPr>
          <w:t xml:space="preserve">【表93】就労継続支援（Ｂ型）の</w:t>
        </w:r>
      </w:ins>
      <w:r>
        <w:rPr>
          <w:rFonts w:ascii="BIZ UDPゴシック" w:eastAsia="BIZ UDPゴシック" w:hAnsi="BIZ UDPゴシック"/>
          <w:b/>
          <w:bCs/>
          <w:sz w:val="22"/>
          <w:szCs w:val="22"/>
        </w:rPr>
        <w:t xml:space="preserve">第7期の実績（1か月あたり）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404FA030" w14:textId="77777777">
        <w:trPr>
          <w:cantSplit/>
          <w:tblHeader/>
        </w:trPr>
        <w:tc>
          <w:tcPr>
            <w:tcW w:w="2400" w:type="dxa"/>
            <w:shd w:val="clear" w:color="auto" w:fill="DCE8DC"/>
            <w:tcMar>
              <w:top w:w="130" w:type="dxa"/>
              <w:left w:w="130" w:type="dxa"/>
              <w:bottom w:w="130" w:type="dxa"/>
              <w:right w:w="130" w:type="dxa"/>
            </w:tcMar>
            <w:vAlign w:val="center"/>
          </w:tcPr>
          <w:p w14:paraId="362FBE3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第7期</w:t>
            </w:r>
          </w:p>
        </w:tc>
        <w:tc>
          <w:tcPr>
            <w:tcW w:w="2200" w:type="dxa"/>
            <w:shd w:val="clear" w:color="auto" w:fill="DCE8DC"/>
            <w:tcMar>
              <w:top w:w="130" w:type="dxa"/>
              <w:left w:w="130" w:type="dxa"/>
              <w:bottom w:w="130" w:type="dxa"/>
              <w:right w:w="130" w:type="dxa"/>
            </w:tcMar>
            <w:vAlign w:val="center"/>
          </w:tcPr>
          <w:p w14:paraId="60A17C3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令和6年度</w:t>
            </w:r>
          </w:p>
        </w:tc>
        <w:tc>
          <w:tcPr>
            <w:tcW w:w="2200" w:type="dxa"/>
            <w:shd w:val="clear" w:color="auto" w:fill="DCE8DC"/>
            <w:tcMar>
              <w:top w:w="130" w:type="dxa"/>
              <w:left w:w="130" w:type="dxa"/>
              <w:bottom w:w="130" w:type="dxa"/>
              <w:right w:w="130" w:type="dxa"/>
            </w:tcMar>
            <w:vAlign w:val="center"/>
          </w:tcPr>
          <w:p w14:paraId="2E27B00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令和7年度</w:t>
            </w:r>
          </w:p>
        </w:tc>
        <w:tc>
          <w:tcPr>
            <w:tcW w:w="2200" w:type="dxa"/>
            <w:shd w:val="clear" w:color="auto" w:fill="DCE8DC"/>
            <w:tcMar>
              <w:top w:w="130" w:type="dxa"/>
              <w:left w:w="130" w:type="dxa"/>
              <w:bottom w:w="130" w:type="dxa"/>
              <w:right w:w="130" w:type="dxa"/>
            </w:tcMar>
            <w:vAlign w:val="center"/>
          </w:tcPr>
          <w:p w14:paraId="43982EF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令和8年度</w:t>
            </w:r>
          </w:p>
        </w:tc>
      </w:tr>
      <w:tr w:rsidR="009D6CAB" w:rsidRPr="00370011" w14:paraId="59C4BEC2" w14:textId="77777777">
        <w:trPr>
          <w:cantSplit/>
        </w:trPr>
        <w:tc>
          <w:tcPr>
            <w:tcW w:w="2400" w:type="dxa"/>
            <w:tcMar>
              <w:top w:w="130" w:type="dxa"/>
              <w:left w:w="130" w:type="dxa"/>
              <w:bottom w:w="130" w:type="dxa"/>
              <w:right w:w="130" w:type="dxa"/>
            </w:tcMar>
            <w:vAlign w:val="center"/>
          </w:tcPr>
          <w:p w14:paraId="49C12A1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就労継続支援（Ｂ型）</w:t>
            </w:r>
          </w:p>
        </w:tc>
        <w:tc>
          <w:tcPr>
            <w:tcW w:w="2200" w:type="dxa"/>
            <w:tcMar>
              <w:top w:w="130" w:type="dxa"/>
              <w:left w:w="130" w:type="dxa"/>
              <w:bottom w:w="130" w:type="dxa"/>
              <w:right w:w="130" w:type="dxa"/>
            </w:tcMar>
            <w:vAlign w:val="center"/>
          </w:tcPr>
          <w:p w14:paraId="1278168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593人日／33人</w:t>
            </w:r>
          </w:p>
        </w:tc>
        <w:tc>
          <w:tcPr>
            <w:tcW w:w="2200" w:type="dxa"/>
            <w:tcMar>
              <w:top w:w="130" w:type="dxa"/>
              <w:left w:w="130" w:type="dxa"/>
              <w:bottom w:w="130" w:type="dxa"/>
              <w:right w:w="130" w:type="dxa"/>
            </w:tcMar>
            <w:vAlign w:val="center"/>
          </w:tcPr>
          <w:p w14:paraId="2405545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626人日／35人</w:t>
            </w:r>
          </w:p>
        </w:tc>
        <w:tc>
          <w:tcPr>
            <w:tcW w:w="2200" w:type="dxa"/>
            <w:tcMar>
              <w:top w:w="130" w:type="dxa"/>
              <w:left w:w="130" w:type="dxa"/>
              <w:bottom w:w="130" w:type="dxa"/>
              <w:right w:w="130" w:type="dxa"/>
            </w:tcMar>
            <w:vAlign w:val="center"/>
          </w:tcPr>
          <w:p w14:paraId="7B8288B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664人日／36人</w:t>
            </w:r>
          </w:p>
        </w:tc>
      </w:tr>
      <w:tr w:rsidR="009D6CAB" w:rsidRPr="00370011" w14:paraId="59C4BEC2" w14:textId="77777777">
        <w:trPr>
          <w:cantSplit/>
          <w:ins w:id="90131" w:author="Ryo Wakayama" w:date="2026-10-20T09:00:00Z"/>
        </w:trPr>
        <w:tc>
          <w:tcPr>
            <w:tcW w:w="2400" w:type="dxa"/>
            <w:tcMar>
              <w:top w:w="130" w:type="dxa"/>
              <w:left w:w="130" w:type="dxa"/>
              <w:bottom w:w="130" w:type="dxa"/>
              <w:right w:w="130" w:type="dxa"/>
            </w:tcMar>
            <w:vAlign w:val="center"/>
          </w:tcPr>
          <w:p w14:paraId="49C12A14" w14:textId="77777777" w:rsidR="009D6CAB" w:rsidRPr="00370011" w:rsidRDefault="00000000">
            <w:pPr>
              <w:spacing w:line="320" w:lineRule="auto"/>
              <w:rPr>
                <w:ins w:id="90132" w:author="Ryo Wakayama" w:date="2026-10-20T09:00:00Z"/>
                <w:rFonts w:ascii="BIZ UDPゴシック" w:eastAsia="BIZ UDPゴシック" w:hAnsi="BIZ UDPゴシック"/>
              </w:rPr>
            </w:pPr>
            <w:ins w:id="90133" w:author="Ryo Wakayama" w:date="2026-10-20T09:00:00Z">
              <w:r>
                <w:rPr>
                  <w:rFonts w:ascii="BIZ UDPゴシック" w:eastAsia="BIZ UDPゴシック" w:hAnsi="BIZ UDPゴシック"/>
                  <w:sz w:val="20"/>
                  <w:szCs w:val="20"/>
                </w:rPr>
                <w:t xml:space="preserve">　第7期の計画値</w:t>
              </w:r>
            </w:ins>
          </w:p>
        </w:tc>
        <w:tc>
          <w:tcPr>
            <w:tcW w:w="2200" w:type="dxa"/>
            <w:tcMar>
              <w:top w:w="130" w:type="dxa"/>
              <w:left w:w="130" w:type="dxa"/>
              <w:bottom w:w="130" w:type="dxa"/>
              <w:right w:w="130" w:type="dxa"/>
            </w:tcMar>
            <w:vAlign w:val="center"/>
          </w:tcPr>
          <w:p w14:paraId="1278168A" w14:textId="77777777" w:rsidR="009D6CAB" w:rsidRPr="00370011" w:rsidRDefault="00000000">
            <w:pPr>
              <w:spacing w:line="320" w:lineRule="auto"/>
              <w:rPr>
                <w:ins w:id="90134" w:author="Ryo Wakayama" w:date="2026-10-20T09:00:00Z"/>
                <w:rFonts w:ascii="BIZ UDPゴシック" w:eastAsia="BIZ UDPゴシック" w:hAnsi="BIZ UDPゴシック"/>
              </w:rPr>
            </w:pPr>
            <w:ins w:id="90135" w:author="Ryo Wakayama" w:date="2026-10-20T09:00:00Z">
              <w:r>
                <w:rPr>
                  <w:rFonts w:ascii="BIZ UDPゴシック" w:eastAsia="BIZ UDPゴシック" w:hAnsi="BIZ UDPゴシック"/>
                  <w:sz w:val="20"/>
                  <w:szCs w:val="20"/>
                </w:rPr>
                <w:t xml:space="preserve">874人日／38人</w:t>
              </w:r>
            </w:ins>
          </w:p>
        </w:tc>
        <w:tc>
          <w:tcPr>
            <w:tcW w:w="2200" w:type="dxa"/>
            <w:tcMar>
              <w:top w:w="130" w:type="dxa"/>
              <w:left w:w="130" w:type="dxa"/>
              <w:bottom w:w="130" w:type="dxa"/>
              <w:right w:w="130" w:type="dxa"/>
            </w:tcMar>
            <w:vAlign w:val="center"/>
          </w:tcPr>
          <w:p w14:paraId="2405545F" w14:textId="77777777" w:rsidR="009D6CAB" w:rsidRPr="00370011" w:rsidRDefault="00000000">
            <w:pPr>
              <w:spacing w:line="320" w:lineRule="auto"/>
              <w:rPr>
                <w:ins w:id="90136" w:author="Ryo Wakayama" w:date="2026-10-20T09:00:00Z"/>
                <w:rFonts w:ascii="BIZ UDPゴシック" w:eastAsia="BIZ UDPゴシック" w:hAnsi="BIZ UDPゴシック"/>
              </w:rPr>
            </w:pPr>
            <w:ins w:id="90137" w:author="Ryo Wakayama" w:date="2026-10-20T09:00:00Z">
              <w:r>
                <w:rPr>
                  <w:rFonts w:ascii="BIZ UDPゴシック" w:eastAsia="BIZ UDPゴシック" w:hAnsi="BIZ UDPゴシック"/>
                  <w:sz w:val="20"/>
                  <w:szCs w:val="20"/>
                </w:rPr>
                <w:t xml:space="preserve">874人日／38人</w:t>
              </w:r>
            </w:ins>
          </w:p>
        </w:tc>
        <w:tc>
          <w:tcPr>
            <w:tcW w:w="2200" w:type="dxa"/>
            <w:tcMar>
              <w:top w:w="130" w:type="dxa"/>
              <w:left w:w="130" w:type="dxa"/>
              <w:bottom w:w="130" w:type="dxa"/>
              <w:right w:w="130" w:type="dxa"/>
            </w:tcMar>
            <w:vAlign w:val="center"/>
          </w:tcPr>
          <w:p w14:paraId="7B8288BD" w14:textId="77777777" w:rsidR="009D6CAB" w:rsidRPr="00370011" w:rsidRDefault="00000000">
            <w:pPr>
              <w:spacing w:line="320" w:lineRule="auto"/>
              <w:rPr>
                <w:ins w:id="90138" w:author="Ryo Wakayama" w:date="2026-10-20T09:00:00Z"/>
                <w:rFonts w:ascii="BIZ UDPゴシック" w:eastAsia="BIZ UDPゴシック" w:hAnsi="BIZ UDPゴシック"/>
              </w:rPr>
            </w:pPr>
            <w:ins w:id="90139" w:author="Ryo Wakayama" w:date="2026-10-20T09:00:00Z">
              <w:r>
                <w:rPr>
                  <w:rFonts w:ascii="BIZ UDPゴシック" w:eastAsia="BIZ UDPゴシック" w:hAnsi="BIZ UDPゴシック"/>
                  <w:sz w:val="20"/>
                  <w:szCs w:val="20"/>
                </w:rPr>
                <w:t xml:space="preserve">874人日／38人</w:t>
              </w:r>
            </w:ins>
          </w:p>
        </w:tc>
      </w:tr>
    </w:tbl>
    <w:p>
      <w:pPr>
        <w:spacing w:line="240" w:lineRule="auto"/>
        <w:jc w:val="right"/>
        <w:rPr>
          <w:ins w:id="91936" w:author="Ryo Wakayama" w:date="2026-10-20T09:00:00Z"/>
          <w:rFonts w:ascii="BIZ UDPゴシック" w:eastAsia="BIZ UDPゴシック" w:hAnsi="BIZ UDPゴシック"/>
        </w:rPr>
      </w:pPr>
      <w:ins w:id="91937" w:author="Ryo Wakayama" w:date="2026-10-20T09:00:00Z">
        <w:r>
          <w:rPr>
            <w:rFonts w:ascii="BIZ UDPゴシック" w:eastAsia="BIZ UDPゴシック" w:hAnsi="BIZ UDPゴシック"/>
            <w:sz w:val="18"/>
            <w:szCs w:val="18"/>
          </w:rPr>
          <w:t xml:space="preserve">資料：健康福祉課（障がい福祉サービス等の給付実績。令和8年度は見込み）、第7期の計画値は前回計画（令和6年3月）</w:t>
        </w:r>
      </w:ins>
    </w:p>
    <w:p w14:paraId="6BD6FB4E" w14:textId="77777777" w:rsidR="009D6CAB" w:rsidRPr="00370011" w:rsidRDefault="00000000" w:rsidP="00193735">
      <w:pPr>
        <w:spacing w:before="260" w:after="160"/>
        <w:rPr>
          <w:rFonts w:ascii="BIZ UDPゴシック" w:eastAsia="BIZ UDPゴシック" w:hAnsi="BIZ UDPゴシック"/>
        </w:rPr>
      </w:pPr>
      <w:del w:id="91938" w:author="Ryo Wakayama" w:date="2026-10-23T09:00:00Z">
        <w:r>
          <w:rPr>
            <w:rFonts w:ascii="BIZ UDPゴシック" w:eastAsia="BIZ UDPゴシック" w:hAnsi="BIZ UDPゴシック"/>
            <w:b/>
            <w:bCs/>
            <w:sz w:val="22"/>
            <w:szCs w:val="22"/>
          </w:rPr>
          <w:delText xml:space="preserve">■</w:delText>
        </w:r>
      </w:del>
      <w:ins w:id="91939" w:author="Ryo Wakayama" w:date="2026-10-23T09:00:00Z">
        <w:r>
          <w:rPr>
            <w:rFonts w:ascii="BIZ UDPゴシック" w:eastAsia="BIZ UDPゴシック" w:hAnsi="BIZ UDPゴシック"/>
            <w:b/>
            <w:bCs/>
            <w:sz w:val="22"/>
            <w:szCs w:val="22"/>
          </w:rPr>
          <w:t xml:space="preserve">【表94】就労継続支援（Ｂ型）の</w:t>
        </w:r>
      </w:ins>
      <w:r>
        <w:rPr>
          <w:rFonts w:ascii="BIZ UDPゴシック" w:eastAsia="BIZ UDPゴシック" w:hAnsi="BIZ UDPゴシック"/>
          <w:b/>
          <w:bCs/>
          <w:sz w:val="22"/>
          <w:szCs w:val="22"/>
        </w:rPr>
        <w:lastRenderedPageBreak/>
        <w:t xml:space="preserve">第8期の見込量（1か月あたり）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47E3C33F" w14:textId="77777777">
        <w:trPr>
          <w:cantSplit/>
          <w:tblHeader/>
        </w:trPr>
        <w:tc>
          <w:tcPr>
            <w:tcW w:w="2400" w:type="dxa"/>
            <w:shd w:val="clear" w:color="auto" w:fill="DCE8DC"/>
            <w:tcMar>
              <w:top w:w="130" w:type="dxa"/>
              <w:left w:w="130" w:type="dxa"/>
              <w:bottom w:w="130" w:type="dxa"/>
              <w:right w:w="130" w:type="dxa"/>
            </w:tcMar>
            <w:vAlign w:val="center"/>
          </w:tcPr>
          <w:p w14:paraId="3173CF9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第8期</w:t>
            </w:r>
          </w:p>
        </w:tc>
        <w:tc>
          <w:tcPr>
            <w:tcW w:w="2200" w:type="dxa"/>
            <w:shd w:val="clear" w:color="auto" w:fill="DCE8DC"/>
            <w:tcMar>
              <w:top w:w="130" w:type="dxa"/>
              <w:left w:w="130" w:type="dxa"/>
              <w:bottom w:w="130" w:type="dxa"/>
              <w:right w:w="130" w:type="dxa"/>
            </w:tcMar>
            <w:vAlign w:val="center"/>
          </w:tcPr>
          <w:p w14:paraId="42EF3E8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令和9年度</w:t>
            </w:r>
          </w:p>
        </w:tc>
        <w:tc>
          <w:tcPr>
            <w:tcW w:w="2200" w:type="dxa"/>
            <w:shd w:val="clear" w:color="auto" w:fill="DCE8DC"/>
            <w:tcMar>
              <w:top w:w="130" w:type="dxa"/>
              <w:left w:w="130" w:type="dxa"/>
              <w:bottom w:w="130" w:type="dxa"/>
              <w:right w:w="130" w:type="dxa"/>
            </w:tcMar>
            <w:vAlign w:val="center"/>
          </w:tcPr>
          <w:p w14:paraId="6F3D974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28E081E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4019584C" w14:textId="77777777">
        <w:trPr>
          <w:cantSplit/>
        </w:trPr>
        <w:tc>
          <w:tcPr>
            <w:tcW w:w="2400" w:type="dxa"/>
            <w:tcMar>
              <w:top w:w="130" w:type="dxa"/>
              <w:left w:w="130" w:type="dxa"/>
              <w:bottom w:w="130" w:type="dxa"/>
              <w:right w:w="130" w:type="dxa"/>
            </w:tcMar>
            <w:vAlign w:val="center"/>
          </w:tcPr>
          <w:p w14:paraId="07C6234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就労継続支援（Ｂ型）</w:t>
            </w:r>
          </w:p>
        </w:tc>
        <w:tc>
          <w:tcPr>
            <w:tcW w:w="2200" w:type="dxa"/>
            <w:tcMar>
              <w:top w:w="130" w:type="dxa"/>
              <w:left w:w="130" w:type="dxa"/>
              <w:bottom w:w="130" w:type="dxa"/>
              <w:right w:w="130" w:type="dxa"/>
            </w:tcMar>
            <w:vAlign w:val="center"/>
          </w:tcPr>
          <w:p w14:paraId="57450B8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670人日／37人</w:t>
            </w:r>
          </w:p>
        </w:tc>
        <w:tc>
          <w:tcPr>
            <w:tcW w:w="2200" w:type="dxa"/>
            <w:tcMar>
              <w:top w:w="130" w:type="dxa"/>
              <w:left w:w="130" w:type="dxa"/>
              <w:bottom w:w="130" w:type="dxa"/>
              <w:right w:w="130" w:type="dxa"/>
            </w:tcMar>
            <w:vAlign w:val="center"/>
          </w:tcPr>
          <w:p w14:paraId="0ED8099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690人日／38人</w:t>
            </w:r>
          </w:p>
        </w:tc>
        <w:tc>
          <w:tcPr>
            <w:tcW w:w="2200" w:type="dxa"/>
            <w:tcMar>
              <w:top w:w="130" w:type="dxa"/>
              <w:left w:w="130" w:type="dxa"/>
              <w:bottom w:w="130" w:type="dxa"/>
              <w:right w:w="130" w:type="dxa"/>
            </w:tcMar>
            <w:vAlign w:val="center"/>
          </w:tcPr>
          <w:p w14:paraId="10F5C87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710人日／39人</w:t>
            </w:r>
          </w:p>
        </w:tc>
      </w:tr>
    </w:tbl>
    <w:p>
      <w:pPr>
        <w:spacing w:line="240" w:lineRule="auto"/>
        <w:jc w:val="right"/>
        <w:rPr>
          <w:ins w:id="91940" w:author="Ryo Wakayama" w:date="2026-10-20T09:00:00Z"/>
          <w:rFonts w:ascii="BIZ UDPゴシック" w:eastAsia="BIZ UDPゴシック" w:hAnsi="BIZ UDPゴシック"/>
        </w:rPr>
      </w:pPr>
      <w:ins w:id="91941" w:author="Ryo Wakayama" w:date="2026-10-20T09:00:00Z">
        <w:r>
          <w:rPr>
            <w:rFonts w:ascii="BIZ UDPゴシック" w:eastAsia="BIZ UDPゴシック" w:hAnsi="BIZ UDPゴシック"/>
            <w:sz w:val="18"/>
            <w:szCs w:val="18"/>
          </w:rPr>
          <w:t xml:space="preserve">資料：本計画による推計（本章冒頭の見込量の定め方による）</w:t>
        </w:r>
      </w:ins>
    </w:p>
    <w:p w14:paraId="275D433D" w14:textId="77777777" w:rsidR="009D6CAB" w:rsidRPr="00193735"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3FE936A7"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町内に事業所があり、就労選択支援の施行後は、新たに利用を開始する方は原則として事前に就労選択支援を利用する仕組みとなったことも踏まえ、事業所と連携しながら安定的な利用を確保します。第7期の利用実績は増加傾向（令和6年度33人→令和8年度36人）にあることから、その推移を踏まえて見込量を算出しています。</w:t>
      </w:r>
    </w:p>
    <w:p w14:paraId="70E2870C"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（7）就労定着支援</w:t>
      </w:r>
    </w:p>
    <w:p>
      <w:pPr>
        <w:spacing w:before="260" w:after="160"/>
        <w:rPr>
          <w:ins w:id="91942" w:author="Ryo Wakayama" w:date="2026-10-20T09:00:00Z"/>
          <w:rFonts w:ascii="BIZ UDPゴシック" w:eastAsia="BIZ UDPゴシック" w:hAnsi="BIZ UDPゴシック"/>
        </w:rPr>
      </w:pPr>
      <w:ins w:id="91943" w:author="Ryo Wakayama" w:date="2026-10-20T09:00:00Z">
        <w:r>
          <w:rPr>
            <w:rFonts w:ascii="BIZ UDPゴシック" w:eastAsia="BIZ UDPゴシック" w:hAnsi="BIZ UDPゴシック"/>
            <w:sz w:val="22"/>
            <w:szCs w:val="22"/>
          </w:rPr>
          <w:t xml:space="preserve">【表95】就労定着支援の内容</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00"/>
        <w:gridCol w:w="2500"/>
      </w:tblGrid>
      <w:tr w:rsidR="009D6CAB" w:rsidRPr="00370011" w14:paraId="1F03CCE6" w14:textId="77777777">
        <w:trPr>
          <w:cantSplit/>
          <w:tblHeader/>
        </w:trPr>
        <w:tc>
          <w:tcPr>
            <w:tcW w:w="1800" w:type="dxa"/>
            <w:shd w:val="clear" w:color="auto" w:fill="DCE8DC"/>
            <w:tcMar>
              <w:top w:w="130" w:type="dxa"/>
              <w:left w:w="130" w:type="dxa"/>
              <w:bottom w:w="130" w:type="dxa"/>
              <w:right w:w="130" w:type="dxa"/>
            </w:tcMar>
            <w:vAlign w:val="center"/>
          </w:tcPr>
          <w:p w14:paraId="3D63C42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給付の種類</w:t>
            </w:r>
          </w:p>
        </w:tc>
        <w:tc>
          <w:tcPr>
            <w:tcW w:w="4700" w:type="dxa"/>
            <w:shd w:val="clear" w:color="auto" w:fill="DCE8DC"/>
            <w:tcMar>
              <w:top w:w="130" w:type="dxa"/>
              <w:left w:w="130" w:type="dxa"/>
              <w:bottom w:w="130" w:type="dxa"/>
              <w:right w:w="130" w:type="dxa"/>
            </w:tcMar>
            <w:vAlign w:val="center"/>
          </w:tcPr>
          <w:p w14:paraId="3769027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5290FB4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19CD3902" w14:textId="77777777">
        <w:trPr>
          <w:cantSplit/>
        </w:trPr>
        <w:tc>
          <w:tcPr>
            <w:tcW w:w="1800" w:type="dxa"/>
            <w:tcMar>
              <w:top w:w="130" w:type="dxa"/>
              <w:left w:w="130" w:type="dxa"/>
              <w:bottom w:w="130" w:type="dxa"/>
              <w:right w:w="130" w:type="dxa"/>
            </w:tcMar>
            <w:vAlign w:val="center"/>
          </w:tcPr>
          <w:p w14:paraId="6FD856B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自立支援給付（訓練等給付）</w:t>
            </w:r>
          </w:p>
        </w:tc>
        <w:tc>
          <w:tcPr>
            <w:tcW w:w="4700" w:type="dxa"/>
            <w:tcMar>
              <w:top w:w="130" w:type="dxa"/>
              <w:left w:w="130" w:type="dxa"/>
              <w:bottom w:w="130" w:type="dxa"/>
              <w:right w:w="130" w:type="dxa"/>
            </w:tcMar>
            <w:vAlign w:val="center"/>
          </w:tcPr>
          <w:p w14:paraId="5982948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障がい者の就労の継続を図るため、企業、障がい福祉サービス事業者、医療機関等との連絡調整を行うとともに、雇用に伴い生じる生活面の課題に関する相談、指導及び助言等の必要な支援を行います。</w:t>
            </w:r>
          </w:p>
        </w:tc>
        <w:tc>
          <w:tcPr>
            <w:tcW w:w="2500" w:type="dxa"/>
            <w:tcMar>
              <w:top w:w="130" w:type="dxa"/>
              <w:left w:w="130" w:type="dxa"/>
              <w:bottom w:w="130" w:type="dxa"/>
              <w:right w:w="130" w:type="dxa"/>
            </w:tcMar>
            <w:vAlign w:val="center"/>
          </w:tcPr>
          <w:p w14:paraId="0189AD6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就労移行支援等の利用を経て一般就労へ移行した障がい者で、生活面の課題が生じている者</w:t>
            </w:r>
          </w:p>
        </w:tc>
      </w:tr>
    </w:tbl>
    <w:p w14:paraId="7110C23D" w14:textId="77777777" w:rsidR="009D6CAB" w:rsidRPr="00370011" w:rsidRDefault="00000000" w:rsidP="00193735">
      <w:pPr>
        <w:spacing w:before="260" w:after="160"/>
        <w:rPr>
          <w:rFonts w:ascii="BIZ UDPゴシック" w:eastAsia="BIZ UDPゴシック" w:hAnsi="BIZ UDPゴシック"/>
        </w:rPr>
      </w:pPr>
      <w:del w:id="91944" w:author="Ryo Wakayama" w:date="2026-10-23T09:00:00Z">
        <w:r>
          <w:rPr>
            <w:rFonts w:ascii="BIZ UDPゴシック" w:eastAsia="BIZ UDPゴシック" w:hAnsi="BIZ UDPゴシック"/>
            <w:b/>
            <w:bCs/>
            <w:sz w:val="22"/>
            <w:szCs w:val="22"/>
          </w:rPr>
          <w:delText xml:space="preserve">■</w:delText>
        </w:r>
      </w:del>
      <w:ins w:id="91945" w:author="Ryo Wakayama" w:date="2026-10-23T09:00:00Z">
        <w:r>
          <w:rPr>
            <w:rFonts w:ascii="BIZ UDPゴシック" w:eastAsia="BIZ UDPゴシック" w:hAnsi="BIZ UDPゴシック"/>
            <w:b/>
            <w:bCs/>
            <w:sz w:val="22"/>
            <w:szCs w:val="22"/>
          </w:rPr>
          <w:t xml:space="preserve">【表96】就労定着支援の</w:t>
        </w:r>
      </w:ins>
      <w:r>
        <w:rPr>
          <w:rFonts w:ascii="BIZ UDPゴシック" w:eastAsia="BIZ UDPゴシック" w:hAnsi="BIZ UDPゴシック"/>
          <w:b/>
          <w:bCs/>
          <w:sz w:val="22"/>
          <w:szCs w:val="22"/>
        </w:rPr>
        <w:t xml:space="preserve">第7期の実績（1か月あたり）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1CD6AB1C" w14:textId="77777777">
        <w:trPr>
          <w:cantSplit/>
          <w:tblHeader/>
        </w:trPr>
        <w:tc>
          <w:tcPr>
            <w:tcW w:w="2400" w:type="dxa"/>
            <w:shd w:val="clear" w:color="auto" w:fill="DCE8DC"/>
            <w:tcMar>
              <w:top w:w="130" w:type="dxa"/>
              <w:left w:w="130" w:type="dxa"/>
              <w:bottom w:w="130" w:type="dxa"/>
              <w:right w:w="130" w:type="dxa"/>
            </w:tcMar>
            <w:vAlign w:val="center"/>
          </w:tcPr>
          <w:p w14:paraId="2AF8929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第7期</w:t>
            </w:r>
          </w:p>
        </w:tc>
        <w:tc>
          <w:tcPr>
            <w:tcW w:w="2200" w:type="dxa"/>
            <w:shd w:val="clear" w:color="auto" w:fill="DCE8DC"/>
            <w:tcMar>
              <w:top w:w="130" w:type="dxa"/>
              <w:left w:w="130" w:type="dxa"/>
              <w:bottom w:w="130" w:type="dxa"/>
              <w:right w:w="130" w:type="dxa"/>
            </w:tcMar>
            <w:vAlign w:val="center"/>
          </w:tcPr>
          <w:p w14:paraId="1D1B6BD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令和6年度</w:t>
            </w:r>
          </w:p>
        </w:tc>
        <w:tc>
          <w:tcPr>
            <w:tcW w:w="2200" w:type="dxa"/>
            <w:shd w:val="clear" w:color="auto" w:fill="DCE8DC"/>
            <w:tcMar>
              <w:top w:w="130" w:type="dxa"/>
              <w:left w:w="130" w:type="dxa"/>
              <w:bottom w:w="130" w:type="dxa"/>
              <w:right w:w="130" w:type="dxa"/>
            </w:tcMar>
            <w:vAlign w:val="center"/>
          </w:tcPr>
          <w:p w14:paraId="4005D70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令和7年度</w:t>
            </w:r>
          </w:p>
        </w:tc>
        <w:tc>
          <w:tcPr>
            <w:tcW w:w="2200" w:type="dxa"/>
            <w:shd w:val="clear" w:color="auto" w:fill="DCE8DC"/>
            <w:tcMar>
              <w:top w:w="130" w:type="dxa"/>
              <w:left w:w="130" w:type="dxa"/>
              <w:bottom w:w="130" w:type="dxa"/>
              <w:right w:w="130" w:type="dxa"/>
            </w:tcMar>
            <w:vAlign w:val="center"/>
          </w:tcPr>
          <w:p w14:paraId="3B17D86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令和8年度</w:t>
            </w:r>
          </w:p>
        </w:tc>
      </w:tr>
      <w:tr w:rsidR="009D6CAB" w:rsidRPr="00370011" w14:paraId="294ADA0A" w14:textId="77777777">
        <w:trPr>
          <w:cantSplit/>
        </w:trPr>
        <w:tc>
          <w:tcPr>
            <w:tcW w:w="2400" w:type="dxa"/>
            <w:tcMar>
              <w:top w:w="130" w:type="dxa"/>
              <w:left w:w="130" w:type="dxa"/>
              <w:bottom w:w="130" w:type="dxa"/>
              <w:right w:w="130" w:type="dxa"/>
            </w:tcMar>
            <w:vAlign w:val="center"/>
          </w:tcPr>
          <w:p w14:paraId="726F1F0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就労定着支援</w:t>
            </w:r>
          </w:p>
        </w:tc>
        <w:tc>
          <w:tcPr>
            <w:tcW w:w="2200" w:type="dxa"/>
            <w:tcMar>
              <w:top w:w="130" w:type="dxa"/>
              <w:left w:w="130" w:type="dxa"/>
              <w:bottom w:w="130" w:type="dxa"/>
              <w:right w:w="130" w:type="dxa"/>
            </w:tcMar>
            <w:vAlign w:val="center"/>
          </w:tcPr>
          <w:p w14:paraId="2C05F87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7C195AD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73C009F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r w:rsidR="009D6CAB" w:rsidRPr="00370011" w14:paraId="294ADA0A" w14:textId="77777777">
        <w:trPr>
          <w:cantSplit/>
          <w:ins w:id="90140" w:author="Ryo Wakayama" w:date="2026-10-20T09:00:00Z"/>
        </w:trPr>
        <w:tc>
          <w:tcPr>
            <w:tcW w:w="2400" w:type="dxa"/>
            <w:tcMar>
              <w:top w:w="130" w:type="dxa"/>
              <w:left w:w="130" w:type="dxa"/>
              <w:bottom w:w="130" w:type="dxa"/>
              <w:right w:w="130" w:type="dxa"/>
            </w:tcMar>
            <w:vAlign w:val="center"/>
          </w:tcPr>
          <w:p w14:paraId="726F1F05" w14:textId="77777777" w:rsidR="009D6CAB" w:rsidRPr="00370011" w:rsidRDefault="00000000">
            <w:pPr>
              <w:spacing w:line="320" w:lineRule="auto"/>
              <w:rPr>
                <w:ins w:id="90141" w:author="Ryo Wakayama" w:date="2026-10-20T09:00:00Z"/>
                <w:rFonts w:ascii="BIZ UDPゴシック" w:eastAsia="BIZ UDPゴシック" w:hAnsi="BIZ UDPゴシック"/>
              </w:rPr>
            </w:pPr>
            <w:ins w:id="90142" w:author="Ryo Wakayama" w:date="2026-10-20T09:00:00Z">
              <w:r>
                <w:rPr>
                  <w:rFonts w:ascii="BIZ UDPゴシック" w:eastAsia="BIZ UDPゴシック" w:hAnsi="BIZ UDPゴシック"/>
                  <w:sz w:val="20"/>
                  <w:szCs w:val="20"/>
                </w:rPr>
                <w:t xml:space="preserve">　第7期の計画値</w:t>
              </w:r>
            </w:ins>
          </w:p>
        </w:tc>
        <w:tc>
          <w:tcPr>
            <w:tcW w:w="2200" w:type="dxa"/>
            <w:tcMar>
              <w:top w:w="130" w:type="dxa"/>
              <w:left w:w="130" w:type="dxa"/>
              <w:bottom w:w="130" w:type="dxa"/>
              <w:right w:w="130" w:type="dxa"/>
            </w:tcMar>
            <w:vAlign w:val="center"/>
          </w:tcPr>
          <w:p w14:paraId="2C05F875" w14:textId="77777777" w:rsidR="009D6CAB" w:rsidRPr="00370011" w:rsidRDefault="00000000">
            <w:pPr>
              <w:spacing w:line="320" w:lineRule="auto"/>
              <w:rPr>
                <w:ins w:id="90143" w:author="Ryo Wakayama" w:date="2026-10-20T09:00:00Z"/>
                <w:rFonts w:ascii="BIZ UDPゴシック" w:eastAsia="BIZ UDPゴシック" w:hAnsi="BIZ UDPゴシック"/>
              </w:rPr>
            </w:pPr>
            <w:ins w:id="90144" w:author="Ryo Wakayama" w:date="2026-10-20T09:00:00Z">
              <w:r>
                <w:rPr>
                  <w:rFonts w:ascii="BIZ UDPゴシック" w:eastAsia="BIZ UDPゴシック" w:hAnsi="BIZ UDPゴシック"/>
                  <w:sz w:val="20"/>
                  <w:szCs w:val="20"/>
                </w:rPr>
                <w:t xml:space="preserve">0人</w:t>
              </w:r>
            </w:ins>
          </w:p>
        </w:tc>
        <w:tc>
          <w:tcPr>
            <w:tcW w:w="2200" w:type="dxa"/>
            <w:tcMar>
              <w:top w:w="130" w:type="dxa"/>
              <w:left w:w="130" w:type="dxa"/>
              <w:bottom w:w="130" w:type="dxa"/>
              <w:right w:w="130" w:type="dxa"/>
            </w:tcMar>
            <w:vAlign w:val="center"/>
          </w:tcPr>
          <w:p w14:paraId="7C195ADF" w14:textId="77777777" w:rsidR="009D6CAB" w:rsidRPr="00370011" w:rsidRDefault="00000000">
            <w:pPr>
              <w:spacing w:line="320" w:lineRule="auto"/>
              <w:rPr>
                <w:ins w:id="90145" w:author="Ryo Wakayama" w:date="2026-10-20T09:00:00Z"/>
                <w:rFonts w:ascii="BIZ UDPゴシック" w:eastAsia="BIZ UDPゴシック" w:hAnsi="BIZ UDPゴシック"/>
              </w:rPr>
            </w:pPr>
            <w:ins w:id="90146" w:author="Ryo Wakayama" w:date="2026-10-20T09:00:00Z">
              <w:r>
                <w:rPr>
                  <w:rFonts w:ascii="BIZ UDPゴシック" w:eastAsia="BIZ UDPゴシック" w:hAnsi="BIZ UDPゴシック"/>
                  <w:sz w:val="20"/>
                  <w:szCs w:val="20"/>
                </w:rPr>
                <w:t xml:space="preserve">0人</w:t>
              </w:r>
            </w:ins>
          </w:p>
        </w:tc>
        <w:tc>
          <w:tcPr>
            <w:tcW w:w="2200" w:type="dxa"/>
            <w:tcMar>
              <w:top w:w="130" w:type="dxa"/>
              <w:left w:w="130" w:type="dxa"/>
              <w:bottom w:w="130" w:type="dxa"/>
              <w:right w:w="130" w:type="dxa"/>
            </w:tcMar>
            <w:vAlign w:val="center"/>
          </w:tcPr>
          <w:p w14:paraId="73C009F4" w14:textId="77777777" w:rsidR="009D6CAB" w:rsidRPr="00370011" w:rsidRDefault="00000000">
            <w:pPr>
              <w:spacing w:line="320" w:lineRule="auto"/>
              <w:rPr>
                <w:ins w:id="90147" w:author="Ryo Wakayama" w:date="2026-10-20T09:00:00Z"/>
                <w:rFonts w:ascii="BIZ UDPゴシック" w:eastAsia="BIZ UDPゴシック" w:hAnsi="BIZ UDPゴシック"/>
              </w:rPr>
            </w:pPr>
            <w:ins w:id="90148" w:author="Ryo Wakayama" w:date="2026-10-20T09:00:00Z">
              <w:r>
                <w:rPr>
                  <w:rFonts w:ascii="BIZ UDPゴシック" w:eastAsia="BIZ UDPゴシック" w:hAnsi="BIZ UDPゴシック"/>
                  <w:sz w:val="20"/>
                  <w:szCs w:val="20"/>
                </w:rPr>
                <w:t xml:space="preserve">0人</w:t>
              </w:r>
            </w:ins>
          </w:p>
        </w:tc>
      </w:tr>
    </w:tbl>
    <w:p>
      <w:pPr>
        <w:spacing w:line="240" w:lineRule="auto"/>
        <w:jc w:val="right"/>
        <w:rPr>
          <w:ins w:id="91946" w:author="Ryo Wakayama" w:date="2026-10-20T09:00:00Z"/>
          <w:rFonts w:ascii="BIZ UDPゴシック" w:eastAsia="BIZ UDPゴシック" w:hAnsi="BIZ UDPゴシック"/>
        </w:rPr>
      </w:pPr>
      <w:ins w:id="91947" w:author="Ryo Wakayama" w:date="2026-10-20T09:00:00Z">
        <w:r>
          <w:rPr>
            <w:rFonts w:ascii="BIZ UDPゴシック" w:eastAsia="BIZ UDPゴシック" w:hAnsi="BIZ UDPゴシック"/>
            <w:sz w:val="18"/>
            <w:szCs w:val="18"/>
          </w:rPr>
          <w:t xml:space="preserve">資料：健康福祉課（障がい福祉サービス等の給付実績。令和8年度は見込み）、第7期の計画値は前回計画（令和6年3月）</w:t>
        </w:r>
      </w:ins>
    </w:p>
    <w:p w14:paraId="379B89F9" w14:textId="77777777" w:rsidR="009D6CAB" w:rsidRPr="00370011" w:rsidRDefault="00000000" w:rsidP="00193735">
      <w:pPr>
        <w:spacing w:before="260" w:after="160"/>
        <w:rPr>
          <w:rFonts w:ascii="BIZ UDPゴシック" w:eastAsia="BIZ UDPゴシック" w:hAnsi="BIZ UDPゴシック"/>
        </w:rPr>
      </w:pPr>
      <w:del w:id="91948" w:author="Ryo Wakayama" w:date="2026-10-23T09:00:00Z">
        <w:r>
          <w:rPr>
            <w:rFonts w:ascii="BIZ UDPゴシック" w:eastAsia="BIZ UDPゴシック" w:hAnsi="BIZ UDPゴシック"/>
            <w:b/>
            <w:bCs/>
            <w:sz w:val="22"/>
            <w:szCs w:val="22"/>
          </w:rPr>
          <w:delText xml:space="preserve">■</w:delText>
        </w:r>
      </w:del>
      <w:ins w:id="91949" w:author="Ryo Wakayama" w:date="2026-10-23T09:00:00Z">
        <w:r>
          <w:rPr>
            <w:rFonts w:ascii="BIZ UDPゴシック" w:eastAsia="BIZ UDPゴシック" w:hAnsi="BIZ UDPゴシック"/>
            <w:b/>
            <w:bCs/>
            <w:sz w:val="22"/>
            <w:szCs w:val="22"/>
          </w:rPr>
          <w:t xml:space="preserve">【表97】就労定着支援の</w:t>
        </w:r>
      </w:ins>
      <w:r>
        <w:rPr>
          <w:rFonts w:ascii="BIZ UDPゴシック" w:eastAsia="BIZ UDPゴシック" w:hAnsi="BIZ UDPゴシック"/>
          <w:b/>
          <w:bCs/>
          <w:sz w:val="22"/>
          <w:szCs w:val="22"/>
        </w:rPr>
        <w:t xml:space="preserve">第8期の見込量（1か月あたり）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7009B5E5" w14:textId="77777777">
        <w:trPr>
          <w:cantSplit/>
          <w:tblHeader/>
        </w:trPr>
        <w:tc>
          <w:tcPr>
            <w:tcW w:w="2400" w:type="dxa"/>
            <w:shd w:val="clear" w:color="auto" w:fill="DCE8DC"/>
            <w:tcMar>
              <w:top w:w="130" w:type="dxa"/>
              <w:left w:w="130" w:type="dxa"/>
              <w:bottom w:w="130" w:type="dxa"/>
              <w:right w:w="130" w:type="dxa"/>
            </w:tcMar>
            <w:vAlign w:val="center"/>
          </w:tcPr>
          <w:p w14:paraId="6508F53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第8期</w:t>
            </w:r>
          </w:p>
        </w:tc>
        <w:tc>
          <w:tcPr>
            <w:tcW w:w="2200" w:type="dxa"/>
            <w:shd w:val="clear" w:color="auto" w:fill="DCE8DC"/>
            <w:tcMar>
              <w:top w:w="130" w:type="dxa"/>
              <w:left w:w="130" w:type="dxa"/>
              <w:bottom w:w="130" w:type="dxa"/>
              <w:right w:w="130" w:type="dxa"/>
            </w:tcMar>
            <w:vAlign w:val="center"/>
          </w:tcPr>
          <w:p w14:paraId="23B41E1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令和9年度</w:t>
            </w:r>
          </w:p>
        </w:tc>
        <w:tc>
          <w:tcPr>
            <w:tcW w:w="2200" w:type="dxa"/>
            <w:shd w:val="clear" w:color="auto" w:fill="DCE8DC"/>
            <w:tcMar>
              <w:top w:w="130" w:type="dxa"/>
              <w:left w:w="130" w:type="dxa"/>
              <w:bottom w:w="130" w:type="dxa"/>
              <w:right w:w="130" w:type="dxa"/>
            </w:tcMar>
            <w:vAlign w:val="center"/>
          </w:tcPr>
          <w:p w14:paraId="4FF238E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1A7E081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12F4B68C" w14:textId="77777777">
        <w:trPr>
          <w:cantSplit/>
        </w:trPr>
        <w:tc>
          <w:tcPr>
            <w:tcW w:w="2400" w:type="dxa"/>
            <w:tcMar>
              <w:top w:w="130" w:type="dxa"/>
              <w:left w:w="130" w:type="dxa"/>
              <w:bottom w:w="130" w:type="dxa"/>
              <w:right w:w="130" w:type="dxa"/>
            </w:tcMar>
            <w:vAlign w:val="center"/>
          </w:tcPr>
          <w:p w14:paraId="3F93F3F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就労定着支援</w:t>
            </w:r>
          </w:p>
        </w:tc>
        <w:tc>
          <w:tcPr>
            <w:tcW w:w="2200" w:type="dxa"/>
            <w:tcMar>
              <w:top w:w="130" w:type="dxa"/>
              <w:left w:w="130" w:type="dxa"/>
              <w:bottom w:w="130" w:type="dxa"/>
              <w:right w:w="130" w:type="dxa"/>
            </w:tcMar>
            <w:vAlign w:val="center"/>
          </w:tcPr>
          <w:p w14:paraId="2A0372F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615D7F6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5AEEB72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2人</w:t>
            </w:r>
          </w:p>
        </w:tc>
      </w:tr>
    </w:tbl>
    <w:p>
      <w:pPr>
        <w:spacing w:line="240" w:lineRule="auto"/>
        <w:jc w:val="right"/>
        <w:rPr>
          <w:ins w:id="91950" w:author="Ryo Wakayama" w:date="2026-10-20T09:00:00Z"/>
          <w:rFonts w:ascii="BIZ UDPゴシック" w:eastAsia="BIZ UDPゴシック" w:hAnsi="BIZ UDPゴシック"/>
        </w:rPr>
      </w:pPr>
      <w:ins w:id="91951" w:author="Ryo Wakayama" w:date="2026-10-20T09:00:00Z">
        <w:r>
          <w:rPr>
            <w:rFonts w:ascii="BIZ UDPゴシック" w:eastAsia="BIZ UDPゴシック" w:hAnsi="BIZ UDPゴシック"/>
            <w:sz w:val="18"/>
            <w:szCs w:val="18"/>
          </w:rPr>
          <w:t xml:space="preserve">資料：本計画による推計（本章冒頭の見込量の定め方による）</w:t>
        </w:r>
      </w:ins>
    </w:p>
    <w:p w14:paraId="510BE3DD" w14:textId="77777777" w:rsidR="009D6CAB" w:rsidRPr="00193735"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5031684E"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町内には事業所がないため、町外の事業所を利用せざるを得ない状況にあります。第5章の目標値（令和6年度末実績の1.47倍以上）を踏まえ、一般就労への移行者が生じた場合に確実に定着支援を利用できる体制を、町内・外の事業所と連携して確保します。</w:t>
      </w:r>
    </w:p>
    <w:p w14:paraId="127B5C12"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lastRenderedPageBreak/>
        <w:t>（8）療養介護</w:t>
      </w:r>
    </w:p>
    <w:p>
      <w:pPr>
        <w:spacing w:before="260" w:after="160"/>
        <w:rPr>
          <w:ins w:id="91952" w:author="Ryo Wakayama" w:date="2026-10-20T09:00:00Z"/>
          <w:rFonts w:ascii="BIZ UDPゴシック" w:eastAsia="BIZ UDPゴシック" w:hAnsi="BIZ UDPゴシック"/>
        </w:rPr>
      </w:pPr>
      <w:ins w:id="91953" w:author="Ryo Wakayama" w:date="2026-10-20T09:00:00Z">
        <w:r>
          <w:rPr>
            <w:rFonts w:ascii="BIZ UDPゴシック" w:eastAsia="BIZ UDPゴシック" w:hAnsi="BIZ UDPゴシック"/>
            <w:sz w:val="22"/>
            <w:szCs w:val="22"/>
          </w:rPr>
          <w:t xml:space="preserve">【表98】療養介護の内容</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00"/>
        <w:gridCol w:w="2500"/>
      </w:tblGrid>
      <w:tr w:rsidR="009D6CAB" w:rsidRPr="00370011" w14:paraId="54218D25" w14:textId="77777777">
        <w:trPr>
          <w:cantSplit/>
          <w:tblHeader/>
        </w:trPr>
        <w:tc>
          <w:tcPr>
            <w:tcW w:w="1800" w:type="dxa"/>
            <w:shd w:val="clear" w:color="auto" w:fill="DCE8DC"/>
            <w:tcMar>
              <w:top w:w="130" w:type="dxa"/>
              <w:left w:w="130" w:type="dxa"/>
              <w:bottom w:w="130" w:type="dxa"/>
              <w:right w:w="130" w:type="dxa"/>
            </w:tcMar>
            <w:vAlign w:val="center"/>
          </w:tcPr>
          <w:p w14:paraId="2187C8F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給付の種類</w:t>
            </w:r>
          </w:p>
        </w:tc>
        <w:tc>
          <w:tcPr>
            <w:tcW w:w="4700" w:type="dxa"/>
            <w:shd w:val="clear" w:color="auto" w:fill="DCE8DC"/>
            <w:tcMar>
              <w:top w:w="130" w:type="dxa"/>
              <w:left w:w="130" w:type="dxa"/>
              <w:bottom w:w="130" w:type="dxa"/>
              <w:right w:w="130" w:type="dxa"/>
            </w:tcMar>
            <w:vAlign w:val="center"/>
          </w:tcPr>
          <w:p w14:paraId="7134E4C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1539593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2F7AE80A" w14:textId="77777777">
        <w:trPr>
          <w:cantSplit/>
        </w:trPr>
        <w:tc>
          <w:tcPr>
            <w:tcW w:w="1800" w:type="dxa"/>
            <w:tcMar>
              <w:top w:w="130" w:type="dxa"/>
              <w:left w:w="130" w:type="dxa"/>
              <w:bottom w:w="130" w:type="dxa"/>
              <w:right w:w="130" w:type="dxa"/>
            </w:tcMar>
            <w:vAlign w:val="center"/>
          </w:tcPr>
          <w:p w14:paraId="2630945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自立支援給付（介護給付）</w:t>
            </w:r>
          </w:p>
        </w:tc>
        <w:tc>
          <w:tcPr>
            <w:tcW w:w="4700" w:type="dxa"/>
            <w:tcMar>
              <w:top w:w="130" w:type="dxa"/>
              <w:left w:w="130" w:type="dxa"/>
              <w:bottom w:w="130" w:type="dxa"/>
              <w:right w:w="130" w:type="dxa"/>
            </w:tcMar>
            <w:vAlign w:val="center"/>
          </w:tcPr>
          <w:p w14:paraId="30B6B30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医療と常時介護を必要とする方に、病院などの施設で医学的管理の下に、食事や入浴、排泄などの介護や日常生活上の相談支援、機能訓練などを行います。</w:t>
            </w:r>
          </w:p>
        </w:tc>
        <w:tc>
          <w:tcPr>
            <w:tcW w:w="2500" w:type="dxa"/>
            <w:tcMar>
              <w:top w:w="130" w:type="dxa"/>
              <w:left w:w="130" w:type="dxa"/>
              <w:bottom w:w="130" w:type="dxa"/>
              <w:right w:w="130" w:type="dxa"/>
            </w:tcMar>
            <w:vAlign w:val="center"/>
          </w:tcPr>
          <w:p w14:paraId="6BFEF7F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ＡＬＳ患者等で障がい支援区分6の者、筋ジストロフィー患者等で区分5の者</w:t>
            </w:r>
          </w:p>
        </w:tc>
      </w:tr>
    </w:tbl>
    <w:p w14:paraId="19249B7B" w14:textId="77777777" w:rsidR="009D6CAB" w:rsidRPr="00370011" w:rsidRDefault="00000000" w:rsidP="00193735">
      <w:pPr>
        <w:spacing w:before="260" w:after="160"/>
        <w:rPr>
          <w:rFonts w:ascii="BIZ UDPゴシック" w:eastAsia="BIZ UDPゴシック" w:hAnsi="BIZ UDPゴシック"/>
        </w:rPr>
      </w:pPr>
      <w:del w:id="91954" w:author="Ryo Wakayama" w:date="2026-10-23T09:00:00Z">
        <w:r>
          <w:rPr>
            <w:rFonts w:ascii="BIZ UDPゴシック" w:eastAsia="BIZ UDPゴシック" w:hAnsi="BIZ UDPゴシック"/>
            <w:b/>
            <w:bCs/>
            <w:sz w:val="22"/>
            <w:szCs w:val="22"/>
          </w:rPr>
          <w:delText xml:space="preserve">■</w:delText>
        </w:r>
      </w:del>
      <w:ins w:id="91955" w:author="Ryo Wakayama" w:date="2026-10-23T09:00:00Z">
        <w:r>
          <w:rPr>
            <w:rFonts w:ascii="BIZ UDPゴシック" w:eastAsia="BIZ UDPゴシック" w:hAnsi="BIZ UDPゴシック"/>
            <w:b/>
            <w:bCs/>
            <w:sz w:val="22"/>
            <w:szCs w:val="22"/>
          </w:rPr>
          <w:t xml:space="preserve">【表99】療養介護の</w:t>
        </w:r>
      </w:ins>
      <w:r>
        <w:rPr>
          <w:rFonts w:ascii="BIZ UDPゴシック" w:eastAsia="BIZ UDPゴシック" w:hAnsi="BIZ UDPゴシック"/>
          <w:b/>
          <w:bCs/>
          <w:sz w:val="22"/>
          <w:szCs w:val="22"/>
        </w:rPr>
        <w:t xml:space="preserve">第7期の実績（1か月あたり）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64236582" w14:textId="77777777">
        <w:trPr>
          <w:cantSplit/>
          <w:tblHeader/>
        </w:trPr>
        <w:tc>
          <w:tcPr>
            <w:tcW w:w="2400" w:type="dxa"/>
            <w:shd w:val="clear" w:color="auto" w:fill="DCE8DC"/>
            <w:tcMar>
              <w:top w:w="130" w:type="dxa"/>
              <w:left w:w="130" w:type="dxa"/>
              <w:bottom w:w="130" w:type="dxa"/>
              <w:right w:w="130" w:type="dxa"/>
            </w:tcMar>
            <w:vAlign w:val="center"/>
          </w:tcPr>
          <w:p w14:paraId="2C6D7AF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第7期</w:t>
            </w:r>
          </w:p>
        </w:tc>
        <w:tc>
          <w:tcPr>
            <w:tcW w:w="2200" w:type="dxa"/>
            <w:shd w:val="clear" w:color="auto" w:fill="DCE8DC"/>
            <w:tcMar>
              <w:top w:w="130" w:type="dxa"/>
              <w:left w:w="130" w:type="dxa"/>
              <w:bottom w:w="130" w:type="dxa"/>
              <w:right w:w="130" w:type="dxa"/>
            </w:tcMar>
            <w:vAlign w:val="center"/>
          </w:tcPr>
          <w:p w14:paraId="7F13929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令和6年度</w:t>
            </w:r>
          </w:p>
        </w:tc>
        <w:tc>
          <w:tcPr>
            <w:tcW w:w="2200" w:type="dxa"/>
            <w:shd w:val="clear" w:color="auto" w:fill="DCE8DC"/>
            <w:tcMar>
              <w:top w:w="130" w:type="dxa"/>
              <w:left w:w="130" w:type="dxa"/>
              <w:bottom w:w="130" w:type="dxa"/>
              <w:right w:w="130" w:type="dxa"/>
            </w:tcMar>
            <w:vAlign w:val="center"/>
          </w:tcPr>
          <w:p w14:paraId="2CECDAB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令和7年度</w:t>
            </w:r>
          </w:p>
        </w:tc>
        <w:tc>
          <w:tcPr>
            <w:tcW w:w="2200" w:type="dxa"/>
            <w:shd w:val="clear" w:color="auto" w:fill="DCE8DC"/>
            <w:tcMar>
              <w:top w:w="130" w:type="dxa"/>
              <w:left w:w="130" w:type="dxa"/>
              <w:bottom w:w="130" w:type="dxa"/>
              <w:right w:w="130" w:type="dxa"/>
            </w:tcMar>
            <w:vAlign w:val="center"/>
          </w:tcPr>
          <w:p w14:paraId="159083F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令和8年度</w:t>
            </w:r>
          </w:p>
        </w:tc>
      </w:tr>
      <w:tr w:rsidR="009D6CAB" w:rsidRPr="00370011" w14:paraId="10BB8FFA" w14:textId="77777777">
        <w:trPr>
          <w:cantSplit/>
        </w:trPr>
        <w:tc>
          <w:tcPr>
            <w:tcW w:w="2400" w:type="dxa"/>
            <w:tcMar>
              <w:top w:w="130" w:type="dxa"/>
              <w:left w:w="130" w:type="dxa"/>
              <w:bottom w:w="130" w:type="dxa"/>
              <w:right w:w="130" w:type="dxa"/>
            </w:tcMar>
            <w:vAlign w:val="center"/>
          </w:tcPr>
          <w:p w14:paraId="3CFA10B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療養介護</w:t>
            </w:r>
          </w:p>
        </w:tc>
        <w:tc>
          <w:tcPr>
            <w:tcW w:w="2200" w:type="dxa"/>
            <w:tcMar>
              <w:top w:w="130" w:type="dxa"/>
              <w:left w:w="130" w:type="dxa"/>
              <w:bottom w:w="130" w:type="dxa"/>
              <w:right w:w="130" w:type="dxa"/>
            </w:tcMar>
            <w:vAlign w:val="center"/>
          </w:tcPr>
          <w:p w14:paraId="605FB97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3人</w:t>
            </w:r>
          </w:p>
        </w:tc>
        <w:tc>
          <w:tcPr>
            <w:tcW w:w="2200" w:type="dxa"/>
            <w:tcMar>
              <w:top w:w="130" w:type="dxa"/>
              <w:left w:w="130" w:type="dxa"/>
              <w:bottom w:w="130" w:type="dxa"/>
              <w:right w:w="130" w:type="dxa"/>
            </w:tcMar>
            <w:vAlign w:val="center"/>
          </w:tcPr>
          <w:p w14:paraId="535B99B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3人</w:t>
            </w:r>
          </w:p>
        </w:tc>
        <w:tc>
          <w:tcPr>
            <w:tcW w:w="2200" w:type="dxa"/>
            <w:tcMar>
              <w:top w:w="130" w:type="dxa"/>
              <w:left w:w="130" w:type="dxa"/>
              <w:bottom w:w="130" w:type="dxa"/>
              <w:right w:w="130" w:type="dxa"/>
            </w:tcMar>
            <w:vAlign w:val="center"/>
          </w:tcPr>
          <w:p w14:paraId="7C241EB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3人</w:t>
            </w:r>
          </w:p>
        </w:tc>
      </w:tr>
      <w:tr w:rsidR="009D6CAB" w:rsidRPr="00370011" w14:paraId="10BB8FFA" w14:textId="77777777">
        <w:trPr>
          <w:cantSplit/>
          <w:ins w:id="90149" w:author="Ryo Wakayama" w:date="2026-10-20T09:00:00Z"/>
        </w:trPr>
        <w:tc>
          <w:tcPr>
            <w:tcW w:w="2400" w:type="dxa"/>
            <w:tcMar>
              <w:top w:w="130" w:type="dxa"/>
              <w:left w:w="130" w:type="dxa"/>
              <w:bottom w:w="130" w:type="dxa"/>
              <w:right w:w="130" w:type="dxa"/>
            </w:tcMar>
            <w:vAlign w:val="center"/>
          </w:tcPr>
          <w:p w14:paraId="3CFA10B5" w14:textId="77777777" w:rsidR="009D6CAB" w:rsidRPr="00370011" w:rsidRDefault="00000000">
            <w:pPr>
              <w:spacing w:line="320" w:lineRule="auto"/>
              <w:rPr>
                <w:ins w:id="90150" w:author="Ryo Wakayama" w:date="2026-10-20T09:00:00Z"/>
                <w:rFonts w:ascii="BIZ UDPゴシック" w:eastAsia="BIZ UDPゴシック" w:hAnsi="BIZ UDPゴシック"/>
              </w:rPr>
            </w:pPr>
            <w:ins w:id="90151" w:author="Ryo Wakayama" w:date="2026-10-20T09:00:00Z">
              <w:r>
                <w:rPr>
                  <w:rFonts w:ascii="BIZ UDPゴシック" w:eastAsia="BIZ UDPゴシック" w:hAnsi="BIZ UDPゴシック"/>
                  <w:sz w:val="20"/>
                  <w:szCs w:val="20"/>
                </w:rPr>
                <w:t xml:space="preserve">　第7期の計画値</w:t>
              </w:r>
            </w:ins>
          </w:p>
        </w:tc>
        <w:tc>
          <w:tcPr>
            <w:tcW w:w="2200" w:type="dxa"/>
            <w:tcMar>
              <w:top w:w="130" w:type="dxa"/>
              <w:left w:w="130" w:type="dxa"/>
              <w:bottom w:w="130" w:type="dxa"/>
              <w:right w:w="130" w:type="dxa"/>
            </w:tcMar>
            <w:vAlign w:val="center"/>
          </w:tcPr>
          <w:p w14:paraId="605FB97B" w14:textId="77777777" w:rsidR="009D6CAB" w:rsidRPr="00370011" w:rsidRDefault="00000000">
            <w:pPr>
              <w:spacing w:line="320" w:lineRule="auto"/>
              <w:rPr>
                <w:ins w:id="90152" w:author="Ryo Wakayama" w:date="2026-10-20T09:00:00Z"/>
                <w:rFonts w:ascii="BIZ UDPゴシック" w:eastAsia="BIZ UDPゴシック" w:hAnsi="BIZ UDPゴシック"/>
              </w:rPr>
            </w:pPr>
            <w:ins w:id="90153" w:author="Ryo Wakayama" w:date="2026-10-20T09:00:00Z">
              <w:r>
                <w:rPr>
                  <w:rFonts w:ascii="BIZ UDPゴシック" w:eastAsia="BIZ UDPゴシック" w:hAnsi="BIZ UDPゴシック"/>
                  <w:sz w:val="20"/>
                  <w:szCs w:val="20"/>
                </w:rPr>
                <w:t xml:space="preserve">3人</w:t>
              </w:r>
            </w:ins>
          </w:p>
        </w:tc>
        <w:tc>
          <w:tcPr>
            <w:tcW w:w="2200" w:type="dxa"/>
            <w:tcMar>
              <w:top w:w="130" w:type="dxa"/>
              <w:left w:w="130" w:type="dxa"/>
              <w:bottom w:w="130" w:type="dxa"/>
              <w:right w:w="130" w:type="dxa"/>
            </w:tcMar>
            <w:vAlign w:val="center"/>
          </w:tcPr>
          <w:p w14:paraId="535B99B2" w14:textId="77777777" w:rsidR="009D6CAB" w:rsidRPr="00370011" w:rsidRDefault="00000000">
            <w:pPr>
              <w:spacing w:line="320" w:lineRule="auto"/>
              <w:rPr>
                <w:ins w:id="90154" w:author="Ryo Wakayama" w:date="2026-10-20T09:00:00Z"/>
                <w:rFonts w:ascii="BIZ UDPゴシック" w:eastAsia="BIZ UDPゴシック" w:hAnsi="BIZ UDPゴシック"/>
              </w:rPr>
            </w:pPr>
            <w:ins w:id="90155" w:author="Ryo Wakayama" w:date="2026-10-20T09:00:00Z">
              <w:r>
                <w:rPr>
                  <w:rFonts w:ascii="BIZ UDPゴシック" w:eastAsia="BIZ UDPゴシック" w:hAnsi="BIZ UDPゴシック"/>
                  <w:sz w:val="20"/>
                  <w:szCs w:val="20"/>
                </w:rPr>
                <w:t xml:space="preserve">3人</w:t>
              </w:r>
            </w:ins>
          </w:p>
        </w:tc>
        <w:tc>
          <w:tcPr>
            <w:tcW w:w="2200" w:type="dxa"/>
            <w:tcMar>
              <w:top w:w="130" w:type="dxa"/>
              <w:left w:w="130" w:type="dxa"/>
              <w:bottom w:w="130" w:type="dxa"/>
              <w:right w:w="130" w:type="dxa"/>
            </w:tcMar>
            <w:vAlign w:val="center"/>
          </w:tcPr>
          <w:p w14:paraId="7C241EB9" w14:textId="77777777" w:rsidR="009D6CAB" w:rsidRPr="00370011" w:rsidRDefault="00000000">
            <w:pPr>
              <w:spacing w:line="320" w:lineRule="auto"/>
              <w:rPr>
                <w:ins w:id="90156" w:author="Ryo Wakayama" w:date="2026-10-20T09:00:00Z"/>
                <w:rFonts w:ascii="BIZ UDPゴシック" w:eastAsia="BIZ UDPゴシック" w:hAnsi="BIZ UDPゴシック"/>
              </w:rPr>
            </w:pPr>
            <w:ins w:id="90157" w:author="Ryo Wakayama" w:date="2026-10-20T09:00:00Z">
              <w:r>
                <w:rPr>
                  <w:rFonts w:ascii="BIZ UDPゴシック" w:eastAsia="BIZ UDPゴシック" w:hAnsi="BIZ UDPゴシック"/>
                  <w:sz w:val="20"/>
                  <w:szCs w:val="20"/>
                </w:rPr>
                <w:t xml:space="preserve">3人</w:t>
              </w:r>
            </w:ins>
          </w:p>
        </w:tc>
      </w:tr>
    </w:tbl>
    <w:p>
      <w:pPr>
        <w:spacing w:line="240" w:lineRule="auto"/>
        <w:jc w:val="right"/>
        <w:rPr>
          <w:ins w:id="91956" w:author="Ryo Wakayama" w:date="2026-10-20T09:00:00Z"/>
          <w:rFonts w:ascii="BIZ UDPゴシック" w:eastAsia="BIZ UDPゴシック" w:hAnsi="BIZ UDPゴシック"/>
        </w:rPr>
      </w:pPr>
      <w:ins w:id="91957" w:author="Ryo Wakayama" w:date="2026-10-20T09:00:00Z">
        <w:r>
          <w:rPr>
            <w:rFonts w:ascii="BIZ UDPゴシック" w:eastAsia="BIZ UDPゴシック" w:hAnsi="BIZ UDPゴシック"/>
            <w:sz w:val="18"/>
            <w:szCs w:val="18"/>
          </w:rPr>
          <w:t xml:space="preserve">資料：健康福祉課（障がい福祉サービス等の給付実績。令和8年度は見込み）、第7期の計画値は前回計画（令和6年3月）</w:t>
        </w:r>
      </w:ins>
    </w:p>
    <w:p w14:paraId="068F2B89" w14:textId="77777777" w:rsidR="009D6CAB" w:rsidRPr="00370011" w:rsidRDefault="00000000" w:rsidP="00193735">
      <w:pPr>
        <w:spacing w:before="260" w:after="160"/>
        <w:rPr>
          <w:rFonts w:ascii="BIZ UDPゴシック" w:eastAsia="BIZ UDPゴシック" w:hAnsi="BIZ UDPゴシック"/>
        </w:rPr>
      </w:pPr>
      <w:del w:id="91958" w:author="Ryo Wakayama" w:date="2026-10-23T09:00:00Z">
        <w:r>
          <w:rPr>
            <w:rFonts w:ascii="BIZ UDPゴシック" w:eastAsia="BIZ UDPゴシック" w:hAnsi="BIZ UDPゴシック"/>
            <w:b/>
            <w:bCs/>
            <w:sz w:val="22"/>
            <w:szCs w:val="22"/>
          </w:rPr>
          <w:delText xml:space="preserve">■</w:delText>
        </w:r>
      </w:del>
      <w:ins w:id="91959" w:author="Ryo Wakayama" w:date="2026-10-23T09:00:00Z">
        <w:r>
          <w:rPr>
            <w:rFonts w:ascii="BIZ UDPゴシック" w:eastAsia="BIZ UDPゴシック" w:hAnsi="BIZ UDPゴシック"/>
            <w:b/>
            <w:bCs/>
            <w:sz w:val="22"/>
            <w:szCs w:val="22"/>
          </w:rPr>
          <w:t xml:space="preserve">【表100】療養介護の</w:t>
        </w:r>
      </w:ins>
      <w:r>
        <w:rPr>
          <w:rFonts w:ascii="BIZ UDPゴシック" w:eastAsia="BIZ UDPゴシック" w:hAnsi="BIZ UDPゴシック"/>
          <w:b/>
          <w:bCs/>
          <w:sz w:val="22"/>
          <w:szCs w:val="22"/>
        </w:rPr>
        <w:t xml:space="preserve">第8期の見込量（1か月あたり）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7AEB8CA9" w14:textId="77777777">
        <w:trPr>
          <w:cantSplit/>
          <w:tblHeader/>
        </w:trPr>
        <w:tc>
          <w:tcPr>
            <w:tcW w:w="2400" w:type="dxa"/>
            <w:shd w:val="clear" w:color="auto" w:fill="DCE8DC"/>
            <w:tcMar>
              <w:top w:w="130" w:type="dxa"/>
              <w:left w:w="130" w:type="dxa"/>
              <w:bottom w:w="130" w:type="dxa"/>
              <w:right w:w="130" w:type="dxa"/>
            </w:tcMar>
            <w:vAlign w:val="center"/>
          </w:tcPr>
          <w:p w14:paraId="3D85E5B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第8期</w:t>
            </w:r>
          </w:p>
        </w:tc>
        <w:tc>
          <w:tcPr>
            <w:tcW w:w="2200" w:type="dxa"/>
            <w:shd w:val="clear" w:color="auto" w:fill="DCE8DC"/>
            <w:tcMar>
              <w:top w:w="130" w:type="dxa"/>
              <w:left w:w="130" w:type="dxa"/>
              <w:bottom w:w="130" w:type="dxa"/>
              <w:right w:w="130" w:type="dxa"/>
            </w:tcMar>
            <w:vAlign w:val="center"/>
          </w:tcPr>
          <w:p w14:paraId="54CA40C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令和9年度</w:t>
            </w:r>
          </w:p>
        </w:tc>
        <w:tc>
          <w:tcPr>
            <w:tcW w:w="2200" w:type="dxa"/>
            <w:shd w:val="clear" w:color="auto" w:fill="DCE8DC"/>
            <w:tcMar>
              <w:top w:w="130" w:type="dxa"/>
              <w:left w:w="130" w:type="dxa"/>
              <w:bottom w:w="130" w:type="dxa"/>
              <w:right w:w="130" w:type="dxa"/>
            </w:tcMar>
            <w:vAlign w:val="center"/>
          </w:tcPr>
          <w:p w14:paraId="6E23B49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6AD4A5D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09B4ECA8" w14:textId="77777777">
        <w:trPr>
          <w:cantSplit/>
        </w:trPr>
        <w:tc>
          <w:tcPr>
            <w:tcW w:w="2400" w:type="dxa"/>
            <w:tcMar>
              <w:top w:w="130" w:type="dxa"/>
              <w:left w:w="130" w:type="dxa"/>
              <w:bottom w:w="130" w:type="dxa"/>
              <w:right w:w="130" w:type="dxa"/>
            </w:tcMar>
            <w:vAlign w:val="center"/>
          </w:tcPr>
          <w:p w14:paraId="398021F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療養介護</w:t>
            </w:r>
          </w:p>
        </w:tc>
        <w:tc>
          <w:tcPr>
            <w:tcW w:w="2200" w:type="dxa"/>
            <w:tcMar>
              <w:top w:w="130" w:type="dxa"/>
              <w:left w:w="130" w:type="dxa"/>
              <w:bottom w:w="130" w:type="dxa"/>
              <w:right w:w="130" w:type="dxa"/>
            </w:tcMar>
            <w:vAlign w:val="center"/>
          </w:tcPr>
          <w:p w14:paraId="03A3A9D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3人</w:t>
            </w:r>
          </w:p>
        </w:tc>
        <w:tc>
          <w:tcPr>
            <w:tcW w:w="2200" w:type="dxa"/>
            <w:tcMar>
              <w:top w:w="130" w:type="dxa"/>
              <w:left w:w="130" w:type="dxa"/>
              <w:bottom w:w="130" w:type="dxa"/>
              <w:right w:w="130" w:type="dxa"/>
            </w:tcMar>
            <w:vAlign w:val="center"/>
          </w:tcPr>
          <w:p w14:paraId="38B878C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3人</w:t>
            </w:r>
          </w:p>
        </w:tc>
        <w:tc>
          <w:tcPr>
            <w:tcW w:w="2200" w:type="dxa"/>
            <w:tcMar>
              <w:top w:w="130" w:type="dxa"/>
              <w:left w:w="130" w:type="dxa"/>
              <w:bottom w:w="130" w:type="dxa"/>
              <w:right w:w="130" w:type="dxa"/>
            </w:tcMar>
            <w:vAlign w:val="center"/>
          </w:tcPr>
          <w:p w14:paraId="17FE169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3人</w:t>
            </w:r>
          </w:p>
        </w:tc>
      </w:tr>
    </w:tbl>
    <w:p>
      <w:pPr>
        <w:spacing w:line="240" w:lineRule="auto"/>
        <w:jc w:val="right"/>
        <w:rPr>
          <w:ins w:id="91960" w:author="Ryo Wakayama" w:date="2026-10-20T09:00:00Z"/>
          <w:rFonts w:ascii="BIZ UDPゴシック" w:eastAsia="BIZ UDPゴシック" w:hAnsi="BIZ UDPゴシック"/>
        </w:rPr>
      </w:pPr>
      <w:ins w:id="91961" w:author="Ryo Wakayama" w:date="2026-10-20T09:00:00Z">
        <w:r>
          <w:rPr>
            <w:rFonts w:ascii="BIZ UDPゴシック" w:eastAsia="BIZ UDPゴシック" w:hAnsi="BIZ UDPゴシック"/>
            <w:sz w:val="18"/>
            <w:szCs w:val="18"/>
          </w:rPr>
          <w:t xml:space="preserve">資料：本計画による推計（本章冒頭の見込量の定め方による）</w:t>
        </w:r>
      </w:ins>
    </w:p>
    <w:p w14:paraId="7CE7A80B" w14:textId="77777777" w:rsidR="009D6CAB" w:rsidRPr="00193735"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5E26A4FB"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町内には事業所がないため、町外の事業所を利用せざるを得ない状況にあります。今後も同程度の利用が見込まれることから、各年度3人として算出しています。</w:t>
      </w:r>
    </w:p>
    <w:p w14:paraId="0B941C1C"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（9）短期入所（福祉型・医療型）</w:t>
      </w:r>
    </w:p>
    <w:p>
      <w:pPr>
        <w:spacing w:before="260" w:after="160"/>
        <w:rPr>
          <w:ins w:id="91962" w:author="Ryo Wakayama" w:date="2026-10-20T09:00:00Z"/>
          <w:rFonts w:ascii="BIZ UDPゴシック" w:eastAsia="BIZ UDPゴシック" w:hAnsi="BIZ UDPゴシック"/>
        </w:rPr>
      </w:pPr>
      <w:ins w:id="91963" w:author="Ryo Wakayama" w:date="2026-10-20T09:00:00Z">
        <w:r>
          <w:rPr>
            <w:rFonts w:ascii="BIZ UDPゴシック" w:eastAsia="BIZ UDPゴシック" w:hAnsi="BIZ UDPゴシック"/>
            <w:sz w:val="22"/>
            <w:szCs w:val="22"/>
          </w:rPr>
          <w:t xml:space="preserve">【表101】短期入所（福祉型・医療型）の内容</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00"/>
        <w:gridCol w:w="2500"/>
      </w:tblGrid>
      <w:tr w:rsidR="009D6CAB" w:rsidRPr="00370011" w14:paraId="7FA088B9" w14:textId="77777777">
        <w:trPr>
          <w:cantSplit/>
          <w:tblHeader/>
        </w:trPr>
        <w:tc>
          <w:tcPr>
            <w:tcW w:w="1800" w:type="dxa"/>
            <w:shd w:val="clear" w:color="auto" w:fill="DCE8DC"/>
            <w:tcMar>
              <w:top w:w="130" w:type="dxa"/>
              <w:left w:w="130" w:type="dxa"/>
              <w:bottom w:w="130" w:type="dxa"/>
              <w:right w:w="130" w:type="dxa"/>
            </w:tcMar>
            <w:vAlign w:val="center"/>
          </w:tcPr>
          <w:p w14:paraId="4C07195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給付の種類</w:t>
            </w:r>
          </w:p>
        </w:tc>
        <w:tc>
          <w:tcPr>
            <w:tcW w:w="4700" w:type="dxa"/>
            <w:shd w:val="clear" w:color="auto" w:fill="DCE8DC"/>
            <w:tcMar>
              <w:top w:w="130" w:type="dxa"/>
              <w:left w:w="130" w:type="dxa"/>
              <w:bottom w:w="130" w:type="dxa"/>
              <w:right w:w="130" w:type="dxa"/>
            </w:tcMar>
            <w:vAlign w:val="center"/>
          </w:tcPr>
          <w:p w14:paraId="4764F1A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069790F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3DD240E2" w14:textId="77777777">
        <w:trPr>
          <w:cantSplit/>
        </w:trPr>
        <w:tc>
          <w:tcPr>
            <w:tcW w:w="1800" w:type="dxa"/>
            <w:tcMar>
              <w:top w:w="130" w:type="dxa"/>
              <w:left w:w="130" w:type="dxa"/>
              <w:bottom w:w="130" w:type="dxa"/>
              <w:right w:w="130" w:type="dxa"/>
            </w:tcMar>
            <w:vAlign w:val="center"/>
          </w:tcPr>
          <w:p w14:paraId="4CAA283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自立支援給付（介護給付）</w:t>
            </w:r>
          </w:p>
        </w:tc>
        <w:tc>
          <w:tcPr>
            <w:tcW w:w="4700" w:type="dxa"/>
            <w:tcMar>
              <w:top w:w="130" w:type="dxa"/>
              <w:left w:w="130" w:type="dxa"/>
              <w:bottom w:w="130" w:type="dxa"/>
              <w:right w:w="130" w:type="dxa"/>
            </w:tcMar>
            <w:vAlign w:val="center"/>
          </w:tcPr>
          <w:p w14:paraId="36D61F3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介護者の疾病その他の理由により、障がい者支援施設、児童福祉施設等への短期間の入所を必要とする障がい者を当該施設に短期間入所させて、入浴、排せつ及び食事の介護その他の必要な支援を行います。</w:t>
            </w:r>
          </w:p>
        </w:tc>
        <w:tc>
          <w:tcPr>
            <w:tcW w:w="2500" w:type="dxa"/>
            <w:tcMar>
              <w:top w:w="130" w:type="dxa"/>
              <w:left w:w="130" w:type="dxa"/>
              <w:bottom w:w="130" w:type="dxa"/>
              <w:right w:w="130" w:type="dxa"/>
            </w:tcMar>
            <w:vAlign w:val="center"/>
          </w:tcPr>
          <w:p w14:paraId="4F77B11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障がい支援区分1以上の者</w:t>
            </w:r>
          </w:p>
        </w:tc>
      </w:tr>
    </w:tbl>
    <w:p w14:paraId="46100368" w14:textId="77777777" w:rsidR="009D6CAB" w:rsidRPr="00370011" w:rsidRDefault="00000000" w:rsidP="00C76203">
      <w:pPr>
        <w:spacing w:before="260" w:after="160"/>
        <w:rPr>
          <w:rFonts w:ascii="BIZ UDPゴシック" w:eastAsia="BIZ UDPゴシック" w:hAnsi="BIZ UDPゴシック"/>
        </w:rPr>
      </w:pPr>
      <w:del w:id="91964" w:author="Ryo Wakayama" w:date="2026-10-23T09:00:00Z">
        <w:r>
          <w:rPr>
            <w:rFonts w:ascii="BIZ UDPゴシック" w:eastAsia="BIZ UDPゴシック" w:hAnsi="BIZ UDPゴシック"/>
            <w:b/>
            <w:bCs/>
            <w:sz w:val="22"/>
            <w:szCs w:val="22"/>
          </w:rPr>
          <w:delText xml:space="preserve">■</w:delText>
        </w:r>
      </w:del>
      <w:ins w:id="91965" w:author="Ryo Wakayama" w:date="2026-10-23T09:00:00Z">
        <w:r>
          <w:rPr>
            <w:rFonts w:ascii="BIZ UDPゴシック" w:eastAsia="BIZ UDPゴシック" w:hAnsi="BIZ UDPゴシック"/>
            <w:b/>
            <w:bCs/>
            <w:sz w:val="22"/>
            <w:szCs w:val="22"/>
          </w:rPr>
          <w:t xml:space="preserve">【表102】短期入所（福祉型・医療型）の</w:t>
        </w:r>
      </w:ins>
      <w:r>
        <w:rPr>
          <w:rFonts w:ascii="BIZ UDPゴシック" w:eastAsia="BIZ UDPゴシック" w:hAnsi="BIZ UDPゴシック"/>
          <w:b/>
          <w:bCs/>
          <w:sz w:val="22"/>
          <w:szCs w:val="22"/>
        </w:rPr>
        <w:t xml:space="preserve">第7期の実績（1か月あたり）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4CB24B96" w14:textId="77777777">
        <w:trPr>
          <w:cantSplit/>
          <w:tblHeader/>
        </w:trPr>
        <w:tc>
          <w:tcPr>
            <w:tcW w:w="2400" w:type="dxa"/>
            <w:shd w:val="clear" w:color="auto" w:fill="DCE8DC"/>
            <w:tcMar>
              <w:top w:w="130" w:type="dxa"/>
              <w:left w:w="130" w:type="dxa"/>
              <w:bottom w:w="130" w:type="dxa"/>
              <w:right w:w="130" w:type="dxa"/>
            </w:tcMar>
            <w:vAlign w:val="center"/>
          </w:tcPr>
          <w:p w14:paraId="6F5F766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第7期</w:t>
            </w:r>
          </w:p>
        </w:tc>
        <w:tc>
          <w:tcPr>
            <w:tcW w:w="2200" w:type="dxa"/>
            <w:shd w:val="clear" w:color="auto" w:fill="DCE8DC"/>
            <w:tcMar>
              <w:top w:w="130" w:type="dxa"/>
              <w:left w:w="130" w:type="dxa"/>
              <w:bottom w:w="130" w:type="dxa"/>
              <w:right w:w="130" w:type="dxa"/>
            </w:tcMar>
            <w:vAlign w:val="center"/>
          </w:tcPr>
          <w:p w14:paraId="3C4F6F5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令和6年度</w:t>
            </w:r>
          </w:p>
        </w:tc>
        <w:tc>
          <w:tcPr>
            <w:tcW w:w="2200" w:type="dxa"/>
            <w:shd w:val="clear" w:color="auto" w:fill="DCE8DC"/>
            <w:tcMar>
              <w:top w:w="130" w:type="dxa"/>
              <w:left w:w="130" w:type="dxa"/>
              <w:bottom w:w="130" w:type="dxa"/>
              <w:right w:w="130" w:type="dxa"/>
            </w:tcMar>
            <w:vAlign w:val="center"/>
          </w:tcPr>
          <w:p w14:paraId="4E704A7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令和7年度</w:t>
            </w:r>
          </w:p>
        </w:tc>
        <w:tc>
          <w:tcPr>
            <w:tcW w:w="2200" w:type="dxa"/>
            <w:shd w:val="clear" w:color="auto" w:fill="DCE8DC"/>
            <w:tcMar>
              <w:top w:w="130" w:type="dxa"/>
              <w:left w:w="130" w:type="dxa"/>
              <w:bottom w:w="130" w:type="dxa"/>
              <w:right w:w="130" w:type="dxa"/>
            </w:tcMar>
            <w:vAlign w:val="center"/>
          </w:tcPr>
          <w:p w14:paraId="44E628A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令和8年度</w:t>
            </w:r>
          </w:p>
        </w:tc>
      </w:tr>
      <w:tr w:rsidR="009D6CAB" w:rsidRPr="00370011" w14:paraId="31B7CC71" w14:textId="77777777">
        <w:trPr>
          <w:cantSplit/>
        </w:trPr>
        <w:tc>
          <w:tcPr>
            <w:tcW w:w="2400" w:type="dxa"/>
            <w:tcMar>
              <w:top w:w="130" w:type="dxa"/>
              <w:left w:w="130" w:type="dxa"/>
              <w:bottom w:w="130" w:type="dxa"/>
              <w:right w:w="130" w:type="dxa"/>
            </w:tcMar>
            <w:vAlign w:val="center"/>
          </w:tcPr>
          <w:p w14:paraId="6F0A86D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短期入所（福祉型）</w:t>
            </w:r>
          </w:p>
        </w:tc>
        <w:tc>
          <w:tcPr>
            <w:tcW w:w="2200" w:type="dxa"/>
            <w:tcMar>
              <w:top w:w="130" w:type="dxa"/>
              <w:left w:w="130" w:type="dxa"/>
              <w:bottom w:w="130" w:type="dxa"/>
              <w:right w:w="130" w:type="dxa"/>
            </w:tcMar>
            <w:vAlign w:val="center"/>
          </w:tcPr>
          <w:p w14:paraId="01E2EB2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7963E7F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08C6124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r>
      <w:tr w:rsidR="009D6CAB" w:rsidRPr="00370011" w14:paraId="31B7CC71" w14:textId="77777777">
        <w:trPr>
          <w:cantSplit/>
          <w:ins w:id="90158" w:author="Ryo Wakayama" w:date="2026-10-20T09:00:00Z"/>
        </w:trPr>
        <w:tc>
          <w:tcPr>
            <w:tcW w:w="2400" w:type="dxa"/>
            <w:tcMar>
              <w:top w:w="130" w:type="dxa"/>
              <w:left w:w="130" w:type="dxa"/>
              <w:bottom w:w="130" w:type="dxa"/>
              <w:right w:w="130" w:type="dxa"/>
            </w:tcMar>
            <w:vAlign w:val="center"/>
          </w:tcPr>
          <w:p w14:paraId="6F0A86D1" w14:textId="77777777" w:rsidR="009D6CAB" w:rsidRPr="00370011" w:rsidRDefault="00000000">
            <w:pPr>
              <w:spacing w:line="320" w:lineRule="auto"/>
              <w:rPr>
                <w:ins w:id="90159" w:author="Ryo Wakayama" w:date="2026-10-20T09:00:00Z"/>
                <w:rFonts w:ascii="BIZ UDPゴシック" w:eastAsia="BIZ UDPゴシック" w:hAnsi="BIZ UDPゴシック"/>
              </w:rPr>
            </w:pPr>
            <w:ins w:id="90160" w:author="Ryo Wakayama" w:date="2026-10-20T09:00:00Z">
              <w:r>
                <w:rPr>
                  <w:rFonts w:ascii="BIZ UDPゴシック" w:eastAsia="BIZ UDPゴシック" w:hAnsi="BIZ UDPゴシック"/>
                  <w:sz w:val="20"/>
                  <w:szCs w:val="20"/>
                </w:rPr>
                <w:t xml:space="preserve">　第7期の計画値</w:t>
              </w:r>
            </w:ins>
          </w:p>
        </w:tc>
        <w:tc>
          <w:tcPr>
            <w:tcW w:w="2200" w:type="dxa"/>
            <w:tcMar>
              <w:top w:w="130" w:type="dxa"/>
              <w:left w:w="130" w:type="dxa"/>
              <w:bottom w:w="130" w:type="dxa"/>
              <w:right w:w="130" w:type="dxa"/>
            </w:tcMar>
            <w:vAlign w:val="center"/>
          </w:tcPr>
          <w:p w14:paraId="01E2EB27" w14:textId="77777777" w:rsidR="009D6CAB" w:rsidRPr="00370011" w:rsidRDefault="00000000">
            <w:pPr>
              <w:spacing w:line="320" w:lineRule="auto"/>
              <w:rPr>
                <w:ins w:id="90161" w:author="Ryo Wakayama" w:date="2026-10-20T09:00:00Z"/>
                <w:rFonts w:ascii="BIZ UDPゴシック" w:eastAsia="BIZ UDPゴシック" w:hAnsi="BIZ UDPゴシック"/>
              </w:rPr>
            </w:pPr>
            <w:ins w:id="90162" w:author="Ryo Wakayama" w:date="2026-10-20T09:00:00Z">
              <w:r>
                <w:rPr>
                  <w:rFonts w:ascii="BIZ UDPゴシック" w:eastAsia="BIZ UDPゴシック" w:hAnsi="BIZ UDPゴシック"/>
                  <w:sz w:val="20"/>
                  <w:szCs w:val="20"/>
                </w:rPr>
                <w:t xml:space="preserve">0人日／0人</w:t>
              </w:r>
            </w:ins>
          </w:p>
        </w:tc>
        <w:tc>
          <w:tcPr>
            <w:tcW w:w="2200" w:type="dxa"/>
            <w:tcMar>
              <w:top w:w="130" w:type="dxa"/>
              <w:left w:w="130" w:type="dxa"/>
              <w:bottom w:w="130" w:type="dxa"/>
              <w:right w:w="130" w:type="dxa"/>
            </w:tcMar>
            <w:vAlign w:val="center"/>
          </w:tcPr>
          <w:p w14:paraId="7963E7F1" w14:textId="77777777" w:rsidR="009D6CAB" w:rsidRPr="00370011" w:rsidRDefault="00000000">
            <w:pPr>
              <w:spacing w:line="320" w:lineRule="auto"/>
              <w:rPr>
                <w:ins w:id="90163" w:author="Ryo Wakayama" w:date="2026-10-20T09:00:00Z"/>
                <w:rFonts w:ascii="BIZ UDPゴシック" w:eastAsia="BIZ UDPゴシック" w:hAnsi="BIZ UDPゴシック"/>
              </w:rPr>
            </w:pPr>
            <w:ins w:id="90164" w:author="Ryo Wakayama" w:date="2026-10-20T09:00:00Z">
              <w:r>
                <w:rPr>
                  <w:rFonts w:ascii="BIZ UDPゴシック" w:eastAsia="BIZ UDPゴシック" w:hAnsi="BIZ UDPゴシック"/>
                  <w:sz w:val="20"/>
                  <w:szCs w:val="20"/>
                </w:rPr>
                <w:t xml:space="preserve">0人日／0人</w:t>
              </w:r>
            </w:ins>
          </w:p>
        </w:tc>
        <w:tc>
          <w:tcPr>
            <w:tcW w:w="2200" w:type="dxa"/>
            <w:tcMar>
              <w:top w:w="130" w:type="dxa"/>
              <w:left w:w="130" w:type="dxa"/>
              <w:bottom w:w="130" w:type="dxa"/>
              <w:right w:w="130" w:type="dxa"/>
            </w:tcMar>
            <w:vAlign w:val="center"/>
          </w:tcPr>
          <w:p w14:paraId="08C61246" w14:textId="77777777" w:rsidR="009D6CAB" w:rsidRPr="00370011" w:rsidRDefault="00000000">
            <w:pPr>
              <w:spacing w:line="320" w:lineRule="auto"/>
              <w:rPr>
                <w:ins w:id="90165" w:author="Ryo Wakayama" w:date="2026-10-20T09:00:00Z"/>
                <w:rFonts w:ascii="BIZ UDPゴシック" w:eastAsia="BIZ UDPゴシック" w:hAnsi="BIZ UDPゴシック"/>
              </w:rPr>
            </w:pPr>
            <w:ins w:id="90166" w:author="Ryo Wakayama" w:date="2026-10-20T09:00:00Z">
              <w:r>
                <w:rPr>
                  <w:rFonts w:ascii="BIZ UDPゴシック" w:eastAsia="BIZ UDPゴシック" w:hAnsi="BIZ UDPゴシック"/>
                  <w:sz w:val="20"/>
                  <w:szCs w:val="20"/>
                </w:rPr>
                <w:t xml:space="preserve">0人日／0人</w:t>
              </w:r>
            </w:ins>
          </w:p>
        </w:tc>
      </w:tr>
      <w:tr w:rsidR="009D6CAB" w:rsidRPr="00370011" w14:paraId="5F25EFC8" w14:textId="77777777">
        <w:trPr>
          <w:cantSplit/>
        </w:trPr>
        <w:tc>
          <w:tcPr>
            <w:tcW w:w="2400" w:type="dxa"/>
            <w:tcMar>
              <w:top w:w="130" w:type="dxa"/>
              <w:left w:w="130" w:type="dxa"/>
              <w:bottom w:w="130" w:type="dxa"/>
              <w:right w:w="130" w:type="dxa"/>
            </w:tcMar>
            <w:vAlign w:val="center"/>
          </w:tcPr>
          <w:p w14:paraId="732AC9B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lastRenderedPageBreak/>
              <w:t>短期入所（医療型）</w:t>
            </w:r>
          </w:p>
        </w:tc>
        <w:tc>
          <w:tcPr>
            <w:tcW w:w="2200" w:type="dxa"/>
            <w:tcMar>
              <w:top w:w="130" w:type="dxa"/>
              <w:left w:w="130" w:type="dxa"/>
              <w:bottom w:w="130" w:type="dxa"/>
              <w:right w:w="130" w:type="dxa"/>
            </w:tcMar>
            <w:vAlign w:val="center"/>
          </w:tcPr>
          <w:p w14:paraId="4B885F7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49C271A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438EFA5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r>
      <w:tr w:rsidR="009D6CAB" w:rsidRPr="00370011" w14:paraId="5F25EFC8" w14:textId="77777777">
        <w:trPr>
          <w:cantSplit/>
          <w:ins w:id="90167" w:author="Ryo Wakayama" w:date="2026-10-20T09:00:00Z"/>
        </w:trPr>
        <w:tc>
          <w:tcPr>
            <w:tcW w:w="2400" w:type="dxa"/>
            <w:tcMar>
              <w:top w:w="130" w:type="dxa"/>
              <w:left w:w="130" w:type="dxa"/>
              <w:bottom w:w="130" w:type="dxa"/>
              <w:right w:w="130" w:type="dxa"/>
            </w:tcMar>
            <w:vAlign w:val="center"/>
          </w:tcPr>
          <w:p w14:paraId="732AC9B0" w14:textId="77777777" w:rsidR="009D6CAB" w:rsidRPr="00370011" w:rsidRDefault="00000000">
            <w:pPr>
              <w:spacing w:line="320" w:lineRule="auto"/>
              <w:rPr>
                <w:ins w:id="90168" w:author="Ryo Wakayama" w:date="2026-10-20T09:00:00Z"/>
                <w:rFonts w:ascii="BIZ UDPゴシック" w:eastAsia="BIZ UDPゴシック" w:hAnsi="BIZ UDPゴシック"/>
              </w:rPr>
            </w:pPr>
            <w:ins w:id="90169" w:author="Ryo Wakayama" w:date="2026-10-20T09:00:00Z">
              <w:r>
                <w:rPr>
                  <w:rFonts w:ascii="BIZ UDPゴシック" w:eastAsia="BIZ UDPゴシック" w:hAnsi="BIZ UDPゴシック"/>
                  <w:sz w:val="20"/>
                  <w:szCs w:val="20"/>
                </w:rPr>
                <w:t xml:space="preserve">　第7期の計画値</w:t>
              </w:r>
            </w:ins>
          </w:p>
        </w:tc>
        <w:tc>
          <w:tcPr>
            <w:tcW w:w="2200" w:type="dxa"/>
            <w:tcMar>
              <w:top w:w="130" w:type="dxa"/>
              <w:left w:w="130" w:type="dxa"/>
              <w:bottom w:w="130" w:type="dxa"/>
              <w:right w:w="130" w:type="dxa"/>
            </w:tcMar>
            <w:vAlign w:val="center"/>
          </w:tcPr>
          <w:p w14:paraId="4B885F72" w14:textId="77777777" w:rsidR="009D6CAB" w:rsidRPr="00370011" w:rsidRDefault="00000000">
            <w:pPr>
              <w:spacing w:line="320" w:lineRule="auto"/>
              <w:rPr>
                <w:ins w:id="90170" w:author="Ryo Wakayama" w:date="2026-10-20T09:00:00Z"/>
                <w:rFonts w:ascii="BIZ UDPゴシック" w:eastAsia="BIZ UDPゴシック" w:hAnsi="BIZ UDPゴシック"/>
              </w:rPr>
            </w:pPr>
            <w:ins w:id="90171" w:author="Ryo Wakayama" w:date="2026-10-20T09:00:00Z">
              <w:r>
                <w:rPr>
                  <w:rFonts w:ascii="BIZ UDPゴシック" w:eastAsia="BIZ UDPゴシック" w:hAnsi="BIZ UDPゴシック"/>
                  <w:sz w:val="20"/>
                  <w:szCs w:val="20"/>
                </w:rPr>
                <w:t xml:space="preserve">24人日／2人</w:t>
              </w:r>
            </w:ins>
          </w:p>
        </w:tc>
        <w:tc>
          <w:tcPr>
            <w:tcW w:w="2200" w:type="dxa"/>
            <w:tcMar>
              <w:top w:w="130" w:type="dxa"/>
              <w:left w:w="130" w:type="dxa"/>
              <w:bottom w:w="130" w:type="dxa"/>
              <w:right w:w="130" w:type="dxa"/>
            </w:tcMar>
            <w:vAlign w:val="center"/>
          </w:tcPr>
          <w:p w14:paraId="49C271A7" w14:textId="77777777" w:rsidR="009D6CAB" w:rsidRPr="00370011" w:rsidRDefault="00000000">
            <w:pPr>
              <w:spacing w:line="320" w:lineRule="auto"/>
              <w:rPr>
                <w:ins w:id="90172" w:author="Ryo Wakayama" w:date="2026-10-20T09:00:00Z"/>
                <w:rFonts w:ascii="BIZ UDPゴシック" w:eastAsia="BIZ UDPゴシック" w:hAnsi="BIZ UDPゴシック"/>
              </w:rPr>
            </w:pPr>
            <w:ins w:id="90173" w:author="Ryo Wakayama" w:date="2026-10-20T09:00:00Z">
              <w:r>
                <w:rPr>
                  <w:rFonts w:ascii="BIZ UDPゴシック" w:eastAsia="BIZ UDPゴシック" w:hAnsi="BIZ UDPゴシック"/>
                  <w:sz w:val="20"/>
                  <w:szCs w:val="20"/>
                </w:rPr>
                <w:t xml:space="preserve">24人日／2人</w:t>
              </w:r>
            </w:ins>
          </w:p>
        </w:tc>
        <w:tc>
          <w:tcPr>
            <w:tcW w:w="2200" w:type="dxa"/>
            <w:tcMar>
              <w:top w:w="130" w:type="dxa"/>
              <w:left w:w="130" w:type="dxa"/>
              <w:bottom w:w="130" w:type="dxa"/>
              <w:right w:w="130" w:type="dxa"/>
            </w:tcMar>
            <w:vAlign w:val="center"/>
          </w:tcPr>
          <w:p w14:paraId="438EFA52" w14:textId="77777777" w:rsidR="009D6CAB" w:rsidRPr="00370011" w:rsidRDefault="00000000">
            <w:pPr>
              <w:spacing w:line="320" w:lineRule="auto"/>
              <w:rPr>
                <w:ins w:id="90174" w:author="Ryo Wakayama" w:date="2026-10-20T09:00:00Z"/>
                <w:rFonts w:ascii="BIZ UDPゴシック" w:eastAsia="BIZ UDPゴシック" w:hAnsi="BIZ UDPゴシック"/>
              </w:rPr>
            </w:pPr>
            <w:ins w:id="90175" w:author="Ryo Wakayama" w:date="2026-10-20T09:00:00Z">
              <w:r>
                <w:rPr>
                  <w:rFonts w:ascii="BIZ UDPゴシック" w:eastAsia="BIZ UDPゴシック" w:hAnsi="BIZ UDPゴシック"/>
                  <w:sz w:val="20"/>
                  <w:szCs w:val="20"/>
                </w:rPr>
                <w:t xml:space="preserve">24人日／2人</w:t>
              </w:r>
            </w:ins>
          </w:p>
        </w:tc>
      </w:tr>
      <w:tr w:rsidR="009D6CAB" w:rsidRPr="00370011" w14:paraId="1928345B" w14:textId="77777777">
        <w:trPr>
          <w:cantSplit/>
        </w:trPr>
        <w:tc>
          <w:tcPr>
            <w:tcW w:w="2400" w:type="dxa"/>
            <w:tcMar>
              <w:top w:w="130" w:type="dxa"/>
              <w:left w:w="130" w:type="dxa"/>
              <w:bottom w:w="130" w:type="dxa"/>
              <w:right w:w="130" w:type="dxa"/>
            </w:tcMar>
            <w:vAlign w:val="center"/>
          </w:tcPr>
          <w:p w14:paraId="4D6CBD3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うち重度障がい者・強度行動障がい・高次脳機能障がい・医療的ケアを要する者</w:t>
            </w:r>
          </w:p>
        </w:tc>
        <w:tc>
          <w:tcPr>
            <w:tcW w:w="2200" w:type="dxa"/>
            <w:tcMar>
              <w:top w:w="130" w:type="dxa"/>
              <w:left w:w="130" w:type="dxa"/>
              <w:bottom w:w="130" w:type="dxa"/>
              <w:right w:w="130" w:type="dxa"/>
            </w:tcMar>
            <w:vAlign w:val="center"/>
          </w:tcPr>
          <w:p w14:paraId="5FA501D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58435FE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2BC3FF5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r>
    </w:tbl>
    <w:p>
      <w:pPr>
        <w:spacing w:line="240" w:lineRule="auto"/>
        <w:jc w:val="right"/>
        <w:rPr>
          <w:ins w:id="91966" w:author="Ryo Wakayama" w:date="2026-10-20T09:00:00Z"/>
          <w:rFonts w:ascii="BIZ UDPゴシック" w:eastAsia="BIZ UDPゴシック" w:hAnsi="BIZ UDPゴシック"/>
        </w:rPr>
      </w:pPr>
      <w:ins w:id="91967" w:author="Ryo Wakayama" w:date="2026-10-20T09:00:00Z">
        <w:r>
          <w:rPr>
            <w:rFonts w:ascii="BIZ UDPゴシック" w:eastAsia="BIZ UDPゴシック" w:hAnsi="BIZ UDPゴシック"/>
            <w:sz w:val="18"/>
            <w:szCs w:val="18"/>
          </w:rPr>
          <w:t xml:space="preserve">資料：健康福祉課（障がい福祉サービス等の給付実績。令和8年度は見込み）、第7期の計画値は前回計画（令和6年3月）</w:t>
        </w:r>
      </w:ins>
    </w:p>
    <w:p w14:paraId="366D48EC" w14:textId="77777777" w:rsidR="009D6CAB" w:rsidRPr="00370011" w:rsidRDefault="00000000" w:rsidP="00193735">
      <w:pPr>
        <w:spacing w:before="260" w:after="160"/>
        <w:rPr>
          <w:rFonts w:ascii="BIZ UDPゴシック" w:eastAsia="BIZ UDPゴシック" w:hAnsi="BIZ UDPゴシック"/>
        </w:rPr>
      </w:pPr>
      <w:del w:id="91968" w:author="Ryo Wakayama" w:date="2026-10-23T09:00:00Z">
        <w:r>
          <w:rPr>
            <w:rFonts w:ascii="BIZ UDPゴシック" w:eastAsia="BIZ UDPゴシック" w:hAnsi="BIZ UDPゴシック"/>
            <w:b/>
            <w:bCs/>
            <w:sz w:val="22"/>
            <w:szCs w:val="22"/>
          </w:rPr>
          <w:delText xml:space="preserve">■</w:delText>
        </w:r>
      </w:del>
      <w:ins w:id="91969" w:author="Ryo Wakayama" w:date="2026-10-23T09:00:00Z">
        <w:r>
          <w:rPr>
            <w:rFonts w:ascii="BIZ UDPゴシック" w:eastAsia="BIZ UDPゴシック" w:hAnsi="BIZ UDPゴシック"/>
            <w:b/>
            <w:bCs/>
            <w:sz w:val="22"/>
            <w:szCs w:val="22"/>
          </w:rPr>
          <w:t xml:space="preserve">【表103】短期入所（福祉型・医療型）の</w:t>
        </w:r>
      </w:ins>
      <w:r>
        <w:rPr>
          <w:rFonts w:ascii="BIZ UDPゴシック" w:eastAsia="BIZ UDPゴシック" w:hAnsi="BIZ UDPゴシック"/>
          <w:b/>
          <w:bCs/>
          <w:sz w:val="22"/>
          <w:szCs w:val="22"/>
        </w:rPr>
        <w:t xml:space="preserve">第8期の見込量（1か月あたり）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5647EFDF" w14:textId="77777777">
        <w:trPr>
          <w:cantSplit/>
          <w:tblHeader/>
        </w:trPr>
        <w:tc>
          <w:tcPr>
            <w:tcW w:w="2400" w:type="dxa"/>
            <w:shd w:val="clear" w:color="auto" w:fill="DCE8DC"/>
            <w:tcMar>
              <w:top w:w="130" w:type="dxa"/>
              <w:left w:w="130" w:type="dxa"/>
              <w:bottom w:w="130" w:type="dxa"/>
              <w:right w:w="130" w:type="dxa"/>
            </w:tcMar>
            <w:vAlign w:val="center"/>
          </w:tcPr>
          <w:p w14:paraId="1993529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第8期</w:t>
            </w:r>
          </w:p>
        </w:tc>
        <w:tc>
          <w:tcPr>
            <w:tcW w:w="2200" w:type="dxa"/>
            <w:shd w:val="clear" w:color="auto" w:fill="DCE8DC"/>
            <w:tcMar>
              <w:top w:w="130" w:type="dxa"/>
              <w:left w:w="130" w:type="dxa"/>
              <w:bottom w:w="130" w:type="dxa"/>
              <w:right w:w="130" w:type="dxa"/>
            </w:tcMar>
            <w:vAlign w:val="center"/>
          </w:tcPr>
          <w:p w14:paraId="43D5127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令和9年度</w:t>
            </w:r>
          </w:p>
        </w:tc>
        <w:tc>
          <w:tcPr>
            <w:tcW w:w="2200" w:type="dxa"/>
            <w:shd w:val="clear" w:color="auto" w:fill="DCE8DC"/>
            <w:tcMar>
              <w:top w:w="130" w:type="dxa"/>
              <w:left w:w="130" w:type="dxa"/>
              <w:bottom w:w="130" w:type="dxa"/>
              <w:right w:w="130" w:type="dxa"/>
            </w:tcMar>
            <w:vAlign w:val="center"/>
          </w:tcPr>
          <w:p w14:paraId="60318F3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684FBE6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74DB1934" w14:textId="77777777">
        <w:trPr>
          <w:cantSplit/>
        </w:trPr>
        <w:tc>
          <w:tcPr>
            <w:tcW w:w="2400" w:type="dxa"/>
            <w:tcMar>
              <w:top w:w="130" w:type="dxa"/>
              <w:left w:w="130" w:type="dxa"/>
              <w:bottom w:w="130" w:type="dxa"/>
              <w:right w:w="130" w:type="dxa"/>
            </w:tcMar>
            <w:vAlign w:val="center"/>
          </w:tcPr>
          <w:p w14:paraId="20CA2D4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短期入所（福祉型）</w:t>
            </w:r>
          </w:p>
        </w:tc>
        <w:tc>
          <w:tcPr>
            <w:tcW w:w="2200" w:type="dxa"/>
            <w:tcMar>
              <w:top w:w="130" w:type="dxa"/>
              <w:left w:w="130" w:type="dxa"/>
              <w:bottom w:w="130" w:type="dxa"/>
              <w:right w:w="130" w:type="dxa"/>
            </w:tcMar>
            <w:vAlign w:val="center"/>
          </w:tcPr>
          <w:p w14:paraId="0737F2E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5人日／1人</w:t>
            </w:r>
          </w:p>
        </w:tc>
        <w:tc>
          <w:tcPr>
            <w:tcW w:w="2200" w:type="dxa"/>
            <w:tcMar>
              <w:top w:w="130" w:type="dxa"/>
              <w:left w:w="130" w:type="dxa"/>
              <w:bottom w:w="130" w:type="dxa"/>
              <w:right w:w="130" w:type="dxa"/>
            </w:tcMar>
            <w:vAlign w:val="center"/>
          </w:tcPr>
          <w:p w14:paraId="086D85C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5人日／1人</w:t>
            </w:r>
          </w:p>
        </w:tc>
        <w:tc>
          <w:tcPr>
            <w:tcW w:w="2200" w:type="dxa"/>
            <w:tcMar>
              <w:top w:w="130" w:type="dxa"/>
              <w:left w:w="130" w:type="dxa"/>
              <w:bottom w:w="130" w:type="dxa"/>
              <w:right w:w="130" w:type="dxa"/>
            </w:tcMar>
            <w:vAlign w:val="center"/>
          </w:tcPr>
          <w:p w14:paraId="6CB19CD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5人日／1人</w:t>
            </w:r>
          </w:p>
        </w:tc>
      </w:tr>
      <w:tr w:rsidR="009D6CAB" w:rsidRPr="00370011" w14:paraId="3C4F01A9" w14:textId="77777777">
        <w:trPr>
          <w:cantSplit/>
        </w:trPr>
        <w:tc>
          <w:tcPr>
            <w:tcW w:w="2400" w:type="dxa"/>
            <w:tcMar>
              <w:top w:w="130" w:type="dxa"/>
              <w:left w:w="130" w:type="dxa"/>
              <w:bottom w:w="130" w:type="dxa"/>
              <w:right w:w="130" w:type="dxa"/>
            </w:tcMar>
            <w:vAlign w:val="center"/>
          </w:tcPr>
          <w:p w14:paraId="1462E12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短期入所（医療型）</w:t>
            </w:r>
          </w:p>
        </w:tc>
        <w:tc>
          <w:tcPr>
            <w:tcW w:w="2200" w:type="dxa"/>
            <w:tcMar>
              <w:top w:w="130" w:type="dxa"/>
              <w:left w:w="130" w:type="dxa"/>
              <w:bottom w:w="130" w:type="dxa"/>
              <w:right w:w="130" w:type="dxa"/>
            </w:tcMar>
            <w:vAlign w:val="center"/>
          </w:tcPr>
          <w:p w14:paraId="306408A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08ACE21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6B6928C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r>
      <w:tr w:rsidR="009D6CAB" w:rsidRPr="00370011" w14:paraId="7E1FC395" w14:textId="77777777">
        <w:trPr>
          <w:cantSplit/>
        </w:trPr>
        <w:tc>
          <w:tcPr>
            <w:tcW w:w="2400" w:type="dxa"/>
            <w:tcMar>
              <w:top w:w="130" w:type="dxa"/>
              <w:left w:w="130" w:type="dxa"/>
              <w:bottom w:w="130" w:type="dxa"/>
              <w:right w:w="130" w:type="dxa"/>
            </w:tcMar>
            <w:vAlign w:val="center"/>
          </w:tcPr>
          <w:p w14:paraId="3DFF8B6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うち重度障がい者・強度行動障がい・高次脳機能障がい・医療的ケアを要する者</w:t>
            </w:r>
          </w:p>
        </w:tc>
        <w:tc>
          <w:tcPr>
            <w:tcW w:w="2200" w:type="dxa"/>
            <w:tcMar>
              <w:top w:w="130" w:type="dxa"/>
              <w:left w:w="130" w:type="dxa"/>
              <w:bottom w:w="130" w:type="dxa"/>
              <w:right w:w="130" w:type="dxa"/>
            </w:tcMar>
            <w:vAlign w:val="center"/>
          </w:tcPr>
          <w:p w14:paraId="0F94EF6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5FB1003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2462D20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r>
    </w:tbl>
    <w:p>
      <w:pPr>
        <w:spacing w:line="240" w:lineRule="auto"/>
        <w:jc w:val="right"/>
        <w:rPr>
          <w:ins w:id="91970" w:author="Ryo Wakayama" w:date="2026-10-20T09:00:00Z"/>
          <w:rFonts w:ascii="BIZ UDPゴシック" w:eastAsia="BIZ UDPゴシック" w:hAnsi="BIZ UDPゴシック"/>
        </w:rPr>
      </w:pPr>
      <w:ins w:id="91971" w:author="Ryo Wakayama" w:date="2026-10-20T09:00:00Z">
        <w:r>
          <w:rPr>
            <w:rFonts w:ascii="BIZ UDPゴシック" w:eastAsia="BIZ UDPゴシック" w:hAnsi="BIZ UDPゴシック"/>
            <w:sz w:val="18"/>
            <w:szCs w:val="18"/>
          </w:rPr>
          <w:t xml:space="preserve">資料：本計画による推計（本章冒頭の見込量の定め方による）</w:t>
        </w:r>
      </w:ins>
    </w:p>
    <w:p w14:paraId="239F2D0E" w14:textId="77777777" w:rsidR="009D6CAB" w:rsidRPr="00193735"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2C904ABA"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町内には事業所がないため、町外の事業所を利用せざるを得ない状況にあります。第7期は利用実績がありませんでしたが、アンケート調査では利用意向が高い（障がい者の22.9％）ことから、第8期は福祉型で各年度1人の利用を見込んでいます。介護者の急病時等の緊急的な利用にも対応できるよう、近隣事業所との連携を継続します。</w:t>
      </w:r>
    </w:p>
    <w:p w14:paraId="368F96D7"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3D9A84B5"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3　居住系サービス</w:t>
      </w:r>
    </w:p>
    <w:p w14:paraId="6BE1DBFC"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（1）自立生活援助</w:t>
      </w:r>
    </w:p>
    <w:p>
      <w:pPr>
        <w:spacing w:before="260" w:after="160"/>
        <w:rPr>
          <w:ins w:id="91972" w:author="Ryo Wakayama" w:date="2026-10-20T09:00:00Z"/>
          <w:rFonts w:ascii="BIZ UDPゴシック" w:eastAsia="BIZ UDPゴシック" w:hAnsi="BIZ UDPゴシック"/>
        </w:rPr>
      </w:pPr>
      <w:ins w:id="91973" w:author="Ryo Wakayama" w:date="2026-10-20T09:00:00Z">
        <w:r>
          <w:rPr>
            <w:rFonts w:ascii="BIZ UDPゴシック" w:eastAsia="BIZ UDPゴシック" w:hAnsi="BIZ UDPゴシック"/>
            <w:sz w:val="22"/>
            <w:szCs w:val="22"/>
          </w:rPr>
          <w:t xml:space="preserve">【表104】自立生活援助の内容</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00"/>
        <w:gridCol w:w="2500"/>
      </w:tblGrid>
      <w:tr w:rsidR="009D6CAB" w:rsidRPr="00370011" w14:paraId="320025F8" w14:textId="77777777">
        <w:trPr>
          <w:cantSplit/>
          <w:tblHeader/>
        </w:trPr>
        <w:tc>
          <w:tcPr>
            <w:tcW w:w="1800" w:type="dxa"/>
            <w:shd w:val="clear" w:color="auto" w:fill="DCE8DC"/>
            <w:tcMar>
              <w:top w:w="130" w:type="dxa"/>
              <w:left w:w="130" w:type="dxa"/>
              <w:bottom w:w="130" w:type="dxa"/>
              <w:right w:w="130" w:type="dxa"/>
            </w:tcMar>
            <w:vAlign w:val="center"/>
          </w:tcPr>
          <w:p w14:paraId="52C1304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給付の種類</w:t>
            </w:r>
          </w:p>
        </w:tc>
        <w:tc>
          <w:tcPr>
            <w:tcW w:w="4700" w:type="dxa"/>
            <w:shd w:val="clear" w:color="auto" w:fill="DCE8DC"/>
            <w:tcMar>
              <w:top w:w="130" w:type="dxa"/>
              <w:left w:w="130" w:type="dxa"/>
              <w:bottom w:w="130" w:type="dxa"/>
              <w:right w:w="130" w:type="dxa"/>
            </w:tcMar>
            <w:vAlign w:val="center"/>
          </w:tcPr>
          <w:p w14:paraId="58661CF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6072DFC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073F3EB0" w14:textId="77777777">
        <w:trPr>
          <w:cantSplit/>
        </w:trPr>
        <w:tc>
          <w:tcPr>
            <w:tcW w:w="1800" w:type="dxa"/>
            <w:tcMar>
              <w:top w:w="130" w:type="dxa"/>
              <w:left w:w="130" w:type="dxa"/>
              <w:bottom w:w="130" w:type="dxa"/>
              <w:right w:w="130" w:type="dxa"/>
            </w:tcMar>
            <w:vAlign w:val="center"/>
          </w:tcPr>
          <w:p w14:paraId="4ABD6FE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自立支援給付（訓練等給付）</w:t>
            </w:r>
          </w:p>
        </w:tc>
        <w:tc>
          <w:tcPr>
            <w:tcW w:w="4700" w:type="dxa"/>
            <w:tcMar>
              <w:top w:w="130" w:type="dxa"/>
              <w:left w:w="130" w:type="dxa"/>
              <w:bottom w:w="130" w:type="dxa"/>
              <w:right w:w="130" w:type="dxa"/>
            </w:tcMar>
            <w:vAlign w:val="center"/>
          </w:tcPr>
          <w:p w14:paraId="607B2F2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一定の期間にわたり、利用者の居宅への定期的な巡回訪問や随時の対応により、障がい者の理解力、生活力等を補う観点から、適時のタイミングで適切な支援を行います。</w:t>
            </w:r>
          </w:p>
        </w:tc>
        <w:tc>
          <w:tcPr>
            <w:tcW w:w="2500" w:type="dxa"/>
            <w:tcMar>
              <w:top w:w="130" w:type="dxa"/>
              <w:left w:w="130" w:type="dxa"/>
              <w:bottom w:w="130" w:type="dxa"/>
              <w:right w:w="130" w:type="dxa"/>
            </w:tcMar>
            <w:vAlign w:val="center"/>
          </w:tcPr>
          <w:p w14:paraId="70CD18D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施設やグループホーム等を利用していた障がい者で一人暮らしを希望する者等</w:t>
            </w:r>
          </w:p>
        </w:tc>
      </w:tr>
    </w:tbl>
    <w:p w14:paraId="2054912C" w14:textId="77777777" w:rsidR="009D6CAB" w:rsidRPr="00370011" w:rsidRDefault="00000000" w:rsidP="00C76203">
      <w:pPr>
        <w:spacing w:before="260" w:after="160"/>
        <w:rPr>
          <w:rFonts w:ascii="BIZ UDPゴシック" w:eastAsia="BIZ UDPゴシック" w:hAnsi="BIZ UDPゴシック"/>
        </w:rPr>
      </w:pPr>
      <w:del w:id="91974" w:author="Ryo Wakayama" w:date="2026-10-23T09:00:00Z">
        <w:r>
          <w:rPr>
            <w:rFonts w:ascii="BIZ UDPゴシック" w:eastAsia="BIZ UDPゴシック" w:hAnsi="BIZ UDPゴシック"/>
            <w:b/>
            <w:bCs/>
            <w:sz w:val="22"/>
            <w:szCs w:val="22"/>
          </w:rPr>
          <w:delText xml:space="preserve">■</w:delText>
        </w:r>
      </w:del>
      <w:ins w:id="91975" w:author="Ryo Wakayama" w:date="2026-10-23T09:00:00Z">
        <w:r>
          <w:rPr>
            <w:rFonts w:ascii="BIZ UDPゴシック" w:eastAsia="BIZ UDPゴシック" w:hAnsi="BIZ UDPゴシック"/>
            <w:b/>
            <w:bCs/>
            <w:sz w:val="22"/>
            <w:szCs w:val="22"/>
          </w:rPr>
          <w:t xml:space="preserve">【表105】自立生活援助の</w:t>
        </w:r>
      </w:ins>
      <w:r>
        <w:rPr>
          <w:rFonts w:ascii="BIZ UDPゴシック" w:eastAsia="BIZ UDPゴシック" w:hAnsi="BIZ UDPゴシック"/>
          <w:b/>
          <w:bCs/>
          <w:sz w:val="22"/>
          <w:szCs w:val="22"/>
        </w:rPr>
        <w:t xml:space="preserve">第7期の実績（1か月あたり）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0073146F" w14:textId="77777777">
        <w:trPr>
          <w:cantSplit/>
          <w:tblHeader/>
        </w:trPr>
        <w:tc>
          <w:tcPr>
            <w:tcW w:w="2400" w:type="dxa"/>
            <w:shd w:val="clear" w:color="auto" w:fill="DCE8DC"/>
            <w:tcMar>
              <w:top w:w="130" w:type="dxa"/>
              <w:left w:w="130" w:type="dxa"/>
              <w:bottom w:w="130" w:type="dxa"/>
              <w:right w:w="130" w:type="dxa"/>
            </w:tcMar>
            <w:vAlign w:val="center"/>
          </w:tcPr>
          <w:p w14:paraId="6752176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第7期</w:t>
            </w:r>
          </w:p>
        </w:tc>
        <w:tc>
          <w:tcPr>
            <w:tcW w:w="2200" w:type="dxa"/>
            <w:shd w:val="clear" w:color="auto" w:fill="DCE8DC"/>
            <w:tcMar>
              <w:top w:w="130" w:type="dxa"/>
              <w:left w:w="130" w:type="dxa"/>
              <w:bottom w:w="130" w:type="dxa"/>
              <w:right w:w="130" w:type="dxa"/>
            </w:tcMar>
            <w:vAlign w:val="center"/>
          </w:tcPr>
          <w:p w14:paraId="5358C32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令和6年度</w:t>
            </w:r>
          </w:p>
        </w:tc>
        <w:tc>
          <w:tcPr>
            <w:tcW w:w="2200" w:type="dxa"/>
            <w:shd w:val="clear" w:color="auto" w:fill="DCE8DC"/>
            <w:tcMar>
              <w:top w:w="130" w:type="dxa"/>
              <w:left w:w="130" w:type="dxa"/>
              <w:bottom w:w="130" w:type="dxa"/>
              <w:right w:w="130" w:type="dxa"/>
            </w:tcMar>
            <w:vAlign w:val="center"/>
          </w:tcPr>
          <w:p w14:paraId="0F42945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令和7年度</w:t>
            </w:r>
          </w:p>
        </w:tc>
        <w:tc>
          <w:tcPr>
            <w:tcW w:w="2200" w:type="dxa"/>
            <w:shd w:val="clear" w:color="auto" w:fill="DCE8DC"/>
            <w:tcMar>
              <w:top w:w="130" w:type="dxa"/>
              <w:left w:w="130" w:type="dxa"/>
              <w:bottom w:w="130" w:type="dxa"/>
              <w:right w:w="130" w:type="dxa"/>
            </w:tcMar>
            <w:vAlign w:val="center"/>
          </w:tcPr>
          <w:p w14:paraId="0842A9A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令和8年度</w:t>
            </w:r>
          </w:p>
        </w:tc>
      </w:tr>
      <w:tr w:rsidR="009D6CAB" w:rsidRPr="00370011" w14:paraId="59EADFE8" w14:textId="77777777">
        <w:trPr>
          <w:cantSplit/>
        </w:trPr>
        <w:tc>
          <w:tcPr>
            <w:tcW w:w="2400" w:type="dxa"/>
            <w:tcMar>
              <w:top w:w="130" w:type="dxa"/>
              <w:left w:w="130" w:type="dxa"/>
              <w:bottom w:w="130" w:type="dxa"/>
              <w:right w:w="130" w:type="dxa"/>
            </w:tcMar>
            <w:vAlign w:val="center"/>
          </w:tcPr>
          <w:p w14:paraId="59E3929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自立生活援助</w:t>
            </w:r>
          </w:p>
        </w:tc>
        <w:tc>
          <w:tcPr>
            <w:tcW w:w="2200" w:type="dxa"/>
            <w:tcMar>
              <w:top w:w="130" w:type="dxa"/>
              <w:left w:w="130" w:type="dxa"/>
              <w:bottom w:w="130" w:type="dxa"/>
              <w:right w:w="130" w:type="dxa"/>
            </w:tcMar>
            <w:vAlign w:val="center"/>
          </w:tcPr>
          <w:p w14:paraId="0A7C2B9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589FFDC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0CD81D5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r w:rsidR="009D6CAB" w:rsidRPr="00370011" w14:paraId="59EADFE8" w14:textId="77777777">
        <w:trPr>
          <w:cantSplit/>
          <w:ins w:id="90176" w:author="Ryo Wakayama" w:date="2026-10-20T09:00:00Z"/>
        </w:trPr>
        <w:tc>
          <w:tcPr>
            <w:tcW w:w="2400" w:type="dxa"/>
            <w:tcMar>
              <w:top w:w="130" w:type="dxa"/>
              <w:left w:w="130" w:type="dxa"/>
              <w:bottom w:w="130" w:type="dxa"/>
              <w:right w:w="130" w:type="dxa"/>
            </w:tcMar>
            <w:vAlign w:val="center"/>
          </w:tcPr>
          <w:p w14:paraId="59E3929B" w14:textId="77777777" w:rsidR="009D6CAB" w:rsidRPr="00370011" w:rsidRDefault="00000000">
            <w:pPr>
              <w:spacing w:line="320" w:lineRule="auto"/>
              <w:rPr>
                <w:ins w:id="90177" w:author="Ryo Wakayama" w:date="2026-10-20T09:00:00Z"/>
                <w:rFonts w:ascii="BIZ UDPゴシック" w:eastAsia="BIZ UDPゴシック" w:hAnsi="BIZ UDPゴシック"/>
              </w:rPr>
            </w:pPr>
            <w:ins w:id="90178" w:author="Ryo Wakayama" w:date="2026-10-20T09:00:00Z">
              <w:r>
                <w:rPr>
                  <w:rFonts w:ascii="BIZ UDPゴシック" w:eastAsia="BIZ UDPゴシック" w:hAnsi="BIZ UDPゴシック"/>
                  <w:sz w:val="20"/>
                  <w:szCs w:val="20"/>
                </w:rPr>
                <w:t xml:space="preserve">　第7期の計画値</w:t>
              </w:r>
            </w:ins>
          </w:p>
        </w:tc>
        <w:tc>
          <w:tcPr>
            <w:tcW w:w="2200" w:type="dxa"/>
            <w:tcMar>
              <w:top w:w="130" w:type="dxa"/>
              <w:left w:w="130" w:type="dxa"/>
              <w:bottom w:w="130" w:type="dxa"/>
              <w:right w:w="130" w:type="dxa"/>
            </w:tcMar>
            <w:vAlign w:val="center"/>
          </w:tcPr>
          <w:p w14:paraId="0A7C2B91" w14:textId="77777777" w:rsidR="009D6CAB" w:rsidRPr="00370011" w:rsidRDefault="00000000">
            <w:pPr>
              <w:spacing w:line="320" w:lineRule="auto"/>
              <w:rPr>
                <w:ins w:id="90179" w:author="Ryo Wakayama" w:date="2026-10-20T09:00:00Z"/>
                <w:rFonts w:ascii="BIZ UDPゴシック" w:eastAsia="BIZ UDPゴシック" w:hAnsi="BIZ UDPゴシック"/>
              </w:rPr>
            </w:pPr>
            <w:ins w:id="90180" w:author="Ryo Wakayama" w:date="2026-10-20T09:00:00Z">
              <w:r>
                <w:rPr>
                  <w:rFonts w:ascii="BIZ UDPゴシック" w:eastAsia="BIZ UDPゴシック" w:hAnsi="BIZ UDPゴシック"/>
                  <w:sz w:val="20"/>
                  <w:szCs w:val="20"/>
                </w:rPr>
                <w:t xml:space="preserve">0人</w:t>
              </w:r>
            </w:ins>
          </w:p>
        </w:tc>
        <w:tc>
          <w:tcPr>
            <w:tcW w:w="2200" w:type="dxa"/>
            <w:tcMar>
              <w:top w:w="130" w:type="dxa"/>
              <w:left w:w="130" w:type="dxa"/>
              <w:bottom w:w="130" w:type="dxa"/>
              <w:right w:w="130" w:type="dxa"/>
            </w:tcMar>
            <w:vAlign w:val="center"/>
          </w:tcPr>
          <w:p w14:paraId="589FFDCA" w14:textId="77777777" w:rsidR="009D6CAB" w:rsidRPr="00370011" w:rsidRDefault="00000000">
            <w:pPr>
              <w:spacing w:line="320" w:lineRule="auto"/>
              <w:rPr>
                <w:ins w:id="90181" w:author="Ryo Wakayama" w:date="2026-10-20T09:00:00Z"/>
                <w:rFonts w:ascii="BIZ UDPゴシック" w:eastAsia="BIZ UDPゴシック" w:hAnsi="BIZ UDPゴシック"/>
              </w:rPr>
            </w:pPr>
            <w:ins w:id="90182" w:author="Ryo Wakayama" w:date="2026-10-20T09:00:00Z">
              <w:r>
                <w:rPr>
                  <w:rFonts w:ascii="BIZ UDPゴシック" w:eastAsia="BIZ UDPゴシック" w:hAnsi="BIZ UDPゴシック"/>
                  <w:sz w:val="20"/>
                  <w:szCs w:val="20"/>
                </w:rPr>
                <w:t xml:space="preserve">0人</w:t>
              </w:r>
            </w:ins>
          </w:p>
        </w:tc>
        <w:tc>
          <w:tcPr>
            <w:tcW w:w="2200" w:type="dxa"/>
            <w:tcMar>
              <w:top w:w="130" w:type="dxa"/>
              <w:left w:w="130" w:type="dxa"/>
              <w:bottom w:w="130" w:type="dxa"/>
              <w:right w:w="130" w:type="dxa"/>
            </w:tcMar>
            <w:vAlign w:val="center"/>
          </w:tcPr>
          <w:p w14:paraId="0CD81D5B" w14:textId="77777777" w:rsidR="009D6CAB" w:rsidRPr="00370011" w:rsidRDefault="00000000">
            <w:pPr>
              <w:spacing w:line="320" w:lineRule="auto"/>
              <w:rPr>
                <w:ins w:id="90183" w:author="Ryo Wakayama" w:date="2026-10-20T09:00:00Z"/>
                <w:rFonts w:ascii="BIZ UDPゴシック" w:eastAsia="BIZ UDPゴシック" w:hAnsi="BIZ UDPゴシック"/>
              </w:rPr>
            </w:pPr>
            <w:ins w:id="90184" w:author="Ryo Wakayama" w:date="2026-10-20T09:00:00Z">
              <w:r>
                <w:rPr>
                  <w:rFonts w:ascii="BIZ UDPゴシック" w:eastAsia="BIZ UDPゴシック" w:hAnsi="BIZ UDPゴシック"/>
                  <w:sz w:val="20"/>
                  <w:szCs w:val="20"/>
                </w:rPr>
                <w:t xml:space="preserve">0人</w:t>
              </w:r>
            </w:ins>
          </w:p>
        </w:tc>
      </w:tr>
    </w:tbl>
    <w:p>
      <w:pPr>
        <w:spacing w:line="240" w:lineRule="auto"/>
        <w:jc w:val="right"/>
        <w:rPr>
          <w:ins w:id="91976" w:author="Ryo Wakayama" w:date="2026-10-20T09:00:00Z"/>
          <w:rFonts w:ascii="BIZ UDPゴシック" w:eastAsia="BIZ UDPゴシック" w:hAnsi="BIZ UDPゴシック"/>
        </w:rPr>
      </w:pPr>
      <w:ins w:id="91977" w:author="Ryo Wakayama" w:date="2026-10-20T09:00:00Z">
        <w:r>
          <w:rPr>
            <w:rFonts w:ascii="BIZ UDPゴシック" w:eastAsia="BIZ UDPゴシック" w:hAnsi="BIZ UDPゴシック"/>
            <w:sz w:val="18"/>
            <w:szCs w:val="18"/>
          </w:rPr>
          <w:t xml:space="preserve">資料：健康福祉課（障がい福祉サービス等の給付実績。令和8年度は見込み）、第7期の計画値は前回計画（令和6年3月）</w:t>
        </w:r>
      </w:ins>
    </w:p>
    <w:p w14:paraId="229CBBCC" w14:textId="77777777" w:rsidR="009D6CAB" w:rsidRPr="00370011" w:rsidRDefault="00000000" w:rsidP="00C76203">
      <w:pPr>
        <w:spacing w:before="260" w:after="160"/>
        <w:rPr>
          <w:rFonts w:ascii="BIZ UDPゴシック" w:eastAsia="BIZ UDPゴシック" w:hAnsi="BIZ UDPゴシック"/>
        </w:rPr>
      </w:pPr>
      <w:del w:id="91978" w:author="Ryo Wakayama" w:date="2026-10-23T09:00:00Z">
        <w:r>
          <w:rPr>
            <w:rFonts w:ascii="BIZ UDPゴシック" w:eastAsia="BIZ UDPゴシック" w:hAnsi="BIZ UDPゴシック"/>
            <w:b/>
            <w:bCs/>
            <w:sz w:val="22"/>
            <w:szCs w:val="22"/>
          </w:rPr>
          <w:delText xml:space="preserve">■</w:delText>
        </w:r>
      </w:del>
      <w:ins w:id="91979" w:author="Ryo Wakayama" w:date="2026-10-23T09:00:00Z">
        <w:r>
          <w:rPr>
            <w:rFonts w:ascii="BIZ UDPゴシック" w:eastAsia="BIZ UDPゴシック" w:hAnsi="BIZ UDPゴシック"/>
            <w:b/>
            <w:bCs/>
            <w:sz w:val="22"/>
            <w:szCs w:val="22"/>
          </w:rPr>
          <w:t xml:space="preserve">【表106】自立生活援助の</w:t>
        </w:r>
      </w:ins>
      <w:r>
        <w:rPr>
          <w:rFonts w:ascii="BIZ UDPゴシック" w:eastAsia="BIZ UDPゴシック" w:hAnsi="BIZ UDPゴシック"/>
          <w:b/>
          <w:bCs/>
          <w:sz w:val="22"/>
          <w:szCs w:val="22"/>
        </w:rPr>
        <w:t xml:space="preserve">第8期の見込量（1か月あたり）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6D3D5749" w14:textId="77777777">
        <w:trPr>
          <w:cantSplit/>
          <w:tblHeader/>
        </w:trPr>
        <w:tc>
          <w:tcPr>
            <w:tcW w:w="2400" w:type="dxa"/>
            <w:shd w:val="clear" w:color="auto" w:fill="DCE8DC"/>
            <w:tcMar>
              <w:top w:w="130" w:type="dxa"/>
              <w:left w:w="130" w:type="dxa"/>
              <w:bottom w:w="130" w:type="dxa"/>
              <w:right w:w="130" w:type="dxa"/>
            </w:tcMar>
            <w:vAlign w:val="center"/>
          </w:tcPr>
          <w:p w14:paraId="71DD45E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第8期</w:t>
            </w:r>
          </w:p>
        </w:tc>
        <w:tc>
          <w:tcPr>
            <w:tcW w:w="2200" w:type="dxa"/>
            <w:shd w:val="clear" w:color="auto" w:fill="DCE8DC"/>
            <w:tcMar>
              <w:top w:w="130" w:type="dxa"/>
              <w:left w:w="130" w:type="dxa"/>
              <w:bottom w:w="130" w:type="dxa"/>
              <w:right w:w="130" w:type="dxa"/>
            </w:tcMar>
            <w:vAlign w:val="center"/>
          </w:tcPr>
          <w:p w14:paraId="50CF324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令和9年度</w:t>
            </w:r>
          </w:p>
        </w:tc>
        <w:tc>
          <w:tcPr>
            <w:tcW w:w="2200" w:type="dxa"/>
            <w:shd w:val="clear" w:color="auto" w:fill="DCE8DC"/>
            <w:tcMar>
              <w:top w:w="130" w:type="dxa"/>
              <w:left w:w="130" w:type="dxa"/>
              <w:bottom w:w="130" w:type="dxa"/>
              <w:right w:w="130" w:type="dxa"/>
            </w:tcMar>
            <w:vAlign w:val="center"/>
          </w:tcPr>
          <w:p w14:paraId="37C9217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3A15B13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644FA0CE" w14:textId="77777777">
        <w:trPr>
          <w:cantSplit/>
        </w:trPr>
        <w:tc>
          <w:tcPr>
            <w:tcW w:w="2400" w:type="dxa"/>
            <w:tcMar>
              <w:top w:w="130" w:type="dxa"/>
              <w:left w:w="130" w:type="dxa"/>
              <w:bottom w:w="130" w:type="dxa"/>
              <w:right w:w="130" w:type="dxa"/>
            </w:tcMar>
            <w:vAlign w:val="center"/>
          </w:tcPr>
          <w:p w14:paraId="654A7B7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自立生活援助</w:t>
            </w:r>
          </w:p>
        </w:tc>
        <w:tc>
          <w:tcPr>
            <w:tcW w:w="2200" w:type="dxa"/>
            <w:tcMar>
              <w:top w:w="130" w:type="dxa"/>
              <w:left w:w="130" w:type="dxa"/>
              <w:bottom w:w="130" w:type="dxa"/>
              <w:right w:w="130" w:type="dxa"/>
            </w:tcMar>
            <w:vAlign w:val="center"/>
          </w:tcPr>
          <w:p w14:paraId="756F461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48E0D39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7422562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bl>
    <w:p>
      <w:pPr>
        <w:spacing w:line="240" w:lineRule="auto"/>
        <w:jc w:val="right"/>
        <w:rPr>
          <w:ins w:id="91980" w:author="Ryo Wakayama" w:date="2026-10-20T09:00:00Z"/>
          <w:rFonts w:ascii="BIZ UDPゴシック" w:eastAsia="BIZ UDPゴシック" w:hAnsi="BIZ UDPゴシック"/>
        </w:rPr>
      </w:pPr>
      <w:ins w:id="91981" w:author="Ryo Wakayama" w:date="2026-10-20T09:00:00Z">
        <w:r>
          <w:rPr>
            <w:rFonts w:ascii="BIZ UDPゴシック" w:eastAsia="BIZ UDPゴシック" w:hAnsi="BIZ UDPゴシック"/>
            <w:sz w:val="18"/>
            <w:szCs w:val="18"/>
          </w:rPr>
          <w:t xml:space="preserve">資料：本計画による推計（本章冒頭の見込量の定め方による）</w:t>
        </w:r>
      </w:ins>
    </w:p>
    <w:p w14:paraId="5DD8F73F" w14:textId="77777777" w:rsidR="009D6CAB" w:rsidRPr="00193735"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679201C1"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施設やグループホーム等から一人暮らしへの移行を希望する方について、本人の意思を尊重した地域生活を支援します。第8期では利用を見込んでいませんが、町内・外の事業所と密に連携し、適切なサービスの提供に努めます。</w:t>
      </w:r>
    </w:p>
    <w:p w14:paraId="675A2918"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（2）共同生活援助（グループホーム）</w:t>
      </w:r>
    </w:p>
    <w:p>
      <w:pPr>
        <w:spacing w:before="260" w:after="160"/>
        <w:rPr>
          <w:ins w:id="91982" w:author="Ryo Wakayama" w:date="2026-10-20T09:00:00Z"/>
          <w:rFonts w:ascii="BIZ UDPゴシック" w:eastAsia="BIZ UDPゴシック" w:hAnsi="BIZ UDPゴシック"/>
        </w:rPr>
      </w:pPr>
      <w:ins w:id="91983" w:author="Ryo Wakayama" w:date="2026-10-20T09:00:00Z">
        <w:r>
          <w:rPr>
            <w:rFonts w:ascii="BIZ UDPゴシック" w:eastAsia="BIZ UDPゴシック" w:hAnsi="BIZ UDPゴシック"/>
            <w:sz w:val="22"/>
            <w:szCs w:val="22"/>
          </w:rPr>
          <w:t xml:space="preserve">【表107】共同生活援助（グループホーム）の内容</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00"/>
        <w:gridCol w:w="2500"/>
      </w:tblGrid>
      <w:tr w:rsidR="009D6CAB" w:rsidRPr="00370011" w14:paraId="1D000029" w14:textId="77777777">
        <w:trPr>
          <w:cantSplit/>
          <w:tblHeader/>
        </w:trPr>
        <w:tc>
          <w:tcPr>
            <w:tcW w:w="1800" w:type="dxa"/>
            <w:shd w:val="clear" w:color="auto" w:fill="DCE8DC"/>
            <w:tcMar>
              <w:top w:w="130" w:type="dxa"/>
              <w:left w:w="130" w:type="dxa"/>
              <w:bottom w:w="130" w:type="dxa"/>
              <w:right w:w="130" w:type="dxa"/>
            </w:tcMar>
            <w:vAlign w:val="center"/>
          </w:tcPr>
          <w:p w14:paraId="08E771B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給付の種類</w:t>
            </w:r>
          </w:p>
        </w:tc>
        <w:tc>
          <w:tcPr>
            <w:tcW w:w="4700" w:type="dxa"/>
            <w:shd w:val="clear" w:color="auto" w:fill="DCE8DC"/>
            <w:tcMar>
              <w:top w:w="130" w:type="dxa"/>
              <w:left w:w="130" w:type="dxa"/>
              <w:bottom w:w="130" w:type="dxa"/>
              <w:right w:w="130" w:type="dxa"/>
            </w:tcMar>
            <w:vAlign w:val="center"/>
          </w:tcPr>
          <w:p w14:paraId="32020D7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13CC3AF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7BCE3B4C" w14:textId="77777777">
        <w:trPr>
          <w:cantSplit/>
        </w:trPr>
        <w:tc>
          <w:tcPr>
            <w:tcW w:w="1800" w:type="dxa"/>
            <w:tcMar>
              <w:top w:w="130" w:type="dxa"/>
              <w:left w:w="130" w:type="dxa"/>
              <w:bottom w:w="130" w:type="dxa"/>
              <w:right w:w="130" w:type="dxa"/>
            </w:tcMar>
            <w:vAlign w:val="center"/>
          </w:tcPr>
          <w:p w14:paraId="2412EF3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自立支援給付（訓練等給付）</w:t>
            </w:r>
          </w:p>
        </w:tc>
        <w:tc>
          <w:tcPr>
            <w:tcW w:w="4700" w:type="dxa"/>
            <w:tcMar>
              <w:top w:w="130" w:type="dxa"/>
              <w:left w:w="130" w:type="dxa"/>
              <w:bottom w:w="130" w:type="dxa"/>
              <w:right w:w="130" w:type="dxa"/>
            </w:tcMar>
            <w:vAlign w:val="center"/>
          </w:tcPr>
          <w:p w14:paraId="05703EB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夜間や休日、共同生活を行う住居で相談や日常生活上の援助を行います。利用者のニーズに応じて食事等の介護等も行います。</w:t>
            </w:r>
          </w:p>
        </w:tc>
        <w:tc>
          <w:tcPr>
            <w:tcW w:w="2500" w:type="dxa"/>
            <w:tcMar>
              <w:top w:w="130" w:type="dxa"/>
              <w:left w:w="130" w:type="dxa"/>
              <w:bottom w:w="130" w:type="dxa"/>
              <w:right w:w="130" w:type="dxa"/>
            </w:tcMar>
            <w:vAlign w:val="center"/>
          </w:tcPr>
          <w:p w14:paraId="3E23BB1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夜間や休日、共同生活を行う住居で相談や日常生活上の援助を必要とする者</w:t>
            </w:r>
          </w:p>
        </w:tc>
      </w:tr>
    </w:tbl>
    <w:p w14:paraId="31C5C4CD" w14:textId="77777777" w:rsidR="009D6CAB" w:rsidRPr="00370011" w:rsidRDefault="00000000" w:rsidP="00C76203">
      <w:pPr>
        <w:spacing w:before="260" w:after="160"/>
        <w:rPr>
          <w:rFonts w:ascii="BIZ UDPゴシック" w:eastAsia="BIZ UDPゴシック" w:hAnsi="BIZ UDPゴシック"/>
        </w:rPr>
      </w:pPr>
      <w:del w:id="91984" w:author="Ryo Wakayama" w:date="2026-10-23T09:00:00Z">
        <w:r>
          <w:rPr>
            <w:rFonts w:ascii="BIZ UDPゴシック" w:eastAsia="BIZ UDPゴシック" w:hAnsi="BIZ UDPゴシック"/>
            <w:b/>
            <w:bCs/>
            <w:sz w:val="22"/>
            <w:szCs w:val="22"/>
          </w:rPr>
          <w:delText xml:space="preserve">■</w:delText>
        </w:r>
      </w:del>
      <w:ins w:id="91985" w:author="Ryo Wakayama" w:date="2026-10-23T09:00:00Z">
        <w:r>
          <w:rPr>
            <w:rFonts w:ascii="BIZ UDPゴシック" w:eastAsia="BIZ UDPゴシック" w:hAnsi="BIZ UDPゴシック"/>
            <w:b/>
            <w:bCs/>
            <w:sz w:val="22"/>
            <w:szCs w:val="22"/>
          </w:rPr>
          <w:t xml:space="preserve">【表108】共同生活援助（グループホーム）の</w:t>
        </w:r>
      </w:ins>
      <w:r>
        <w:rPr>
          <w:rFonts w:ascii="BIZ UDPゴシック" w:eastAsia="BIZ UDPゴシック" w:hAnsi="BIZ UDPゴシック"/>
          <w:b/>
          <w:bCs/>
          <w:sz w:val="22"/>
          <w:szCs w:val="22"/>
        </w:rPr>
        <w:t xml:space="preserve">第7期の実績（1か月あたり）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6EFE000F" w14:textId="77777777">
        <w:trPr>
          <w:cantSplit/>
          <w:tblHeader/>
        </w:trPr>
        <w:tc>
          <w:tcPr>
            <w:tcW w:w="2400" w:type="dxa"/>
            <w:shd w:val="clear" w:color="auto" w:fill="DCE8DC"/>
            <w:tcMar>
              <w:top w:w="130" w:type="dxa"/>
              <w:left w:w="130" w:type="dxa"/>
              <w:bottom w:w="130" w:type="dxa"/>
              <w:right w:w="130" w:type="dxa"/>
            </w:tcMar>
            <w:vAlign w:val="center"/>
          </w:tcPr>
          <w:p w14:paraId="0B1BBF6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lastRenderedPageBreak/>
              <w:t>第7期</w:t>
            </w:r>
          </w:p>
        </w:tc>
        <w:tc>
          <w:tcPr>
            <w:tcW w:w="2200" w:type="dxa"/>
            <w:shd w:val="clear" w:color="auto" w:fill="DCE8DC"/>
            <w:tcMar>
              <w:top w:w="130" w:type="dxa"/>
              <w:left w:w="130" w:type="dxa"/>
              <w:bottom w:w="130" w:type="dxa"/>
              <w:right w:w="130" w:type="dxa"/>
            </w:tcMar>
            <w:vAlign w:val="center"/>
          </w:tcPr>
          <w:p w14:paraId="428B48A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令和6年度</w:t>
            </w:r>
          </w:p>
        </w:tc>
        <w:tc>
          <w:tcPr>
            <w:tcW w:w="2200" w:type="dxa"/>
            <w:shd w:val="clear" w:color="auto" w:fill="DCE8DC"/>
            <w:tcMar>
              <w:top w:w="130" w:type="dxa"/>
              <w:left w:w="130" w:type="dxa"/>
              <w:bottom w:w="130" w:type="dxa"/>
              <w:right w:w="130" w:type="dxa"/>
            </w:tcMar>
            <w:vAlign w:val="center"/>
          </w:tcPr>
          <w:p w14:paraId="746E43B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令和7年度</w:t>
            </w:r>
          </w:p>
        </w:tc>
        <w:tc>
          <w:tcPr>
            <w:tcW w:w="2200" w:type="dxa"/>
            <w:shd w:val="clear" w:color="auto" w:fill="DCE8DC"/>
            <w:tcMar>
              <w:top w:w="130" w:type="dxa"/>
              <w:left w:w="130" w:type="dxa"/>
              <w:bottom w:w="130" w:type="dxa"/>
              <w:right w:w="130" w:type="dxa"/>
            </w:tcMar>
            <w:vAlign w:val="center"/>
          </w:tcPr>
          <w:p w14:paraId="4529C88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令和8年度</w:t>
            </w:r>
          </w:p>
        </w:tc>
      </w:tr>
      <w:tr w:rsidR="009D6CAB" w:rsidRPr="00370011" w14:paraId="4D78CE68" w14:textId="77777777">
        <w:trPr>
          <w:cantSplit/>
        </w:trPr>
        <w:tc>
          <w:tcPr>
            <w:tcW w:w="2400" w:type="dxa"/>
            <w:tcMar>
              <w:top w:w="130" w:type="dxa"/>
              <w:left w:w="130" w:type="dxa"/>
              <w:bottom w:w="130" w:type="dxa"/>
              <w:right w:w="130" w:type="dxa"/>
            </w:tcMar>
            <w:vAlign w:val="center"/>
          </w:tcPr>
          <w:p w14:paraId="215541A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共同生活援助</w:t>
            </w:r>
          </w:p>
        </w:tc>
        <w:tc>
          <w:tcPr>
            <w:tcW w:w="2200" w:type="dxa"/>
            <w:tcMar>
              <w:top w:w="130" w:type="dxa"/>
              <w:left w:w="130" w:type="dxa"/>
              <w:bottom w:w="130" w:type="dxa"/>
              <w:right w:w="130" w:type="dxa"/>
            </w:tcMar>
            <w:vAlign w:val="center"/>
          </w:tcPr>
          <w:p w14:paraId="5EC557F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15人</w:t>
            </w:r>
          </w:p>
        </w:tc>
        <w:tc>
          <w:tcPr>
            <w:tcW w:w="2200" w:type="dxa"/>
            <w:tcMar>
              <w:top w:w="130" w:type="dxa"/>
              <w:left w:w="130" w:type="dxa"/>
              <w:bottom w:w="130" w:type="dxa"/>
              <w:right w:w="130" w:type="dxa"/>
            </w:tcMar>
            <w:vAlign w:val="center"/>
          </w:tcPr>
          <w:p w14:paraId="53CDBCC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16人</w:t>
            </w:r>
          </w:p>
        </w:tc>
        <w:tc>
          <w:tcPr>
            <w:tcW w:w="2200" w:type="dxa"/>
            <w:tcMar>
              <w:top w:w="130" w:type="dxa"/>
              <w:left w:w="130" w:type="dxa"/>
              <w:bottom w:w="130" w:type="dxa"/>
              <w:right w:w="130" w:type="dxa"/>
            </w:tcMar>
            <w:vAlign w:val="center"/>
          </w:tcPr>
          <w:p w14:paraId="16D03B1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18人</w:t>
            </w:r>
          </w:p>
        </w:tc>
      </w:tr>
      <w:tr w:rsidR="009D6CAB" w:rsidRPr="00370011" w14:paraId="4D78CE68" w14:textId="77777777">
        <w:trPr>
          <w:cantSplit/>
          <w:ins w:id="90185" w:author="Ryo Wakayama" w:date="2026-10-20T09:00:00Z"/>
        </w:trPr>
        <w:tc>
          <w:tcPr>
            <w:tcW w:w="2400" w:type="dxa"/>
            <w:tcMar>
              <w:top w:w="130" w:type="dxa"/>
              <w:left w:w="130" w:type="dxa"/>
              <w:bottom w:w="130" w:type="dxa"/>
              <w:right w:w="130" w:type="dxa"/>
            </w:tcMar>
            <w:vAlign w:val="center"/>
          </w:tcPr>
          <w:p w14:paraId="215541AD" w14:textId="77777777" w:rsidR="009D6CAB" w:rsidRPr="00370011" w:rsidRDefault="00000000">
            <w:pPr>
              <w:spacing w:line="320" w:lineRule="auto"/>
              <w:rPr>
                <w:ins w:id="90186" w:author="Ryo Wakayama" w:date="2026-10-20T09:00:00Z"/>
                <w:rFonts w:ascii="BIZ UDPゴシック" w:eastAsia="BIZ UDPゴシック" w:hAnsi="BIZ UDPゴシック"/>
              </w:rPr>
            </w:pPr>
            <w:ins w:id="90187" w:author="Ryo Wakayama" w:date="2026-10-20T09:00:00Z">
              <w:r>
                <w:rPr>
                  <w:rFonts w:ascii="BIZ UDPゴシック" w:eastAsia="BIZ UDPゴシック" w:hAnsi="BIZ UDPゴシック"/>
                  <w:sz w:val="20"/>
                  <w:szCs w:val="20"/>
                </w:rPr>
                <w:t xml:space="preserve">　第7期の計画値</w:t>
              </w:r>
            </w:ins>
          </w:p>
        </w:tc>
        <w:tc>
          <w:tcPr>
            <w:tcW w:w="2200" w:type="dxa"/>
            <w:tcMar>
              <w:top w:w="130" w:type="dxa"/>
              <w:left w:w="130" w:type="dxa"/>
              <w:bottom w:w="130" w:type="dxa"/>
              <w:right w:w="130" w:type="dxa"/>
            </w:tcMar>
            <w:vAlign w:val="center"/>
          </w:tcPr>
          <w:p w14:paraId="5EC557FF" w14:textId="77777777" w:rsidR="009D6CAB" w:rsidRPr="00370011" w:rsidRDefault="00000000">
            <w:pPr>
              <w:spacing w:line="320" w:lineRule="auto"/>
              <w:rPr>
                <w:ins w:id="90188" w:author="Ryo Wakayama" w:date="2026-10-20T09:00:00Z"/>
                <w:rFonts w:ascii="BIZ UDPゴシック" w:eastAsia="BIZ UDPゴシック" w:hAnsi="BIZ UDPゴシック"/>
              </w:rPr>
            </w:pPr>
            <w:ins w:id="90189" w:author="Ryo Wakayama" w:date="2026-10-20T09:00:00Z">
              <w:r>
                <w:rPr>
                  <w:rFonts w:ascii="BIZ UDPゴシック" w:eastAsia="BIZ UDPゴシック" w:hAnsi="BIZ UDPゴシック"/>
                  <w:sz w:val="20"/>
                  <w:szCs w:val="20"/>
                </w:rPr>
                <w:t xml:space="preserve">14人</w:t>
              </w:r>
            </w:ins>
          </w:p>
        </w:tc>
        <w:tc>
          <w:tcPr>
            <w:tcW w:w="2200" w:type="dxa"/>
            <w:tcMar>
              <w:top w:w="130" w:type="dxa"/>
              <w:left w:w="130" w:type="dxa"/>
              <w:bottom w:w="130" w:type="dxa"/>
              <w:right w:w="130" w:type="dxa"/>
            </w:tcMar>
            <w:vAlign w:val="center"/>
          </w:tcPr>
          <w:p w14:paraId="53CDBCC9" w14:textId="77777777" w:rsidR="009D6CAB" w:rsidRPr="00370011" w:rsidRDefault="00000000">
            <w:pPr>
              <w:spacing w:line="320" w:lineRule="auto"/>
              <w:rPr>
                <w:ins w:id="90190" w:author="Ryo Wakayama" w:date="2026-10-20T09:00:00Z"/>
                <w:rFonts w:ascii="BIZ UDPゴシック" w:eastAsia="BIZ UDPゴシック" w:hAnsi="BIZ UDPゴシック"/>
              </w:rPr>
            </w:pPr>
            <w:ins w:id="90191" w:author="Ryo Wakayama" w:date="2026-10-20T09:00:00Z">
              <w:r>
                <w:rPr>
                  <w:rFonts w:ascii="BIZ UDPゴシック" w:eastAsia="BIZ UDPゴシック" w:hAnsi="BIZ UDPゴシック"/>
                  <w:sz w:val="20"/>
                  <w:szCs w:val="20"/>
                </w:rPr>
                <w:t xml:space="preserve">14人</w:t>
              </w:r>
            </w:ins>
          </w:p>
        </w:tc>
        <w:tc>
          <w:tcPr>
            <w:tcW w:w="2200" w:type="dxa"/>
            <w:tcMar>
              <w:top w:w="130" w:type="dxa"/>
              <w:left w:w="130" w:type="dxa"/>
              <w:bottom w:w="130" w:type="dxa"/>
              <w:right w:w="130" w:type="dxa"/>
            </w:tcMar>
            <w:vAlign w:val="center"/>
          </w:tcPr>
          <w:p w14:paraId="16D03B1F" w14:textId="77777777" w:rsidR="009D6CAB" w:rsidRPr="00370011" w:rsidRDefault="00000000">
            <w:pPr>
              <w:spacing w:line="320" w:lineRule="auto"/>
              <w:rPr>
                <w:ins w:id="90192" w:author="Ryo Wakayama" w:date="2026-10-20T09:00:00Z"/>
                <w:rFonts w:ascii="BIZ UDPゴシック" w:eastAsia="BIZ UDPゴシック" w:hAnsi="BIZ UDPゴシック"/>
              </w:rPr>
            </w:pPr>
            <w:ins w:id="90193" w:author="Ryo Wakayama" w:date="2026-10-20T09:00:00Z">
              <w:r>
                <w:rPr>
                  <w:rFonts w:ascii="BIZ UDPゴシック" w:eastAsia="BIZ UDPゴシック" w:hAnsi="BIZ UDPゴシック"/>
                  <w:sz w:val="20"/>
                  <w:szCs w:val="20"/>
                </w:rPr>
                <w:t xml:space="preserve">14人</w:t>
              </w:r>
            </w:ins>
          </w:p>
        </w:tc>
      </w:tr>
    </w:tbl>
    <w:p>
      <w:pPr>
        <w:spacing w:line="240" w:lineRule="auto"/>
        <w:jc w:val="right"/>
        <w:rPr>
          <w:ins w:id="91986" w:author="Ryo Wakayama" w:date="2026-10-20T09:00:00Z"/>
          <w:rFonts w:ascii="BIZ UDPゴシック" w:eastAsia="BIZ UDPゴシック" w:hAnsi="BIZ UDPゴシック"/>
        </w:rPr>
      </w:pPr>
      <w:ins w:id="91987" w:author="Ryo Wakayama" w:date="2026-10-20T09:00:00Z">
        <w:r>
          <w:rPr>
            <w:rFonts w:ascii="BIZ UDPゴシック" w:eastAsia="BIZ UDPゴシック" w:hAnsi="BIZ UDPゴシック"/>
            <w:sz w:val="18"/>
            <w:szCs w:val="18"/>
          </w:rPr>
          <w:t xml:space="preserve">資料：健康福祉課（障がい福祉サービス等の給付実績。令和8年度は見込み）、第7期の計画値は前回計画（令和6年3月）</w:t>
        </w:r>
      </w:ins>
    </w:p>
    <w:p w14:paraId="2E9343D3" w14:textId="77777777" w:rsidR="009D6CAB" w:rsidRPr="00370011" w:rsidRDefault="00000000" w:rsidP="00C76203">
      <w:pPr>
        <w:spacing w:before="260" w:after="160"/>
        <w:rPr>
          <w:rFonts w:ascii="BIZ UDPゴシック" w:eastAsia="BIZ UDPゴシック" w:hAnsi="BIZ UDPゴシック"/>
        </w:rPr>
      </w:pPr>
      <w:del w:id="91988" w:author="Ryo Wakayama" w:date="2026-10-23T09:00:00Z">
        <w:r>
          <w:rPr>
            <w:rFonts w:ascii="BIZ UDPゴシック" w:eastAsia="BIZ UDPゴシック" w:hAnsi="BIZ UDPゴシック"/>
            <w:b/>
            <w:bCs/>
            <w:sz w:val="22"/>
            <w:szCs w:val="22"/>
          </w:rPr>
          <w:delText xml:space="preserve">■</w:delText>
        </w:r>
      </w:del>
      <w:ins w:id="91989" w:author="Ryo Wakayama" w:date="2026-10-23T09:00:00Z">
        <w:r>
          <w:rPr>
            <w:rFonts w:ascii="BIZ UDPゴシック" w:eastAsia="BIZ UDPゴシック" w:hAnsi="BIZ UDPゴシック"/>
            <w:b/>
            <w:bCs/>
            <w:sz w:val="22"/>
            <w:szCs w:val="22"/>
          </w:rPr>
          <w:t xml:space="preserve">【表109】共同生活援助（グループホーム）の</w:t>
        </w:r>
      </w:ins>
      <w:r>
        <w:rPr>
          <w:rFonts w:ascii="BIZ UDPゴシック" w:eastAsia="BIZ UDPゴシック" w:hAnsi="BIZ UDPゴシック"/>
          <w:b/>
          <w:bCs/>
          <w:sz w:val="22"/>
          <w:szCs w:val="22"/>
        </w:rPr>
        <w:t xml:space="preserve">第8期の見込量（1か月あたり）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0A4FE774" w14:textId="77777777">
        <w:trPr>
          <w:cantSplit/>
          <w:tblHeader/>
        </w:trPr>
        <w:tc>
          <w:tcPr>
            <w:tcW w:w="2400" w:type="dxa"/>
            <w:shd w:val="clear" w:color="auto" w:fill="DCE8DC"/>
            <w:tcMar>
              <w:top w:w="130" w:type="dxa"/>
              <w:left w:w="130" w:type="dxa"/>
              <w:bottom w:w="130" w:type="dxa"/>
              <w:right w:w="130" w:type="dxa"/>
            </w:tcMar>
            <w:vAlign w:val="center"/>
          </w:tcPr>
          <w:p w14:paraId="629DB98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第8期</w:t>
            </w:r>
          </w:p>
        </w:tc>
        <w:tc>
          <w:tcPr>
            <w:tcW w:w="2200" w:type="dxa"/>
            <w:shd w:val="clear" w:color="auto" w:fill="DCE8DC"/>
            <w:tcMar>
              <w:top w:w="130" w:type="dxa"/>
              <w:left w:w="130" w:type="dxa"/>
              <w:bottom w:w="130" w:type="dxa"/>
              <w:right w:w="130" w:type="dxa"/>
            </w:tcMar>
            <w:vAlign w:val="center"/>
          </w:tcPr>
          <w:p w14:paraId="57E3AC5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令和9年度</w:t>
            </w:r>
          </w:p>
        </w:tc>
        <w:tc>
          <w:tcPr>
            <w:tcW w:w="2200" w:type="dxa"/>
            <w:shd w:val="clear" w:color="auto" w:fill="DCE8DC"/>
            <w:tcMar>
              <w:top w:w="130" w:type="dxa"/>
              <w:left w:w="130" w:type="dxa"/>
              <w:bottom w:w="130" w:type="dxa"/>
              <w:right w:w="130" w:type="dxa"/>
            </w:tcMar>
            <w:vAlign w:val="center"/>
          </w:tcPr>
          <w:p w14:paraId="54574AD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33DEEDA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14B86DE8" w14:textId="77777777">
        <w:trPr>
          <w:cantSplit/>
        </w:trPr>
        <w:tc>
          <w:tcPr>
            <w:tcW w:w="2400" w:type="dxa"/>
            <w:tcMar>
              <w:top w:w="130" w:type="dxa"/>
              <w:left w:w="130" w:type="dxa"/>
              <w:bottom w:w="130" w:type="dxa"/>
              <w:right w:w="130" w:type="dxa"/>
            </w:tcMar>
            <w:vAlign w:val="center"/>
          </w:tcPr>
          <w:p w14:paraId="366F011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共同生活援助</w:t>
            </w:r>
          </w:p>
        </w:tc>
        <w:tc>
          <w:tcPr>
            <w:tcW w:w="2200" w:type="dxa"/>
            <w:tcMar>
              <w:top w:w="130" w:type="dxa"/>
              <w:left w:w="130" w:type="dxa"/>
              <w:bottom w:w="130" w:type="dxa"/>
              <w:right w:w="130" w:type="dxa"/>
            </w:tcMar>
            <w:vAlign w:val="center"/>
          </w:tcPr>
          <w:p w14:paraId="5B88BE4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19人</w:t>
            </w:r>
          </w:p>
        </w:tc>
        <w:tc>
          <w:tcPr>
            <w:tcW w:w="2200" w:type="dxa"/>
            <w:tcMar>
              <w:top w:w="130" w:type="dxa"/>
              <w:left w:w="130" w:type="dxa"/>
              <w:bottom w:w="130" w:type="dxa"/>
              <w:right w:w="130" w:type="dxa"/>
            </w:tcMar>
            <w:vAlign w:val="center"/>
          </w:tcPr>
          <w:p w14:paraId="27F92A4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20人</w:t>
            </w:r>
          </w:p>
        </w:tc>
        <w:tc>
          <w:tcPr>
            <w:tcW w:w="2200" w:type="dxa"/>
            <w:tcMar>
              <w:top w:w="130" w:type="dxa"/>
              <w:left w:w="130" w:type="dxa"/>
              <w:bottom w:w="130" w:type="dxa"/>
              <w:right w:w="130" w:type="dxa"/>
            </w:tcMar>
            <w:vAlign w:val="center"/>
          </w:tcPr>
          <w:p w14:paraId="1CD78FE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21人</w:t>
            </w:r>
          </w:p>
        </w:tc>
      </w:tr>
    </w:tbl>
    <w:p>
      <w:pPr>
        <w:spacing w:line="240" w:lineRule="auto"/>
        <w:jc w:val="right"/>
        <w:rPr>
          <w:ins w:id="91990" w:author="Ryo Wakayama" w:date="2026-10-20T09:00:00Z"/>
          <w:rFonts w:ascii="BIZ UDPゴシック" w:eastAsia="BIZ UDPゴシック" w:hAnsi="BIZ UDPゴシック"/>
        </w:rPr>
      </w:pPr>
      <w:ins w:id="91991" w:author="Ryo Wakayama" w:date="2026-10-20T09:00:00Z">
        <w:r>
          <w:rPr>
            <w:rFonts w:ascii="BIZ UDPゴシック" w:eastAsia="BIZ UDPゴシック" w:hAnsi="BIZ UDPゴシック"/>
            <w:sz w:val="18"/>
            <w:szCs w:val="18"/>
          </w:rPr>
          <w:t xml:space="preserve">資料：本計画による推計（本章冒頭の見込量の定め方による）</w:t>
        </w:r>
      </w:ins>
    </w:p>
    <w:p w14:paraId="025D20B9" w14:textId="77777777" w:rsidR="009D6CAB" w:rsidRPr="00193735"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49BCF89A"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施設や精神科病院から地域生活への移行者、在宅からの新規利用者を考慮し、第7期の利用実績が増加傾向（令和6年度15人→令和8年度18人）にあることも踏まえ、令和11年度には21人の利用を見込んでいます。令和6年度制度改正による一人暮らし等を希望する方への支援内容の明確化も踏まえ、利用者の希望に応じた支援の充実を図ります。</w:t>
      </w:r>
    </w:p>
    <w:p w14:paraId="719A09E8"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（3）施設入所支援</w:t>
      </w:r>
    </w:p>
    <w:p>
      <w:pPr>
        <w:spacing w:before="260" w:after="160"/>
        <w:rPr>
          <w:ins w:id="91992" w:author="Ryo Wakayama" w:date="2026-10-20T09:00:00Z"/>
          <w:rFonts w:ascii="BIZ UDPゴシック" w:eastAsia="BIZ UDPゴシック" w:hAnsi="BIZ UDPゴシック"/>
        </w:rPr>
      </w:pPr>
      <w:ins w:id="91993" w:author="Ryo Wakayama" w:date="2026-10-20T09:00:00Z">
        <w:r>
          <w:rPr>
            <w:rFonts w:ascii="BIZ UDPゴシック" w:eastAsia="BIZ UDPゴシック" w:hAnsi="BIZ UDPゴシック"/>
            <w:sz w:val="22"/>
            <w:szCs w:val="22"/>
          </w:rPr>
          <w:t xml:space="preserve">【表110】施設入所支援の内容</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00"/>
        <w:gridCol w:w="2500"/>
      </w:tblGrid>
      <w:tr w:rsidR="009D6CAB" w:rsidRPr="00370011" w14:paraId="2E195A57" w14:textId="77777777">
        <w:trPr>
          <w:cantSplit/>
          <w:tblHeader/>
        </w:trPr>
        <w:tc>
          <w:tcPr>
            <w:tcW w:w="1800" w:type="dxa"/>
            <w:shd w:val="clear" w:color="auto" w:fill="DCE8DC"/>
            <w:tcMar>
              <w:top w:w="130" w:type="dxa"/>
              <w:left w:w="130" w:type="dxa"/>
              <w:bottom w:w="130" w:type="dxa"/>
              <w:right w:w="130" w:type="dxa"/>
            </w:tcMar>
            <w:vAlign w:val="center"/>
          </w:tcPr>
          <w:p w14:paraId="3D7AF19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給付の種類</w:t>
            </w:r>
          </w:p>
        </w:tc>
        <w:tc>
          <w:tcPr>
            <w:tcW w:w="4700" w:type="dxa"/>
            <w:shd w:val="clear" w:color="auto" w:fill="DCE8DC"/>
            <w:tcMar>
              <w:top w:w="130" w:type="dxa"/>
              <w:left w:w="130" w:type="dxa"/>
              <w:bottom w:w="130" w:type="dxa"/>
              <w:right w:w="130" w:type="dxa"/>
            </w:tcMar>
            <w:vAlign w:val="center"/>
          </w:tcPr>
          <w:p w14:paraId="3092B4F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0735981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6E6CBE1B" w14:textId="77777777">
        <w:trPr>
          <w:cantSplit/>
        </w:trPr>
        <w:tc>
          <w:tcPr>
            <w:tcW w:w="1800" w:type="dxa"/>
            <w:tcMar>
              <w:top w:w="130" w:type="dxa"/>
              <w:left w:w="130" w:type="dxa"/>
              <w:bottom w:w="130" w:type="dxa"/>
              <w:right w:w="130" w:type="dxa"/>
            </w:tcMar>
            <w:vAlign w:val="center"/>
          </w:tcPr>
          <w:p w14:paraId="1DAB923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自立支援給付（介護給付）</w:t>
            </w:r>
          </w:p>
        </w:tc>
        <w:tc>
          <w:tcPr>
            <w:tcW w:w="4700" w:type="dxa"/>
            <w:tcMar>
              <w:top w:w="130" w:type="dxa"/>
              <w:left w:w="130" w:type="dxa"/>
              <w:bottom w:w="130" w:type="dxa"/>
              <w:right w:w="130" w:type="dxa"/>
            </w:tcMar>
            <w:vAlign w:val="center"/>
          </w:tcPr>
          <w:p w14:paraId="5A156DA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夜間に介護が必要な人や自立訓練・就労移行支援を利用している障がいのある人で単身の生活が困難な方、通所が困難な方に夜間の居住の場を提供し、日常生活上の支援を行います。</w:t>
            </w:r>
          </w:p>
        </w:tc>
        <w:tc>
          <w:tcPr>
            <w:tcW w:w="2500" w:type="dxa"/>
            <w:tcMar>
              <w:top w:w="130" w:type="dxa"/>
              <w:left w:w="130" w:type="dxa"/>
              <w:bottom w:w="130" w:type="dxa"/>
              <w:right w:w="130" w:type="dxa"/>
            </w:tcMar>
            <w:vAlign w:val="center"/>
          </w:tcPr>
          <w:p w14:paraId="031C441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障がい支援区分4（50歳以上は区分3）以上の者</w:t>
            </w:r>
          </w:p>
        </w:tc>
      </w:tr>
    </w:tbl>
    <w:p w14:paraId="5CC601E7" w14:textId="77777777" w:rsidR="009D6CAB" w:rsidRPr="00370011" w:rsidRDefault="00000000" w:rsidP="00C76203">
      <w:pPr>
        <w:spacing w:before="260" w:after="160"/>
        <w:rPr>
          <w:rFonts w:ascii="BIZ UDPゴシック" w:eastAsia="BIZ UDPゴシック" w:hAnsi="BIZ UDPゴシック"/>
        </w:rPr>
      </w:pPr>
      <w:del w:id="91994" w:author="Ryo Wakayama" w:date="2026-10-23T09:00:00Z">
        <w:r>
          <w:rPr>
            <w:rFonts w:ascii="BIZ UDPゴシック" w:eastAsia="BIZ UDPゴシック" w:hAnsi="BIZ UDPゴシック"/>
            <w:b/>
            <w:bCs/>
            <w:sz w:val="22"/>
            <w:szCs w:val="22"/>
          </w:rPr>
          <w:delText xml:space="preserve">■</w:delText>
        </w:r>
      </w:del>
      <w:ins w:id="91995" w:author="Ryo Wakayama" w:date="2026-10-23T09:00:00Z">
        <w:r>
          <w:rPr>
            <w:rFonts w:ascii="BIZ UDPゴシック" w:eastAsia="BIZ UDPゴシック" w:hAnsi="BIZ UDPゴシック"/>
            <w:b/>
            <w:bCs/>
            <w:sz w:val="22"/>
            <w:szCs w:val="22"/>
          </w:rPr>
          <w:t xml:space="preserve">【表111】施設入所支援の</w:t>
        </w:r>
      </w:ins>
      <w:r>
        <w:rPr>
          <w:rFonts w:ascii="BIZ UDPゴシック" w:eastAsia="BIZ UDPゴシック" w:hAnsi="BIZ UDPゴシック"/>
          <w:b/>
          <w:bCs/>
          <w:sz w:val="22"/>
          <w:szCs w:val="22"/>
        </w:rPr>
        <w:t xml:space="preserve">第7期の実績（1か月あたり）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629FC28C" w14:textId="77777777">
        <w:trPr>
          <w:cantSplit/>
          <w:tblHeader/>
        </w:trPr>
        <w:tc>
          <w:tcPr>
            <w:tcW w:w="2400" w:type="dxa"/>
            <w:shd w:val="clear" w:color="auto" w:fill="DCE8DC"/>
            <w:tcMar>
              <w:top w:w="130" w:type="dxa"/>
              <w:left w:w="130" w:type="dxa"/>
              <w:bottom w:w="130" w:type="dxa"/>
              <w:right w:w="130" w:type="dxa"/>
            </w:tcMar>
            <w:vAlign w:val="center"/>
          </w:tcPr>
          <w:p w14:paraId="3343E1A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第7期</w:t>
            </w:r>
          </w:p>
        </w:tc>
        <w:tc>
          <w:tcPr>
            <w:tcW w:w="2200" w:type="dxa"/>
            <w:shd w:val="clear" w:color="auto" w:fill="DCE8DC"/>
            <w:tcMar>
              <w:top w:w="130" w:type="dxa"/>
              <w:left w:w="130" w:type="dxa"/>
              <w:bottom w:w="130" w:type="dxa"/>
              <w:right w:w="130" w:type="dxa"/>
            </w:tcMar>
            <w:vAlign w:val="center"/>
          </w:tcPr>
          <w:p w14:paraId="4E3451E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令和6年度</w:t>
            </w:r>
          </w:p>
        </w:tc>
        <w:tc>
          <w:tcPr>
            <w:tcW w:w="2200" w:type="dxa"/>
            <w:shd w:val="clear" w:color="auto" w:fill="DCE8DC"/>
            <w:tcMar>
              <w:top w:w="130" w:type="dxa"/>
              <w:left w:w="130" w:type="dxa"/>
              <w:bottom w:w="130" w:type="dxa"/>
              <w:right w:w="130" w:type="dxa"/>
            </w:tcMar>
            <w:vAlign w:val="center"/>
          </w:tcPr>
          <w:p w14:paraId="4836F86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令和7年度</w:t>
            </w:r>
          </w:p>
        </w:tc>
        <w:tc>
          <w:tcPr>
            <w:tcW w:w="2200" w:type="dxa"/>
            <w:shd w:val="clear" w:color="auto" w:fill="DCE8DC"/>
            <w:tcMar>
              <w:top w:w="130" w:type="dxa"/>
              <w:left w:w="130" w:type="dxa"/>
              <w:bottom w:w="130" w:type="dxa"/>
              <w:right w:w="130" w:type="dxa"/>
            </w:tcMar>
            <w:vAlign w:val="center"/>
          </w:tcPr>
          <w:p w14:paraId="7FE3D64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令和8年度</w:t>
            </w:r>
          </w:p>
        </w:tc>
      </w:tr>
      <w:tr w:rsidR="009D6CAB" w:rsidRPr="00370011" w14:paraId="02B4A08C" w14:textId="77777777">
        <w:trPr>
          <w:cantSplit/>
        </w:trPr>
        <w:tc>
          <w:tcPr>
            <w:tcW w:w="2400" w:type="dxa"/>
            <w:tcMar>
              <w:top w:w="130" w:type="dxa"/>
              <w:left w:w="130" w:type="dxa"/>
              <w:bottom w:w="130" w:type="dxa"/>
              <w:right w:w="130" w:type="dxa"/>
            </w:tcMar>
            <w:vAlign w:val="center"/>
          </w:tcPr>
          <w:p w14:paraId="25F7589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施設入所支援</w:t>
            </w:r>
          </w:p>
        </w:tc>
        <w:tc>
          <w:tcPr>
            <w:tcW w:w="2200" w:type="dxa"/>
            <w:tcMar>
              <w:top w:w="130" w:type="dxa"/>
              <w:left w:w="130" w:type="dxa"/>
              <w:bottom w:w="130" w:type="dxa"/>
              <w:right w:w="130" w:type="dxa"/>
            </w:tcMar>
            <w:vAlign w:val="center"/>
          </w:tcPr>
          <w:p w14:paraId="1D0E69A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16人</w:t>
            </w:r>
          </w:p>
        </w:tc>
        <w:tc>
          <w:tcPr>
            <w:tcW w:w="2200" w:type="dxa"/>
            <w:tcMar>
              <w:top w:w="130" w:type="dxa"/>
              <w:left w:w="130" w:type="dxa"/>
              <w:bottom w:w="130" w:type="dxa"/>
              <w:right w:w="130" w:type="dxa"/>
            </w:tcMar>
            <w:vAlign w:val="center"/>
          </w:tcPr>
          <w:p w14:paraId="4CF717F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19人</w:t>
            </w:r>
          </w:p>
        </w:tc>
        <w:tc>
          <w:tcPr>
            <w:tcW w:w="2200" w:type="dxa"/>
            <w:tcMar>
              <w:top w:w="130" w:type="dxa"/>
              <w:left w:w="130" w:type="dxa"/>
              <w:bottom w:w="130" w:type="dxa"/>
              <w:right w:w="130" w:type="dxa"/>
            </w:tcMar>
            <w:vAlign w:val="center"/>
          </w:tcPr>
          <w:p w14:paraId="3E5FF7D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18人</w:t>
            </w:r>
          </w:p>
        </w:tc>
      </w:tr>
      <w:tr w:rsidR="009D6CAB" w:rsidRPr="00370011" w14:paraId="02B4A08C" w14:textId="77777777">
        <w:trPr>
          <w:cantSplit/>
          <w:ins w:id="90194" w:author="Ryo Wakayama" w:date="2026-10-20T09:00:00Z"/>
        </w:trPr>
        <w:tc>
          <w:tcPr>
            <w:tcW w:w="2400" w:type="dxa"/>
            <w:tcMar>
              <w:top w:w="130" w:type="dxa"/>
              <w:left w:w="130" w:type="dxa"/>
              <w:bottom w:w="130" w:type="dxa"/>
              <w:right w:w="130" w:type="dxa"/>
            </w:tcMar>
            <w:vAlign w:val="center"/>
          </w:tcPr>
          <w:p w14:paraId="25F75897" w14:textId="77777777" w:rsidR="009D6CAB" w:rsidRPr="00370011" w:rsidRDefault="00000000">
            <w:pPr>
              <w:spacing w:line="320" w:lineRule="auto"/>
              <w:rPr>
                <w:ins w:id="90195" w:author="Ryo Wakayama" w:date="2026-10-20T09:00:00Z"/>
                <w:rFonts w:ascii="BIZ UDPゴシック" w:eastAsia="BIZ UDPゴシック" w:hAnsi="BIZ UDPゴシック"/>
              </w:rPr>
            </w:pPr>
            <w:ins w:id="90196" w:author="Ryo Wakayama" w:date="2026-10-20T09:00:00Z">
              <w:r>
                <w:rPr>
                  <w:rFonts w:ascii="BIZ UDPゴシック" w:eastAsia="BIZ UDPゴシック" w:hAnsi="BIZ UDPゴシック"/>
                  <w:sz w:val="20"/>
                  <w:szCs w:val="20"/>
                </w:rPr>
                <w:t xml:space="preserve">　第7期の計画値</w:t>
              </w:r>
            </w:ins>
          </w:p>
        </w:tc>
        <w:tc>
          <w:tcPr>
            <w:tcW w:w="2200" w:type="dxa"/>
            <w:tcMar>
              <w:top w:w="130" w:type="dxa"/>
              <w:left w:w="130" w:type="dxa"/>
              <w:bottom w:w="130" w:type="dxa"/>
              <w:right w:w="130" w:type="dxa"/>
            </w:tcMar>
            <w:vAlign w:val="center"/>
          </w:tcPr>
          <w:p w14:paraId="1D0E69A1" w14:textId="77777777" w:rsidR="009D6CAB" w:rsidRPr="00370011" w:rsidRDefault="00000000">
            <w:pPr>
              <w:spacing w:line="320" w:lineRule="auto"/>
              <w:rPr>
                <w:ins w:id="90197" w:author="Ryo Wakayama" w:date="2026-10-20T09:00:00Z"/>
                <w:rFonts w:ascii="BIZ UDPゴシック" w:eastAsia="BIZ UDPゴシック" w:hAnsi="BIZ UDPゴシック"/>
              </w:rPr>
            </w:pPr>
            <w:ins w:id="90198" w:author="Ryo Wakayama" w:date="2026-10-20T09:00:00Z">
              <w:r>
                <w:rPr>
                  <w:rFonts w:ascii="BIZ UDPゴシック" w:eastAsia="BIZ UDPゴシック" w:hAnsi="BIZ UDPゴシック"/>
                  <w:sz w:val="20"/>
                  <w:szCs w:val="20"/>
                </w:rPr>
                <w:t xml:space="preserve">15人</w:t>
              </w:r>
            </w:ins>
          </w:p>
        </w:tc>
        <w:tc>
          <w:tcPr>
            <w:tcW w:w="2200" w:type="dxa"/>
            <w:tcMar>
              <w:top w:w="130" w:type="dxa"/>
              <w:left w:w="130" w:type="dxa"/>
              <w:bottom w:w="130" w:type="dxa"/>
              <w:right w:w="130" w:type="dxa"/>
            </w:tcMar>
            <w:vAlign w:val="center"/>
          </w:tcPr>
          <w:p w14:paraId="4CF717FC" w14:textId="77777777" w:rsidR="009D6CAB" w:rsidRPr="00370011" w:rsidRDefault="00000000">
            <w:pPr>
              <w:spacing w:line="320" w:lineRule="auto"/>
              <w:rPr>
                <w:ins w:id="90199" w:author="Ryo Wakayama" w:date="2026-10-20T09:00:00Z"/>
                <w:rFonts w:ascii="BIZ UDPゴシック" w:eastAsia="BIZ UDPゴシック" w:hAnsi="BIZ UDPゴシック"/>
              </w:rPr>
            </w:pPr>
            <w:ins w:id="90200" w:author="Ryo Wakayama" w:date="2026-10-20T09:00:00Z">
              <w:r>
                <w:rPr>
                  <w:rFonts w:ascii="BIZ UDPゴシック" w:eastAsia="BIZ UDPゴシック" w:hAnsi="BIZ UDPゴシック"/>
                  <w:sz w:val="20"/>
                  <w:szCs w:val="20"/>
                </w:rPr>
                <w:t xml:space="preserve">15人</w:t>
              </w:r>
            </w:ins>
          </w:p>
        </w:tc>
        <w:tc>
          <w:tcPr>
            <w:tcW w:w="2200" w:type="dxa"/>
            <w:tcMar>
              <w:top w:w="130" w:type="dxa"/>
              <w:left w:w="130" w:type="dxa"/>
              <w:bottom w:w="130" w:type="dxa"/>
              <w:right w:w="130" w:type="dxa"/>
            </w:tcMar>
            <w:vAlign w:val="center"/>
          </w:tcPr>
          <w:p w14:paraId="3E5FF7DD" w14:textId="77777777" w:rsidR="009D6CAB" w:rsidRPr="00370011" w:rsidRDefault="00000000">
            <w:pPr>
              <w:spacing w:line="320" w:lineRule="auto"/>
              <w:rPr>
                <w:ins w:id="90201" w:author="Ryo Wakayama" w:date="2026-10-20T09:00:00Z"/>
                <w:rFonts w:ascii="BIZ UDPゴシック" w:eastAsia="BIZ UDPゴシック" w:hAnsi="BIZ UDPゴシック"/>
              </w:rPr>
            </w:pPr>
            <w:ins w:id="90202" w:author="Ryo Wakayama" w:date="2026-10-20T09:00:00Z">
              <w:r>
                <w:rPr>
                  <w:rFonts w:ascii="BIZ UDPゴシック" w:eastAsia="BIZ UDPゴシック" w:hAnsi="BIZ UDPゴシック"/>
                  <w:sz w:val="20"/>
                  <w:szCs w:val="20"/>
                </w:rPr>
                <w:t xml:space="preserve">15人</w:t>
              </w:r>
            </w:ins>
          </w:p>
        </w:tc>
      </w:tr>
    </w:tbl>
    <w:p>
      <w:pPr>
        <w:spacing w:line="240" w:lineRule="auto"/>
        <w:jc w:val="right"/>
        <w:rPr>
          <w:ins w:id="91996" w:author="Ryo Wakayama" w:date="2026-10-20T09:00:00Z"/>
          <w:rFonts w:ascii="BIZ UDPゴシック" w:eastAsia="BIZ UDPゴシック" w:hAnsi="BIZ UDPゴシック"/>
        </w:rPr>
      </w:pPr>
      <w:ins w:id="91997" w:author="Ryo Wakayama" w:date="2026-10-20T09:00:00Z">
        <w:r>
          <w:rPr>
            <w:rFonts w:ascii="BIZ UDPゴシック" w:eastAsia="BIZ UDPゴシック" w:hAnsi="BIZ UDPゴシック"/>
            <w:sz w:val="18"/>
            <w:szCs w:val="18"/>
          </w:rPr>
          <w:t xml:space="preserve">資料：健康福祉課（障がい福祉サービス等の給付実績。令和8年度は見込み）、第7期の計画値は前回計画（令和6年3月）</w:t>
        </w:r>
      </w:ins>
    </w:p>
    <w:p w14:paraId="667FC45E" w14:textId="77777777" w:rsidR="009D6CAB" w:rsidRPr="00370011" w:rsidRDefault="00000000" w:rsidP="00C76203">
      <w:pPr>
        <w:spacing w:before="260" w:after="160"/>
        <w:rPr>
          <w:rFonts w:ascii="BIZ UDPゴシック" w:eastAsia="BIZ UDPゴシック" w:hAnsi="BIZ UDPゴシック"/>
        </w:rPr>
      </w:pPr>
      <w:del w:id="91998" w:author="Ryo Wakayama" w:date="2026-10-23T09:00:00Z">
        <w:r>
          <w:rPr>
            <w:rFonts w:ascii="BIZ UDPゴシック" w:eastAsia="BIZ UDPゴシック" w:hAnsi="BIZ UDPゴシック"/>
            <w:b/>
            <w:bCs/>
            <w:sz w:val="22"/>
            <w:szCs w:val="22"/>
          </w:rPr>
          <w:delText xml:space="preserve">■</w:delText>
        </w:r>
      </w:del>
      <w:ins w:id="91999" w:author="Ryo Wakayama" w:date="2026-10-23T09:00:00Z">
        <w:r>
          <w:rPr>
            <w:rFonts w:ascii="BIZ UDPゴシック" w:eastAsia="BIZ UDPゴシック" w:hAnsi="BIZ UDPゴシック"/>
            <w:b/>
            <w:bCs/>
            <w:sz w:val="22"/>
            <w:szCs w:val="22"/>
          </w:rPr>
          <w:t xml:space="preserve">【表112】施設入所支援の</w:t>
        </w:r>
      </w:ins>
      <w:r>
        <w:rPr>
          <w:rFonts w:ascii="BIZ UDPゴシック" w:eastAsia="BIZ UDPゴシック" w:hAnsi="BIZ UDPゴシック"/>
          <w:b/>
          <w:bCs/>
          <w:sz w:val="22"/>
          <w:szCs w:val="22"/>
        </w:rPr>
        <w:t xml:space="preserve">第8期の見込量（1か月あたり）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090C99D2" w14:textId="77777777">
        <w:trPr>
          <w:cantSplit/>
          <w:tblHeader/>
        </w:trPr>
        <w:tc>
          <w:tcPr>
            <w:tcW w:w="2400" w:type="dxa"/>
            <w:shd w:val="clear" w:color="auto" w:fill="DCE8DC"/>
            <w:tcMar>
              <w:top w:w="130" w:type="dxa"/>
              <w:left w:w="130" w:type="dxa"/>
              <w:bottom w:w="130" w:type="dxa"/>
              <w:right w:w="130" w:type="dxa"/>
            </w:tcMar>
            <w:vAlign w:val="center"/>
          </w:tcPr>
          <w:p w14:paraId="4E9D3C1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第8期</w:t>
            </w:r>
          </w:p>
        </w:tc>
        <w:tc>
          <w:tcPr>
            <w:tcW w:w="2200" w:type="dxa"/>
            <w:shd w:val="clear" w:color="auto" w:fill="DCE8DC"/>
            <w:tcMar>
              <w:top w:w="130" w:type="dxa"/>
              <w:left w:w="130" w:type="dxa"/>
              <w:bottom w:w="130" w:type="dxa"/>
              <w:right w:w="130" w:type="dxa"/>
            </w:tcMar>
            <w:vAlign w:val="center"/>
          </w:tcPr>
          <w:p w14:paraId="01181FF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令和9年度</w:t>
            </w:r>
          </w:p>
        </w:tc>
        <w:tc>
          <w:tcPr>
            <w:tcW w:w="2200" w:type="dxa"/>
            <w:shd w:val="clear" w:color="auto" w:fill="DCE8DC"/>
            <w:tcMar>
              <w:top w:w="130" w:type="dxa"/>
              <w:left w:w="130" w:type="dxa"/>
              <w:bottom w:w="130" w:type="dxa"/>
              <w:right w:w="130" w:type="dxa"/>
            </w:tcMar>
            <w:vAlign w:val="center"/>
          </w:tcPr>
          <w:p w14:paraId="158E409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0D51754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40E2CD6C" w14:textId="77777777">
        <w:trPr>
          <w:cantSplit/>
        </w:trPr>
        <w:tc>
          <w:tcPr>
            <w:tcW w:w="2400" w:type="dxa"/>
            <w:tcMar>
              <w:top w:w="130" w:type="dxa"/>
              <w:left w:w="130" w:type="dxa"/>
              <w:bottom w:w="130" w:type="dxa"/>
              <w:right w:w="130" w:type="dxa"/>
            </w:tcMar>
            <w:vAlign w:val="center"/>
          </w:tcPr>
          <w:p w14:paraId="4375BC8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施設入所支援</w:t>
            </w:r>
          </w:p>
        </w:tc>
        <w:tc>
          <w:tcPr>
            <w:tcW w:w="2200" w:type="dxa"/>
            <w:tcMar>
              <w:top w:w="130" w:type="dxa"/>
              <w:left w:w="130" w:type="dxa"/>
              <w:bottom w:w="130" w:type="dxa"/>
              <w:right w:w="130" w:type="dxa"/>
            </w:tcMar>
            <w:vAlign w:val="center"/>
          </w:tcPr>
          <w:p w14:paraId="16CE882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18人</w:t>
            </w:r>
          </w:p>
        </w:tc>
        <w:tc>
          <w:tcPr>
            <w:tcW w:w="2200" w:type="dxa"/>
            <w:tcMar>
              <w:top w:w="130" w:type="dxa"/>
              <w:left w:w="130" w:type="dxa"/>
              <w:bottom w:w="130" w:type="dxa"/>
              <w:right w:w="130" w:type="dxa"/>
            </w:tcMar>
            <w:vAlign w:val="center"/>
          </w:tcPr>
          <w:p w14:paraId="0C4B3BE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18人</w:t>
            </w:r>
          </w:p>
        </w:tc>
        <w:tc>
          <w:tcPr>
            <w:tcW w:w="2200" w:type="dxa"/>
            <w:tcMar>
              <w:top w:w="130" w:type="dxa"/>
              <w:left w:w="130" w:type="dxa"/>
              <w:bottom w:w="130" w:type="dxa"/>
              <w:right w:w="130" w:type="dxa"/>
            </w:tcMar>
            <w:vAlign w:val="center"/>
          </w:tcPr>
          <w:p w14:paraId="3D45FC0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17人</w:t>
            </w:r>
          </w:p>
        </w:tc>
      </w:tr>
    </w:tbl>
    <w:p>
      <w:pPr>
        <w:spacing w:line="240" w:lineRule="auto"/>
        <w:jc w:val="right"/>
        <w:rPr>
          <w:ins w:id="92000" w:author="Ryo Wakayama" w:date="2026-10-20T09:00:00Z"/>
          <w:rFonts w:ascii="BIZ UDPゴシック" w:eastAsia="BIZ UDPゴシック" w:hAnsi="BIZ UDPゴシック"/>
        </w:rPr>
      </w:pPr>
      <w:ins w:id="92001" w:author="Ryo Wakayama" w:date="2026-10-20T09:00:00Z">
        <w:r>
          <w:rPr>
            <w:rFonts w:ascii="BIZ UDPゴシック" w:eastAsia="BIZ UDPゴシック" w:hAnsi="BIZ UDPゴシック"/>
            <w:sz w:val="18"/>
            <w:szCs w:val="18"/>
          </w:rPr>
          <w:t xml:space="preserve">資料：本計画による推計（本章冒頭の見込量の定め方による）</w:t>
        </w:r>
      </w:ins>
    </w:p>
    <w:p w14:paraId="57EF6E24" w14:textId="77777777" w:rsidR="009D6CAB" w:rsidRPr="00193735"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176146FA"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町内に事業所がないため、サービスが継続的に提供されるよう事業者との連携を図ります。第</w:t>
      </w:r>
      <w:r>
        <w:rPr>
          <w:rFonts w:ascii="BIZ UDPゴシック" w:eastAsia="BIZ UDPゴシック" w:hAnsi="BIZ UDPゴシック"/>
          <w:sz w:val="22"/>
          <w:szCs w:val="22"/>
        </w:rPr>
        <w:lastRenderedPageBreak/>
        <w:t>5章の目標（地域生活移行の推進、施設入所者数の削減）を踏まえ、地域生活への移行を進めながら、必要な方には確実に入所支援を確保します。</w:t>
      </w:r>
    </w:p>
    <w:p w14:paraId="09ECADE1"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4　相談支援</w:t>
      </w:r>
    </w:p>
    <w:p w14:paraId="57D74809"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計画相談支援・地域移行支援・地域定着支援</w:t>
      </w:r>
    </w:p>
    <w:p>
      <w:pPr>
        <w:spacing w:before="260" w:after="160"/>
        <w:rPr>
          <w:ins w:id="92002" w:author="Ryo Wakayama" w:date="2026-10-20T09:00:00Z"/>
          <w:rFonts w:ascii="BIZ UDPゴシック" w:eastAsia="BIZ UDPゴシック" w:hAnsi="BIZ UDPゴシック"/>
        </w:rPr>
      </w:pPr>
      <w:ins w:id="92003" w:author="Ryo Wakayama" w:date="2026-10-20T09:00:00Z">
        <w:r>
          <w:rPr>
            <w:rFonts w:ascii="BIZ UDPゴシック" w:eastAsia="BIZ UDPゴシック" w:hAnsi="BIZ UDPゴシック"/>
            <w:sz w:val="22"/>
            <w:szCs w:val="22"/>
          </w:rPr>
          <w:t xml:space="preserve">【表113】計画相談支援・地域移行支援・地域定着支援の内容</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00"/>
        <w:gridCol w:w="2500"/>
      </w:tblGrid>
      <w:tr w:rsidR="009D6CAB" w:rsidRPr="00370011" w14:paraId="0FF0086C" w14:textId="77777777">
        <w:trPr>
          <w:cantSplit/>
          <w:tblHeader/>
        </w:trPr>
        <w:tc>
          <w:tcPr>
            <w:tcW w:w="1800" w:type="dxa"/>
            <w:shd w:val="clear" w:color="auto" w:fill="DCE8DC"/>
            <w:tcMar>
              <w:top w:w="130" w:type="dxa"/>
              <w:left w:w="130" w:type="dxa"/>
              <w:bottom w:w="130" w:type="dxa"/>
              <w:right w:w="130" w:type="dxa"/>
            </w:tcMar>
            <w:vAlign w:val="center"/>
          </w:tcPr>
          <w:p w14:paraId="78F35D0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サービス名</w:t>
            </w:r>
          </w:p>
        </w:tc>
        <w:tc>
          <w:tcPr>
            <w:tcW w:w="4700" w:type="dxa"/>
            <w:shd w:val="clear" w:color="auto" w:fill="DCE8DC"/>
            <w:tcMar>
              <w:top w:w="130" w:type="dxa"/>
              <w:left w:w="130" w:type="dxa"/>
              <w:bottom w:w="130" w:type="dxa"/>
              <w:right w:w="130" w:type="dxa"/>
            </w:tcMar>
            <w:vAlign w:val="center"/>
          </w:tcPr>
          <w:p w14:paraId="2B45CF7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3035830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089BDAC8" w14:textId="77777777">
        <w:trPr>
          <w:cantSplit/>
        </w:trPr>
        <w:tc>
          <w:tcPr>
            <w:tcW w:w="1800" w:type="dxa"/>
            <w:tcMar>
              <w:top w:w="130" w:type="dxa"/>
              <w:left w:w="130" w:type="dxa"/>
              <w:bottom w:w="130" w:type="dxa"/>
              <w:right w:w="130" w:type="dxa"/>
            </w:tcMar>
            <w:vAlign w:val="center"/>
          </w:tcPr>
          <w:p w14:paraId="067FD42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計画相談支援給付費・地域相談支援給付費</w:t>
            </w:r>
          </w:p>
        </w:tc>
        <w:tc>
          <w:tcPr>
            <w:tcW w:w="4700" w:type="dxa"/>
            <w:tcMar>
              <w:top w:w="130" w:type="dxa"/>
              <w:left w:w="130" w:type="dxa"/>
              <w:bottom w:w="130" w:type="dxa"/>
              <w:right w:w="130" w:type="dxa"/>
            </w:tcMar>
            <w:vAlign w:val="center"/>
          </w:tcPr>
          <w:p w14:paraId="70FAA97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サービス等利用計画案の作成、サービス事業者等との連絡調整、住居の確保その他の地域における生活に移行するための活動に関する相談、常時の連絡体制の確保等を行います。</w:t>
            </w:r>
          </w:p>
        </w:tc>
        <w:tc>
          <w:tcPr>
            <w:tcW w:w="2500" w:type="dxa"/>
            <w:tcMar>
              <w:top w:w="130" w:type="dxa"/>
              <w:left w:w="130" w:type="dxa"/>
              <w:bottom w:w="130" w:type="dxa"/>
              <w:right w:w="130" w:type="dxa"/>
            </w:tcMar>
            <w:vAlign w:val="center"/>
          </w:tcPr>
          <w:p w14:paraId="5B4531F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障がい福祉サービス又は地域相談支援を利用する全ての障がい者等</w:t>
            </w:r>
          </w:p>
        </w:tc>
      </w:tr>
    </w:tbl>
    <w:p w14:paraId="5E24E7A5" w14:textId="77777777" w:rsidR="009D6CAB" w:rsidRPr="00370011" w:rsidRDefault="00000000" w:rsidP="00C76203">
      <w:pPr>
        <w:spacing w:before="260" w:after="160"/>
        <w:rPr>
          <w:rFonts w:ascii="BIZ UDPゴシック" w:eastAsia="BIZ UDPゴシック" w:hAnsi="BIZ UDPゴシック"/>
        </w:rPr>
      </w:pPr>
      <w:del w:id="92004" w:author="Ryo Wakayama" w:date="2026-10-23T09:00:00Z">
        <w:r>
          <w:rPr>
            <w:rFonts w:ascii="BIZ UDPゴシック" w:eastAsia="BIZ UDPゴシック" w:hAnsi="BIZ UDPゴシック"/>
            <w:b/>
            <w:bCs/>
            <w:sz w:val="22"/>
            <w:szCs w:val="22"/>
          </w:rPr>
          <w:delText xml:space="preserve">■</w:delText>
        </w:r>
      </w:del>
      <w:ins w:id="92005" w:author="Ryo Wakayama" w:date="2026-10-23T09:00:00Z">
        <w:r>
          <w:rPr>
            <w:rFonts w:ascii="BIZ UDPゴシック" w:eastAsia="BIZ UDPゴシック" w:hAnsi="BIZ UDPゴシック"/>
            <w:b/>
            <w:bCs/>
            <w:sz w:val="22"/>
            <w:szCs w:val="22"/>
          </w:rPr>
          <w:t xml:space="preserve">【表114】計画相談支援・地域移行支援・地域定着支援の</w:t>
        </w:r>
      </w:ins>
      <w:r>
        <w:rPr>
          <w:rFonts w:ascii="BIZ UDPゴシック" w:eastAsia="BIZ UDPゴシック" w:hAnsi="BIZ UDPゴシック"/>
          <w:b/>
          <w:bCs/>
          <w:sz w:val="22"/>
          <w:szCs w:val="22"/>
        </w:rPr>
        <w:t xml:space="preserve">第7期の実績（1か月あたり）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2075C39A" w14:textId="77777777">
        <w:trPr>
          <w:cantSplit/>
          <w:tblHeader/>
        </w:trPr>
        <w:tc>
          <w:tcPr>
            <w:tcW w:w="2400" w:type="dxa"/>
            <w:shd w:val="clear" w:color="auto" w:fill="DCE8DC"/>
            <w:tcMar>
              <w:top w:w="130" w:type="dxa"/>
              <w:left w:w="130" w:type="dxa"/>
              <w:bottom w:w="130" w:type="dxa"/>
              <w:right w:w="130" w:type="dxa"/>
            </w:tcMar>
            <w:vAlign w:val="center"/>
          </w:tcPr>
          <w:p w14:paraId="48D79F9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第7期</w:t>
            </w:r>
          </w:p>
        </w:tc>
        <w:tc>
          <w:tcPr>
            <w:tcW w:w="2200" w:type="dxa"/>
            <w:shd w:val="clear" w:color="auto" w:fill="DCE8DC"/>
            <w:tcMar>
              <w:top w:w="130" w:type="dxa"/>
              <w:left w:w="130" w:type="dxa"/>
              <w:bottom w:w="130" w:type="dxa"/>
              <w:right w:w="130" w:type="dxa"/>
            </w:tcMar>
            <w:vAlign w:val="center"/>
          </w:tcPr>
          <w:p w14:paraId="131297B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令和6年度</w:t>
            </w:r>
          </w:p>
        </w:tc>
        <w:tc>
          <w:tcPr>
            <w:tcW w:w="2200" w:type="dxa"/>
            <w:shd w:val="clear" w:color="auto" w:fill="DCE8DC"/>
            <w:tcMar>
              <w:top w:w="130" w:type="dxa"/>
              <w:left w:w="130" w:type="dxa"/>
              <w:bottom w:w="130" w:type="dxa"/>
              <w:right w:w="130" w:type="dxa"/>
            </w:tcMar>
            <w:vAlign w:val="center"/>
          </w:tcPr>
          <w:p w14:paraId="4B51EC0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令和7年度</w:t>
            </w:r>
          </w:p>
        </w:tc>
        <w:tc>
          <w:tcPr>
            <w:tcW w:w="2200" w:type="dxa"/>
            <w:shd w:val="clear" w:color="auto" w:fill="DCE8DC"/>
            <w:tcMar>
              <w:top w:w="130" w:type="dxa"/>
              <w:left w:w="130" w:type="dxa"/>
              <w:bottom w:w="130" w:type="dxa"/>
              <w:right w:w="130" w:type="dxa"/>
            </w:tcMar>
            <w:vAlign w:val="center"/>
          </w:tcPr>
          <w:p w14:paraId="20D82E5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令和8年度</w:t>
            </w:r>
          </w:p>
        </w:tc>
      </w:tr>
      <w:tr w:rsidR="009D6CAB" w:rsidRPr="00370011" w14:paraId="1D45D490" w14:textId="77777777">
        <w:trPr>
          <w:cantSplit/>
        </w:trPr>
        <w:tc>
          <w:tcPr>
            <w:tcW w:w="2400" w:type="dxa"/>
            <w:tcMar>
              <w:top w:w="130" w:type="dxa"/>
              <w:left w:w="130" w:type="dxa"/>
              <w:bottom w:w="130" w:type="dxa"/>
              <w:right w:w="130" w:type="dxa"/>
            </w:tcMar>
            <w:vAlign w:val="center"/>
          </w:tcPr>
          <w:p w14:paraId="60DDAD2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計画相談支援</w:t>
            </w:r>
          </w:p>
        </w:tc>
        <w:tc>
          <w:tcPr>
            <w:tcW w:w="2200" w:type="dxa"/>
            <w:tcMar>
              <w:top w:w="130" w:type="dxa"/>
              <w:left w:w="130" w:type="dxa"/>
              <w:bottom w:w="130" w:type="dxa"/>
              <w:right w:w="130" w:type="dxa"/>
            </w:tcMar>
            <w:vAlign w:val="center"/>
          </w:tcPr>
          <w:p w14:paraId="3349AD6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14人</w:t>
            </w:r>
          </w:p>
        </w:tc>
        <w:tc>
          <w:tcPr>
            <w:tcW w:w="2200" w:type="dxa"/>
            <w:tcMar>
              <w:top w:w="130" w:type="dxa"/>
              <w:left w:w="130" w:type="dxa"/>
              <w:bottom w:w="130" w:type="dxa"/>
              <w:right w:w="130" w:type="dxa"/>
            </w:tcMar>
            <w:vAlign w:val="center"/>
          </w:tcPr>
          <w:p w14:paraId="2C8F282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13人</w:t>
            </w:r>
          </w:p>
        </w:tc>
        <w:tc>
          <w:tcPr>
            <w:tcW w:w="2200" w:type="dxa"/>
            <w:tcMar>
              <w:top w:w="130" w:type="dxa"/>
              <w:left w:w="130" w:type="dxa"/>
              <w:bottom w:w="130" w:type="dxa"/>
              <w:right w:w="130" w:type="dxa"/>
            </w:tcMar>
            <w:vAlign w:val="center"/>
          </w:tcPr>
          <w:p w14:paraId="0B036BA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15人</w:t>
            </w:r>
          </w:p>
        </w:tc>
      </w:tr>
      <w:tr w:rsidR="009D6CAB" w:rsidRPr="00370011" w14:paraId="1D45D490" w14:textId="77777777">
        <w:trPr>
          <w:cantSplit/>
          <w:ins w:id="90203" w:author="Ryo Wakayama" w:date="2026-10-20T09:00:00Z"/>
        </w:trPr>
        <w:tc>
          <w:tcPr>
            <w:tcW w:w="2400" w:type="dxa"/>
            <w:tcMar>
              <w:top w:w="130" w:type="dxa"/>
              <w:left w:w="130" w:type="dxa"/>
              <w:bottom w:w="130" w:type="dxa"/>
              <w:right w:w="130" w:type="dxa"/>
            </w:tcMar>
            <w:vAlign w:val="center"/>
          </w:tcPr>
          <w:p w14:paraId="60DDAD2E" w14:textId="77777777" w:rsidR="009D6CAB" w:rsidRPr="00370011" w:rsidRDefault="00000000">
            <w:pPr>
              <w:spacing w:line="320" w:lineRule="auto"/>
              <w:rPr>
                <w:ins w:id="90204" w:author="Ryo Wakayama" w:date="2026-10-20T09:00:00Z"/>
                <w:rFonts w:ascii="BIZ UDPゴシック" w:eastAsia="BIZ UDPゴシック" w:hAnsi="BIZ UDPゴシック"/>
              </w:rPr>
            </w:pPr>
            <w:ins w:id="90205" w:author="Ryo Wakayama" w:date="2026-10-20T09:00:00Z">
              <w:r>
                <w:rPr>
                  <w:rFonts w:ascii="BIZ UDPゴシック" w:eastAsia="BIZ UDPゴシック" w:hAnsi="BIZ UDPゴシック"/>
                  <w:sz w:val="20"/>
                  <w:szCs w:val="20"/>
                </w:rPr>
                <w:t xml:space="preserve">　第7期の計画値</w:t>
              </w:r>
            </w:ins>
          </w:p>
        </w:tc>
        <w:tc>
          <w:tcPr>
            <w:tcW w:w="2200" w:type="dxa"/>
            <w:tcMar>
              <w:top w:w="130" w:type="dxa"/>
              <w:left w:w="130" w:type="dxa"/>
              <w:bottom w:w="130" w:type="dxa"/>
              <w:right w:w="130" w:type="dxa"/>
            </w:tcMar>
            <w:vAlign w:val="center"/>
          </w:tcPr>
          <w:p w14:paraId="3349AD6E" w14:textId="77777777" w:rsidR="009D6CAB" w:rsidRPr="00370011" w:rsidRDefault="00000000">
            <w:pPr>
              <w:spacing w:line="320" w:lineRule="auto"/>
              <w:rPr>
                <w:ins w:id="90206" w:author="Ryo Wakayama" w:date="2026-10-20T09:00:00Z"/>
                <w:rFonts w:ascii="BIZ UDPゴシック" w:eastAsia="BIZ UDPゴシック" w:hAnsi="BIZ UDPゴシック"/>
              </w:rPr>
            </w:pPr>
            <w:ins w:id="90207" w:author="Ryo Wakayama" w:date="2026-10-20T09:00:00Z">
              <w:r>
                <w:rPr>
                  <w:rFonts w:ascii="BIZ UDPゴシック" w:eastAsia="BIZ UDPゴシック" w:hAnsi="BIZ UDPゴシック"/>
                  <w:sz w:val="20"/>
                  <w:szCs w:val="20"/>
                </w:rPr>
                <w:t xml:space="preserve">9人</w:t>
              </w:r>
            </w:ins>
          </w:p>
        </w:tc>
        <w:tc>
          <w:tcPr>
            <w:tcW w:w="2200" w:type="dxa"/>
            <w:tcMar>
              <w:top w:w="130" w:type="dxa"/>
              <w:left w:w="130" w:type="dxa"/>
              <w:bottom w:w="130" w:type="dxa"/>
              <w:right w:w="130" w:type="dxa"/>
            </w:tcMar>
            <w:vAlign w:val="center"/>
          </w:tcPr>
          <w:p w14:paraId="2C8F2822" w14:textId="77777777" w:rsidR="009D6CAB" w:rsidRPr="00370011" w:rsidRDefault="00000000">
            <w:pPr>
              <w:spacing w:line="320" w:lineRule="auto"/>
              <w:rPr>
                <w:ins w:id="90208" w:author="Ryo Wakayama" w:date="2026-10-20T09:00:00Z"/>
                <w:rFonts w:ascii="BIZ UDPゴシック" w:eastAsia="BIZ UDPゴシック" w:hAnsi="BIZ UDPゴシック"/>
              </w:rPr>
            </w:pPr>
            <w:ins w:id="90209" w:author="Ryo Wakayama" w:date="2026-10-20T09:00:00Z">
              <w:r>
                <w:rPr>
                  <w:rFonts w:ascii="BIZ UDPゴシック" w:eastAsia="BIZ UDPゴシック" w:hAnsi="BIZ UDPゴシック"/>
                  <w:sz w:val="20"/>
                  <w:szCs w:val="20"/>
                </w:rPr>
                <w:t xml:space="preserve">9人</w:t>
              </w:r>
            </w:ins>
          </w:p>
        </w:tc>
        <w:tc>
          <w:tcPr>
            <w:tcW w:w="2200" w:type="dxa"/>
            <w:tcMar>
              <w:top w:w="130" w:type="dxa"/>
              <w:left w:w="130" w:type="dxa"/>
              <w:bottom w:w="130" w:type="dxa"/>
              <w:right w:w="130" w:type="dxa"/>
            </w:tcMar>
            <w:vAlign w:val="center"/>
          </w:tcPr>
          <w:p w14:paraId="0B036BA8" w14:textId="77777777" w:rsidR="009D6CAB" w:rsidRPr="00370011" w:rsidRDefault="00000000">
            <w:pPr>
              <w:spacing w:line="320" w:lineRule="auto"/>
              <w:rPr>
                <w:ins w:id="90210" w:author="Ryo Wakayama" w:date="2026-10-20T09:00:00Z"/>
                <w:rFonts w:ascii="BIZ UDPゴシック" w:eastAsia="BIZ UDPゴシック" w:hAnsi="BIZ UDPゴシック"/>
              </w:rPr>
            </w:pPr>
            <w:ins w:id="90211" w:author="Ryo Wakayama" w:date="2026-10-20T09:00:00Z">
              <w:r>
                <w:rPr>
                  <w:rFonts w:ascii="BIZ UDPゴシック" w:eastAsia="BIZ UDPゴシック" w:hAnsi="BIZ UDPゴシック"/>
                  <w:sz w:val="20"/>
                  <w:szCs w:val="20"/>
                </w:rPr>
                <w:t xml:space="preserve">9人</w:t>
              </w:r>
            </w:ins>
          </w:p>
        </w:tc>
      </w:tr>
      <w:tr w:rsidR="009D6CAB" w:rsidRPr="00370011" w14:paraId="542D2911" w14:textId="77777777">
        <w:trPr>
          <w:cantSplit/>
        </w:trPr>
        <w:tc>
          <w:tcPr>
            <w:tcW w:w="2400" w:type="dxa"/>
            <w:tcMar>
              <w:top w:w="130" w:type="dxa"/>
              <w:left w:w="130" w:type="dxa"/>
              <w:bottom w:w="130" w:type="dxa"/>
              <w:right w:w="130" w:type="dxa"/>
            </w:tcMar>
            <w:vAlign w:val="center"/>
          </w:tcPr>
          <w:p w14:paraId="1AF86B8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地域移行支援</w:t>
            </w:r>
          </w:p>
        </w:tc>
        <w:tc>
          <w:tcPr>
            <w:tcW w:w="2200" w:type="dxa"/>
            <w:tcMar>
              <w:top w:w="130" w:type="dxa"/>
              <w:left w:w="130" w:type="dxa"/>
              <w:bottom w:w="130" w:type="dxa"/>
              <w:right w:w="130" w:type="dxa"/>
            </w:tcMar>
            <w:vAlign w:val="center"/>
          </w:tcPr>
          <w:p w14:paraId="47431F3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7511921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3E1F5C8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r w:rsidR="009D6CAB" w:rsidRPr="00370011" w14:paraId="542D2911" w14:textId="77777777">
        <w:trPr>
          <w:cantSplit/>
          <w:ins w:id="90212" w:author="Ryo Wakayama" w:date="2026-10-20T09:00:00Z"/>
        </w:trPr>
        <w:tc>
          <w:tcPr>
            <w:tcW w:w="2400" w:type="dxa"/>
            <w:tcMar>
              <w:top w:w="130" w:type="dxa"/>
              <w:left w:w="130" w:type="dxa"/>
              <w:bottom w:w="130" w:type="dxa"/>
              <w:right w:w="130" w:type="dxa"/>
            </w:tcMar>
            <w:vAlign w:val="center"/>
          </w:tcPr>
          <w:p w14:paraId="1AF86B8F" w14:textId="77777777" w:rsidR="009D6CAB" w:rsidRPr="00370011" w:rsidRDefault="00000000">
            <w:pPr>
              <w:spacing w:line="320" w:lineRule="auto"/>
              <w:rPr>
                <w:ins w:id="90213" w:author="Ryo Wakayama" w:date="2026-10-20T09:00:00Z"/>
                <w:rFonts w:ascii="BIZ UDPゴシック" w:eastAsia="BIZ UDPゴシック" w:hAnsi="BIZ UDPゴシック"/>
              </w:rPr>
            </w:pPr>
            <w:ins w:id="90214" w:author="Ryo Wakayama" w:date="2026-10-20T09:00:00Z">
              <w:r>
                <w:rPr>
                  <w:rFonts w:ascii="BIZ UDPゴシック" w:eastAsia="BIZ UDPゴシック" w:hAnsi="BIZ UDPゴシック"/>
                  <w:sz w:val="20"/>
                  <w:szCs w:val="20"/>
                </w:rPr>
                <w:t xml:space="preserve">　第7期の計画値</w:t>
              </w:r>
            </w:ins>
          </w:p>
        </w:tc>
        <w:tc>
          <w:tcPr>
            <w:tcW w:w="2200" w:type="dxa"/>
            <w:tcMar>
              <w:top w:w="130" w:type="dxa"/>
              <w:left w:w="130" w:type="dxa"/>
              <w:bottom w:w="130" w:type="dxa"/>
              <w:right w:w="130" w:type="dxa"/>
            </w:tcMar>
            <w:vAlign w:val="center"/>
          </w:tcPr>
          <w:p w14:paraId="47431F38" w14:textId="77777777" w:rsidR="009D6CAB" w:rsidRPr="00370011" w:rsidRDefault="00000000">
            <w:pPr>
              <w:spacing w:line="320" w:lineRule="auto"/>
              <w:rPr>
                <w:ins w:id="90215" w:author="Ryo Wakayama" w:date="2026-10-20T09:00:00Z"/>
                <w:rFonts w:ascii="BIZ UDPゴシック" w:eastAsia="BIZ UDPゴシック" w:hAnsi="BIZ UDPゴシック"/>
              </w:rPr>
            </w:pPr>
            <w:ins w:id="90216" w:author="Ryo Wakayama" w:date="2026-10-20T09:00:00Z">
              <w:r>
                <w:rPr>
                  <w:rFonts w:ascii="BIZ UDPゴシック" w:eastAsia="BIZ UDPゴシック" w:hAnsi="BIZ UDPゴシック"/>
                  <w:sz w:val="20"/>
                  <w:szCs w:val="20"/>
                </w:rPr>
                <w:t xml:space="preserve">0人</w:t>
              </w:r>
            </w:ins>
          </w:p>
        </w:tc>
        <w:tc>
          <w:tcPr>
            <w:tcW w:w="2200" w:type="dxa"/>
            <w:tcMar>
              <w:top w:w="130" w:type="dxa"/>
              <w:left w:w="130" w:type="dxa"/>
              <w:bottom w:w="130" w:type="dxa"/>
              <w:right w:w="130" w:type="dxa"/>
            </w:tcMar>
            <w:vAlign w:val="center"/>
          </w:tcPr>
          <w:p w14:paraId="7511921D" w14:textId="77777777" w:rsidR="009D6CAB" w:rsidRPr="00370011" w:rsidRDefault="00000000">
            <w:pPr>
              <w:spacing w:line="320" w:lineRule="auto"/>
              <w:rPr>
                <w:ins w:id="90217" w:author="Ryo Wakayama" w:date="2026-10-20T09:00:00Z"/>
                <w:rFonts w:ascii="BIZ UDPゴシック" w:eastAsia="BIZ UDPゴシック" w:hAnsi="BIZ UDPゴシック"/>
              </w:rPr>
            </w:pPr>
            <w:ins w:id="90218" w:author="Ryo Wakayama" w:date="2026-10-20T09:00:00Z">
              <w:r>
                <w:rPr>
                  <w:rFonts w:ascii="BIZ UDPゴシック" w:eastAsia="BIZ UDPゴシック" w:hAnsi="BIZ UDPゴシック"/>
                  <w:sz w:val="20"/>
                  <w:szCs w:val="20"/>
                </w:rPr>
                <w:t xml:space="preserve">0人</w:t>
              </w:r>
            </w:ins>
          </w:p>
        </w:tc>
        <w:tc>
          <w:tcPr>
            <w:tcW w:w="2200" w:type="dxa"/>
            <w:tcMar>
              <w:top w:w="130" w:type="dxa"/>
              <w:left w:w="130" w:type="dxa"/>
              <w:bottom w:w="130" w:type="dxa"/>
              <w:right w:w="130" w:type="dxa"/>
            </w:tcMar>
            <w:vAlign w:val="center"/>
          </w:tcPr>
          <w:p w14:paraId="3E1F5C85" w14:textId="77777777" w:rsidR="009D6CAB" w:rsidRPr="00370011" w:rsidRDefault="00000000">
            <w:pPr>
              <w:spacing w:line="320" w:lineRule="auto"/>
              <w:rPr>
                <w:ins w:id="90219" w:author="Ryo Wakayama" w:date="2026-10-20T09:00:00Z"/>
                <w:rFonts w:ascii="BIZ UDPゴシック" w:eastAsia="BIZ UDPゴシック" w:hAnsi="BIZ UDPゴシック"/>
              </w:rPr>
            </w:pPr>
            <w:ins w:id="90220" w:author="Ryo Wakayama" w:date="2026-10-20T09:00:00Z">
              <w:r>
                <w:rPr>
                  <w:rFonts w:ascii="BIZ UDPゴシック" w:eastAsia="BIZ UDPゴシック" w:hAnsi="BIZ UDPゴシック"/>
                  <w:sz w:val="20"/>
                  <w:szCs w:val="20"/>
                </w:rPr>
                <w:t xml:space="preserve">0人</w:t>
              </w:r>
            </w:ins>
          </w:p>
        </w:tc>
      </w:tr>
      <w:tr w:rsidR="009D6CAB" w:rsidRPr="00370011" w14:paraId="3D93EFE2" w14:textId="77777777">
        <w:trPr>
          <w:cantSplit/>
        </w:trPr>
        <w:tc>
          <w:tcPr>
            <w:tcW w:w="2400" w:type="dxa"/>
            <w:tcMar>
              <w:top w:w="130" w:type="dxa"/>
              <w:left w:w="130" w:type="dxa"/>
              <w:bottom w:w="130" w:type="dxa"/>
              <w:right w:w="130" w:type="dxa"/>
            </w:tcMar>
            <w:vAlign w:val="center"/>
          </w:tcPr>
          <w:p w14:paraId="638D475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地域定着支援</w:t>
            </w:r>
          </w:p>
        </w:tc>
        <w:tc>
          <w:tcPr>
            <w:tcW w:w="2200" w:type="dxa"/>
            <w:tcMar>
              <w:top w:w="130" w:type="dxa"/>
              <w:left w:w="130" w:type="dxa"/>
              <w:bottom w:w="130" w:type="dxa"/>
              <w:right w:w="130" w:type="dxa"/>
            </w:tcMar>
            <w:vAlign w:val="center"/>
          </w:tcPr>
          <w:p w14:paraId="3DF6D07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40A8225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0D3B78B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r w:rsidR="009D6CAB" w:rsidRPr="00370011" w14:paraId="3D93EFE2" w14:textId="77777777">
        <w:trPr>
          <w:cantSplit/>
          <w:ins w:id="90221" w:author="Ryo Wakayama" w:date="2026-10-20T09:00:00Z"/>
        </w:trPr>
        <w:tc>
          <w:tcPr>
            <w:tcW w:w="2400" w:type="dxa"/>
            <w:tcMar>
              <w:top w:w="130" w:type="dxa"/>
              <w:left w:w="130" w:type="dxa"/>
              <w:bottom w:w="130" w:type="dxa"/>
              <w:right w:w="130" w:type="dxa"/>
            </w:tcMar>
            <w:vAlign w:val="center"/>
          </w:tcPr>
          <w:p w14:paraId="638D4757" w14:textId="77777777" w:rsidR="009D6CAB" w:rsidRPr="00370011" w:rsidRDefault="00000000">
            <w:pPr>
              <w:spacing w:line="320" w:lineRule="auto"/>
              <w:rPr>
                <w:ins w:id="90222" w:author="Ryo Wakayama" w:date="2026-10-20T09:00:00Z"/>
                <w:rFonts w:ascii="BIZ UDPゴシック" w:eastAsia="BIZ UDPゴシック" w:hAnsi="BIZ UDPゴシック"/>
              </w:rPr>
            </w:pPr>
            <w:ins w:id="90223" w:author="Ryo Wakayama" w:date="2026-10-20T09:00:00Z">
              <w:r>
                <w:rPr>
                  <w:rFonts w:ascii="BIZ UDPゴシック" w:eastAsia="BIZ UDPゴシック" w:hAnsi="BIZ UDPゴシック"/>
                  <w:sz w:val="20"/>
                  <w:szCs w:val="20"/>
                </w:rPr>
                <w:t xml:space="preserve">　第7期の計画値</w:t>
              </w:r>
            </w:ins>
          </w:p>
        </w:tc>
        <w:tc>
          <w:tcPr>
            <w:tcW w:w="2200" w:type="dxa"/>
            <w:tcMar>
              <w:top w:w="130" w:type="dxa"/>
              <w:left w:w="130" w:type="dxa"/>
              <w:bottom w:w="130" w:type="dxa"/>
              <w:right w:w="130" w:type="dxa"/>
            </w:tcMar>
            <w:vAlign w:val="center"/>
          </w:tcPr>
          <w:p w14:paraId="3DF6D076" w14:textId="77777777" w:rsidR="009D6CAB" w:rsidRPr="00370011" w:rsidRDefault="00000000">
            <w:pPr>
              <w:spacing w:line="320" w:lineRule="auto"/>
              <w:rPr>
                <w:ins w:id="90224" w:author="Ryo Wakayama" w:date="2026-10-20T09:00:00Z"/>
                <w:rFonts w:ascii="BIZ UDPゴシック" w:eastAsia="BIZ UDPゴシック" w:hAnsi="BIZ UDPゴシック"/>
              </w:rPr>
            </w:pPr>
            <w:ins w:id="90225" w:author="Ryo Wakayama" w:date="2026-10-20T09:00:00Z">
              <w:r>
                <w:rPr>
                  <w:rFonts w:ascii="BIZ UDPゴシック" w:eastAsia="BIZ UDPゴシック" w:hAnsi="BIZ UDPゴシック"/>
                  <w:sz w:val="20"/>
                  <w:szCs w:val="20"/>
                </w:rPr>
                <w:t xml:space="preserve">0人</w:t>
              </w:r>
            </w:ins>
          </w:p>
        </w:tc>
        <w:tc>
          <w:tcPr>
            <w:tcW w:w="2200" w:type="dxa"/>
            <w:tcMar>
              <w:top w:w="130" w:type="dxa"/>
              <w:left w:w="130" w:type="dxa"/>
              <w:bottom w:w="130" w:type="dxa"/>
              <w:right w:w="130" w:type="dxa"/>
            </w:tcMar>
            <w:vAlign w:val="center"/>
          </w:tcPr>
          <w:p w14:paraId="40A8225F" w14:textId="77777777" w:rsidR="009D6CAB" w:rsidRPr="00370011" w:rsidRDefault="00000000">
            <w:pPr>
              <w:spacing w:line="320" w:lineRule="auto"/>
              <w:rPr>
                <w:ins w:id="90226" w:author="Ryo Wakayama" w:date="2026-10-20T09:00:00Z"/>
                <w:rFonts w:ascii="BIZ UDPゴシック" w:eastAsia="BIZ UDPゴシック" w:hAnsi="BIZ UDPゴシック"/>
              </w:rPr>
            </w:pPr>
            <w:ins w:id="90227" w:author="Ryo Wakayama" w:date="2026-10-20T09:00:00Z">
              <w:r>
                <w:rPr>
                  <w:rFonts w:ascii="BIZ UDPゴシック" w:eastAsia="BIZ UDPゴシック" w:hAnsi="BIZ UDPゴシック"/>
                  <w:sz w:val="20"/>
                  <w:szCs w:val="20"/>
                </w:rPr>
                <w:t xml:space="preserve">0人</w:t>
              </w:r>
            </w:ins>
          </w:p>
        </w:tc>
        <w:tc>
          <w:tcPr>
            <w:tcW w:w="2200" w:type="dxa"/>
            <w:tcMar>
              <w:top w:w="130" w:type="dxa"/>
              <w:left w:w="130" w:type="dxa"/>
              <w:bottom w:w="130" w:type="dxa"/>
              <w:right w:w="130" w:type="dxa"/>
            </w:tcMar>
            <w:vAlign w:val="center"/>
          </w:tcPr>
          <w:p w14:paraId="0D3B78BF" w14:textId="77777777" w:rsidR="009D6CAB" w:rsidRPr="00370011" w:rsidRDefault="00000000">
            <w:pPr>
              <w:spacing w:line="320" w:lineRule="auto"/>
              <w:rPr>
                <w:ins w:id="90228" w:author="Ryo Wakayama" w:date="2026-10-20T09:00:00Z"/>
                <w:rFonts w:ascii="BIZ UDPゴシック" w:eastAsia="BIZ UDPゴシック" w:hAnsi="BIZ UDPゴシック"/>
              </w:rPr>
            </w:pPr>
            <w:ins w:id="90229" w:author="Ryo Wakayama" w:date="2026-10-20T09:00:00Z">
              <w:r>
                <w:rPr>
                  <w:rFonts w:ascii="BIZ UDPゴシック" w:eastAsia="BIZ UDPゴシック" w:hAnsi="BIZ UDPゴシック"/>
                  <w:sz w:val="20"/>
                  <w:szCs w:val="20"/>
                </w:rPr>
                <w:t xml:space="preserve">0人</w:t>
              </w:r>
            </w:ins>
          </w:p>
        </w:tc>
      </w:tr>
    </w:tbl>
    <w:p>
      <w:pPr>
        <w:spacing w:line="240" w:lineRule="auto"/>
        <w:jc w:val="right"/>
        <w:rPr>
          <w:ins w:id="92006" w:author="Ryo Wakayama" w:date="2026-10-20T09:00:00Z"/>
          <w:rFonts w:ascii="BIZ UDPゴシック" w:eastAsia="BIZ UDPゴシック" w:hAnsi="BIZ UDPゴシック"/>
        </w:rPr>
      </w:pPr>
      <w:ins w:id="92007" w:author="Ryo Wakayama" w:date="2026-10-20T09:00:00Z">
        <w:r>
          <w:rPr>
            <w:rFonts w:ascii="BIZ UDPゴシック" w:eastAsia="BIZ UDPゴシック" w:hAnsi="BIZ UDPゴシック"/>
            <w:sz w:val="18"/>
            <w:szCs w:val="18"/>
          </w:rPr>
          <w:t xml:space="preserve">資料：健康福祉課（障がい福祉サービス等の給付実績。令和8年度は見込み）、第7期の計画値は前回計画（令和6年3月）</w:t>
        </w:r>
      </w:ins>
    </w:p>
    <w:p w14:paraId="6F66894A" w14:textId="77777777" w:rsidR="009D6CAB" w:rsidRPr="00370011" w:rsidRDefault="00000000" w:rsidP="00C76203">
      <w:pPr>
        <w:spacing w:before="260" w:after="160"/>
        <w:rPr>
          <w:rFonts w:ascii="BIZ UDPゴシック" w:eastAsia="BIZ UDPゴシック" w:hAnsi="BIZ UDPゴシック"/>
        </w:rPr>
      </w:pPr>
      <w:del w:id="92008" w:author="Ryo Wakayama" w:date="2026-10-23T09:00:00Z">
        <w:r>
          <w:rPr>
            <w:rFonts w:ascii="BIZ UDPゴシック" w:eastAsia="BIZ UDPゴシック" w:hAnsi="BIZ UDPゴシック"/>
            <w:b/>
            <w:bCs/>
            <w:sz w:val="22"/>
            <w:szCs w:val="22"/>
          </w:rPr>
          <w:delText xml:space="preserve">■</w:delText>
        </w:r>
      </w:del>
      <w:ins w:id="92009" w:author="Ryo Wakayama" w:date="2026-10-23T09:00:00Z">
        <w:r>
          <w:rPr>
            <w:rFonts w:ascii="BIZ UDPゴシック" w:eastAsia="BIZ UDPゴシック" w:hAnsi="BIZ UDPゴシック"/>
            <w:b/>
            <w:bCs/>
            <w:sz w:val="22"/>
            <w:szCs w:val="22"/>
          </w:rPr>
          <w:t xml:space="preserve">【表115】計画相談支援・地域移行支援・地域定着支援の</w:t>
        </w:r>
      </w:ins>
      <w:r>
        <w:rPr>
          <w:rFonts w:ascii="BIZ UDPゴシック" w:eastAsia="BIZ UDPゴシック" w:hAnsi="BIZ UDPゴシック"/>
          <w:b/>
          <w:bCs/>
          <w:sz w:val="22"/>
          <w:szCs w:val="22"/>
        </w:rPr>
        <w:t xml:space="preserve">第8期の見込量（1か月あたり）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3557D22D" w14:textId="77777777">
        <w:trPr>
          <w:cantSplit/>
          <w:tblHeader/>
        </w:trPr>
        <w:tc>
          <w:tcPr>
            <w:tcW w:w="2400" w:type="dxa"/>
            <w:shd w:val="clear" w:color="auto" w:fill="DCE8DC"/>
            <w:tcMar>
              <w:top w:w="130" w:type="dxa"/>
              <w:left w:w="130" w:type="dxa"/>
              <w:bottom w:w="130" w:type="dxa"/>
              <w:right w:w="130" w:type="dxa"/>
            </w:tcMar>
            <w:vAlign w:val="center"/>
          </w:tcPr>
          <w:p w14:paraId="4BADD41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第8期</w:t>
            </w:r>
          </w:p>
        </w:tc>
        <w:tc>
          <w:tcPr>
            <w:tcW w:w="2200" w:type="dxa"/>
            <w:shd w:val="clear" w:color="auto" w:fill="DCE8DC"/>
            <w:tcMar>
              <w:top w:w="130" w:type="dxa"/>
              <w:left w:w="130" w:type="dxa"/>
              <w:bottom w:w="130" w:type="dxa"/>
              <w:right w:w="130" w:type="dxa"/>
            </w:tcMar>
            <w:vAlign w:val="center"/>
          </w:tcPr>
          <w:p w14:paraId="66AD778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令和9年度</w:t>
            </w:r>
          </w:p>
        </w:tc>
        <w:tc>
          <w:tcPr>
            <w:tcW w:w="2200" w:type="dxa"/>
            <w:shd w:val="clear" w:color="auto" w:fill="DCE8DC"/>
            <w:tcMar>
              <w:top w:w="130" w:type="dxa"/>
              <w:left w:w="130" w:type="dxa"/>
              <w:bottom w:w="130" w:type="dxa"/>
              <w:right w:w="130" w:type="dxa"/>
            </w:tcMar>
            <w:vAlign w:val="center"/>
          </w:tcPr>
          <w:p w14:paraId="27CE55D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31C0325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4B43648C" w14:textId="77777777">
        <w:trPr>
          <w:cantSplit/>
        </w:trPr>
        <w:tc>
          <w:tcPr>
            <w:tcW w:w="2400" w:type="dxa"/>
            <w:tcMar>
              <w:top w:w="130" w:type="dxa"/>
              <w:left w:w="130" w:type="dxa"/>
              <w:bottom w:w="130" w:type="dxa"/>
              <w:right w:w="130" w:type="dxa"/>
            </w:tcMar>
            <w:vAlign w:val="center"/>
          </w:tcPr>
          <w:p w14:paraId="0526E66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計画相談支援</w:t>
            </w:r>
          </w:p>
        </w:tc>
        <w:tc>
          <w:tcPr>
            <w:tcW w:w="2200" w:type="dxa"/>
            <w:tcMar>
              <w:top w:w="130" w:type="dxa"/>
              <w:left w:w="130" w:type="dxa"/>
              <w:bottom w:w="130" w:type="dxa"/>
              <w:right w:w="130" w:type="dxa"/>
            </w:tcMar>
            <w:vAlign w:val="center"/>
          </w:tcPr>
          <w:p w14:paraId="406115D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15人</w:t>
            </w:r>
          </w:p>
        </w:tc>
        <w:tc>
          <w:tcPr>
            <w:tcW w:w="2200" w:type="dxa"/>
            <w:tcMar>
              <w:top w:w="130" w:type="dxa"/>
              <w:left w:w="130" w:type="dxa"/>
              <w:bottom w:w="130" w:type="dxa"/>
              <w:right w:w="130" w:type="dxa"/>
            </w:tcMar>
            <w:vAlign w:val="center"/>
          </w:tcPr>
          <w:p w14:paraId="6790BE7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16人</w:t>
            </w:r>
          </w:p>
        </w:tc>
        <w:tc>
          <w:tcPr>
            <w:tcW w:w="2200" w:type="dxa"/>
            <w:tcMar>
              <w:top w:w="130" w:type="dxa"/>
              <w:left w:w="130" w:type="dxa"/>
              <w:bottom w:w="130" w:type="dxa"/>
              <w:right w:w="130" w:type="dxa"/>
            </w:tcMar>
            <w:vAlign w:val="center"/>
          </w:tcPr>
          <w:p w14:paraId="36E6B1E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17人</w:t>
            </w:r>
          </w:p>
        </w:tc>
      </w:tr>
      <w:tr w:rsidR="009D6CAB" w:rsidRPr="00370011" w14:paraId="1AD54A93" w14:textId="77777777">
        <w:trPr>
          <w:cantSplit/>
        </w:trPr>
        <w:tc>
          <w:tcPr>
            <w:tcW w:w="2400" w:type="dxa"/>
            <w:tcMar>
              <w:top w:w="130" w:type="dxa"/>
              <w:left w:w="130" w:type="dxa"/>
              <w:bottom w:w="130" w:type="dxa"/>
              <w:right w:w="130" w:type="dxa"/>
            </w:tcMar>
            <w:vAlign w:val="center"/>
          </w:tcPr>
          <w:p w14:paraId="73753E3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地域移行支援</w:t>
            </w:r>
          </w:p>
        </w:tc>
        <w:tc>
          <w:tcPr>
            <w:tcW w:w="2200" w:type="dxa"/>
            <w:tcMar>
              <w:top w:w="130" w:type="dxa"/>
              <w:left w:w="130" w:type="dxa"/>
              <w:bottom w:w="130" w:type="dxa"/>
              <w:right w:w="130" w:type="dxa"/>
            </w:tcMar>
            <w:vAlign w:val="center"/>
          </w:tcPr>
          <w:p w14:paraId="73E0279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795B5F1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415CA93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r>
      <w:tr w:rsidR="009D6CAB" w:rsidRPr="00370011" w14:paraId="01636896" w14:textId="77777777">
        <w:trPr>
          <w:cantSplit/>
        </w:trPr>
        <w:tc>
          <w:tcPr>
            <w:tcW w:w="2400" w:type="dxa"/>
            <w:tcMar>
              <w:top w:w="130" w:type="dxa"/>
              <w:left w:w="130" w:type="dxa"/>
              <w:bottom w:w="130" w:type="dxa"/>
              <w:right w:w="130" w:type="dxa"/>
            </w:tcMar>
            <w:vAlign w:val="center"/>
          </w:tcPr>
          <w:p w14:paraId="039AB2D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地域定着支援</w:t>
            </w:r>
          </w:p>
        </w:tc>
        <w:tc>
          <w:tcPr>
            <w:tcW w:w="2200" w:type="dxa"/>
            <w:tcMar>
              <w:top w:w="130" w:type="dxa"/>
              <w:left w:w="130" w:type="dxa"/>
              <w:bottom w:w="130" w:type="dxa"/>
              <w:right w:w="130" w:type="dxa"/>
            </w:tcMar>
            <w:vAlign w:val="center"/>
          </w:tcPr>
          <w:p w14:paraId="60CB6F8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7782087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528CDF6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bl>
    <w:p>
      <w:pPr>
        <w:spacing w:line="240" w:lineRule="auto"/>
        <w:jc w:val="right"/>
        <w:rPr>
          <w:ins w:id="92010" w:author="Ryo Wakayama" w:date="2026-10-20T09:00:00Z"/>
          <w:rFonts w:ascii="BIZ UDPゴシック" w:eastAsia="BIZ UDPゴシック" w:hAnsi="BIZ UDPゴシック"/>
        </w:rPr>
      </w:pPr>
      <w:ins w:id="92011" w:author="Ryo Wakayama" w:date="2026-10-20T09:00:00Z">
        <w:r>
          <w:rPr>
            <w:rFonts w:ascii="BIZ UDPゴシック" w:eastAsia="BIZ UDPゴシック" w:hAnsi="BIZ UDPゴシック"/>
            <w:sz w:val="18"/>
            <w:szCs w:val="18"/>
          </w:rPr>
          <w:t xml:space="preserve">資料：本計画による推計（本章冒頭の見込量の定め方による）</w:t>
        </w:r>
      </w:ins>
    </w:p>
    <w:p w14:paraId="5DAFE0C3" w14:textId="77777777" w:rsidR="009D6CAB" w:rsidRPr="00193735"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3F4E815E"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計画相談支援について、利用者のニーズに対応するため、サービス事業者と連携を図り、心身の状況、社会活動や介護者・居住等の状況、サービスの利用意向などを適切に把握できる人材の育成を図ります。地域移行支援・地域定着支援は、施設入所者数を削減するための重要なサービスであり、第5章の目標値（地域生活移行者数2人）を踏まえ、地域の方々の理解促進に努めます。</w:t>
      </w:r>
    </w:p>
    <w:p w14:paraId="41C5C100" w14:textId="77777777" w:rsidR="009D6CAB" w:rsidRPr="00370011" w:rsidRDefault="00000000">
      <w:pPr>
        <w:pStyle w:val="2"/>
        <w:keepNext/>
        <w:pageBreakBefore/>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5　必要な見込量の確保のための方策（共通事項）</w:t>
      </w:r>
    </w:p>
    <w:p w14:paraId="5A89EC46"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各サービスの見込量確保の方策に加え、サービス全体に共通する方策を次のとおり定めます。本町のように人口規模の小さい町では、町内で提供できるサービスが限られ、田村地方や県中圏域の事業所の利用が見込量の確保に直結します。</w:t>
      </w:r>
    </w:p>
    <w:p w14:paraId="783A1A02"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（1）田村地方・県中圏域での基盤整備の見通し</w:t>
      </w:r>
    </w:p>
    <w:p w14:paraId="6804C419"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田村地方の事業所の状況（資料編5）を踏まえ、サービスごとの確保の方針を次のとおりとします。</w:t>
      </w:r>
    </w:p>
    <w:p>
      <w:pPr>
        <w:spacing w:before="260" w:after="160"/>
        <w:rPr>
          <w:ins w:id="92012" w:author="Ryo Wakayama" w:date="2026-10-20T09:00:00Z"/>
          <w:rFonts w:ascii="BIZ UDPゴシック" w:eastAsia="BIZ UDPゴシック" w:hAnsi="BIZ UDPゴシック"/>
        </w:rPr>
      </w:pPr>
      <w:ins w:id="92013" w:author="Ryo Wakayama" w:date="2026-10-20T09:00:00Z">
        <w:r>
          <w:rPr>
            <w:rFonts w:ascii="BIZ UDPゴシック" w:eastAsia="BIZ UDPゴシック" w:hAnsi="BIZ UDPゴシック"/>
            <w:sz w:val="22"/>
            <w:szCs w:val="22"/>
          </w:rPr>
          <w:t xml:space="preserve">【表116】田村地方の事業所の状況とサービスごとの確保の方針</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900"/>
        <w:gridCol w:w="1260"/>
        <w:gridCol w:w="4140"/>
      </w:tblGrid>
      <w:tr w:rsidR="001E7E48" w14:paraId="35A8D825" w14:textId="77777777">
        <w:trPr>
          <w:cantSplit/>
          <w:tblHeader/>
        </w:trPr>
        <w:tc>
          <w:tcPr>
            <w:tcW w:w="2700" w:type="dxa"/>
            <w:shd w:val="clear" w:color="auto" w:fill="DCE8DC"/>
            <w:tcMar>
              <w:top w:w="130" w:type="dxa"/>
              <w:left w:w="130" w:type="dxa"/>
              <w:bottom w:w="130" w:type="dxa"/>
              <w:right w:w="130" w:type="dxa"/>
            </w:tcMar>
            <w:vAlign w:val="center"/>
          </w:tcPr>
          <w:p w14:paraId="19E3D936"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サービス</w:t>
            </w:r>
          </w:p>
        </w:tc>
        <w:tc>
          <w:tcPr>
            <w:tcW w:w="900" w:type="dxa"/>
            <w:shd w:val="clear" w:color="auto" w:fill="DCE8DC"/>
            <w:tcMar>
              <w:top w:w="130" w:type="dxa"/>
              <w:left w:w="130" w:type="dxa"/>
              <w:bottom w:w="130" w:type="dxa"/>
              <w:right w:w="130" w:type="dxa"/>
            </w:tcMar>
            <w:vAlign w:val="center"/>
          </w:tcPr>
          <w:p w14:paraId="5510B632"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町内</w:t>
            </w:r>
          </w:p>
        </w:tc>
        <w:tc>
          <w:tcPr>
            <w:tcW w:w="1260" w:type="dxa"/>
            <w:shd w:val="clear" w:color="auto" w:fill="DCE8DC"/>
            <w:tcMar>
              <w:top w:w="130" w:type="dxa"/>
              <w:left w:w="130" w:type="dxa"/>
              <w:bottom w:w="130" w:type="dxa"/>
              <w:right w:w="130" w:type="dxa"/>
            </w:tcMar>
            <w:vAlign w:val="center"/>
          </w:tcPr>
          <w:p w14:paraId="7D2A843C" w14:textId="77777777" w:rsidR="001E7E48" w:rsidRDefault="00000000">
            <w:pPr>
              <w:spacing w:after="60"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田村地方</w:t>
            </w:r>
          </w:p>
          <w:p w14:paraId="631FFD76"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（町外）</w:t>
            </w:r>
          </w:p>
        </w:tc>
        <w:tc>
          <w:tcPr>
            <w:tcW w:w="4140" w:type="dxa"/>
            <w:shd w:val="clear" w:color="auto" w:fill="DCE8DC"/>
            <w:tcMar>
              <w:top w:w="130" w:type="dxa"/>
              <w:left w:w="130" w:type="dxa"/>
              <w:bottom w:w="130" w:type="dxa"/>
              <w:right w:w="130" w:type="dxa"/>
            </w:tcMar>
            <w:vAlign w:val="center"/>
          </w:tcPr>
          <w:p w14:paraId="5D4B87E2"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確保の方針</w:t>
            </w:r>
          </w:p>
        </w:tc>
      </w:tr>
      <w:tr w:rsidR="001E7E48" w14:paraId="339B60A4" w14:textId="77777777">
        <w:trPr>
          <w:cantSplit/>
        </w:trPr>
        <w:tc>
          <w:tcPr>
            <w:tcW w:w="2700" w:type="dxa"/>
            <w:tcMar>
              <w:top w:w="130" w:type="dxa"/>
              <w:left w:w="130" w:type="dxa"/>
              <w:bottom w:w="130" w:type="dxa"/>
              <w:right w:w="130" w:type="dxa"/>
            </w:tcMar>
            <w:vAlign w:val="center"/>
          </w:tcPr>
          <w:p w14:paraId="2978E4A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居宅介護・重度訪問介護・同行援護</w:t>
            </w:r>
          </w:p>
        </w:tc>
        <w:tc>
          <w:tcPr>
            <w:tcW w:w="900" w:type="dxa"/>
            <w:tcMar>
              <w:top w:w="130" w:type="dxa"/>
              <w:left w:w="130" w:type="dxa"/>
              <w:bottom w:w="130" w:type="dxa"/>
              <w:right w:w="130" w:type="dxa"/>
            </w:tcMar>
            <w:vAlign w:val="center"/>
          </w:tcPr>
          <w:p w14:paraId="1DE79828"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w:t>
            </w:r>
          </w:p>
        </w:tc>
        <w:tc>
          <w:tcPr>
            <w:tcW w:w="1260" w:type="dxa"/>
            <w:tcMar>
              <w:top w:w="130" w:type="dxa"/>
              <w:left w:w="130" w:type="dxa"/>
              <w:bottom w:w="130" w:type="dxa"/>
              <w:right w:w="130" w:type="dxa"/>
            </w:tcMar>
            <w:vAlign w:val="center"/>
          </w:tcPr>
          <w:p w14:paraId="58C4FBB0"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4</w:t>
            </w:r>
          </w:p>
        </w:tc>
        <w:tc>
          <w:tcPr>
            <w:tcW w:w="4140" w:type="dxa"/>
            <w:tcMar>
              <w:top w:w="130" w:type="dxa"/>
              <w:left w:w="130" w:type="dxa"/>
              <w:bottom w:w="130" w:type="dxa"/>
              <w:right w:w="130" w:type="dxa"/>
            </w:tcMar>
            <w:vAlign w:val="center"/>
          </w:tcPr>
          <w:p w14:paraId="17F881E1"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町外事業所の訪問範囲と人員を確認し、町内への訪問を確保する。介護保険の訪問介護事業所による共生型サービスの活用を検討する</w:t>
            </w:r>
          </w:p>
        </w:tc>
      </w:tr>
      <w:tr w:rsidR="001E7E48" w14:paraId="5A07D176" w14:textId="77777777">
        <w:trPr>
          <w:cantSplit/>
        </w:trPr>
        <w:tc>
          <w:tcPr>
            <w:tcW w:w="2700" w:type="dxa"/>
            <w:tcMar>
              <w:top w:w="130" w:type="dxa"/>
              <w:left w:w="130" w:type="dxa"/>
              <w:bottom w:w="130" w:type="dxa"/>
              <w:right w:w="130" w:type="dxa"/>
            </w:tcMar>
            <w:vAlign w:val="center"/>
          </w:tcPr>
          <w:p w14:paraId="6AD74D7D"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生活介護</w:t>
            </w:r>
          </w:p>
        </w:tc>
        <w:tc>
          <w:tcPr>
            <w:tcW w:w="900" w:type="dxa"/>
            <w:tcMar>
              <w:top w:w="130" w:type="dxa"/>
              <w:left w:w="130" w:type="dxa"/>
              <w:bottom w:w="130" w:type="dxa"/>
              <w:right w:w="130" w:type="dxa"/>
            </w:tcMar>
            <w:vAlign w:val="center"/>
          </w:tcPr>
          <w:p w14:paraId="60C4B369"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2</w:t>
            </w:r>
          </w:p>
        </w:tc>
        <w:tc>
          <w:tcPr>
            <w:tcW w:w="1260" w:type="dxa"/>
            <w:tcMar>
              <w:top w:w="130" w:type="dxa"/>
              <w:left w:w="130" w:type="dxa"/>
              <w:bottom w:w="130" w:type="dxa"/>
              <w:right w:w="130" w:type="dxa"/>
            </w:tcMar>
            <w:vAlign w:val="center"/>
          </w:tcPr>
          <w:p w14:paraId="7523BED9"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10</w:t>
            </w:r>
          </w:p>
        </w:tc>
        <w:tc>
          <w:tcPr>
            <w:tcW w:w="4140" w:type="dxa"/>
            <w:tcMar>
              <w:top w:w="130" w:type="dxa"/>
              <w:left w:w="130" w:type="dxa"/>
              <w:bottom w:w="130" w:type="dxa"/>
              <w:right w:w="130" w:type="dxa"/>
            </w:tcMar>
            <w:vAlign w:val="center"/>
          </w:tcPr>
          <w:p w14:paraId="775D86C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町内2事業所を中心に確保し、重度の人や医療的ケアを要する人は田村地方の事業所と調整する</w:t>
            </w:r>
          </w:p>
        </w:tc>
      </w:tr>
      <w:tr w:rsidR="001E7E48" w14:paraId="48F5546F" w14:textId="77777777">
        <w:trPr>
          <w:cantSplit/>
        </w:trPr>
        <w:tc>
          <w:tcPr>
            <w:tcW w:w="2700" w:type="dxa"/>
            <w:tcMar>
              <w:top w:w="130" w:type="dxa"/>
              <w:left w:w="130" w:type="dxa"/>
              <w:bottom w:w="130" w:type="dxa"/>
              <w:right w:w="130" w:type="dxa"/>
            </w:tcMar>
            <w:vAlign w:val="center"/>
          </w:tcPr>
          <w:p w14:paraId="78FB87FC"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900" w:type="dxa"/>
            <w:tcMar>
              <w:top w:w="130" w:type="dxa"/>
              <w:left w:w="130" w:type="dxa"/>
              <w:bottom w:w="130" w:type="dxa"/>
              <w:right w:w="130" w:type="dxa"/>
            </w:tcMar>
            <w:vAlign w:val="center"/>
          </w:tcPr>
          <w:p w14:paraId="649CD2DE"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3</w:t>
            </w:r>
          </w:p>
        </w:tc>
        <w:tc>
          <w:tcPr>
            <w:tcW w:w="1260" w:type="dxa"/>
            <w:tcMar>
              <w:top w:w="130" w:type="dxa"/>
              <w:left w:w="130" w:type="dxa"/>
              <w:bottom w:w="130" w:type="dxa"/>
              <w:right w:w="130" w:type="dxa"/>
            </w:tcMar>
            <w:vAlign w:val="center"/>
          </w:tcPr>
          <w:p w14:paraId="6F528675"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17</w:t>
            </w:r>
          </w:p>
        </w:tc>
        <w:tc>
          <w:tcPr>
            <w:tcW w:w="4140" w:type="dxa"/>
            <w:tcMar>
              <w:top w:w="130" w:type="dxa"/>
              <w:left w:w="130" w:type="dxa"/>
              <w:bottom w:w="130" w:type="dxa"/>
              <w:right w:w="130" w:type="dxa"/>
            </w:tcMar>
            <w:vAlign w:val="center"/>
          </w:tcPr>
          <w:p w14:paraId="4BFD215A"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町内3事業所を中心に確保する</w:t>
            </w:r>
          </w:p>
        </w:tc>
      </w:tr>
      <w:tr w:rsidR="001E7E48" w14:paraId="06BC09B8" w14:textId="77777777">
        <w:trPr>
          <w:cantSplit/>
        </w:trPr>
        <w:tc>
          <w:tcPr>
            <w:tcW w:w="2700" w:type="dxa"/>
            <w:tcMar>
              <w:top w:w="130" w:type="dxa"/>
              <w:left w:w="130" w:type="dxa"/>
              <w:bottom w:w="130" w:type="dxa"/>
              <w:right w:w="130" w:type="dxa"/>
            </w:tcMar>
            <w:vAlign w:val="center"/>
          </w:tcPr>
          <w:p w14:paraId="06B4FEE5"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就労継続支援Ａ型・就労移行支援・就労定着支援・就労選択支援</w:t>
            </w:r>
          </w:p>
        </w:tc>
        <w:tc>
          <w:tcPr>
            <w:tcW w:w="900" w:type="dxa"/>
            <w:tcMar>
              <w:top w:w="130" w:type="dxa"/>
              <w:left w:w="130" w:type="dxa"/>
              <w:bottom w:w="130" w:type="dxa"/>
              <w:right w:w="130" w:type="dxa"/>
            </w:tcMar>
            <w:vAlign w:val="center"/>
          </w:tcPr>
          <w:p w14:paraId="68A33F20"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w:t>
            </w:r>
          </w:p>
        </w:tc>
        <w:tc>
          <w:tcPr>
            <w:tcW w:w="1260" w:type="dxa"/>
            <w:tcMar>
              <w:top w:w="130" w:type="dxa"/>
              <w:left w:w="130" w:type="dxa"/>
              <w:bottom w:w="130" w:type="dxa"/>
              <w:right w:w="130" w:type="dxa"/>
            </w:tcMar>
            <w:vAlign w:val="center"/>
          </w:tcPr>
          <w:p w14:paraId="59B9A7B5"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1</w:t>
            </w:r>
          </w:p>
        </w:tc>
        <w:tc>
          <w:tcPr>
            <w:tcW w:w="4140" w:type="dxa"/>
            <w:tcMar>
              <w:top w:w="130" w:type="dxa"/>
              <w:left w:w="130" w:type="dxa"/>
              <w:bottom w:w="130" w:type="dxa"/>
              <w:right w:w="130" w:type="dxa"/>
            </w:tcMar>
            <w:vAlign w:val="center"/>
          </w:tcPr>
          <w:p w14:paraId="4263B8F9"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田村地方にない種別は、県中圏域（郡山市等）の事業所の利用により確保する</w:t>
            </w:r>
          </w:p>
        </w:tc>
      </w:tr>
      <w:tr w:rsidR="001E7E48" w14:paraId="064DC51B" w14:textId="77777777">
        <w:trPr>
          <w:cantSplit/>
        </w:trPr>
        <w:tc>
          <w:tcPr>
            <w:tcW w:w="2700" w:type="dxa"/>
            <w:tcMar>
              <w:top w:w="130" w:type="dxa"/>
              <w:left w:w="130" w:type="dxa"/>
              <w:bottom w:w="130" w:type="dxa"/>
              <w:right w:w="130" w:type="dxa"/>
            </w:tcMar>
            <w:vAlign w:val="center"/>
          </w:tcPr>
          <w:p w14:paraId="76CD827A"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短期入所・施設入所支援</w:t>
            </w:r>
          </w:p>
        </w:tc>
        <w:tc>
          <w:tcPr>
            <w:tcW w:w="900" w:type="dxa"/>
            <w:tcMar>
              <w:top w:w="130" w:type="dxa"/>
              <w:left w:w="130" w:type="dxa"/>
              <w:bottom w:w="130" w:type="dxa"/>
              <w:right w:w="130" w:type="dxa"/>
            </w:tcMar>
            <w:vAlign w:val="center"/>
          </w:tcPr>
          <w:p w14:paraId="451369B9"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w:t>
            </w:r>
          </w:p>
        </w:tc>
        <w:tc>
          <w:tcPr>
            <w:tcW w:w="1260" w:type="dxa"/>
            <w:tcMar>
              <w:top w:w="130" w:type="dxa"/>
              <w:left w:w="130" w:type="dxa"/>
              <w:bottom w:w="130" w:type="dxa"/>
              <w:right w:w="130" w:type="dxa"/>
            </w:tcMar>
            <w:vAlign w:val="center"/>
          </w:tcPr>
          <w:p w14:paraId="14CBAB29"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2</w:t>
            </w:r>
          </w:p>
        </w:tc>
        <w:tc>
          <w:tcPr>
            <w:tcW w:w="4140" w:type="dxa"/>
            <w:tcMar>
              <w:top w:w="130" w:type="dxa"/>
              <w:left w:w="130" w:type="dxa"/>
              <w:bottom w:w="130" w:type="dxa"/>
              <w:right w:w="130" w:type="dxa"/>
            </w:tcMar>
            <w:vAlign w:val="center"/>
          </w:tcPr>
          <w:p w14:paraId="64720C46"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田村地方の2施設及び県中圏域の施設と、緊急時の受入れを含めて調整する（地域生活支援拠点等）</w:t>
            </w:r>
          </w:p>
        </w:tc>
      </w:tr>
      <w:tr w:rsidR="001E7E48" w14:paraId="5E303581" w14:textId="77777777">
        <w:trPr>
          <w:cantSplit/>
        </w:trPr>
        <w:tc>
          <w:tcPr>
            <w:tcW w:w="2700" w:type="dxa"/>
            <w:tcMar>
              <w:top w:w="130" w:type="dxa"/>
              <w:left w:w="130" w:type="dxa"/>
              <w:bottom w:w="130" w:type="dxa"/>
              <w:right w:w="130" w:type="dxa"/>
            </w:tcMar>
            <w:vAlign w:val="center"/>
          </w:tcPr>
          <w:p w14:paraId="708F50F5"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共同生活援助</w:t>
            </w:r>
          </w:p>
        </w:tc>
        <w:tc>
          <w:tcPr>
            <w:tcW w:w="900" w:type="dxa"/>
            <w:tcMar>
              <w:top w:w="130" w:type="dxa"/>
              <w:left w:w="130" w:type="dxa"/>
              <w:bottom w:w="130" w:type="dxa"/>
              <w:right w:w="130" w:type="dxa"/>
            </w:tcMar>
            <w:vAlign w:val="center"/>
          </w:tcPr>
          <w:p w14:paraId="4521B107"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w:t>
            </w:r>
          </w:p>
        </w:tc>
        <w:tc>
          <w:tcPr>
            <w:tcW w:w="1260" w:type="dxa"/>
            <w:tcMar>
              <w:top w:w="130" w:type="dxa"/>
              <w:left w:w="130" w:type="dxa"/>
              <w:bottom w:w="130" w:type="dxa"/>
              <w:right w:w="130" w:type="dxa"/>
            </w:tcMar>
            <w:vAlign w:val="center"/>
          </w:tcPr>
          <w:p w14:paraId="38913448"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5</w:t>
            </w:r>
          </w:p>
        </w:tc>
        <w:tc>
          <w:tcPr>
            <w:tcW w:w="4140" w:type="dxa"/>
            <w:tcMar>
              <w:top w:w="130" w:type="dxa"/>
              <w:left w:w="130" w:type="dxa"/>
              <w:bottom w:w="130" w:type="dxa"/>
              <w:right w:w="130" w:type="dxa"/>
            </w:tcMar>
            <w:vAlign w:val="center"/>
          </w:tcPr>
          <w:p w14:paraId="358F86B9"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田村地方の空き状況を拠点等を通じて把握し、地域移行の受け皿として確保する</w:t>
            </w:r>
          </w:p>
        </w:tc>
      </w:tr>
      <w:tr w:rsidR="001E7E48" w14:paraId="22B7276A" w14:textId="77777777">
        <w:trPr>
          <w:cantSplit/>
        </w:trPr>
        <w:tc>
          <w:tcPr>
            <w:tcW w:w="2700" w:type="dxa"/>
            <w:tcMar>
              <w:top w:w="130" w:type="dxa"/>
              <w:left w:w="130" w:type="dxa"/>
              <w:bottom w:w="130" w:type="dxa"/>
              <w:right w:w="130" w:type="dxa"/>
            </w:tcMar>
            <w:vAlign w:val="center"/>
          </w:tcPr>
          <w:p w14:paraId="7A818EF2"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児童発達支援・放課後等デイサービス</w:t>
            </w:r>
          </w:p>
        </w:tc>
        <w:tc>
          <w:tcPr>
            <w:tcW w:w="900" w:type="dxa"/>
            <w:tcMar>
              <w:top w:w="130" w:type="dxa"/>
              <w:left w:w="130" w:type="dxa"/>
              <w:bottom w:w="130" w:type="dxa"/>
              <w:right w:w="130" w:type="dxa"/>
            </w:tcMar>
            <w:vAlign w:val="center"/>
          </w:tcPr>
          <w:p w14:paraId="5755C822"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w:t>
            </w:r>
          </w:p>
        </w:tc>
        <w:tc>
          <w:tcPr>
            <w:tcW w:w="1260" w:type="dxa"/>
            <w:tcMar>
              <w:top w:w="130" w:type="dxa"/>
              <w:left w:w="130" w:type="dxa"/>
              <w:bottom w:w="130" w:type="dxa"/>
              <w:right w:w="130" w:type="dxa"/>
            </w:tcMar>
            <w:vAlign w:val="center"/>
          </w:tcPr>
          <w:p w14:paraId="10EBA1B0"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6</w:t>
            </w:r>
          </w:p>
        </w:tc>
        <w:tc>
          <w:tcPr>
            <w:tcW w:w="4140" w:type="dxa"/>
            <w:tcMar>
              <w:top w:w="130" w:type="dxa"/>
              <w:left w:w="130" w:type="dxa"/>
              <w:bottom w:w="130" w:type="dxa"/>
              <w:right w:w="130" w:type="dxa"/>
            </w:tcMar>
            <w:vAlign w:val="center"/>
          </w:tcPr>
          <w:p w14:paraId="3AA68E8A"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児童発達支援センターつくしを中心に、田村地方の事業所の送迎範囲と受入れを確認する</w:t>
            </w:r>
          </w:p>
        </w:tc>
      </w:tr>
      <w:tr w:rsidR="001E7E48" w14:paraId="35787EBD" w14:textId="77777777">
        <w:trPr>
          <w:cantSplit/>
        </w:trPr>
        <w:tc>
          <w:tcPr>
            <w:tcW w:w="2700" w:type="dxa"/>
            <w:tcMar>
              <w:top w:w="130" w:type="dxa"/>
              <w:left w:w="130" w:type="dxa"/>
              <w:bottom w:w="130" w:type="dxa"/>
              <w:right w:w="130" w:type="dxa"/>
            </w:tcMar>
            <w:vAlign w:val="center"/>
          </w:tcPr>
          <w:p w14:paraId="676FDAD5"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lastRenderedPageBreak/>
              <w:t>相談支援</w:t>
            </w:r>
          </w:p>
        </w:tc>
        <w:tc>
          <w:tcPr>
            <w:tcW w:w="900" w:type="dxa"/>
            <w:tcMar>
              <w:top w:w="130" w:type="dxa"/>
              <w:left w:w="130" w:type="dxa"/>
              <w:bottom w:w="130" w:type="dxa"/>
              <w:right w:w="130" w:type="dxa"/>
            </w:tcMar>
            <w:vAlign w:val="center"/>
          </w:tcPr>
          <w:p w14:paraId="492B089A"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1</w:t>
            </w:r>
          </w:p>
        </w:tc>
        <w:tc>
          <w:tcPr>
            <w:tcW w:w="1260" w:type="dxa"/>
            <w:tcMar>
              <w:top w:w="130" w:type="dxa"/>
              <w:left w:w="130" w:type="dxa"/>
              <w:bottom w:w="130" w:type="dxa"/>
              <w:right w:w="130" w:type="dxa"/>
            </w:tcMar>
            <w:vAlign w:val="center"/>
          </w:tcPr>
          <w:p w14:paraId="12F5D304"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5</w:t>
            </w:r>
          </w:p>
        </w:tc>
        <w:tc>
          <w:tcPr>
            <w:tcW w:w="4140" w:type="dxa"/>
            <w:tcMar>
              <w:top w:w="130" w:type="dxa"/>
              <w:left w:w="130" w:type="dxa"/>
              <w:bottom w:w="130" w:type="dxa"/>
              <w:right w:w="130" w:type="dxa"/>
            </w:tcMar>
            <w:vAlign w:val="center"/>
          </w:tcPr>
          <w:p w14:paraId="7BACF679"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小野町指定相談支援事業所と田村地方基幹相談支援センターを中心に確保し、「望まないセルフプラン」ゼロを維持する</w:t>
            </w:r>
          </w:p>
        </w:tc>
      </w:tr>
    </w:tbl>
    <w:p w14:paraId="6AA2D905"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※事業所数は資料編5の一覧（令和8年4月1日現在）による。多機能型事業所は種別ごとに数え、生活介護には基準該当を含む。県中圏域（郡山市等）の事業所は含まない。</w:t>
      </w:r>
    </w:p>
    <w:p w14:paraId="046C9626"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（2）事業所の受入余力の把握</w:t>
      </w:r>
    </w:p>
    <w:p w14:paraId="54C8D08C"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田村地方に事業所があることは、本町の住民がそのサービスを利用できることと同じではありません。本町の住民が利用している町外の事業所に対し、次の事項を小野町自立支援協議会や地域生活支援拠点等を通じて照会し、確保できる量の判断に用います。照会の前に、障害福祉サービス等情報公表制度で公表されている情報（所在地、サービスの種類、営業時間、職員の配置等）を確かめ、公表情報で分からない事項に絞って照会します。</w:t>
      </w:r>
    </w:p>
    <w:p>
      <w:pPr>
        <w:spacing w:before="260" w:after="160"/>
        <w:rPr>
          <w:ins w:id="92014" w:author="Ryo Wakayama" w:date="2026-10-20T09:00:00Z"/>
          <w:rFonts w:ascii="BIZ UDPゴシック" w:eastAsia="BIZ UDPゴシック" w:hAnsi="BIZ UDPゴシック"/>
        </w:rPr>
      </w:pPr>
      <w:ins w:id="92015" w:author="Ryo Wakayama" w:date="2026-10-20T09:00:00Z">
        <w:r>
          <w:rPr>
            <w:rFonts w:ascii="BIZ UDPゴシック" w:eastAsia="BIZ UDPゴシック" w:hAnsi="BIZ UDPゴシック"/>
            <w:sz w:val="22"/>
            <w:szCs w:val="22"/>
          </w:rPr>
          <w:t xml:space="preserve">【表117】事業所の受入余力について照会する事項</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40"/>
        <w:gridCol w:w="4860"/>
      </w:tblGrid>
      <w:tr w:rsidR="001E7E48" w14:paraId="6B7B9950" w14:textId="77777777">
        <w:trPr>
          <w:cantSplit/>
          <w:tblHeader/>
        </w:trPr>
        <w:tc>
          <w:tcPr>
            <w:tcW w:w="4140" w:type="dxa"/>
            <w:shd w:val="clear" w:color="auto" w:fill="DCE8DC"/>
            <w:tcMar>
              <w:top w:w="130" w:type="dxa"/>
              <w:left w:w="130" w:type="dxa"/>
              <w:bottom w:w="130" w:type="dxa"/>
              <w:right w:w="130" w:type="dxa"/>
            </w:tcMar>
            <w:vAlign w:val="center"/>
          </w:tcPr>
          <w:p w14:paraId="36F57329"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照会する事項</w:t>
            </w:r>
          </w:p>
        </w:tc>
        <w:tc>
          <w:tcPr>
            <w:tcW w:w="4860" w:type="dxa"/>
            <w:shd w:val="clear" w:color="auto" w:fill="DCE8DC"/>
            <w:tcMar>
              <w:top w:w="130" w:type="dxa"/>
              <w:left w:w="130" w:type="dxa"/>
              <w:bottom w:w="130" w:type="dxa"/>
              <w:right w:w="130" w:type="dxa"/>
            </w:tcMar>
            <w:vAlign w:val="center"/>
          </w:tcPr>
          <w:p w14:paraId="014FBFBE"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確保できる量との関係</w:t>
            </w:r>
          </w:p>
        </w:tc>
      </w:tr>
      <w:tr w:rsidR="001E7E48" w14:paraId="6FFD9FB0" w14:textId="77777777">
        <w:trPr>
          <w:cantSplit/>
        </w:trPr>
        <w:tc>
          <w:tcPr>
            <w:tcW w:w="4140" w:type="dxa"/>
            <w:tcMar>
              <w:top w:w="130" w:type="dxa"/>
              <w:left w:w="130" w:type="dxa"/>
              <w:bottom w:w="130" w:type="dxa"/>
              <w:right w:w="130" w:type="dxa"/>
            </w:tcMar>
            <w:vAlign w:val="center"/>
          </w:tcPr>
          <w:p w14:paraId="7FB5823A"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定員、現在の利用者数、空き、待機の有無</w:t>
            </w:r>
          </w:p>
        </w:tc>
        <w:tc>
          <w:tcPr>
            <w:tcW w:w="4860" w:type="dxa"/>
            <w:tcMar>
              <w:top w:w="130" w:type="dxa"/>
              <w:left w:w="130" w:type="dxa"/>
              <w:bottom w:w="130" w:type="dxa"/>
              <w:right w:w="130" w:type="dxa"/>
            </w:tcMar>
            <w:vAlign w:val="center"/>
          </w:tcPr>
          <w:p w14:paraId="7151F3A9"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新たに受け入れられる人数の上限</w:t>
            </w:r>
          </w:p>
        </w:tc>
      </w:tr>
      <w:tr w:rsidR="001E7E48" w14:paraId="0D926037" w14:textId="77777777">
        <w:trPr>
          <w:cantSplit/>
        </w:trPr>
        <w:tc>
          <w:tcPr>
            <w:tcW w:w="4140" w:type="dxa"/>
            <w:tcMar>
              <w:top w:w="130" w:type="dxa"/>
              <w:left w:w="130" w:type="dxa"/>
              <w:bottom w:w="130" w:type="dxa"/>
              <w:right w:w="130" w:type="dxa"/>
            </w:tcMar>
            <w:vAlign w:val="center"/>
          </w:tcPr>
          <w:p w14:paraId="6FE42888"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送迎の実施の有無と送迎の範囲</w:t>
            </w:r>
          </w:p>
        </w:tc>
        <w:tc>
          <w:tcPr>
            <w:tcW w:w="4860" w:type="dxa"/>
            <w:tcMar>
              <w:top w:w="130" w:type="dxa"/>
              <w:left w:w="130" w:type="dxa"/>
              <w:bottom w:w="130" w:type="dxa"/>
              <w:right w:w="130" w:type="dxa"/>
            </w:tcMar>
            <w:vAlign w:val="center"/>
          </w:tcPr>
          <w:p w14:paraId="1EF3E484"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本町から通えるかどうか（片道の距離と所要時間）</w:t>
            </w:r>
          </w:p>
        </w:tc>
      </w:tr>
      <w:tr w:rsidR="001E7E48" w14:paraId="6A86E62A" w14:textId="77777777">
        <w:trPr>
          <w:cantSplit/>
        </w:trPr>
        <w:tc>
          <w:tcPr>
            <w:tcW w:w="4140" w:type="dxa"/>
            <w:tcMar>
              <w:top w:w="130" w:type="dxa"/>
              <w:left w:w="130" w:type="dxa"/>
              <w:bottom w:w="130" w:type="dxa"/>
              <w:right w:w="130" w:type="dxa"/>
            </w:tcMar>
            <w:vAlign w:val="center"/>
          </w:tcPr>
          <w:p w14:paraId="4381E3AA"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重度障がい者（強度行動障がい・高次脳機能障がい）の受入れの可否</w:t>
            </w:r>
          </w:p>
        </w:tc>
        <w:tc>
          <w:tcPr>
            <w:tcW w:w="4860" w:type="dxa"/>
            <w:tcMar>
              <w:top w:w="130" w:type="dxa"/>
              <w:left w:w="130" w:type="dxa"/>
              <w:bottom w:w="130" w:type="dxa"/>
              <w:right w:w="130" w:type="dxa"/>
            </w:tcMar>
            <w:vAlign w:val="center"/>
          </w:tcPr>
          <w:p w14:paraId="6907C7B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重度障がい者の内数を受け止められるかどうか</w:t>
            </w:r>
          </w:p>
        </w:tc>
      </w:tr>
      <w:tr w:rsidR="001E7E48" w14:paraId="7DF44C95" w14:textId="77777777">
        <w:trPr>
          <w:cantSplit/>
        </w:trPr>
        <w:tc>
          <w:tcPr>
            <w:tcW w:w="4140" w:type="dxa"/>
            <w:tcMar>
              <w:top w:w="130" w:type="dxa"/>
              <w:left w:w="130" w:type="dxa"/>
              <w:bottom w:w="130" w:type="dxa"/>
              <w:right w:w="130" w:type="dxa"/>
            </w:tcMar>
            <w:vAlign w:val="center"/>
          </w:tcPr>
          <w:p w14:paraId="5438DC28"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医療的ケアへの対応の可否（看護職員の配置）</w:t>
            </w:r>
          </w:p>
        </w:tc>
        <w:tc>
          <w:tcPr>
            <w:tcW w:w="4860" w:type="dxa"/>
            <w:tcMar>
              <w:top w:w="130" w:type="dxa"/>
              <w:left w:w="130" w:type="dxa"/>
              <w:bottom w:w="130" w:type="dxa"/>
              <w:right w:w="130" w:type="dxa"/>
            </w:tcMar>
            <w:vAlign w:val="center"/>
          </w:tcPr>
          <w:p w14:paraId="2462D0E3"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医療的ケア児・者の受入れの可否</w:t>
            </w:r>
          </w:p>
        </w:tc>
      </w:tr>
      <w:tr w:rsidR="001E7E48" w14:paraId="084557E2" w14:textId="77777777">
        <w:trPr>
          <w:cantSplit/>
        </w:trPr>
        <w:tc>
          <w:tcPr>
            <w:tcW w:w="4140" w:type="dxa"/>
            <w:tcMar>
              <w:top w:w="130" w:type="dxa"/>
              <w:left w:w="130" w:type="dxa"/>
              <w:bottom w:w="130" w:type="dxa"/>
              <w:right w:w="130" w:type="dxa"/>
            </w:tcMar>
            <w:vAlign w:val="center"/>
          </w:tcPr>
          <w:p w14:paraId="202AF235"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職員の欠員の状況と採用の見通し</w:t>
            </w:r>
          </w:p>
        </w:tc>
        <w:tc>
          <w:tcPr>
            <w:tcW w:w="4860" w:type="dxa"/>
            <w:tcMar>
              <w:top w:w="130" w:type="dxa"/>
              <w:left w:w="130" w:type="dxa"/>
              <w:bottom w:w="130" w:type="dxa"/>
              <w:right w:w="130" w:type="dxa"/>
            </w:tcMar>
            <w:vAlign w:val="center"/>
          </w:tcPr>
          <w:p w14:paraId="2A9A9B52"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定員に空きがあっても受け入れられない場合がある</w:t>
            </w:r>
          </w:p>
        </w:tc>
      </w:tr>
      <w:tr w:rsidR="001E7E48" w14:paraId="2E5D685C" w14:textId="77777777">
        <w:trPr>
          <w:cantSplit/>
        </w:trPr>
        <w:tc>
          <w:tcPr>
            <w:tcW w:w="4140" w:type="dxa"/>
            <w:tcMar>
              <w:top w:w="130" w:type="dxa"/>
              <w:left w:w="130" w:type="dxa"/>
              <w:bottom w:w="130" w:type="dxa"/>
              <w:right w:w="130" w:type="dxa"/>
            </w:tcMar>
            <w:vAlign w:val="center"/>
          </w:tcPr>
          <w:p w14:paraId="67492A54"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令和9～11年度の定員の増減又は休廃止の意向</w:t>
            </w:r>
          </w:p>
        </w:tc>
        <w:tc>
          <w:tcPr>
            <w:tcW w:w="4860" w:type="dxa"/>
            <w:tcMar>
              <w:top w:w="130" w:type="dxa"/>
              <w:left w:w="130" w:type="dxa"/>
              <w:bottom w:w="130" w:type="dxa"/>
              <w:right w:w="130" w:type="dxa"/>
            </w:tcMar>
            <w:vAlign w:val="center"/>
          </w:tcPr>
          <w:p w14:paraId="7CE9BF50"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計画期間中に確保できる量が減る見込みの有無</w:t>
            </w:r>
          </w:p>
        </w:tc>
      </w:tr>
      <w:tr w:rsidR="001E7E48" w14:paraId="0BB97CB9" w14:textId="77777777">
        <w:trPr>
          <w:cantSplit/>
        </w:trPr>
        <w:tc>
          <w:tcPr>
            <w:tcW w:w="4140" w:type="dxa"/>
            <w:tcMar>
              <w:top w:w="130" w:type="dxa"/>
              <w:left w:w="130" w:type="dxa"/>
              <w:bottom w:w="130" w:type="dxa"/>
              <w:right w:w="130" w:type="dxa"/>
            </w:tcMar>
            <w:vAlign w:val="center"/>
          </w:tcPr>
          <w:p w14:paraId="5079547B"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訪問系サービスの従業者数と、本町への訪問の可否・時間帯</w:t>
            </w:r>
          </w:p>
        </w:tc>
        <w:tc>
          <w:tcPr>
            <w:tcW w:w="4860" w:type="dxa"/>
            <w:tcMar>
              <w:top w:w="130" w:type="dxa"/>
              <w:left w:w="130" w:type="dxa"/>
              <w:bottom w:w="130" w:type="dxa"/>
              <w:right w:w="130" w:type="dxa"/>
            </w:tcMar>
            <w:vAlign w:val="center"/>
          </w:tcPr>
          <w:p w14:paraId="59AAE25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訪問系は事業所の有無ではなく、資格要件を満たす職員の有無と訪問範囲で決まる</w:t>
            </w:r>
          </w:p>
        </w:tc>
      </w:tr>
    </w:tbl>
    <w:p w14:paraId="65F26E44"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（3）人材の確保と経営基盤</w:t>
      </w:r>
    </w:p>
    <w:p w14:paraId="207D1539"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事業所が存続しなければ見込量は確保できません。本町の住民が利用する事業所は小規模な</w:t>
      </w:r>
      <w:r>
        <w:rPr>
          <w:rFonts w:ascii="BIZ UDPゴシック" w:eastAsia="BIZ UDPゴシック" w:hAnsi="BIZ UDPゴシック"/>
          <w:sz w:val="22"/>
          <w:szCs w:val="22"/>
        </w:rPr>
        <w:lastRenderedPageBreak/>
        <w:t>ものが多いため、職員の欠員・離職の状況、事業の休止・廃止の意向、福祉・介護職員等処遇改善加算の取得の状況を供給の制約として把握し、（2）の確保できる量の判断に反映させます。あわせて、県が設置する人材確保・生産性向上に関するワンストップ窓口や研修の情報を町内事業所に周知します（第5章7）。</w:t>
      </w:r>
    </w:p>
    <w:p w14:paraId="79A40279"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（4）住まいの確保と災害時の備え</w:t>
      </w:r>
    </w:p>
    <w:p w14:paraId="23FFC2D6"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施設入所者や長期入院者の地域生活への移行は、住まいが確保できなければ進みません。グループホーム及び自立生活援助に加え、住宅セーフティネット制度との連携により一般住宅での生活の選択肢を広げるため、町の住宅担当部局、県が指定する居住支援法人等との情報共有を進めます。また、災害時に障がい福祉サービスの提供が途切れないよう、事業所の業務継続計画（ＢＣＰ）の取組を把握するとともに、避難行動要支援者名簿・個別避難計画、福祉避難所の運営について防災担当部局と連携します（第2部第5章1）。</w:t>
      </w:r>
    </w:p>
    <w:p w14:paraId="25E24E5B"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（5）供給が不足する場合の対応</w:t>
      </w:r>
    </w:p>
    <w:p w14:paraId="75E4BEE4"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福祉サービス事業者の指定は県が行い、町は指定の権限を有しません。本計画の見込量に対して田村地方・県中圏域の供給が不足する場合や、特定のサービスに偏った指定が行われる場合には、県が行う指定に対して市町村が意見を申し出る仕組み（意見申出制度）を活用します。あわせて、供給の不足と待機の状況を田村地方の市町及び県中保健福祉事務所と共有し、圏域単位での基盤整備に結び付けます。中山間地域等におけるサービス提供体制の維持・確保に関する国の特例等の動向も注視し、活用できるものは検討します。</w:t>
      </w:r>
    </w:p>
    <w:p w14:paraId="637C15C1" w14:textId="77777777" w:rsidR="009D6CAB" w:rsidRPr="00370011" w:rsidRDefault="00000000">
      <w:pPr>
        <w:pStyle w:val="1"/>
        <w:pageBreakBefore/>
        <w:shd w:val="clear" w:color="auto" w:fill="4A7A5E"/>
        <w:spacing w:before="480" w:after="320"/>
        <w:ind w:left="60"/>
        <w:jc w:val="center"/>
        <w:rPr>
          <w:rFonts w:ascii="BIZ UDPゴシック" w:eastAsia="BIZ UDPゴシック" w:hAnsi="BIZ UDPゴシック"/>
        </w:rPr>
      </w:pPr>
      <w:bookmarkStart w:id="26" w:name="_TocOno029"/>
      <w:r>
        <w:rPr>
          <w:rFonts w:ascii="BIZ UDPゴシック" w:eastAsia="BIZ UDPゴシック" w:hAnsi="BIZ UDPゴシック"/>
          <w:b/>
          <w:bCs/>
          <w:color w:val="FFFFFF"/>
          <w:sz w:val="30"/>
          <w:szCs w:val="30"/>
        </w:rPr>
        <w:lastRenderedPageBreak/>
        <w:t>第7章　障がい児通所支援等の見込量と今後の方策</w:t>
      </w:r>
      <w:bookmarkEnd w:id="26"/>
    </w:p>
    <w:p w14:paraId="2A5B80BB"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1　障がい児通所支援</w:t>
      </w:r>
    </w:p>
    <w:p w14:paraId="136643D4" w14:textId="77777777" w:rsidR="009D6CAB" w:rsidRPr="00370011" w:rsidRDefault="00000000" w:rsidP="00C76203">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令和6年度の制度改正により、「児童発達支援」と「医療型児童発達支援」は一元化され「児童発達支援」となっています。これまで医療型で行われてきた治療も引き続き実施されます。児童発達支援センターについては、第5章に示した「4つの中核機能」の確保に向けた体制強化を進めます。</w:t>
      </w:r>
    </w:p>
    <w:p w14:paraId="5544D0D7"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児童発達支援・放課後等デイサービス・保育所等訪問支援・居宅訪問型児童発達支援</w:t>
      </w:r>
    </w:p>
    <w:p>
      <w:pPr>
        <w:spacing w:before="260" w:after="160"/>
        <w:rPr>
          <w:ins w:id="92016" w:author="Ryo Wakayama" w:date="2026-10-20T09:00:00Z"/>
          <w:rFonts w:ascii="BIZ UDPゴシック" w:eastAsia="BIZ UDPゴシック" w:hAnsi="BIZ UDPゴシック"/>
        </w:rPr>
      </w:pPr>
      <w:ins w:id="92017" w:author="Ryo Wakayama" w:date="2026-10-20T09:00:00Z">
        <w:r>
          <w:rPr>
            <w:rFonts w:ascii="BIZ UDPゴシック" w:eastAsia="BIZ UDPゴシック" w:hAnsi="BIZ UDPゴシック"/>
            <w:sz w:val="22"/>
            <w:szCs w:val="22"/>
          </w:rPr>
          <w:t xml:space="preserve">【表118】児童発達支援・放課後等デイサービス・保育所等訪問支援・居宅訪問型児童発達支援の内容</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200"/>
        <w:gridCol w:w="2200"/>
      </w:tblGrid>
      <w:tr w:rsidR="009D6CAB" w:rsidRPr="00370011" w14:paraId="630C8B35" w14:textId="77777777">
        <w:trPr>
          <w:cantSplit/>
          <w:tblHeader/>
        </w:trPr>
        <w:tc>
          <w:tcPr>
            <w:tcW w:w="2600" w:type="dxa"/>
            <w:shd w:val="clear" w:color="auto" w:fill="DCE8DC"/>
            <w:tcMar>
              <w:top w:w="130" w:type="dxa"/>
              <w:left w:w="130" w:type="dxa"/>
              <w:bottom w:w="130" w:type="dxa"/>
              <w:right w:w="130" w:type="dxa"/>
            </w:tcMar>
            <w:vAlign w:val="center"/>
          </w:tcPr>
          <w:p w14:paraId="4C0CA41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サービス名</w:t>
            </w:r>
          </w:p>
        </w:tc>
        <w:tc>
          <w:tcPr>
            <w:tcW w:w="4200" w:type="dxa"/>
            <w:shd w:val="clear" w:color="auto" w:fill="DCE8DC"/>
            <w:tcMar>
              <w:top w:w="130" w:type="dxa"/>
              <w:left w:w="130" w:type="dxa"/>
              <w:bottom w:w="130" w:type="dxa"/>
              <w:right w:w="130" w:type="dxa"/>
            </w:tcMar>
            <w:vAlign w:val="center"/>
          </w:tcPr>
          <w:p w14:paraId="1C00EED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200" w:type="dxa"/>
            <w:shd w:val="clear" w:color="auto" w:fill="DCE8DC"/>
            <w:tcMar>
              <w:top w:w="130" w:type="dxa"/>
              <w:left w:w="130" w:type="dxa"/>
              <w:bottom w:w="130" w:type="dxa"/>
              <w:right w:w="130" w:type="dxa"/>
            </w:tcMar>
            <w:vAlign w:val="center"/>
          </w:tcPr>
          <w:p w14:paraId="6AD75CB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3C060B3B" w14:textId="77777777">
        <w:trPr>
          <w:cantSplit/>
        </w:trPr>
        <w:tc>
          <w:tcPr>
            <w:tcW w:w="2600" w:type="dxa"/>
            <w:tcMar>
              <w:top w:w="130" w:type="dxa"/>
              <w:left w:w="130" w:type="dxa"/>
              <w:bottom w:w="130" w:type="dxa"/>
              <w:right w:w="130" w:type="dxa"/>
            </w:tcMar>
            <w:vAlign w:val="center"/>
          </w:tcPr>
          <w:p w14:paraId="7345490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児童発達支援／放課後等デイサービス／保育所等訪問支援／居宅訪問型児童発達支援</w:t>
            </w:r>
          </w:p>
        </w:tc>
        <w:tc>
          <w:tcPr>
            <w:tcW w:w="4200" w:type="dxa"/>
            <w:tcMar>
              <w:top w:w="130" w:type="dxa"/>
              <w:left w:w="130" w:type="dxa"/>
              <w:bottom w:w="130" w:type="dxa"/>
              <w:right w:w="130" w:type="dxa"/>
            </w:tcMar>
            <w:vAlign w:val="center"/>
          </w:tcPr>
          <w:p w14:paraId="44100E3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未就学の障がい児に対する日常生活の基本的な動作の指導等（児童発達支援）、学校教育法上の学校に就学する障がい児への生活能力向上のための訓練等（放課後等デイサービス）、保育所等を訪問して行う集団生活適応のための支援（保育所等訪問支援）、外出が著しく困難な障がい児の居宅を訪問して行う支援（居宅訪問型児童発達支援）を行います。</w:t>
            </w:r>
          </w:p>
        </w:tc>
        <w:tc>
          <w:tcPr>
            <w:tcW w:w="2200" w:type="dxa"/>
            <w:tcMar>
              <w:top w:w="130" w:type="dxa"/>
              <w:left w:w="130" w:type="dxa"/>
              <w:bottom w:w="130" w:type="dxa"/>
              <w:right w:w="130" w:type="dxa"/>
            </w:tcMar>
            <w:vAlign w:val="center"/>
          </w:tcPr>
          <w:p w14:paraId="36FDA74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身体・知的・精神障がいのある児童（発達障がい児を含む。手帳の有無は問わない）</w:t>
            </w:r>
          </w:p>
        </w:tc>
      </w:tr>
    </w:tbl>
    <w:p w14:paraId="4EE9AD20" w14:textId="77777777" w:rsidR="009D6CAB" w:rsidRPr="00370011" w:rsidRDefault="00000000" w:rsidP="00F57DF2">
      <w:pPr>
        <w:spacing w:before="260" w:after="160"/>
        <w:rPr>
          <w:rFonts w:ascii="BIZ UDPゴシック" w:eastAsia="BIZ UDPゴシック" w:hAnsi="BIZ UDPゴシック"/>
        </w:rPr>
      </w:pPr>
      <w:del w:id="92018" w:author="Ryo Wakayama" w:date="2026-10-23T09:00:00Z">
        <w:r>
          <w:rPr>
            <w:rFonts w:ascii="BIZ UDPゴシック" w:eastAsia="BIZ UDPゴシック" w:hAnsi="BIZ UDPゴシック"/>
            <w:b/>
            <w:bCs/>
            <w:sz w:val="22"/>
            <w:szCs w:val="22"/>
          </w:rPr>
          <w:delText xml:space="preserve">■</w:delText>
        </w:r>
      </w:del>
      <w:ins w:id="92019" w:author="Ryo Wakayama" w:date="2026-10-23T09:00:00Z">
        <w:r>
          <w:rPr>
            <w:rFonts w:ascii="BIZ UDPゴシック" w:eastAsia="BIZ UDPゴシック" w:hAnsi="BIZ UDPゴシック"/>
            <w:b/>
            <w:bCs/>
            <w:sz w:val="22"/>
            <w:szCs w:val="22"/>
          </w:rPr>
          <w:t xml:space="preserve">【表119】児童発達支援・放課後等デイサービス・保育所等訪問支援・居宅訪問型児童発達支援の</w:t>
        </w:r>
      </w:ins>
      <w:r>
        <w:rPr>
          <w:rFonts w:ascii="BIZ UDPゴシック" w:eastAsia="BIZ UDPゴシック" w:hAnsi="BIZ UDPゴシック"/>
          <w:b/>
          <w:bCs/>
          <w:sz w:val="22"/>
          <w:szCs w:val="22"/>
        </w:rPr>
        <w:t xml:space="preserve">第7期の実績（1か月あたり）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2C3AFDC8" w14:textId="77777777">
        <w:trPr>
          <w:cantSplit/>
          <w:tblHeader/>
        </w:trPr>
        <w:tc>
          <w:tcPr>
            <w:tcW w:w="2400" w:type="dxa"/>
            <w:shd w:val="clear" w:color="auto" w:fill="DCE8DC"/>
            <w:tcMar>
              <w:top w:w="130" w:type="dxa"/>
              <w:left w:w="130" w:type="dxa"/>
              <w:bottom w:w="130" w:type="dxa"/>
              <w:right w:w="130" w:type="dxa"/>
            </w:tcMar>
            <w:vAlign w:val="center"/>
          </w:tcPr>
          <w:p w14:paraId="75A3848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第7期</w:t>
            </w:r>
          </w:p>
        </w:tc>
        <w:tc>
          <w:tcPr>
            <w:tcW w:w="2200" w:type="dxa"/>
            <w:shd w:val="clear" w:color="auto" w:fill="DCE8DC"/>
            <w:tcMar>
              <w:top w:w="130" w:type="dxa"/>
              <w:left w:w="130" w:type="dxa"/>
              <w:bottom w:w="130" w:type="dxa"/>
              <w:right w:w="130" w:type="dxa"/>
            </w:tcMar>
            <w:vAlign w:val="center"/>
          </w:tcPr>
          <w:p w14:paraId="1D20426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令和6年度</w:t>
            </w:r>
          </w:p>
        </w:tc>
        <w:tc>
          <w:tcPr>
            <w:tcW w:w="2200" w:type="dxa"/>
            <w:shd w:val="clear" w:color="auto" w:fill="DCE8DC"/>
            <w:tcMar>
              <w:top w:w="130" w:type="dxa"/>
              <w:left w:w="130" w:type="dxa"/>
              <w:bottom w:w="130" w:type="dxa"/>
              <w:right w:w="130" w:type="dxa"/>
            </w:tcMar>
            <w:vAlign w:val="center"/>
          </w:tcPr>
          <w:p w14:paraId="79A1348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令和7年度</w:t>
            </w:r>
          </w:p>
        </w:tc>
        <w:tc>
          <w:tcPr>
            <w:tcW w:w="2200" w:type="dxa"/>
            <w:shd w:val="clear" w:color="auto" w:fill="DCE8DC"/>
            <w:tcMar>
              <w:top w:w="130" w:type="dxa"/>
              <w:left w:w="130" w:type="dxa"/>
              <w:bottom w:w="130" w:type="dxa"/>
              <w:right w:w="130" w:type="dxa"/>
            </w:tcMar>
            <w:vAlign w:val="center"/>
          </w:tcPr>
          <w:p w14:paraId="3868EC3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令和8年度</w:t>
            </w:r>
          </w:p>
        </w:tc>
      </w:tr>
      <w:tr w:rsidR="009D6CAB" w:rsidRPr="00370011" w14:paraId="1C150BEB" w14:textId="77777777">
        <w:trPr>
          <w:cantSplit/>
        </w:trPr>
        <w:tc>
          <w:tcPr>
            <w:tcW w:w="2400" w:type="dxa"/>
            <w:tcMar>
              <w:top w:w="130" w:type="dxa"/>
              <w:left w:w="130" w:type="dxa"/>
              <w:bottom w:w="130" w:type="dxa"/>
              <w:right w:w="130" w:type="dxa"/>
            </w:tcMar>
            <w:vAlign w:val="center"/>
          </w:tcPr>
          <w:p w14:paraId="6E26A88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児童発達支援</w:t>
            </w:r>
          </w:p>
        </w:tc>
        <w:tc>
          <w:tcPr>
            <w:tcW w:w="2200" w:type="dxa"/>
            <w:tcMar>
              <w:top w:w="130" w:type="dxa"/>
              <w:left w:w="130" w:type="dxa"/>
              <w:bottom w:w="130" w:type="dxa"/>
              <w:right w:w="130" w:type="dxa"/>
            </w:tcMar>
            <w:vAlign w:val="center"/>
          </w:tcPr>
          <w:p w14:paraId="5C1C898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24人日／7人</w:t>
            </w:r>
          </w:p>
        </w:tc>
        <w:tc>
          <w:tcPr>
            <w:tcW w:w="2200" w:type="dxa"/>
            <w:tcMar>
              <w:top w:w="130" w:type="dxa"/>
              <w:left w:w="130" w:type="dxa"/>
              <w:bottom w:w="130" w:type="dxa"/>
              <w:right w:w="130" w:type="dxa"/>
            </w:tcMar>
            <w:vAlign w:val="center"/>
          </w:tcPr>
          <w:p w14:paraId="4DD4E05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15人日／5人</w:t>
            </w:r>
          </w:p>
        </w:tc>
        <w:tc>
          <w:tcPr>
            <w:tcW w:w="2200" w:type="dxa"/>
            <w:tcMar>
              <w:top w:w="130" w:type="dxa"/>
              <w:left w:w="130" w:type="dxa"/>
              <w:bottom w:w="130" w:type="dxa"/>
              <w:right w:w="130" w:type="dxa"/>
            </w:tcMar>
            <w:vAlign w:val="center"/>
          </w:tcPr>
          <w:p w14:paraId="7AAEB9A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25人日／6人</w:t>
            </w:r>
          </w:p>
        </w:tc>
      </w:tr>
      <w:tr w:rsidR="009D6CAB" w:rsidRPr="00370011" w14:paraId="1C150BEB" w14:textId="77777777">
        <w:trPr>
          <w:cantSplit/>
          <w:ins w:id="90230" w:author="Ryo Wakayama" w:date="2026-10-20T09:00:00Z"/>
        </w:trPr>
        <w:tc>
          <w:tcPr>
            <w:tcW w:w="2400" w:type="dxa"/>
            <w:tcMar>
              <w:top w:w="130" w:type="dxa"/>
              <w:left w:w="130" w:type="dxa"/>
              <w:bottom w:w="130" w:type="dxa"/>
              <w:right w:w="130" w:type="dxa"/>
            </w:tcMar>
            <w:vAlign w:val="center"/>
          </w:tcPr>
          <w:p w14:paraId="6E26A889" w14:textId="77777777" w:rsidR="009D6CAB" w:rsidRPr="00370011" w:rsidRDefault="00000000">
            <w:pPr>
              <w:spacing w:line="320" w:lineRule="auto"/>
              <w:rPr>
                <w:ins w:id="90231" w:author="Ryo Wakayama" w:date="2026-10-20T09:00:00Z"/>
                <w:rFonts w:ascii="BIZ UDPゴシック" w:eastAsia="BIZ UDPゴシック" w:hAnsi="BIZ UDPゴシック"/>
              </w:rPr>
            </w:pPr>
            <w:ins w:id="90232" w:author="Ryo Wakayama" w:date="2026-10-20T09:00:00Z">
              <w:r>
                <w:rPr>
                  <w:rFonts w:ascii="BIZ UDPゴシック" w:eastAsia="BIZ UDPゴシック" w:hAnsi="BIZ UDPゴシック"/>
                  <w:sz w:val="20"/>
                  <w:szCs w:val="20"/>
                </w:rPr>
                <w:t xml:space="preserve">　第7期の計画値</w:t>
              </w:r>
            </w:ins>
          </w:p>
        </w:tc>
        <w:tc>
          <w:tcPr>
            <w:tcW w:w="2200" w:type="dxa"/>
            <w:tcMar>
              <w:top w:w="130" w:type="dxa"/>
              <w:left w:w="130" w:type="dxa"/>
              <w:bottom w:w="130" w:type="dxa"/>
              <w:right w:w="130" w:type="dxa"/>
            </w:tcMar>
            <w:vAlign w:val="center"/>
          </w:tcPr>
          <w:p w14:paraId="5C1C8987" w14:textId="77777777" w:rsidR="009D6CAB" w:rsidRPr="00370011" w:rsidRDefault="00000000">
            <w:pPr>
              <w:spacing w:line="320" w:lineRule="auto"/>
              <w:rPr>
                <w:ins w:id="90233" w:author="Ryo Wakayama" w:date="2026-10-20T09:00:00Z"/>
                <w:rFonts w:ascii="BIZ UDPゴシック" w:eastAsia="BIZ UDPゴシック" w:hAnsi="BIZ UDPゴシック"/>
              </w:rPr>
            </w:pPr>
            <w:ins w:id="90234" w:author="Ryo Wakayama" w:date="2026-10-20T09:00:00Z">
              <w:r>
                <w:rPr>
                  <w:rFonts w:ascii="BIZ UDPゴシック" w:eastAsia="BIZ UDPゴシック" w:hAnsi="BIZ UDPゴシック"/>
                  <w:sz w:val="20"/>
                  <w:szCs w:val="20"/>
                </w:rPr>
                <w:t xml:space="preserve">4人日／38人</w:t>
              </w:r>
            </w:ins>
          </w:p>
        </w:tc>
        <w:tc>
          <w:tcPr>
            <w:tcW w:w="2200" w:type="dxa"/>
            <w:tcMar>
              <w:top w:w="130" w:type="dxa"/>
              <w:left w:w="130" w:type="dxa"/>
              <w:bottom w:w="130" w:type="dxa"/>
              <w:right w:w="130" w:type="dxa"/>
            </w:tcMar>
            <w:vAlign w:val="center"/>
          </w:tcPr>
          <w:p w14:paraId="4DD4E053" w14:textId="77777777" w:rsidR="009D6CAB" w:rsidRPr="00370011" w:rsidRDefault="00000000">
            <w:pPr>
              <w:spacing w:line="320" w:lineRule="auto"/>
              <w:rPr>
                <w:ins w:id="90235" w:author="Ryo Wakayama" w:date="2026-10-20T09:00:00Z"/>
                <w:rFonts w:ascii="BIZ UDPゴシック" w:eastAsia="BIZ UDPゴシック" w:hAnsi="BIZ UDPゴシック"/>
              </w:rPr>
            </w:pPr>
            <w:ins w:id="90236" w:author="Ryo Wakayama" w:date="2026-10-20T09:00:00Z">
              <w:r>
                <w:rPr>
                  <w:rFonts w:ascii="BIZ UDPゴシック" w:eastAsia="BIZ UDPゴシック" w:hAnsi="BIZ UDPゴシック"/>
                  <w:sz w:val="20"/>
                  <w:szCs w:val="20"/>
                </w:rPr>
                <w:t xml:space="preserve">4人日／38人</w:t>
              </w:r>
            </w:ins>
          </w:p>
        </w:tc>
        <w:tc>
          <w:tcPr>
            <w:tcW w:w="2200" w:type="dxa"/>
            <w:tcMar>
              <w:top w:w="130" w:type="dxa"/>
              <w:left w:w="130" w:type="dxa"/>
              <w:bottom w:w="130" w:type="dxa"/>
              <w:right w:w="130" w:type="dxa"/>
            </w:tcMar>
            <w:vAlign w:val="center"/>
          </w:tcPr>
          <w:p w14:paraId="7AAEB9A6" w14:textId="77777777" w:rsidR="009D6CAB" w:rsidRPr="00370011" w:rsidRDefault="00000000">
            <w:pPr>
              <w:spacing w:line="320" w:lineRule="auto"/>
              <w:rPr>
                <w:ins w:id="90237" w:author="Ryo Wakayama" w:date="2026-10-20T09:00:00Z"/>
                <w:rFonts w:ascii="BIZ UDPゴシック" w:eastAsia="BIZ UDPゴシック" w:hAnsi="BIZ UDPゴシック"/>
              </w:rPr>
            </w:pPr>
            <w:ins w:id="90238" w:author="Ryo Wakayama" w:date="2026-10-20T09:00:00Z">
              <w:r>
                <w:rPr>
                  <w:rFonts w:ascii="BIZ UDPゴシック" w:eastAsia="BIZ UDPゴシック" w:hAnsi="BIZ UDPゴシック"/>
                  <w:sz w:val="20"/>
                  <w:szCs w:val="20"/>
                </w:rPr>
                <w:t xml:space="preserve">4人日／38人</w:t>
              </w:r>
            </w:ins>
          </w:p>
        </w:tc>
      </w:tr>
      <w:tr w:rsidR="009D6CAB" w:rsidRPr="00370011" w14:paraId="29148DA2" w14:textId="77777777">
        <w:trPr>
          <w:cantSplit/>
        </w:trPr>
        <w:tc>
          <w:tcPr>
            <w:tcW w:w="2400" w:type="dxa"/>
            <w:tcMar>
              <w:top w:w="130" w:type="dxa"/>
              <w:left w:w="130" w:type="dxa"/>
              <w:bottom w:w="130" w:type="dxa"/>
              <w:right w:w="130" w:type="dxa"/>
            </w:tcMar>
            <w:vAlign w:val="center"/>
          </w:tcPr>
          <w:p w14:paraId="6E76FE8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放課後等デイサービス</w:t>
            </w:r>
          </w:p>
        </w:tc>
        <w:tc>
          <w:tcPr>
            <w:tcW w:w="2200" w:type="dxa"/>
            <w:tcMar>
              <w:top w:w="130" w:type="dxa"/>
              <w:left w:w="130" w:type="dxa"/>
              <w:bottom w:w="130" w:type="dxa"/>
              <w:right w:w="130" w:type="dxa"/>
            </w:tcMar>
            <w:vAlign w:val="center"/>
          </w:tcPr>
          <w:p w14:paraId="660F57C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93人日／30人</w:t>
            </w:r>
          </w:p>
        </w:tc>
        <w:tc>
          <w:tcPr>
            <w:tcW w:w="2200" w:type="dxa"/>
            <w:tcMar>
              <w:top w:w="130" w:type="dxa"/>
              <w:left w:w="130" w:type="dxa"/>
              <w:bottom w:w="130" w:type="dxa"/>
              <w:right w:w="130" w:type="dxa"/>
            </w:tcMar>
            <w:vAlign w:val="center"/>
          </w:tcPr>
          <w:p w14:paraId="75A8873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73人日／24人</w:t>
            </w:r>
          </w:p>
        </w:tc>
        <w:tc>
          <w:tcPr>
            <w:tcW w:w="2200" w:type="dxa"/>
            <w:tcMar>
              <w:top w:w="130" w:type="dxa"/>
              <w:left w:w="130" w:type="dxa"/>
              <w:bottom w:w="130" w:type="dxa"/>
              <w:right w:w="130" w:type="dxa"/>
            </w:tcMar>
            <w:vAlign w:val="center"/>
          </w:tcPr>
          <w:p w14:paraId="5D588C8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65人日／19人</w:t>
            </w:r>
          </w:p>
        </w:tc>
      </w:tr>
      <w:tr w:rsidR="009D6CAB" w:rsidRPr="00370011" w14:paraId="29148DA2" w14:textId="77777777">
        <w:trPr>
          <w:cantSplit/>
          <w:ins w:id="90239" w:author="Ryo Wakayama" w:date="2026-10-20T09:00:00Z"/>
        </w:trPr>
        <w:tc>
          <w:tcPr>
            <w:tcW w:w="2400" w:type="dxa"/>
            <w:tcMar>
              <w:top w:w="130" w:type="dxa"/>
              <w:left w:w="130" w:type="dxa"/>
              <w:bottom w:w="130" w:type="dxa"/>
              <w:right w:w="130" w:type="dxa"/>
            </w:tcMar>
            <w:vAlign w:val="center"/>
          </w:tcPr>
          <w:p w14:paraId="6E76FE86" w14:textId="77777777" w:rsidR="009D6CAB" w:rsidRPr="00370011" w:rsidRDefault="00000000">
            <w:pPr>
              <w:spacing w:line="320" w:lineRule="auto"/>
              <w:rPr>
                <w:ins w:id="90240" w:author="Ryo Wakayama" w:date="2026-10-20T09:00:00Z"/>
                <w:rFonts w:ascii="BIZ UDPゴシック" w:eastAsia="BIZ UDPゴシック" w:hAnsi="BIZ UDPゴシック"/>
              </w:rPr>
            </w:pPr>
            <w:ins w:id="90241" w:author="Ryo Wakayama" w:date="2026-10-20T09:00:00Z">
              <w:r>
                <w:rPr>
                  <w:rFonts w:ascii="BIZ UDPゴシック" w:eastAsia="BIZ UDPゴシック" w:hAnsi="BIZ UDPゴシック"/>
                  <w:sz w:val="20"/>
                  <w:szCs w:val="20"/>
                </w:rPr>
                <w:t xml:space="preserve">　第7期の計画値</w:t>
              </w:r>
            </w:ins>
          </w:p>
        </w:tc>
        <w:tc>
          <w:tcPr>
            <w:tcW w:w="2200" w:type="dxa"/>
            <w:tcMar>
              <w:top w:w="130" w:type="dxa"/>
              <w:left w:w="130" w:type="dxa"/>
              <w:bottom w:w="130" w:type="dxa"/>
              <w:right w:w="130" w:type="dxa"/>
            </w:tcMar>
            <w:vAlign w:val="center"/>
          </w:tcPr>
          <w:p w14:paraId="660F57CF" w14:textId="77777777" w:rsidR="009D6CAB" w:rsidRPr="00370011" w:rsidRDefault="00000000">
            <w:pPr>
              <w:spacing w:line="320" w:lineRule="auto"/>
              <w:rPr>
                <w:ins w:id="90242" w:author="Ryo Wakayama" w:date="2026-10-20T09:00:00Z"/>
                <w:rFonts w:ascii="BIZ UDPゴシック" w:eastAsia="BIZ UDPゴシック" w:hAnsi="BIZ UDPゴシック"/>
              </w:rPr>
            </w:pPr>
            <w:ins w:id="90243" w:author="Ryo Wakayama" w:date="2026-10-20T09:00:00Z">
              <w:r>
                <w:rPr>
                  <w:rFonts w:ascii="BIZ UDPゴシック" w:eastAsia="BIZ UDPゴシック" w:hAnsi="BIZ UDPゴシック"/>
                  <w:sz w:val="20"/>
                  <w:szCs w:val="20"/>
                </w:rPr>
                <w:t xml:space="preserve">23人日／391人</w:t>
              </w:r>
            </w:ins>
          </w:p>
        </w:tc>
        <w:tc>
          <w:tcPr>
            <w:tcW w:w="2200" w:type="dxa"/>
            <w:tcMar>
              <w:top w:w="130" w:type="dxa"/>
              <w:left w:w="130" w:type="dxa"/>
              <w:bottom w:w="130" w:type="dxa"/>
              <w:right w:w="130" w:type="dxa"/>
            </w:tcMar>
            <w:vAlign w:val="center"/>
          </w:tcPr>
          <w:p w14:paraId="75A88739" w14:textId="77777777" w:rsidR="009D6CAB" w:rsidRPr="00370011" w:rsidRDefault="00000000">
            <w:pPr>
              <w:spacing w:line="320" w:lineRule="auto"/>
              <w:rPr>
                <w:ins w:id="90244" w:author="Ryo Wakayama" w:date="2026-10-20T09:00:00Z"/>
                <w:rFonts w:ascii="BIZ UDPゴシック" w:eastAsia="BIZ UDPゴシック" w:hAnsi="BIZ UDPゴシック"/>
              </w:rPr>
            </w:pPr>
            <w:ins w:id="90245" w:author="Ryo Wakayama" w:date="2026-10-20T09:00:00Z">
              <w:r>
                <w:rPr>
                  <w:rFonts w:ascii="BIZ UDPゴシック" w:eastAsia="BIZ UDPゴシック" w:hAnsi="BIZ UDPゴシック"/>
                  <w:sz w:val="20"/>
                  <w:szCs w:val="20"/>
                </w:rPr>
                <w:t xml:space="preserve">23人日／391人</w:t>
              </w:r>
            </w:ins>
          </w:p>
        </w:tc>
        <w:tc>
          <w:tcPr>
            <w:tcW w:w="2200" w:type="dxa"/>
            <w:tcMar>
              <w:top w:w="130" w:type="dxa"/>
              <w:left w:w="130" w:type="dxa"/>
              <w:bottom w:w="130" w:type="dxa"/>
              <w:right w:w="130" w:type="dxa"/>
            </w:tcMar>
            <w:vAlign w:val="center"/>
          </w:tcPr>
          <w:p w14:paraId="5D588C8B" w14:textId="77777777" w:rsidR="009D6CAB" w:rsidRPr="00370011" w:rsidRDefault="00000000">
            <w:pPr>
              <w:spacing w:line="320" w:lineRule="auto"/>
              <w:rPr>
                <w:ins w:id="90246" w:author="Ryo Wakayama" w:date="2026-10-20T09:00:00Z"/>
                <w:rFonts w:ascii="BIZ UDPゴシック" w:eastAsia="BIZ UDPゴシック" w:hAnsi="BIZ UDPゴシック"/>
              </w:rPr>
            </w:pPr>
            <w:ins w:id="90247" w:author="Ryo Wakayama" w:date="2026-10-20T09:00:00Z">
              <w:r>
                <w:rPr>
                  <w:rFonts w:ascii="BIZ UDPゴシック" w:eastAsia="BIZ UDPゴシック" w:hAnsi="BIZ UDPゴシック"/>
                  <w:sz w:val="20"/>
                  <w:szCs w:val="20"/>
                </w:rPr>
                <w:t xml:space="preserve">23人日／391人</w:t>
              </w:r>
            </w:ins>
          </w:p>
        </w:tc>
      </w:tr>
      <w:tr w:rsidR="009D6CAB" w:rsidRPr="00370011" w14:paraId="48FEAE81" w14:textId="77777777">
        <w:trPr>
          <w:cantSplit/>
        </w:trPr>
        <w:tc>
          <w:tcPr>
            <w:tcW w:w="2400" w:type="dxa"/>
            <w:tcMar>
              <w:top w:w="130" w:type="dxa"/>
              <w:left w:w="130" w:type="dxa"/>
              <w:bottom w:w="130" w:type="dxa"/>
              <w:right w:w="130" w:type="dxa"/>
            </w:tcMar>
            <w:vAlign w:val="center"/>
          </w:tcPr>
          <w:p w14:paraId="148A513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保育所等訪問支援</w:t>
            </w:r>
          </w:p>
        </w:tc>
        <w:tc>
          <w:tcPr>
            <w:tcW w:w="2200" w:type="dxa"/>
            <w:tcMar>
              <w:top w:w="130" w:type="dxa"/>
              <w:left w:w="130" w:type="dxa"/>
              <w:bottom w:w="130" w:type="dxa"/>
              <w:right w:w="130" w:type="dxa"/>
            </w:tcMar>
            <w:vAlign w:val="center"/>
          </w:tcPr>
          <w:p w14:paraId="195ADB9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4DA6E83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1726DD2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r>
      <w:tr w:rsidR="009D6CAB" w:rsidRPr="00370011" w14:paraId="48FEAE81" w14:textId="77777777">
        <w:trPr>
          <w:cantSplit/>
          <w:ins w:id="90248" w:author="Ryo Wakayama" w:date="2026-10-20T09:00:00Z"/>
        </w:trPr>
        <w:tc>
          <w:tcPr>
            <w:tcW w:w="2400" w:type="dxa"/>
            <w:tcMar>
              <w:top w:w="130" w:type="dxa"/>
              <w:left w:w="130" w:type="dxa"/>
              <w:bottom w:w="130" w:type="dxa"/>
              <w:right w:w="130" w:type="dxa"/>
            </w:tcMar>
            <w:vAlign w:val="center"/>
          </w:tcPr>
          <w:p w14:paraId="148A513A" w14:textId="77777777" w:rsidR="009D6CAB" w:rsidRPr="00370011" w:rsidRDefault="00000000">
            <w:pPr>
              <w:spacing w:line="320" w:lineRule="auto"/>
              <w:rPr>
                <w:ins w:id="90249" w:author="Ryo Wakayama" w:date="2026-10-20T09:00:00Z"/>
                <w:rFonts w:ascii="BIZ UDPゴシック" w:eastAsia="BIZ UDPゴシック" w:hAnsi="BIZ UDPゴシック"/>
              </w:rPr>
            </w:pPr>
            <w:ins w:id="90250" w:author="Ryo Wakayama" w:date="2026-10-20T09:00:00Z">
              <w:r>
                <w:rPr>
                  <w:rFonts w:ascii="BIZ UDPゴシック" w:eastAsia="BIZ UDPゴシック" w:hAnsi="BIZ UDPゴシック"/>
                  <w:sz w:val="20"/>
                  <w:szCs w:val="20"/>
                </w:rPr>
                <w:t xml:space="preserve">　第7期の計画値</w:t>
              </w:r>
            </w:ins>
          </w:p>
        </w:tc>
        <w:tc>
          <w:tcPr>
            <w:tcW w:w="2200" w:type="dxa"/>
            <w:tcMar>
              <w:top w:w="130" w:type="dxa"/>
              <w:left w:w="130" w:type="dxa"/>
              <w:bottom w:w="130" w:type="dxa"/>
              <w:right w:w="130" w:type="dxa"/>
            </w:tcMar>
            <w:vAlign w:val="center"/>
          </w:tcPr>
          <w:p w14:paraId="195ADB97" w14:textId="77777777" w:rsidR="009D6CAB" w:rsidRPr="00370011" w:rsidRDefault="00000000">
            <w:pPr>
              <w:spacing w:line="320" w:lineRule="auto"/>
              <w:rPr>
                <w:ins w:id="90251" w:author="Ryo Wakayama" w:date="2026-10-20T09:00:00Z"/>
                <w:rFonts w:ascii="BIZ UDPゴシック" w:eastAsia="BIZ UDPゴシック" w:hAnsi="BIZ UDPゴシック"/>
              </w:rPr>
            </w:pPr>
            <w:ins w:id="90252" w:author="Ryo Wakayama" w:date="2026-10-20T09:00:00Z">
              <w:r>
                <w:rPr>
                  <w:rFonts w:ascii="BIZ UDPゴシック" w:eastAsia="BIZ UDPゴシック" w:hAnsi="BIZ UDPゴシック"/>
                  <w:sz w:val="20"/>
                  <w:szCs w:val="20"/>
                </w:rPr>
                <w:t xml:space="preserve">0人日／0人</w:t>
              </w:r>
            </w:ins>
          </w:p>
        </w:tc>
        <w:tc>
          <w:tcPr>
            <w:tcW w:w="2200" w:type="dxa"/>
            <w:tcMar>
              <w:top w:w="130" w:type="dxa"/>
              <w:left w:w="130" w:type="dxa"/>
              <w:bottom w:w="130" w:type="dxa"/>
              <w:right w:w="130" w:type="dxa"/>
            </w:tcMar>
            <w:vAlign w:val="center"/>
          </w:tcPr>
          <w:p w14:paraId="4DA6E833" w14:textId="77777777" w:rsidR="009D6CAB" w:rsidRPr="00370011" w:rsidRDefault="00000000">
            <w:pPr>
              <w:spacing w:line="320" w:lineRule="auto"/>
              <w:rPr>
                <w:ins w:id="90253" w:author="Ryo Wakayama" w:date="2026-10-20T09:00:00Z"/>
                <w:rFonts w:ascii="BIZ UDPゴシック" w:eastAsia="BIZ UDPゴシック" w:hAnsi="BIZ UDPゴシック"/>
              </w:rPr>
            </w:pPr>
            <w:ins w:id="90254" w:author="Ryo Wakayama" w:date="2026-10-20T09:00:00Z">
              <w:r>
                <w:rPr>
                  <w:rFonts w:ascii="BIZ UDPゴシック" w:eastAsia="BIZ UDPゴシック" w:hAnsi="BIZ UDPゴシック"/>
                  <w:sz w:val="20"/>
                  <w:szCs w:val="20"/>
                </w:rPr>
                <w:t xml:space="preserve">0人日／0人</w:t>
              </w:r>
            </w:ins>
          </w:p>
        </w:tc>
        <w:tc>
          <w:tcPr>
            <w:tcW w:w="2200" w:type="dxa"/>
            <w:tcMar>
              <w:top w:w="130" w:type="dxa"/>
              <w:left w:w="130" w:type="dxa"/>
              <w:bottom w:w="130" w:type="dxa"/>
              <w:right w:w="130" w:type="dxa"/>
            </w:tcMar>
            <w:vAlign w:val="center"/>
          </w:tcPr>
          <w:p w14:paraId="1726DD26" w14:textId="77777777" w:rsidR="009D6CAB" w:rsidRPr="00370011" w:rsidRDefault="00000000">
            <w:pPr>
              <w:spacing w:line="320" w:lineRule="auto"/>
              <w:rPr>
                <w:ins w:id="90255" w:author="Ryo Wakayama" w:date="2026-10-20T09:00:00Z"/>
                <w:rFonts w:ascii="BIZ UDPゴシック" w:eastAsia="BIZ UDPゴシック" w:hAnsi="BIZ UDPゴシック"/>
              </w:rPr>
            </w:pPr>
            <w:ins w:id="90256" w:author="Ryo Wakayama" w:date="2026-10-20T09:00:00Z">
              <w:r>
                <w:rPr>
                  <w:rFonts w:ascii="BIZ UDPゴシック" w:eastAsia="BIZ UDPゴシック" w:hAnsi="BIZ UDPゴシック"/>
                  <w:sz w:val="20"/>
                  <w:szCs w:val="20"/>
                </w:rPr>
                <w:t xml:space="preserve">0人日／0人</w:t>
              </w:r>
            </w:ins>
          </w:p>
        </w:tc>
      </w:tr>
      <w:tr w:rsidR="009D6CAB" w:rsidRPr="00370011" w14:paraId="0F42F662" w14:textId="77777777">
        <w:trPr>
          <w:cantSplit/>
        </w:trPr>
        <w:tc>
          <w:tcPr>
            <w:tcW w:w="2400" w:type="dxa"/>
            <w:tcMar>
              <w:top w:w="130" w:type="dxa"/>
              <w:left w:w="130" w:type="dxa"/>
              <w:bottom w:w="130" w:type="dxa"/>
              <w:right w:w="130" w:type="dxa"/>
            </w:tcMar>
            <w:vAlign w:val="center"/>
          </w:tcPr>
          <w:p w14:paraId="6D79717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居宅訪問型児童発達支援</w:t>
            </w:r>
          </w:p>
        </w:tc>
        <w:tc>
          <w:tcPr>
            <w:tcW w:w="2200" w:type="dxa"/>
            <w:tcMar>
              <w:top w:w="130" w:type="dxa"/>
              <w:left w:w="130" w:type="dxa"/>
              <w:bottom w:w="130" w:type="dxa"/>
              <w:right w:w="130" w:type="dxa"/>
            </w:tcMar>
            <w:vAlign w:val="center"/>
          </w:tcPr>
          <w:p w14:paraId="6701C91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4A8BD39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7142159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r>
      <w:tr w:rsidR="009D6CAB" w:rsidRPr="00370011" w14:paraId="0F42F662" w14:textId="77777777">
        <w:trPr>
          <w:cantSplit/>
          <w:ins w:id="90257" w:author="Ryo Wakayama" w:date="2026-10-20T09:00:00Z"/>
        </w:trPr>
        <w:tc>
          <w:tcPr>
            <w:tcW w:w="2400" w:type="dxa"/>
            <w:tcMar>
              <w:top w:w="130" w:type="dxa"/>
              <w:left w:w="130" w:type="dxa"/>
              <w:bottom w:w="130" w:type="dxa"/>
              <w:right w:w="130" w:type="dxa"/>
            </w:tcMar>
            <w:vAlign w:val="center"/>
          </w:tcPr>
          <w:p w14:paraId="6D797170" w14:textId="77777777" w:rsidR="009D6CAB" w:rsidRPr="00370011" w:rsidRDefault="00000000">
            <w:pPr>
              <w:spacing w:line="320" w:lineRule="auto"/>
              <w:rPr>
                <w:ins w:id="90258" w:author="Ryo Wakayama" w:date="2026-10-20T09:00:00Z"/>
                <w:rFonts w:ascii="BIZ UDPゴシック" w:eastAsia="BIZ UDPゴシック" w:hAnsi="BIZ UDPゴシック"/>
              </w:rPr>
            </w:pPr>
            <w:ins w:id="90259" w:author="Ryo Wakayama" w:date="2026-10-20T09:00:00Z">
              <w:r>
                <w:rPr>
                  <w:rFonts w:ascii="BIZ UDPゴシック" w:eastAsia="BIZ UDPゴシック" w:hAnsi="BIZ UDPゴシック"/>
                  <w:sz w:val="20"/>
                  <w:szCs w:val="20"/>
                </w:rPr>
                <w:t xml:space="preserve">　第7期の計画値</w:t>
              </w:r>
            </w:ins>
          </w:p>
        </w:tc>
        <w:tc>
          <w:tcPr>
            <w:tcW w:w="2200" w:type="dxa"/>
            <w:tcMar>
              <w:top w:w="130" w:type="dxa"/>
              <w:left w:w="130" w:type="dxa"/>
              <w:bottom w:w="130" w:type="dxa"/>
              <w:right w:w="130" w:type="dxa"/>
            </w:tcMar>
            <w:vAlign w:val="center"/>
          </w:tcPr>
          <w:p w14:paraId="6701C913" w14:textId="77777777" w:rsidR="009D6CAB" w:rsidRPr="00370011" w:rsidRDefault="00000000">
            <w:pPr>
              <w:spacing w:line="320" w:lineRule="auto"/>
              <w:rPr>
                <w:ins w:id="90260" w:author="Ryo Wakayama" w:date="2026-10-20T09:00:00Z"/>
                <w:rFonts w:ascii="BIZ UDPゴシック" w:eastAsia="BIZ UDPゴシック" w:hAnsi="BIZ UDPゴシック"/>
              </w:rPr>
            </w:pPr>
            <w:ins w:id="90261" w:author="Ryo Wakayama" w:date="2026-10-20T09:00:00Z">
              <w:r>
                <w:rPr>
                  <w:rFonts w:ascii="BIZ UDPゴシック" w:eastAsia="BIZ UDPゴシック" w:hAnsi="BIZ UDPゴシック"/>
                  <w:sz w:val="20"/>
                  <w:szCs w:val="20"/>
                </w:rPr>
                <w:t xml:space="preserve">0人日／0人</w:t>
              </w:r>
            </w:ins>
          </w:p>
        </w:tc>
        <w:tc>
          <w:tcPr>
            <w:tcW w:w="2200" w:type="dxa"/>
            <w:tcMar>
              <w:top w:w="130" w:type="dxa"/>
              <w:left w:w="130" w:type="dxa"/>
              <w:bottom w:w="130" w:type="dxa"/>
              <w:right w:w="130" w:type="dxa"/>
            </w:tcMar>
            <w:vAlign w:val="center"/>
          </w:tcPr>
          <w:p w14:paraId="4A8BD39D" w14:textId="77777777" w:rsidR="009D6CAB" w:rsidRPr="00370011" w:rsidRDefault="00000000">
            <w:pPr>
              <w:spacing w:line="320" w:lineRule="auto"/>
              <w:rPr>
                <w:ins w:id="90262" w:author="Ryo Wakayama" w:date="2026-10-20T09:00:00Z"/>
                <w:rFonts w:ascii="BIZ UDPゴシック" w:eastAsia="BIZ UDPゴシック" w:hAnsi="BIZ UDPゴシック"/>
              </w:rPr>
            </w:pPr>
            <w:ins w:id="90263" w:author="Ryo Wakayama" w:date="2026-10-20T09:00:00Z">
              <w:r>
                <w:rPr>
                  <w:rFonts w:ascii="BIZ UDPゴシック" w:eastAsia="BIZ UDPゴシック" w:hAnsi="BIZ UDPゴシック"/>
                  <w:sz w:val="20"/>
                  <w:szCs w:val="20"/>
                </w:rPr>
                <w:t xml:space="preserve">0人日／0人</w:t>
              </w:r>
            </w:ins>
          </w:p>
        </w:tc>
        <w:tc>
          <w:tcPr>
            <w:tcW w:w="2200" w:type="dxa"/>
            <w:tcMar>
              <w:top w:w="130" w:type="dxa"/>
              <w:left w:w="130" w:type="dxa"/>
              <w:bottom w:w="130" w:type="dxa"/>
              <w:right w:w="130" w:type="dxa"/>
            </w:tcMar>
            <w:vAlign w:val="center"/>
          </w:tcPr>
          <w:p w14:paraId="71421595" w14:textId="77777777" w:rsidR="009D6CAB" w:rsidRPr="00370011" w:rsidRDefault="00000000">
            <w:pPr>
              <w:spacing w:line="320" w:lineRule="auto"/>
              <w:rPr>
                <w:ins w:id="90264" w:author="Ryo Wakayama" w:date="2026-10-20T09:00:00Z"/>
                <w:rFonts w:ascii="BIZ UDPゴシック" w:eastAsia="BIZ UDPゴシック" w:hAnsi="BIZ UDPゴシック"/>
              </w:rPr>
            </w:pPr>
            <w:ins w:id="90265" w:author="Ryo Wakayama" w:date="2026-10-20T09:00:00Z">
              <w:r>
                <w:rPr>
                  <w:rFonts w:ascii="BIZ UDPゴシック" w:eastAsia="BIZ UDPゴシック" w:hAnsi="BIZ UDPゴシック"/>
                  <w:sz w:val="20"/>
                  <w:szCs w:val="20"/>
                </w:rPr>
                <w:t xml:space="preserve">0人日／0人</w:t>
              </w:r>
            </w:ins>
          </w:p>
        </w:tc>
      </w:tr>
    </w:tbl>
    <w:p>
      <w:pPr>
        <w:spacing w:line="240" w:lineRule="auto"/>
        <w:jc w:val="right"/>
        <w:rPr>
          <w:ins w:id="92020" w:author="Ryo Wakayama" w:date="2026-10-20T09:00:00Z"/>
          <w:rFonts w:ascii="BIZ UDPゴシック" w:eastAsia="BIZ UDPゴシック" w:hAnsi="BIZ UDPゴシック"/>
        </w:rPr>
      </w:pPr>
      <w:ins w:id="92021" w:author="Ryo Wakayama" w:date="2026-10-20T09:00:00Z">
        <w:r>
          <w:rPr>
            <w:rFonts w:ascii="BIZ UDPゴシック" w:eastAsia="BIZ UDPゴシック" w:hAnsi="BIZ UDPゴシック"/>
            <w:sz w:val="18"/>
            <w:szCs w:val="18"/>
          </w:rPr>
          <w:t xml:space="preserve">資料：健康福祉課（障がい福祉サービス等の給付実績。令和8年度は見込み）、第7期の計画値は前回計画（令和6年3月）</w:t>
        </w:r>
      </w:ins>
    </w:p>
    <w:p>
      <w:pPr>
        <w:spacing w:after="160" w:line="320" w:lineRule="auto"/>
        <w:rPr>
          <w:ins w:id="90277" w:author="Ryo Wakayama" w:date="2026-10-20T09:00:00Z"/>
          <w:rFonts w:ascii="BIZ UDPゴシック" w:eastAsia="BIZ UDPゴシック" w:hAnsi="BIZ UDPゴシック"/>
        </w:rPr>
      </w:pPr>
      <w:ins w:id="90278" w:author="Ryo Wakayama" w:date="2026-10-20T09:00:00Z">
        <w:r>
          <w:rPr>
            <w:rFonts w:ascii="BIZ UDPゴシック" w:eastAsia="BIZ UDPゴシック" w:hAnsi="BIZ UDPゴシック"/>
            <w:sz w:val="19"/>
            <w:szCs w:val="19"/>
          </w:rPr>
          <w:t xml:space="preserve">※児童発達支援・放課後等デイサービスの第7期の計画値は、第7期計画の表のとおり記載しています。人数と量（人日）が入れ替わっているとみられ（第6期の実績は児童発達支援6人・24～28人日、放課後等デイサービス31人・93人日）、計画値と実績の比較には用いません。</w:t>
        </w:r>
      </w:ins>
    </w:p>
    <w:p w14:paraId="16F2CDD1" w14:textId="77777777" w:rsidR="009D6CAB" w:rsidRPr="00370011" w:rsidRDefault="00000000" w:rsidP="00F57DF2">
      <w:pPr>
        <w:spacing w:before="260" w:after="160"/>
        <w:rPr>
          <w:rFonts w:ascii="BIZ UDPゴシック" w:eastAsia="BIZ UDPゴシック" w:hAnsi="BIZ UDPゴシック"/>
        </w:rPr>
      </w:pPr>
      <w:del w:id="92022" w:author="Ryo Wakayama" w:date="2026-10-23T09:00:00Z">
        <w:r>
          <w:rPr>
            <w:rFonts w:ascii="BIZ UDPゴシック" w:eastAsia="BIZ UDPゴシック" w:hAnsi="BIZ UDPゴシック"/>
            <w:b/>
            <w:bCs/>
            <w:sz w:val="22"/>
            <w:szCs w:val="22"/>
          </w:rPr>
          <w:delText xml:space="preserve">■</w:delText>
        </w:r>
      </w:del>
      <w:ins w:id="92023" w:author="Ryo Wakayama" w:date="2026-10-23T09:00:00Z">
        <w:r>
          <w:rPr>
            <w:rFonts w:ascii="BIZ UDPゴシック" w:eastAsia="BIZ UDPゴシック" w:hAnsi="BIZ UDPゴシック"/>
            <w:b/>
            <w:bCs/>
            <w:sz w:val="22"/>
            <w:szCs w:val="22"/>
          </w:rPr>
          <w:t xml:space="preserve">【表120】児童発達支援・放課後等デイサービス・保育所等訪問支援・居宅訪問型児童発達支援の</w:t>
        </w:r>
      </w:ins>
      <w:r>
        <w:rPr>
          <w:rFonts w:ascii="BIZ UDPゴシック" w:eastAsia="BIZ UDPゴシック" w:hAnsi="BIZ UDPゴシック"/>
          <w:b/>
          <w:bCs/>
          <w:sz w:val="22"/>
          <w:szCs w:val="22"/>
        </w:rPr>
        <w:t xml:space="preserve">第8期の見込量（1か月あたり）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33AA3C82" w14:textId="77777777">
        <w:trPr>
          <w:cantSplit/>
          <w:tblHeader/>
        </w:trPr>
        <w:tc>
          <w:tcPr>
            <w:tcW w:w="2400" w:type="dxa"/>
            <w:shd w:val="clear" w:color="auto" w:fill="DCE8DC"/>
            <w:tcMar>
              <w:top w:w="130" w:type="dxa"/>
              <w:left w:w="130" w:type="dxa"/>
              <w:bottom w:w="130" w:type="dxa"/>
              <w:right w:w="130" w:type="dxa"/>
            </w:tcMar>
            <w:vAlign w:val="center"/>
          </w:tcPr>
          <w:p w14:paraId="7BCE97F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第8期</w:t>
            </w:r>
          </w:p>
        </w:tc>
        <w:tc>
          <w:tcPr>
            <w:tcW w:w="2200" w:type="dxa"/>
            <w:shd w:val="clear" w:color="auto" w:fill="DCE8DC"/>
            <w:tcMar>
              <w:top w:w="130" w:type="dxa"/>
              <w:left w:w="130" w:type="dxa"/>
              <w:bottom w:w="130" w:type="dxa"/>
              <w:right w:w="130" w:type="dxa"/>
            </w:tcMar>
            <w:vAlign w:val="center"/>
          </w:tcPr>
          <w:p w14:paraId="3FA83AF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令和9年度</w:t>
            </w:r>
          </w:p>
        </w:tc>
        <w:tc>
          <w:tcPr>
            <w:tcW w:w="2200" w:type="dxa"/>
            <w:shd w:val="clear" w:color="auto" w:fill="DCE8DC"/>
            <w:tcMar>
              <w:top w:w="130" w:type="dxa"/>
              <w:left w:w="130" w:type="dxa"/>
              <w:bottom w:w="130" w:type="dxa"/>
              <w:right w:w="130" w:type="dxa"/>
            </w:tcMar>
            <w:vAlign w:val="center"/>
          </w:tcPr>
          <w:p w14:paraId="33EBE38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7B84E09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7D24175F" w14:textId="77777777">
        <w:trPr>
          <w:cantSplit/>
        </w:trPr>
        <w:tc>
          <w:tcPr>
            <w:tcW w:w="2400" w:type="dxa"/>
            <w:tcMar>
              <w:top w:w="130" w:type="dxa"/>
              <w:left w:w="130" w:type="dxa"/>
              <w:bottom w:w="130" w:type="dxa"/>
              <w:right w:w="130" w:type="dxa"/>
            </w:tcMar>
            <w:vAlign w:val="center"/>
          </w:tcPr>
          <w:p w14:paraId="24E00DB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児童発達支援</w:t>
            </w:r>
          </w:p>
        </w:tc>
        <w:tc>
          <w:tcPr>
            <w:tcW w:w="2200" w:type="dxa"/>
            <w:tcMar>
              <w:top w:w="130" w:type="dxa"/>
              <w:left w:w="130" w:type="dxa"/>
              <w:bottom w:w="130" w:type="dxa"/>
              <w:right w:w="130" w:type="dxa"/>
            </w:tcMar>
            <w:vAlign w:val="center"/>
          </w:tcPr>
          <w:p w14:paraId="427BBC3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25人日／6人</w:t>
            </w:r>
          </w:p>
        </w:tc>
        <w:tc>
          <w:tcPr>
            <w:tcW w:w="2200" w:type="dxa"/>
            <w:tcMar>
              <w:top w:w="130" w:type="dxa"/>
              <w:left w:w="130" w:type="dxa"/>
              <w:bottom w:w="130" w:type="dxa"/>
              <w:right w:w="130" w:type="dxa"/>
            </w:tcMar>
            <w:vAlign w:val="center"/>
          </w:tcPr>
          <w:p w14:paraId="1FF0586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25人日／6人</w:t>
            </w:r>
          </w:p>
        </w:tc>
        <w:tc>
          <w:tcPr>
            <w:tcW w:w="2200" w:type="dxa"/>
            <w:tcMar>
              <w:top w:w="130" w:type="dxa"/>
              <w:left w:w="130" w:type="dxa"/>
              <w:bottom w:w="130" w:type="dxa"/>
              <w:right w:w="130" w:type="dxa"/>
            </w:tcMar>
            <w:vAlign w:val="center"/>
          </w:tcPr>
          <w:p w14:paraId="627D549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25人日／6人</w:t>
            </w:r>
          </w:p>
        </w:tc>
      </w:tr>
      <w:tr w:rsidR="009D6CAB" w:rsidRPr="00370011" w14:paraId="0F6DE937" w14:textId="77777777">
        <w:trPr>
          <w:cantSplit/>
        </w:trPr>
        <w:tc>
          <w:tcPr>
            <w:tcW w:w="2400" w:type="dxa"/>
            <w:tcMar>
              <w:top w:w="130" w:type="dxa"/>
              <w:left w:w="130" w:type="dxa"/>
              <w:bottom w:w="130" w:type="dxa"/>
              <w:right w:w="130" w:type="dxa"/>
            </w:tcMar>
            <w:vAlign w:val="center"/>
          </w:tcPr>
          <w:p w14:paraId="6CA19FE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lastRenderedPageBreak/>
              <w:t>放課後等デイサービス</w:t>
            </w:r>
          </w:p>
        </w:tc>
        <w:tc>
          <w:tcPr>
            <w:tcW w:w="2200" w:type="dxa"/>
            <w:tcMar>
              <w:top w:w="130" w:type="dxa"/>
              <w:left w:w="130" w:type="dxa"/>
              <w:bottom w:w="130" w:type="dxa"/>
              <w:right w:w="130" w:type="dxa"/>
            </w:tcMar>
            <w:vAlign w:val="center"/>
          </w:tcPr>
          <w:p w14:paraId="0F7F6B0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65人日／19人</w:t>
            </w:r>
          </w:p>
        </w:tc>
        <w:tc>
          <w:tcPr>
            <w:tcW w:w="2200" w:type="dxa"/>
            <w:tcMar>
              <w:top w:w="130" w:type="dxa"/>
              <w:left w:w="130" w:type="dxa"/>
              <w:bottom w:w="130" w:type="dxa"/>
              <w:right w:w="130" w:type="dxa"/>
            </w:tcMar>
            <w:vAlign w:val="center"/>
          </w:tcPr>
          <w:p w14:paraId="263ADCB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65人日／19人</w:t>
            </w:r>
          </w:p>
        </w:tc>
        <w:tc>
          <w:tcPr>
            <w:tcW w:w="2200" w:type="dxa"/>
            <w:tcMar>
              <w:top w:w="130" w:type="dxa"/>
              <w:left w:w="130" w:type="dxa"/>
              <w:bottom w:w="130" w:type="dxa"/>
              <w:right w:w="130" w:type="dxa"/>
            </w:tcMar>
            <w:vAlign w:val="center"/>
          </w:tcPr>
          <w:p w14:paraId="3B32302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65人日／19人</w:t>
            </w:r>
          </w:p>
        </w:tc>
      </w:tr>
      <w:tr w:rsidR="009D6CAB" w:rsidRPr="00370011" w14:paraId="47DCCDC6" w14:textId="77777777">
        <w:trPr>
          <w:cantSplit/>
        </w:trPr>
        <w:tc>
          <w:tcPr>
            <w:tcW w:w="2400" w:type="dxa"/>
            <w:tcMar>
              <w:top w:w="130" w:type="dxa"/>
              <w:left w:w="130" w:type="dxa"/>
              <w:bottom w:w="130" w:type="dxa"/>
              <w:right w:w="130" w:type="dxa"/>
            </w:tcMar>
            <w:vAlign w:val="center"/>
          </w:tcPr>
          <w:p w14:paraId="06989A6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保育所等訪問支援</w:t>
            </w:r>
          </w:p>
        </w:tc>
        <w:tc>
          <w:tcPr>
            <w:tcW w:w="2200" w:type="dxa"/>
            <w:tcMar>
              <w:top w:w="130" w:type="dxa"/>
              <w:left w:w="130" w:type="dxa"/>
              <w:bottom w:w="130" w:type="dxa"/>
              <w:right w:w="130" w:type="dxa"/>
            </w:tcMar>
            <w:vAlign w:val="center"/>
          </w:tcPr>
          <w:p w14:paraId="2769315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2人日／1人</w:t>
            </w:r>
          </w:p>
        </w:tc>
        <w:tc>
          <w:tcPr>
            <w:tcW w:w="2200" w:type="dxa"/>
            <w:tcMar>
              <w:top w:w="130" w:type="dxa"/>
              <w:left w:w="130" w:type="dxa"/>
              <w:bottom w:w="130" w:type="dxa"/>
              <w:right w:w="130" w:type="dxa"/>
            </w:tcMar>
            <w:vAlign w:val="center"/>
          </w:tcPr>
          <w:p w14:paraId="0995FBF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2人日／1人</w:t>
            </w:r>
          </w:p>
        </w:tc>
        <w:tc>
          <w:tcPr>
            <w:tcW w:w="2200" w:type="dxa"/>
            <w:tcMar>
              <w:top w:w="130" w:type="dxa"/>
              <w:left w:w="130" w:type="dxa"/>
              <w:bottom w:w="130" w:type="dxa"/>
              <w:right w:w="130" w:type="dxa"/>
            </w:tcMar>
            <w:vAlign w:val="center"/>
          </w:tcPr>
          <w:p w14:paraId="59EF2EA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2人日／1人</w:t>
            </w:r>
          </w:p>
        </w:tc>
      </w:tr>
      <w:tr w:rsidR="009D6CAB" w:rsidRPr="00370011" w14:paraId="24CA6CEF" w14:textId="77777777">
        <w:trPr>
          <w:cantSplit/>
        </w:trPr>
        <w:tc>
          <w:tcPr>
            <w:tcW w:w="2400" w:type="dxa"/>
            <w:tcMar>
              <w:top w:w="130" w:type="dxa"/>
              <w:left w:w="130" w:type="dxa"/>
              <w:bottom w:w="130" w:type="dxa"/>
              <w:right w:w="130" w:type="dxa"/>
            </w:tcMar>
            <w:vAlign w:val="center"/>
          </w:tcPr>
          <w:p w14:paraId="7CCF055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居宅訪問型児童発達支援</w:t>
            </w:r>
          </w:p>
        </w:tc>
        <w:tc>
          <w:tcPr>
            <w:tcW w:w="2200" w:type="dxa"/>
            <w:tcMar>
              <w:top w:w="130" w:type="dxa"/>
              <w:left w:w="130" w:type="dxa"/>
              <w:bottom w:w="130" w:type="dxa"/>
              <w:right w:w="130" w:type="dxa"/>
            </w:tcMar>
            <w:vAlign w:val="center"/>
          </w:tcPr>
          <w:p w14:paraId="2D0D91D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7CA16D1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57E26F0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r>
    </w:tbl>
    <w:p>
      <w:pPr>
        <w:spacing w:line="240" w:lineRule="auto"/>
        <w:jc w:val="right"/>
        <w:rPr>
          <w:ins w:id="92024" w:author="Ryo Wakayama" w:date="2026-10-20T09:00:00Z"/>
          <w:rFonts w:ascii="BIZ UDPゴシック" w:eastAsia="BIZ UDPゴシック" w:hAnsi="BIZ UDPゴシック"/>
        </w:rPr>
      </w:pPr>
      <w:ins w:id="92025" w:author="Ryo Wakayama" w:date="2026-10-20T09:00:00Z">
        <w:r>
          <w:rPr>
            <w:rFonts w:ascii="BIZ UDPゴシック" w:eastAsia="BIZ UDPゴシック" w:hAnsi="BIZ UDPゴシック"/>
            <w:sz w:val="18"/>
            <w:szCs w:val="18"/>
          </w:rPr>
          <w:t xml:space="preserve">資料：本計画による推計（本章冒頭の見込量の定め方による）</w:t>
        </w:r>
      </w:ins>
    </w:p>
    <w:p w14:paraId="04C1DD4D" w14:textId="77777777" w:rsidR="009D6CAB" w:rsidRPr="00370011"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rPr>
      </w:pPr>
      <w:r>
        <w:rPr>
          <w:rFonts w:ascii="BIZ UDPゴシック" w:eastAsia="BIZ UDPゴシック" w:hAnsi="BIZ UDPゴシック"/>
          <w:b/>
          <w:bCs/>
          <w:color w:val="FFFFFF"/>
        </w:rPr>
        <w:t>〈 見込量確保の方策 〉</w:t>
      </w:r>
    </w:p>
    <w:p w14:paraId="1C538999"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第7期の利用実績は、児童発達支援は月5～7人でおおむね横ばい、放課後等デイサービスは年少人口の減少等を背景に減少傾向にあり、第8期は令和8年度の実績見込みと同程度の利用を見込んでいます。関係機関と連携し、保育所や放課後児童健全育成事業等において、障がい児やその保護者の利用ニーズに応じた受け入れ体制の整備を推進するとともに、児童発達支援センターの中核機能（インクルージョン推進機能等）を活かし、保育所等訪問支援の利用拡大を図ります。居宅訪問型児童発達支援については、事業所間と連携し、今後の利用に備えて実施を検討していきます。</w:t>
      </w:r>
    </w:p>
    <w:p>
      <w:pPr>
        <w:pBdr>
          <w:left w:val="single" w:sz="18" w:space="4" w:color="538135" w:themeColor="accent6" w:themeShade="BF"/>
        </w:pBdr>
        <w:spacing w:after="200" w:line="360" w:lineRule="auto"/>
        <w:ind w:firstLineChars="100" w:firstLine="220"/>
        <w:rPr>
          <w:ins w:id="90026" w:author="Ryo Wakayama" w:date="2026-10-20T09:00:00Z"/>
          <w:rFonts w:ascii="BIZ UDPゴシック" w:eastAsia="BIZ UDPゴシック" w:hAnsi="BIZ UDPゴシック"/>
        </w:rPr>
      </w:pPr>
      <w:ins w:id="90027" w:author="Ryo Wakayama" w:date="2026-10-20T09:00:00Z">
        <w:r>
          <w:rPr>
            <w:rFonts w:ascii="BIZ UDPゴシック" w:eastAsia="BIZ UDPゴシック" w:hAnsi="BIZ UDPゴシック"/>
            <w:sz w:val="22"/>
            <w:szCs w:val="22"/>
          </w:rPr>
          <w:t xml:space="preserve">見込量は、国の基本指針により、保育所や認定こども園等における障がい児の受入れの体制の整備状況を踏まえて設定するものとされています。保育所等での受入れが広がれば児童発達支援等の量は減り、受入れが難しくなれば増えるため、町の保育担当部局と受入れの状況を毎年度確かめ、見込量に反映します。【要確認：保育所等における障がい児の受入れの状況】</w:t>
        </w:r>
      </w:ins>
    </w:p>
    <w:p w14:paraId="4BD27604"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2　障がい児相談支援</w:t>
      </w:r>
    </w:p>
    <w:p w14:paraId="64066393" w14:textId="77777777" w:rsidR="009D6CAB" w:rsidRPr="00370011" w:rsidRDefault="009D6CAB" w:rsidP="005A6B3F">
      <w:pPr>
        <w:pStyle w:val="a4"/>
      </w:pPr>
    </w:p>
    <w:p>
      <w:pPr>
        <w:spacing w:before="260" w:after="160"/>
        <w:rPr>
          <w:ins w:id="92026" w:author="Ryo Wakayama" w:date="2026-10-20T09:00:00Z"/>
          <w:rFonts w:ascii="BIZ UDPゴシック" w:eastAsia="BIZ UDPゴシック" w:hAnsi="BIZ UDPゴシック"/>
        </w:rPr>
      </w:pPr>
      <w:ins w:id="92027" w:author="Ryo Wakayama" w:date="2026-10-20T09:00:00Z">
        <w:r>
          <w:rPr>
            <w:rFonts w:ascii="BIZ UDPゴシック" w:eastAsia="BIZ UDPゴシック" w:hAnsi="BIZ UDPゴシック"/>
            <w:sz w:val="22"/>
            <w:szCs w:val="22"/>
          </w:rPr>
          <w:t xml:space="preserve">【表121】障がい児相談支援の内容</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00"/>
      </w:tblGrid>
      <w:tr w:rsidR="009D6CAB" w:rsidRPr="00370011" w14:paraId="635CDB8A" w14:textId="77777777">
        <w:trPr>
          <w:cantSplit/>
          <w:tblHeader/>
        </w:trPr>
        <w:tc>
          <w:tcPr>
            <w:tcW w:w="6500" w:type="dxa"/>
            <w:shd w:val="clear" w:color="auto" w:fill="DCE8DC"/>
            <w:tcMar>
              <w:top w:w="130" w:type="dxa"/>
              <w:left w:w="130" w:type="dxa"/>
              <w:bottom w:w="130" w:type="dxa"/>
              <w:right w:w="130" w:type="dxa"/>
            </w:tcMar>
            <w:vAlign w:val="center"/>
          </w:tcPr>
          <w:p w14:paraId="6426DC5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41E0AD1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623C0E68" w14:textId="77777777">
        <w:trPr>
          <w:cantSplit/>
        </w:trPr>
        <w:tc>
          <w:tcPr>
            <w:tcW w:w="6500" w:type="dxa"/>
            <w:tcMar>
              <w:top w:w="130" w:type="dxa"/>
              <w:left w:w="130" w:type="dxa"/>
              <w:bottom w:w="130" w:type="dxa"/>
              <w:right w:w="130" w:type="dxa"/>
            </w:tcMar>
            <w:vAlign w:val="center"/>
          </w:tcPr>
          <w:p w14:paraId="7C5F1FF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障がい児通所支援を申請した障がい児について、サービス等利用計画の作成、及び支給決定後のサービス等利用計画の見直し（モニタリング）を行った場合、障がい児相談支援給付費を支給します。</w:t>
            </w:r>
          </w:p>
        </w:tc>
        <w:tc>
          <w:tcPr>
            <w:tcW w:w="2500" w:type="dxa"/>
            <w:tcMar>
              <w:top w:w="130" w:type="dxa"/>
              <w:left w:w="130" w:type="dxa"/>
              <w:bottom w:w="130" w:type="dxa"/>
              <w:right w:w="130" w:type="dxa"/>
            </w:tcMar>
            <w:vAlign w:val="center"/>
          </w:tcPr>
          <w:p w14:paraId="685A109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障がい児通所支援を申請した障がい児であって、町が障がい児支援利用計画案の提出を求めた者</w:t>
            </w:r>
          </w:p>
        </w:tc>
      </w:tr>
    </w:tbl>
    <w:p w14:paraId="35018E8A" w14:textId="77777777" w:rsidR="009D6CAB" w:rsidRPr="00370011" w:rsidRDefault="00000000" w:rsidP="00F57DF2">
      <w:pPr>
        <w:spacing w:before="260" w:after="160"/>
        <w:rPr>
          <w:rFonts w:ascii="BIZ UDPゴシック" w:eastAsia="BIZ UDPゴシック" w:hAnsi="BIZ UDPゴシック"/>
        </w:rPr>
      </w:pPr>
      <w:del w:id="92028" w:author="Ryo Wakayama" w:date="2026-10-23T09:00:00Z">
        <w:r>
          <w:rPr>
            <w:rFonts w:ascii="BIZ UDPゴシック" w:eastAsia="BIZ UDPゴシック" w:hAnsi="BIZ UDPゴシック"/>
            <w:b/>
            <w:bCs/>
            <w:sz w:val="22"/>
            <w:szCs w:val="22"/>
          </w:rPr>
          <w:delText xml:space="preserve">■</w:delText>
        </w:r>
      </w:del>
      <w:ins w:id="92029" w:author="Ryo Wakayama" w:date="2026-10-23T09:00:00Z">
        <w:r>
          <w:rPr>
            <w:rFonts w:ascii="BIZ UDPゴシック" w:eastAsia="BIZ UDPゴシック" w:hAnsi="BIZ UDPゴシック"/>
            <w:b/>
            <w:bCs/>
            <w:sz w:val="22"/>
            <w:szCs w:val="22"/>
          </w:rPr>
          <w:t xml:space="preserve">【表122】障がい児相談支援の</w:t>
        </w:r>
      </w:ins>
      <w:r>
        <w:rPr>
          <w:rFonts w:ascii="BIZ UDPゴシック" w:eastAsia="BIZ UDPゴシック" w:hAnsi="BIZ UDPゴシック"/>
          <w:b/>
          <w:bCs/>
          <w:sz w:val="22"/>
          <w:szCs w:val="22"/>
        </w:rPr>
        <w:t xml:space="preserve">第7期の実績（1か月あたり）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66808711" w14:textId="77777777">
        <w:trPr>
          <w:cantSplit/>
          <w:tblHeader/>
        </w:trPr>
        <w:tc>
          <w:tcPr>
            <w:tcW w:w="2400" w:type="dxa"/>
            <w:shd w:val="clear" w:color="auto" w:fill="DCE8DC"/>
            <w:tcMar>
              <w:top w:w="130" w:type="dxa"/>
              <w:left w:w="130" w:type="dxa"/>
              <w:bottom w:w="130" w:type="dxa"/>
              <w:right w:w="130" w:type="dxa"/>
            </w:tcMar>
            <w:vAlign w:val="center"/>
          </w:tcPr>
          <w:p w14:paraId="17C6070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第7期</w:t>
            </w:r>
          </w:p>
        </w:tc>
        <w:tc>
          <w:tcPr>
            <w:tcW w:w="2200" w:type="dxa"/>
            <w:shd w:val="clear" w:color="auto" w:fill="DCE8DC"/>
            <w:tcMar>
              <w:top w:w="130" w:type="dxa"/>
              <w:left w:w="130" w:type="dxa"/>
              <w:bottom w:w="130" w:type="dxa"/>
              <w:right w:w="130" w:type="dxa"/>
            </w:tcMar>
            <w:vAlign w:val="center"/>
          </w:tcPr>
          <w:p w14:paraId="230912B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令和6年度</w:t>
            </w:r>
          </w:p>
        </w:tc>
        <w:tc>
          <w:tcPr>
            <w:tcW w:w="2200" w:type="dxa"/>
            <w:shd w:val="clear" w:color="auto" w:fill="DCE8DC"/>
            <w:tcMar>
              <w:top w:w="130" w:type="dxa"/>
              <w:left w:w="130" w:type="dxa"/>
              <w:bottom w:w="130" w:type="dxa"/>
              <w:right w:w="130" w:type="dxa"/>
            </w:tcMar>
            <w:vAlign w:val="center"/>
          </w:tcPr>
          <w:p w14:paraId="2E1F57D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令和7年度</w:t>
            </w:r>
          </w:p>
        </w:tc>
        <w:tc>
          <w:tcPr>
            <w:tcW w:w="2200" w:type="dxa"/>
            <w:shd w:val="clear" w:color="auto" w:fill="DCE8DC"/>
            <w:tcMar>
              <w:top w:w="130" w:type="dxa"/>
              <w:left w:w="130" w:type="dxa"/>
              <w:bottom w:w="130" w:type="dxa"/>
              <w:right w:w="130" w:type="dxa"/>
            </w:tcMar>
            <w:vAlign w:val="center"/>
          </w:tcPr>
          <w:p w14:paraId="03797B6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令和8年度</w:t>
            </w:r>
          </w:p>
        </w:tc>
      </w:tr>
      <w:tr w:rsidR="009D6CAB" w:rsidRPr="00370011" w14:paraId="32A5CFAD" w14:textId="77777777">
        <w:trPr>
          <w:cantSplit/>
        </w:trPr>
        <w:tc>
          <w:tcPr>
            <w:tcW w:w="2400" w:type="dxa"/>
            <w:tcMar>
              <w:top w:w="130" w:type="dxa"/>
              <w:left w:w="130" w:type="dxa"/>
              <w:bottom w:w="130" w:type="dxa"/>
              <w:right w:w="130" w:type="dxa"/>
            </w:tcMar>
            <w:vAlign w:val="center"/>
          </w:tcPr>
          <w:p w14:paraId="6BCA972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障がい児相談支援</w:t>
            </w:r>
          </w:p>
        </w:tc>
        <w:tc>
          <w:tcPr>
            <w:tcW w:w="2200" w:type="dxa"/>
            <w:tcMar>
              <w:top w:w="130" w:type="dxa"/>
              <w:left w:w="130" w:type="dxa"/>
              <w:bottom w:w="130" w:type="dxa"/>
              <w:right w:w="130" w:type="dxa"/>
            </w:tcMar>
            <w:vAlign w:val="center"/>
          </w:tcPr>
          <w:p w14:paraId="5615964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4人</w:t>
            </w:r>
          </w:p>
        </w:tc>
        <w:tc>
          <w:tcPr>
            <w:tcW w:w="2200" w:type="dxa"/>
            <w:tcMar>
              <w:top w:w="130" w:type="dxa"/>
              <w:left w:w="130" w:type="dxa"/>
              <w:bottom w:w="130" w:type="dxa"/>
              <w:right w:w="130" w:type="dxa"/>
            </w:tcMar>
            <w:vAlign w:val="center"/>
          </w:tcPr>
          <w:p w14:paraId="1533C77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4人</w:t>
            </w:r>
          </w:p>
        </w:tc>
        <w:tc>
          <w:tcPr>
            <w:tcW w:w="2200" w:type="dxa"/>
            <w:tcMar>
              <w:top w:w="130" w:type="dxa"/>
              <w:left w:w="130" w:type="dxa"/>
              <w:bottom w:w="130" w:type="dxa"/>
              <w:right w:w="130" w:type="dxa"/>
            </w:tcMar>
            <w:vAlign w:val="center"/>
          </w:tcPr>
          <w:p w14:paraId="7E76E7C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r w:rsidR="009D6CAB" w:rsidRPr="00370011" w14:paraId="32A5CFAD" w14:textId="77777777">
        <w:trPr>
          <w:cantSplit/>
          <w:ins w:id="90266" w:author="Ryo Wakayama" w:date="2026-10-20T09:00:00Z"/>
        </w:trPr>
        <w:tc>
          <w:tcPr>
            <w:tcW w:w="2400" w:type="dxa"/>
            <w:tcMar>
              <w:top w:w="130" w:type="dxa"/>
              <w:left w:w="130" w:type="dxa"/>
              <w:bottom w:w="130" w:type="dxa"/>
              <w:right w:w="130" w:type="dxa"/>
            </w:tcMar>
            <w:vAlign w:val="center"/>
          </w:tcPr>
          <w:p w14:paraId="6BCA9727" w14:textId="77777777" w:rsidR="009D6CAB" w:rsidRPr="00370011" w:rsidRDefault="00000000">
            <w:pPr>
              <w:spacing w:line="320" w:lineRule="auto"/>
              <w:rPr>
                <w:ins w:id="90267" w:author="Ryo Wakayama" w:date="2026-10-20T09:00:00Z"/>
                <w:rFonts w:ascii="BIZ UDPゴシック" w:eastAsia="BIZ UDPゴシック" w:hAnsi="BIZ UDPゴシック"/>
              </w:rPr>
            </w:pPr>
            <w:ins w:id="90268" w:author="Ryo Wakayama" w:date="2026-10-20T09:00:00Z">
              <w:r>
                <w:rPr>
                  <w:rFonts w:ascii="BIZ UDPゴシック" w:eastAsia="BIZ UDPゴシック" w:hAnsi="BIZ UDPゴシック"/>
                  <w:sz w:val="20"/>
                  <w:szCs w:val="20"/>
                </w:rPr>
                <w:t xml:space="preserve">　第7期の計画値</w:t>
              </w:r>
            </w:ins>
          </w:p>
        </w:tc>
        <w:tc>
          <w:tcPr>
            <w:tcW w:w="2200" w:type="dxa"/>
            <w:tcMar>
              <w:top w:w="130" w:type="dxa"/>
              <w:left w:w="130" w:type="dxa"/>
              <w:bottom w:w="130" w:type="dxa"/>
              <w:right w:w="130" w:type="dxa"/>
            </w:tcMar>
            <w:vAlign w:val="center"/>
          </w:tcPr>
          <w:p w14:paraId="5615964C" w14:textId="77777777" w:rsidR="009D6CAB" w:rsidRPr="00370011" w:rsidRDefault="00000000">
            <w:pPr>
              <w:spacing w:line="320" w:lineRule="auto"/>
              <w:rPr>
                <w:ins w:id="90269" w:author="Ryo Wakayama" w:date="2026-10-20T09:00:00Z"/>
                <w:rFonts w:ascii="BIZ UDPゴシック" w:eastAsia="BIZ UDPゴシック" w:hAnsi="BIZ UDPゴシック"/>
              </w:rPr>
            </w:pPr>
            <w:ins w:id="90270" w:author="Ryo Wakayama" w:date="2026-10-20T09:00:00Z">
              <w:r>
                <w:rPr>
                  <w:rFonts w:ascii="BIZ UDPゴシック" w:eastAsia="BIZ UDPゴシック" w:hAnsi="BIZ UDPゴシック"/>
                  <w:sz w:val="20"/>
                  <w:szCs w:val="20"/>
                </w:rPr>
                <w:t xml:space="preserve">0人</w:t>
              </w:r>
            </w:ins>
          </w:p>
        </w:tc>
        <w:tc>
          <w:tcPr>
            <w:tcW w:w="2200" w:type="dxa"/>
            <w:tcMar>
              <w:top w:w="130" w:type="dxa"/>
              <w:left w:w="130" w:type="dxa"/>
              <w:bottom w:w="130" w:type="dxa"/>
              <w:right w:w="130" w:type="dxa"/>
            </w:tcMar>
            <w:vAlign w:val="center"/>
          </w:tcPr>
          <w:p w14:paraId="1533C771" w14:textId="77777777" w:rsidR="009D6CAB" w:rsidRPr="00370011" w:rsidRDefault="00000000">
            <w:pPr>
              <w:spacing w:line="320" w:lineRule="auto"/>
              <w:rPr>
                <w:ins w:id="90271" w:author="Ryo Wakayama" w:date="2026-10-20T09:00:00Z"/>
                <w:rFonts w:ascii="BIZ UDPゴシック" w:eastAsia="BIZ UDPゴシック" w:hAnsi="BIZ UDPゴシック"/>
              </w:rPr>
            </w:pPr>
            <w:ins w:id="90272" w:author="Ryo Wakayama" w:date="2026-10-20T09:00:00Z">
              <w:r>
                <w:rPr>
                  <w:rFonts w:ascii="BIZ UDPゴシック" w:eastAsia="BIZ UDPゴシック" w:hAnsi="BIZ UDPゴシック"/>
                  <w:sz w:val="20"/>
                  <w:szCs w:val="20"/>
                </w:rPr>
                <w:t xml:space="preserve">0人</w:t>
              </w:r>
            </w:ins>
          </w:p>
        </w:tc>
        <w:tc>
          <w:tcPr>
            <w:tcW w:w="2200" w:type="dxa"/>
            <w:tcMar>
              <w:top w:w="130" w:type="dxa"/>
              <w:left w:w="130" w:type="dxa"/>
              <w:bottom w:w="130" w:type="dxa"/>
              <w:right w:w="130" w:type="dxa"/>
            </w:tcMar>
            <w:vAlign w:val="center"/>
          </w:tcPr>
          <w:p w14:paraId="7E76E7C1" w14:textId="77777777" w:rsidR="009D6CAB" w:rsidRPr="00370011" w:rsidRDefault="00000000">
            <w:pPr>
              <w:spacing w:line="320" w:lineRule="auto"/>
              <w:rPr>
                <w:ins w:id="90273" w:author="Ryo Wakayama" w:date="2026-10-20T09:00:00Z"/>
                <w:rFonts w:ascii="BIZ UDPゴシック" w:eastAsia="BIZ UDPゴシック" w:hAnsi="BIZ UDPゴシック"/>
              </w:rPr>
            </w:pPr>
            <w:ins w:id="90274" w:author="Ryo Wakayama" w:date="2026-10-20T09:00:00Z">
              <w:r>
                <w:rPr>
                  <w:rFonts w:ascii="BIZ UDPゴシック" w:eastAsia="BIZ UDPゴシック" w:hAnsi="BIZ UDPゴシック"/>
                  <w:sz w:val="20"/>
                  <w:szCs w:val="20"/>
                </w:rPr>
                <w:t xml:space="preserve">0人</w:t>
              </w:r>
            </w:ins>
          </w:p>
        </w:tc>
      </w:tr>
    </w:tbl>
    <w:p>
      <w:pPr>
        <w:spacing w:line="240" w:lineRule="auto"/>
        <w:jc w:val="right"/>
        <w:rPr>
          <w:ins w:id="92030" w:author="Ryo Wakayama" w:date="2026-10-20T09:00:00Z"/>
          <w:rFonts w:ascii="BIZ UDPゴシック" w:eastAsia="BIZ UDPゴシック" w:hAnsi="BIZ UDPゴシック"/>
        </w:rPr>
      </w:pPr>
      <w:ins w:id="92031" w:author="Ryo Wakayama" w:date="2026-10-20T09:00:00Z">
        <w:r>
          <w:rPr>
            <w:rFonts w:ascii="BIZ UDPゴシック" w:eastAsia="BIZ UDPゴシック" w:hAnsi="BIZ UDPゴシック"/>
            <w:sz w:val="18"/>
            <w:szCs w:val="18"/>
          </w:rPr>
          <w:t xml:space="preserve">資料：健康福祉課（障がい福祉サービス等の給付実績。令和8年度は見込み）、第7期の計画値は前回計画（令和6年3月）</w:t>
        </w:r>
      </w:ins>
    </w:p>
    <w:p w14:paraId="1E1CDD5E" w14:textId="77777777" w:rsidR="009D6CAB" w:rsidRPr="00370011" w:rsidRDefault="00000000" w:rsidP="00F57DF2">
      <w:pPr>
        <w:spacing w:before="260" w:after="160"/>
        <w:rPr>
          <w:rFonts w:ascii="BIZ UDPゴシック" w:eastAsia="BIZ UDPゴシック" w:hAnsi="BIZ UDPゴシック"/>
        </w:rPr>
      </w:pPr>
      <w:del w:id="92032" w:author="Ryo Wakayama" w:date="2026-10-23T09:00:00Z">
        <w:r>
          <w:rPr>
            <w:rFonts w:ascii="BIZ UDPゴシック" w:eastAsia="BIZ UDPゴシック" w:hAnsi="BIZ UDPゴシック"/>
            <w:b/>
            <w:bCs/>
            <w:sz w:val="22"/>
            <w:szCs w:val="22"/>
          </w:rPr>
          <w:delText xml:space="preserve">■</w:delText>
        </w:r>
      </w:del>
      <w:ins w:id="92033" w:author="Ryo Wakayama" w:date="2026-10-23T09:00:00Z">
        <w:r>
          <w:rPr>
            <w:rFonts w:ascii="BIZ UDPゴシック" w:eastAsia="BIZ UDPゴシック" w:hAnsi="BIZ UDPゴシック"/>
            <w:b/>
            <w:bCs/>
            <w:sz w:val="22"/>
            <w:szCs w:val="22"/>
          </w:rPr>
          <w:t xml:space="preserve">【表123】障がい児相談支援の</w:t>
        </w:r>
      </w:ins>
      <w:r>
        <w:rPr>
          <w:rFonts w:ascii="BIZ UDPゴシック" w:eastAsia="BIZ UDPゴシック" w:hAnsi="BIZ UDPゴシック"/>
          <w:b/>
          <w:bCs/>
          <w:sz w:val="22"/>
          <w:szCs w:val="22"/>
        </w:rPr>
        <w:t xml:space="preserve">第8期の見込量（1か月あたり）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042D9250" w14:textId="77777777">
        <w:trPr>
          <w:cantSplit/>
          <w:tblHeader/>
        </w:trPr>
        <w:tc>
          <w:tcPr>
            <w:tcW w:w="2400" w:type="dxa"/>
            <w:shd w:val="clear" w:color="auto" w:fill="DCE8DC"/>
            <w:tcMar>
              <w:top w:w="130" w:type="dxa"/>
              <w:left w:w="130" w:type="dxa"/>
              <w:bottom w:w="130" w:type="dxa"/>
              <w:right w:w="130" w:type="dxa"/>
            </w:tcMar>
            <w:vAlign w:val="center"/>
          </w:tcPr>
          <w:p w14:paraId="5465177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lastRenderedPageBreak/>
              <w:t>第8期</w:t>
            </w:r>
          </w:p>
        </w:tc>
        <w:tc>
          <w:tcPr>
            <w:tcW w:w="2200" w:type="dxa"/>
            <w:shd w:val="clear" w:color="auto" w:fill="DCE8DC"/>
            <w:tcMar>
              <w:top w:w="130" w:type="dxa"/>
              <w:left w:w="130" w:type="dxa"/>
              <w:bottom w:w="130" w:type="dxa"/>
              <w:right w:w="130" w:type="dxa"/>
            </w:tcMar>
            <w:vAlign w:val="center"/>
          </w:tcPr>
          <w:p w14:paraId="45432D6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令和9年度</w:t>
            </w:r>
          </w:p>
        </w:tc>
        <w:tc>
          <w:tcPr>
            <w:tcW w:w="2200" w:type="dxa"/>
            <w:shd w:val="clear" w:color="auto" w:fill="DCE8DC"/>
            <w:tcMar>
              <w:top w:w="130" w:type="dxa"/>
              <w:left w:w="130" w:type="dxa"/>
              <w:bottom w:w="130" w:type="dxa"/>
              <w:right w:w="130" w:type="dxa"/>
            </w:tcMar>
            <w:vAlign w:val="center"/>
          </w:tcPr>
          <w:p w14:paraId="3D312F6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22F3F5E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663937A5" w14:textId="77777777">
        <w:trPr>
          <w:cantSplit/>
        </w:trPr>
        <w:tc>
          <w:tcPr>
            <w:tcW w:w="2400" w:type="dxa"/>
            <w:tcMar>
              <w:top w:w="130" w:type="dxa"/>
              <w:left w:w="130" w:type="dxa"/>
              <w:bottom w:w="130" w:type="dxa"/>
              <w:right w:w="130" w:type="dxa"/>
            </w:tcMar>
            <w:vAlign w:val="center"/>
          </w:tcPr>
          <w:p w14:paraId="6352B00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障がい児相談支援</w:t>
            </w:r>
          </w:p>
        </w:tc>
        <w:tc>
          <w:tcPr>
            <w:tcW w:w="2200" w:type="dxa"/>
            <w:tcMar>
              <w:top w:w="130" w:type="dxa"/>
              <w:left w:w="130" w:type="dxa"/>
              <w:bottom w:w="130" w:type="dxa"/>
              <w:right w:w="130" w:type="dxa"/>
            </w:tcMar>
            <w:vAlign w:val="center"/>
          </w:tcPr>
          <w:p w14:paraId="7638A3E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4人</w:t>
            </w:r>
          </w:p>
        </w:tc>
        <w:tc>
          <w:tcPr>
            <w:tcW w:w="2200" w:type="dxa"/>
            <w:tcMar>
              <w:top w:w="130" w:type="dxa"/>
              <w:left w:w="130" w:type="dxa"/>
              <w:bottom w:w="130" w:type="dxa"/>
              <w:right w:w="130" w:type="dxa"/>
            </w:tcMar>
            <w:vAlign w:val="center"/>
          </w:tcPr>
          <w:p w14:paraId="75F4FC8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4人</w:t>
            </w:r>
          </w:p>
        </w:tc>
        <w:tc>
          <w:tcPr>
            <w:tcW w:w="2200" w:type="dxa"/>
            <w:tcMar>
              <w:top w:w="130" w:type="dxa"/>
              <w:left w:w="130" w:type="dxa"/>
              <w:bottom w:w="130" w:type="dxa"/>
              <w:right w:w="130" w:type="dxa"/>
            </w:tcMar>
            <w:vAlign w:val="center"/>
          </w:tcPr>
          <w:p w14:paraId="5288D3F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4人</w:t>
            </w:r>
          </w:p>
        </w:tc>
      </w:tr>
    </w:tbl>
    <w:p>
      <w:pPr>
        <w:spacing w:line="240" w:lineRule="auto"/>
        <w:jc w:val="right"/>
        <w:rPr>
          <w:ins w:id="92034" w:author="Ryo Wakayama" w:date="2026-10-20T09:00:00Z"/>
          <w:rFonts w:ascii="BIZ UDPゴシック" w:eastAsia="BIZ UDPゴシック" w:hAnsi="BIZ UDPゴシック"/>
        </w:rPr>
      </w:pPr>
      <w:ins w:id="92035" w:author="Ryo Wakayama" w:date="2026-10-20T09:00:00Z">
        <w:r>
          <w:rPr>
            <w:rFonts w:ascii="BIZ UDPゴシック" w:eastAsia="BIZ UDPゴシック" w:hAnsi="BIZ UDPゴシック"/>
            <w:sz w:val="18"/>
            <w:szCs w:val="18"/>
          </w:rPr>
          <w:t xml:space="preserve">資料：本計画による推計（本章冒頭の見込量の定め方による）</w:t>
        </w:r>
      </w:ins>
    </w:p>
    <w:p w14:paraId="3C18B19F" w14:textId="77777777" w:rsidR="00193735" w:rsidRDefault="00193735" w:rsidP="00193735">
      <w:pPr>
        <w:pStyle w:val="a4"/>
      </w:pPr>
    </w:p>
    <w:p w14:paraId="1A630432" w14:textId="77777777" w:rsidR="009D6CAB" w:rsidRPr="00193735"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63A4A710"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児通所支援の適切な利用を支える重要なサービスであることから、より専門的な相談支援ができるよう事業所と連携して支援内容の充実を図ります。第5章に掲げる「障がい児等への伴走的な相談支援体制の構築」を踏まえ、こども家庭センターや関係機関との連携体制を確保し、県が開催する研修等への参加を積極的に促します。</w:t>
      </w:r>
    </w:p>
    <w:p w14:paraId="3EA9F3CB"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3　医療的ケアを要する障がい児に対する支援</w:t>
      </w:r>
    </w:p>
    <w:p w14:paraId="18FA8A91" w14:textId="77777777" w:rsidR="009D6CAB" w:rsidRPr="00370011" w:rsidRDefault="009D6CAB" w:rsidP="005A6B3F">
      <w:pPr>
        <w:pStyle w:val="a4"/>
      </w:pPr>
    </w:p>
    <w:p>
      <w:pPr>
        <w:spacing w:before="260" w:after="160"/>
        <w:rPr>
          <w:ins w:id="92036" w:author="Ryo Wakayama" w:date="2026-10-20T09:00:00Z"/>
          <w:rFonts w:ascii="BIZ UDPゴシック" w:eastAsia="BIZ UDPゴシック" w:hAnsi="BIZ UDPゴシック"/>
        </w:rPr>
      </w:pPr>
      <w:ins w:id="92037" w:author="Ryo Wakayama" w:date="2026-10-20T09:00:00Z">
        <w:r>
          <w:rPr>
            <w:rFonts w:ascii="BIZ UDPゴシック" w:eastAsia="BIZ UDPゴシック" w:hAnsi="BIZ UDPゴシック"/>
            <w:sz w:val="22"/>
            <w:szCs w:val="22"/>
          </w:rPr>
          <w:t xml:space="preserve">【表124】医療的ケアを要する障がい児に対する支援の内容</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00"/>
      </w:tblGrid>
      <w:tr w:rsidR="009D6CAB" w:rsidRPr="00370011" w14:paraId="1F7CB50F" w14:textId="77777777">
        <w:trPr>
          <w:cantSplit/>
          <w:tblHeader/>
        </w:trPr>
        <w:tc>
          <w:tcPr>
            <w:tcW w:w="6500" w:type="dxa"/>
            <w:shd w:val="clear" w:color="auto" w:fill="DCE8DC"/>
            <w:tcMar>
              <w:top w:w="130" w:type="dxa"/>
              <w:left w:w="130" w:type="dxa"/>
              <w:bottom w:w="130" w:type="dxa"/>
              <w:right w:w="130" w:type="dxa"/>
            </w:tcMar>
            <w:vAlign w:val="center"/>
          </w:tcPr>
          <w:p w14:paraId="5EA28BA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1CD4819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45425EB9" w14:textId="77777777">
        <w:trPr>
          <w:cantSplit/>
        </w:trPr>
        <w:tc>
          <w:tcPr>
            <w:tcW w:w="6500" w:type="dxa"/>
            <w:tcMar>
              <w:top w:w="130" w:type="dxa"/>
              <w:left w:w="130" w:type="dxa"/>
              <w:bottom w:w="130" w:type="dxa"/>
              <w:right w:w="130" w:type="dxa"/>
            </w:tcMar>
            <w:vAlign w:val="center"/>
          </w:tcPr>
          <w:p w14:paraId="0E3AB83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医療的ケア児が、地域において必要な支援を円滑に受けることができるよう、保健、医療、福祉その他の各関連分野の支援を行う機関との連絡調整を行うコーディネーターを配置します。</w:t>
            </w:r>
          </w:p>
        </w:tc>
        <w:tc>
          <w:tcPr>
            <w:tcW w:w="2500" w:type="dxa"/>
            <w:tcMar>
              <w:top w:w="130" w:type="dxa"/>
              <w:left w:w="130" w:type="dxa"/>
              <w:bottom w:w="130" w:type="dxa"/>
              <w:right w:w="130" w:type="dxa"/>
            </w:tcMar>
            <w:vAlign w:val="center"/>
          </w:tcPr>
          <w:p w14:paraId="7DB9356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ＮＩＣＵ等に長期間入院した後、引き続き人工呼吸器や胃ろう等を使用し、たんの吸引や経管栄養などの医療的ケアが必要な障がい児（医療的ケア児）</w:t>
            </w:r>
          </w:p>
        </w:tc>
      </w:tr>
    </w:tbl>
    <w:p w14:paraId="1E38C2F0" w14:textId="77777777" w:rsidR="009D6CAB" w:rsidRPr="00370011" w:rsidRDefault="00000000" w:rsidP="005A6B3F">
      <w:pPr>
        <w:spacing w:before="260" w:after="160"/>
        <w:rPr>
          <w:rFonts w:ascii="BIZ UDPゴシック" w:eastAsia="BIZ UDPゴシック" w:hAnsi="BIZ UDPゴシック"/>
        </w:rPr>
      </w:pPr>
      <w:del w:id="92038" w:author="Ryo Wakayama" w:date="2026-10-23T09:00:00Z">
        <w:r>
          <w:rPr>
            <w:rFonts w:ascii="BIZ UDPゴシック" w:eastAsia="BIZ UDPゴシック" w:hAnsi="BIZ UDPゴシック"/>
            <w:b/>
            <w:bCs/>
            <w:sz w:val="22"/>
            <w:szCs w:val="22"/>
          </w:rPr>
          <w:delText xml:space="preserve">■</w:delText>
        </w:r>
      </w:del>
      <w:ins w:id="92039" w:author="Ryo Wakayama" w:date="2026-10-23T09:00:00Z">
        <w:r>
          <w:rPr>
            <w:rFonts w:ascii="BIZ UDPゴシック" w:eastAsia="BIZ UDPゴシック" w:hAnsi="BIZ UDPゴシック"/>
            <w:b/>
            <w:bCs/>
            <w:sz w:val="22"/>
            <w:szCs w:val="22"/>
          </w:rPr>
          <w:t xml:space="preserve">【表125】医療的ケアを要する障がい児に対する支援の</w:t>
        </w:r>
      </w:ins>
      <w:r>
        <w:rPr>
          <w:rFonts w:ascii="BIZ UDPゴシック" w:eastAsia="BIZ UDPゴシック" w:hAnsi="BIZ UDPゴシック"/>
          <w:b/>
          <w:bCs/>
          <w:sz w:val="22"/>
          <w:szCs w:val="22"/>
        </w:rPr>
        <w:t xml:space="preserve">第7期の実績</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2A190D10" w14:textId="77777777">
        <w:trPr>
          <w:cantSplit/>
          <w:tblHeader/>
        </w:trPr>
        <w:tc>
          <w:tcPr>
            <w:tcW w:w="2400" w:type="dxa"/>
            <w:shd w:val="clear" w:color="auto" w:fill="DCE8DC"/>
            <w:tcMar>
              <w:top w:w="130" w:type="dxa"/>
              <w:left w:w="130" w:type="dxa"/>
              <w:bottom w:w="130" w:type="dxa"/>
              <w:right w:w="130" w:type="dxa"/>
            </w:tcMar>
            <w:vAlign w:val="center"/>
          </w:tcPr>
          <w:p w14:paraId="029B41F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第7期</w:t>
            </w:r>
          </w:p>
        </w:tc>
        <w:tc>
          <w:tcPr>
            <w:tcW w:w="2200" w:type="dxa"/>
            <w:shd w:val="clear" w:color="auto" w:fill="DCE8DC"/>
            <w:tcMar>
              <w:top w:w="130" w:type="dxa"/>
              <w:left w:w="130" w:type="dxa"/>
              <w:bottom w:w="130" w:type="dxa"/>
              <w:right w:w="130" w:type="dxa"/>
            </w:tcMar>
            <w:vAlign w:val="center"/>
          </w:tcPr>
          <w:p w14:paraId="193E4CD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令和6年度</w:t>
            </w:r>
          </w:p>
        </w:tc>
        <w:tc>
          <w:tcPr>
            <w:tcW w:w="2200" w:type="dxa"/>
            <w:shd w:val="clear" w:color="auto" w:fill="DCE8DC"/>
            <w:tcMar>
              <w:top w:w="130" w:type="dxa"/>
              <w:left w:w="130" w:type="dxa"/>
              <w:bottom w:w="130" w:type="dxa"/>
              <w:right w:w="130" w:type="dxa"/>
            </w:tcMar>
            <w:vAlign w:val="center"/>
          </w:tcPr>
          <w:p w14:paraId="0617939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令和7年度</w:t>
            </w:r>
          </w:p>
        </w:tc>
        <w:tc>
          <w:tcPr>
            <w:tcW w:w="2200" w:type="dxa"/>
            <w:shd w:val="clear" w:color="auto" w:fill="DCE8DC"/>
            <w:tcMar>
              <w:top w:w="130" w:type="dxa"/>
              <w:left w:w="130" w:type="dxa"/>
              <w:bottom w:w="130" w:type="dxa"/>
              <w:right w:w="130" w:type="dxa"/>
            </w:tcMar>
            <w:vAlign w:val="center"/>
          </w:tcPr>
          <w:p w14:paraId="5186593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令和8年度</w:t>
            </w:r>
          </w:p>
        </w:tc>
      </w:tr>
      <w:tr w:rsidR="009D6CAB" w:rsidRPr="00370011" w14:paraId="5D0FA8BA" w14:textId="77777777">
        <w:trPr>
          <w:cantSplit/>
        </w:trPr>
        <w:tc>
          <w:tcPr>
            <w:tcW w:w="2400" w:type="dxa"/>
            <w:tcMar>
              <w:top w:w="130" w:type="dxa"/>
              <w:left w:w="130" w:type="dxa"/>
              <w:bottom w:w="130" w:type="dxa"/>
              <w:right w:w="130" w:type="dxa"/>
            </w:tcMar>
            <w:vAlign w:val="center"/>
          </w:tcPr>
          <w:p w14:paraId="1E16EB3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医療的ケア児等コーディネーターの配置人数</w:t>
            </w:r>
          </w:p>
        </w:tc>
        <w:tc>
          <w:tcPr>
            <w:tcW w:w="2200" w:type="dxa"/>
            <w:tcMar>
              <w:top w:w="130" w:type="dxa"/>
              <w:left w:w="130" w:type="dxa"/>
              <w:bottom w:w="130" w:type="dxa"/>
              <w:right w:w="130" w:type="dxa"/>
            </w:tcMar>
            <w:vAlign w:val="center"/>
          </w:tcPr>
          <w:p w14:paraId="704B677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17CE089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562B7AB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r>
    </w:tbl>
    <w:p>
      <w:pPr>
        <w:spacing w:line="240" w:lineRule="auto"/>
        <w:jc w:val="right"/>
        <w:rPr>
          <w:ins w:id="92040" w:author="Ryo Wakayama" w:date="2026-10-20T09:00:00Z"/>
          <w:rFonts w:ascii="BIZ UDPゴシック" w:eastAsia="BIZ UDPゴシック" w:hAnsi="BIZ UDPゴシック"/>
        </w:rPr>
      </w:pPr>
      <w:ins w:id="92041" w:author="Ryo Wakayama" w:date="2026-10-20T09:00:00Z">
        <w:r>
          <w:rPr>
            <w:rFonts w:ascii="BIZ UDPゴシック" w:eastAsia="BIZ UDPゴシック" w:hAnsi="BIZ UDPゴシック"/>
            <w:sz w:val="18"/>
            <w:szCs w:val="18"/>
          </w:rPr>
          <w:t xml:space="preserve">資料：健康福祉課（障がい福祉サービス等の給付実績。令和8年度は見込み）、第7期の計画値は前回計画（令和6年3月）</w:t>
        </w:r>
      </w:ins>
    </w:p>
    <w:p w14:paraId="3CC8D724" w14:textId="77777777" w:rsidR="009D6CAB" w:rsidRPr="00370011" w:rsidRDefault="00000000" w:rsidP="005A6B3F">
      <w:pPr>
        <w:spacing w:before="260" w:after="160"/>
        <w:rPr>
          <w:rFonts w:ascii="BIZ UDPゴシック" w:eastAsia="BIZ UDPゴシック" w:hAnsi="BIZ UDPゴシック"/>
        </w:rPr>
      </w:pPr>
      <w:del w:id="92042" w:author="Ryo Wakayama" w:date="2026-10-23T09:00:00Z">
        <w:r>
          <w:rPr>
            <w:rFonts w:ascii="BIZ UDPゴシック" w:eastAsia="BIZ UDPゴシック" w:hAnsi="BIZ UDPゴシック"/>
            <w:b/>
            <w:bCs/>
            <w:sz w:val="22"/>
            <w:szCs w:val="22"/>
          </w:rPr>
          <w:delText xml:space="preserve">■</w:delText>
        </w:r>
      </w:del>
      <w:ins w:id="92043" w:author="Ryo Wakayama" w:date="2026-10-23T09:00:00Z">
        <w:r>
          <w:rPr>
            <w:rFonts w:ascii="BIZ UDPゴシック" w:eastAsia="BIZ UDPゴシック" w:hAnsi="BIZ UDPゴシック"/>
            <w:b/>
            <w:bCs/>
            <w:sz w:val="22"/>
            <w:szCs w:val="22"/>
          </w:rPr>
          <w:t xml:space="preserve">【表126】医療的ケアを要する障がい児に対する支援の</w:t>
        </w:r>
      </w:ins>
      <w:r>
        <w:rPr>
          <w:rFonts w:ascii="BIZ UDPゴシック" w:eastAsia="BIZ UDPゴシック" w:hAnsi="BIZ UDPゴシック"/>
          <w:b/>
          <w:bCs/>
          <w:sz w:val="22"/>
          <w:szCs w:val="22"/>
        </w:rPr>
        <w:t xml:space="preserve">第8期の見込量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21BC541F" w14:textId="77777777">
        <w:trPr>
          <w:cantSplit/>
          <w:tblHeader/>
        </w:trPr>
        <w:tc>
          <w:tcPr>
            <w:tcW w:w="2400" w:type="dxa"/>
            <w:shd w:val="clear" w:color="auto" w:fill="DCE8DC"/>
            <w:tcMar>
              <w:top w:w="130" w:type="dxa"/>
              <w:left w:w="130" w:type="dxa"/>
              <w:bottom w:w="130" w:type="dxa"/>
              <w:right w:w="130" w:type="dxa"/>
            </w:tcMar>
            <w:vAlign w:val="center"/>
          </w:tcPr>
          <w:p w14:paraId="7FF2454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第8期</w:t>
            </w:r>
          </w:p>
        </w:tc>
        <w:tc>
          <w:tcPr>
            <w:tcW w:w="2200" w:type="dxa"/>
            <w:shd w:val="clear" w:color="auto" w:fill="DCE8DC"/>
            <w:tcMar>
              <w:top w:w="130" w:type="dxa"/>
              <w:left w:w="130" w:type="dxa"/>
              <w:bottom w:w="130" w:type="dxa"/>
              <w:right w:w="130" w:type="dxa"/>
            </w:tcMar>
            <w:vAlign w:val="center"/>
          </w:tcPr>
          <w:p w14:paraId="0C59E19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令和9年度</w:t>
            </w:r>
          </w:p>
        </w:tc>
        <w:tc>
          <w:tcPr>
            <w:tcW w:w="2200" w:type="dxa"/>
            <w:shd w:val="clear" w:color="auto" w:fill="DCE8DC"/>
            <w:tcMar>
              <w:top w:w="130" w:type="dxa"/>
              <w:left w:w="130" w:type="dxa"/>
              <w:bottom w:w="130" w:type="dxa"/>
              <w:right w:w="130" w:type="dxa"/>
            </w:tcMar>
            <w:vAlign w:val="center"/>
          </w:tcPr>
          <w:p w14:paraId="6F30E58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41E24D4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03F0506D" w14:textId="77777777">
        <w:trPr>
          <w:cantSplit/>
        </w:trPr>
        <w:tc>
          <w:tcPr>
            <w:tcW w:w="2400" w:type="dxa"/>
            <w:tcMar>
              <w:top w:w="130" w:type="dxa"/>
              <w:left w:w="130" w:type="dxa"/>
              <w:bottom w:w="130" w:type="dxa"/>
              <w:right w:w="130" w:type="dxa"/>
            </w:tcMar>
            <w:vAlign w:val="center"/>
          </w:tcPr>
          <w:p w14:paraId="50F3F83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医療的ケア児等コーディネーターの配置人数</w:t>
            </w:r>
          </w:p>
        </w:tc>
        <w:tc>
          <w:tcPr>
            <w:tcW w:w="2200" w:type="dxa"/>
            <w:tcMar>
              <w:top w:w="130" w:type="dxa"/>
              <w:left w:w="130" w:type="dxa"/>
              <w:bottom w:w="130" w:type="dxa"/>
              <w:right w:w="130" w:type="dxa"/>
            </w:tcMar>
            <w:vAlign w:val="center"/>
          </w:tcPr>
          <w:p w14:paraId="3A8700D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6839342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75922DB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r>
    </w:tbl>
    <w:p>
      <w:pPr>
        <w:spacing w:line="240" w:lineRule="auto"/>
        <w:jc w:val="right"/>
        <w:rPr>
          <w:ins w:id="92044" w:author="Ryo Wakayama" w:date="2026-10-20T09:00:00Z"/>
          <w:rFonts w:ascii="BIZ UDPゴシック" w:eastAsia="BIZ UDPゴシック" w:hAnsi="BIZ UDPゴシック"/>
        </w:rPr>
      </w:pPr>
      <w:ins w:id="92045" w:author="Ryo Wakayama" w:date="2026-10-20T09:00:00Z">
        <w:r>
          <w:rPr>
            <w:rFonts w:ascii="BIZ UDPゴシック" w:eastAsia="BIZ UDPゴシック" w:hAnsi="BIZ UDPゴシック"/>
            <w:sz w:val="18"/>
            <w:szCs w:val="18"/>
          </w:rPr>
          <w:t xml:space="preserve">資料：本計画による推計（本章冒頭の見込量の定め方による）</w:t>
        </w:r>
      </w:ins>
    </w:p>
    <w:p w14:paraId="354A06CB" w14:textId="77777777" w:rsidR="009D6CAB" w:rsidRPr="00193735" w:rsidRDefault="00000000" w:rsidP="007D1FF4">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73F35F20" w14:textId="77777777" w:rsidR="009D6CAB" w:rsidRPr="00370011" w:rsidRDefault="00000000" w:rsidP="007D1FF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医療的ケアを要する障がい児が、地域において必要な支援を円滑に受けることができるよう、</w:t>
      </w:r>
      <w:r>
        <w:rPr>
          <w:rFonts w:ascii="BIZ UDPゴシック" w:eastAsia="BIZ UDPゴシック" w:hAnsi="BIZ UDPゴシック"/>
          <w:sz w:val="22"/>
          <w:szCs w:val="22"/>
        </w:rPr>
        <w:lastRenderedPageBreak/>
        <w:t>保健、医療、福祉その他の各関連分野の支援を行う機関との連絡調整を行うコーディネーターとして養成された相談支援専門員等を配置します。医療的ケア児等支援のための関係機関の協議の場を継続的に運営します。</w:t>
      </w:r>
    </w:p>
    <w:p w14:paraId="5A955678"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2E231F93" w14:textId="77777777" w:rsidR="009D6CAB" w:rsidRPr="00370011" w:rsidRDefault="00000000">
      <w:pPr>
        <w:pStyle w:val="1"/>
        <w:shd w:val="clear" w:color="auto" w:fill="4A7A5E"/>
        <w:spacing w:before="480" w:after="320"/>
        <w:ind w:left="60"/>
        <w:jc w:val="center"/>
        <w:rPr>
          <w:rFonts w:ascii="BIZ UDPゴシック" w:eastAsia="BIZ UDPゴシック" w:hAnsi="BIZ UDPゴシック"/>
        </w:rPr>
      </w:pPr>
      <w:bookmarkStart w:id="27" w:name="_TocOno030"/>
      <w:r>
        <w:rPr>
          <w:rFonts w:ascii="BIZ UDPゴシック" w:eastAsia="BIZ UDPゴシック" w:hAnsi="BIZ UDPゴシック"/>
          <w:b/>
          <w:bCs/>
          <w:color w:val="FFFFFF"/>
          <w:sz w:val="30"/>
          <w:szCs w:val="30"/>
        </w:rPr>
        <w:lastRenderedPageBreak/>
        <w:t>第8章　地域生活支援事業の種類ごとにおける見込量</w:t>
      </w:r>
      <w:bookmarkEnd w:id="27"/>
    </w:p>
    <w:p w14:paraId="147F060C"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（1）理解促進研修・啓発事業</w:t>
      </w:r>
    </w:p>
    <w:p>
      <w:pPr>
        <w:spacing w:before="260" w:after="160"/>
        <w:rPr>
          <w:ins w:id="92046" w:author="Ryo Wakayama" w:date="2026-10-20T09:00:00Z"/>
          <w:rFonts w:ascii="BIZ UDPゴシック" w:eastAsia="BIZ UDPゴシック" w:hAnsi="BIZ UDPゴシック"/>
        </w:rPr>
      </w:pPr>
      <w:ins w:id="92047" w:author="Ryo Wakayama" w:date="2026-10-20T09:00:00Z">
        <w:r>
          <w:rPr>
            <w:rFonts w:ascii="BIZ UDPゴシック" w:eastAsia="BIZ UDPゴシック" w:hAnsi="BIZ UDPゴシック"/>
            <w:sz w:val="22"/>
            <w:szCs w:val="22"/>
          </w:rPr>
          <w:t xml:space="preserve">【表127】理解促進研修・啓発事業の内容</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00"/>
      </w:tblGrid>
      <w:tr w:rsidR="009D6CAB" w:rsidRPr="00370011" w14:paraId="26F11F19" w14:textId="77777777">
        <w:trPr>
          <w:cantSplit/>
          <w:tblHeader/>
        </w:trPr>
        <w:tc>
          <w:tcPr>
            <w:tcW w:w="6500" w:type="dxa"/>
            <w:shd w:val="clear" w:color="auto" w:fill="DCE8DC"/>
            <w:tcMar>
              <w:top w:w="130" w:type="dxa"/>
              <w:left w:w="130" w:type="dxa"/>
              <w:bottom w:w="130" w:type="dxa"/>
              <w:right w:w="130" w:type="dxa"/>
            </w:tcMar>
            <w:vAlign w:val="center"/>
          </w:tcPr>
          <w:p w14:paraId="6817C45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72D3159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6281DDF1" w14:textId="77777777">
        <w:trPr>
          <w:cantSplit/>
        </w:trPr>
        <w:tc>
          <w:tcPr>
            <w:tcW w:w="6500" w:type="dxa"/>
            <w:tcMar>
              <w:top w:w="130" w:type="dxa"/>
              <w:left w:w="130" w:type="dxa"/>
              <w:bottom w:w="130" w:type="dxa"/>
              <w:right w:w="130" w:type="dxa"/>
            </w:tcMar>
            <w:vAlign w:val="center"/>
          </w:tcPr>
          <w:p w14:paraId="0B42CDB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障がい者福祉に関する関係法令等の理解促進活動及び障がい者等に対する差別や偏見が生じないよう住民等の意識の高揚を図る啓発活動を行います。</w:t>
            </w:r>
          </w:p>
        </w:tc>
        <w:tc>
          <w:tcPr>
            <w:tcW w:w="2500" w:type="dxa"/>
            <w:tcMar>
              <w:top w:w="130" w:type="dxa"/>
              <w:left w:w="130" w:type="dxa"/>
              <w:bottom w:w="130" w:type="dxa"/>
              <w:right w:w="130" w:type="dxa"/>
            </w:tcMar>
            <w:vAlign w:val="center"/>
          </w:tcPr>
          <w:p w14:paraId="1CD996F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町内に住所を有する個人・団体、町内事業所等に在籍・勤務する者、町内の学校等に在学する者</w:t>
            </w:r>
          </w:p>
        </w:tc>
      </w:tr>
    </w:tbl>
    <w:p w14:paraId="2B2C60AF" w14:textId="77777777" w:rsidR="009D6CAB" w:rsidRPr="00370011" w:rsidRDefault="00000000" w:rsidP="005A6B3F">
      <w:pPr>
        <w:spacing w:before="260" w:after="160"/>
        <w:rPr>
          <w:rFonts w:ascii="BIZ UDPゴシック" w:eastAsia="BIZ UDPゴシック" w:hAnsi="BIZ UDPゴシック"/>
        </w:rPr>
      </w:pPr>
      <w:del w:id="92048" w:author="Ryo Wakayama" w:date="2026-10-23T09:00:00Z">
        <w:r>
          <w:rPr>
            <w:rFonts w:ascii="BIZ UDPゴシック" w:eastAsia="BIZ UDPゴシック" w:hAnsi="BIZ UDPゴシック"/>
            <w:b/>
            <w:bCs/>
            <w:sz w:val="22"/>
            <w:szCs w:val="22"/>
          </w:rPr>
          <w:delText xml:space="preserve">■</w:delText>
        </w:r>
      </w:del>
      <w:ins w:id="92049" w:author="Ryo Wakayama" w:date="2026-10-23T09:00:00Z">
        <w:r>
          <w:rPr>
            <w:rFonts w:ascii="BIZ UDPゴシック" w:eastAsia="BIZ UDPゴシック" w:hAnsi="BIZ UDPゴシック"/>
            <w:b/>
            <w:bCs/>
            <w:sz w:val="22"/>
            <w:szCs w:val="22"/>
          </w:rPr>
          <w:t xml:space="preserve">【表128】理解促進研修・啓発事業の</w:t>
        </w:r>
      </w:ins>
      <w:r>
        <w:rPr>
          <w:rFonts w:ascii="BIZ UDPゴシック" w:eastAsia="BIZ UDPゴシック" w:hAnsi="BIZ UDPゴシック"/>
          <w:b/>
          <w:bCs/>
          <w:sz w:val="22"/>
          <w:szCs w:val="22"/>
        </w:rPr>
        <w:t xml:space="preserve">第7期の実績</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60BFA642" w14:textId="77777777">
        <w:trPr>
          <w:cantSplit/>
          <w:tblHeader/>
        </w:trPr>
        <w:tc>
          <w:tcPr>
            <w:tcW w:w="2400" w:type="dxa"/>
            <w:shd w:val="clear" w:color="auto" w:fill="DCE8DC"/>
            <w:tcMar>
              <w:top w:w="130" w:type="dxa"/>
              <w:left w:w="130" w:type="dxa"/>
              <w:bottom w:w="130" w:type="dxa"/>
              <w:right w:w="130" w:type="dxa"/>
            </w:tcMar>
            <w:vAlign w:val="center"/>
          </w:tcPr>
          <w:p w14:paraId="6085F64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第7期</w:t>
            </w:r>
          </w:p>
        </w:tc>
        <w:tc>
          <w:tcPr>
            <w:tcW w:w="2200" w:type="dxa"/>
            <w:shd w:val="clear" w:color="auto" w:fill="DCE8DC"/>
            <w:tcMar>
              <w:top w:w="130" w:type="dxa"/>
              <w:left w:w="130" w:type="dxa"/>
              <w:bottom w:w="130" w:type="dxa"/>
              <w:right w:w="130" w:type="dxa"/>
            </w:tcMar>
            <w:vAlign w:val="center"/>
          </w:tcPr>
          <w:p w14:paraId="0E45364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令和6年度</w:t>
            </w:r>
          </w:p>
        </w:tc>
        <w:tc>
          <w:tcPr>
            <w:tcW w:w="2200" w:type="dxa"/>
            <w:shd w:val="clear" w:color="auto" w:fill="DCE8DC"/>
            <w:tcMar>
              <w:top w:w="130" w:type="dxa"/>
              <w:left w:w="130" w:type="dxa"/>
              <w:bottom w:w="130" w:type="dxa"/>
              <w:right w:w="130" w:type="dxa"/>
            </w:tcMar>
            <w:vAlign w:val="center"/>
          </w:tcPr>
          <w:p w14:paraId="103FA4F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令和7年度</w:t>
            </w:r>
          </w:p>
        </w:tc>
        <w:tc>
          <w:tcPr>
            <w:tcW w:w="2200" w:type="dxa"/>
            <w:shd w:val="clear" w:color="auto" w:fill="DCE8DC"/>
            <w:tcMar>
              <w:top w:w="130" w:type="dxa"/>
              <w:left w:w="130" w:type="dxa"/>
              <w:bottom w:w="130" w:type="dxa"/>
              <w:right w:w="130" w:type="dxa"/>
            </w:tcMar>
            <w:vAlign w:val="center"/>
          </w:tcPr>
          <w:p w14:paraId="74A7B45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令和8年度</w:t>
            </w:r>
          </w:p>
        </w:tc>
      </w:tr>
      <w:tr w:rsidR="009D6CAB" w:rsidRPr="00370011" w14:paraId="505C50DE" w14:textId="77777777">
        <w:trPr>
          <w:cantSplit/>
        </w:trPr>
        <w:tc>
          <w:tcPr>
            <w:tcW w:w="2400" w:type="dxa"/>
            <w:tcMar>
              <w:top w:w="130" w:type="dxa"/>
              <w:left w:w="130" w:type="dxa"/>
              <w:bottom w:w="130" w:type="dxa"/>
              <w:right w:w="130" w:type="dxa"/>
            </w:tcMar>
            <w:vAlign w:val="center"/>
          </w:tcPr>
          <w:p w14:paraId="335A14A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理解促進研修・啓発事業（実施の有無）</w:t>
            </w:r>
          </w:p>
        </w:tc>
        <w:tc>
          <w:tcPr>
            <w:tcW w:w="2200" w:type="dxa"/>
            <w:tcMar>
              <w:top w:w="130" w:type="dxa"/>
              <w:left w:w="130" w:type="dxa"/>
              <w:bottom w:w="130" w:type="dxa"/>
              <w:right w:w="130" w:type="dxa"/>
            </w:tcMar>
            <w:vAlign w:val="center"/>
          </w:tcPr>
          <w:p w14:paraId="21D7535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5CA4F01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3E9AB69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r>
    </w:tbl>
    <w:p>
      <w:pPr>
        <w:spacing w:line="240" w:lineRule="auto"/>
        <w:jc w:val="right"/>
        <w:rPr>
          <w:ins w:id="92050" w:author="Ryo Wakayama" w:date="2026-10-20T09:00:00Z"/>
          <w:rFonts w:ascii="BIZ UDPゴシック" w:eastAsia="BIZ UDPゴシック" w:hAnsi="BIZ UDPゴシック"/>
        </w:rPr>
      </w:pPr>
      <w:ins w:id="92051" w:author="Ryo Wakayama" w:date="2026-10-20T09:00:00Z">
        <w:r>
          <w:rPr>
            <w:rFonts w:ascii="BIZ UDPゴシック" w:eastAsia="BIZ UDPゴシック" w:hAnsi="BIZ UDPゴシック"/>
            <w:sz w:val="18"/>
            <w:szCs w:val="18"/>
          </w:rPr>
          <w:t xml:space="preserve">資料：健康福祉課（障がい福祉サービス等の給付実績。令和8年度は見込み）、第7期の計画値は前回計画（令和6年3月）</w:t>
        </w:r>
      </w:ins>
    </w:p>
    <w:p w14:paraId="00973875" w14:textId="77777777" w:rsidR="009D6CAB" w:rsidRPr="00370011" w:rsidRDefault="00000000" w:rsidP="005A6B3F">
      <w:pPr>
        <w:spacing w:before="260" w:after="160"/>
        <w:rPr>
          <w:rFonts w:ascii="BIZ UDPゴシック" w:eastAsia="BIZ UDPゴシック" w:hAnsi="BIZ UDPゴシック"/>
        </w:rPr>
      </w:pPr>
      <w:del w:id="92052" w:author="Ryo Wakayama" w:date="2026-10-23T09:00:00Z">
        <w:r>
          <w:rPr>
            <w:rFonts w:ascii="BIZ UDPゴシック" w:eastAsia="BIZ UDPゴシック" w:hAnsi="BIZ UDPゴシック"/>
            <w:b/>
            <w:bCs/>
            <w:sz w:val="22"/>
            <w:szCs w:val="22"/>
          </w:rPr>
          <w:delText xml:space="preserve">■</w:delText>
        </w:r>
      </w:del>
      <w:ins w:id="92053" w:author="Ryo Wakayama" w:date="2026-10-23T09:00:00Z">
        <w:r>
          <w:rPr>
            <w:rFonts w:ascii="BIZ UDPゴシック" w:eastAsia="BIZ UDPゴシック" w:hAnsi="BIZ UDPゴシック"/>
            <w:b/>
            <w:bCs/>
            <w:sz w:val="22"/>
            <w:szCs w:val="22"/>
          </w:rPr>
          <w:t xml:space="preserve">【表129】理解促進研修・啓発事業の</w:t>
        </w:r>
      </w:ins>
      <w:r>
        <w:rPr>
          <w:rFonts w:ascii="BIZ UDPゴシック" w:eastAsia="BIZ UDPゴシック" w:hAnsi="BIZ UDPゴシック"/>
          <w:b/>
          <w:bCs/>
          <w:sz w:val="22"/>
          <w:szCs w:val="22"/>
        </w:rPr>
        <w:t xml:space="preserve">第8期の見込量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4AA1D68E" w14:textId="77777777">
        <w:trPr>
          <w:cantSplit/>
          <w:tblHeader/>
        </w:trPr>
        <w:tc>
          <w:tcPr>
            <w:tcW w:w="2400" w:type="dxa"/>
            <w:shd w:val="clear" w:color="auto" w:fill="DCE8DC"/>
            <w:tcMar>
              <w:top w:w="130" w:type="dxa"/>
              <w:left w:w="130" w:type="dxa"/>
              <w:bottom w:w="130" w:type="dxa"/>
              <w:right w:w="130" w:type="dxa"/>
            </w:tcMar>
            <w:vAlign w:val="center"/>
          </w:tcPr>
          <w:p w14:paraId="445D91E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第8期</w:t>
            </w:r>
          </w:p>
        </w:tc>
        <w:tc>
          <w:tcPr>
            <w:tcW w:w="2200" w:type="dxa"/>
            <w:shd w:val="clear" w:color="auto" w:fill="DCE8DC"/>
            <w:tcMar>
              <w:top w:w="130" w:type="dxa"/>
              <w:left w:w="130" w:type="dxa"/>
              <w:bottom w:w="130" w:type="dxa"/>
              <w:right w:w="130" w:type="dxa"/>
            </w:tcMar>
            <w:vAlign w:val="center"/>
          </w:tcPr>
          <w:p w14:paraId="54B2597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令和9年度</w:t>
            </w:r>
          </w:p>
        </w:tc>
        <w:tc>
          <w:tcPr>
            <w:tcW w:w="2200" w:type="dxa"/>
            <w:shd w:val="clear" w:color="auto" w:fill="DCE8DC"/>
            <w:tcMar>
              <w:top w:w="130" w:type="dxa"/>
              <w:left w:w="130" w:type="dxa"/>
              <w:bottom w:w="130" w:type="dxa"/>
              <w:right w:w="130" w:type="dxa"/>
            </w:tcMar>
            <w:vAlign w:val="center"/>
          </w:tcPr>
          <w:p w14:paraId="591F827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28DD3E0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4B099A28" w14:textId="77777777">
        <w:trPr>
          <w:cantSplit/>
        </w:trPr>
        <w:tc>
          <w:tcPr>
            <w:tcW w:w="2400" w:type="dxa"/>
            <w:tcMar>
              <w:top w:w="130" w:type="dxa"/>
              <w:left w:w="130" w:type="dxa"/>
              <w:bottom w:w="130" w:type="dxa"/>
              <w:right w:w="130" w:type="dxa"/>
            </w:tcMar>
            <w:vAlign w:val="center"/>
          </w:tcPr>
          <w:p w14:paraId="3DB0E60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理解促進研修・啓発事業（実施の有無）</w:t>
            </w:r>
          </w:p>
        </w:tc>
        <w:tc>
          <w:tcPr>
            <w:tcW w:w="2200" w:type="dxa"/>
            <w:tcMar>
              <w:top w:w="130" w:type="dxa"/>
              <w:left w:w="130" w:type="dxa"/>
              <w:bottom w:w="130" w:type="dxa"/>
              <w:right w:w="130" w:type="dxa"/>
            </w:tcMar>
            <w:vAlign w:val="center"/>
          </w:tcPr>
          <w:p w14:paraId="46751EE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2200" w:type="dxa"/>
            <w:tcMar>
              <w:top w:w="130" w:type="dxa"/>
              <w:left w:w="130" w:type="dxa"/>
              <w:bottom w:w="130" w:type="dxa"/>
              <w:right w:w="130" w:type="dxa"/>
            </w:tcMar>
            <w:vAlign w:val="center"/>
          </w:tcPr>
          <w:p w14:paraId="162ED8D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2200" w:type="dxa"/>
            <w:tcMar>
              <w:top w:w="130" w:type="dxa"/>
              <w:left w:w="130" w:type="dxa"/>
              <w:bottom w:w="130" w:type="dxa"/>
              <w:right w:w="130" w:type="dxa"/>
            </w:tcMar>
            <w:vAlign w:val="center"/>
          </w:tcPr>
          <w:p w14:paraId="1E41529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r>
    </w:tbl>
    <w:p>
      <w:pPr>
        <w:spacing w:line="240" w:lineRule="auto"/>
        <w:jc w:val="right"/>
        <w:rPr>
          <w:ins w:id="92054" w:author="Ryo Wakayama" w:date="2026-10-20T09:00:00Z"/>
          <w:rFonts w:ascii="BIZ UDPゴシック" w:eastAsia="BIZ UDPゴシック" w:hAnsi="BIZ UDPゴシック"/>
        </w:rPr>
      </w:pPr>
      <w:ins w:id="92055" w:author="Ryo Wakayama" w:date="2026-10-20T09:00:00Z">
        <w:r>
          <w:rPr>
            <w:rFonts w:ascii="BIZ UDPゴシック" w:eastAsia="BIZ UDPゴシック" w:hAnsi="BIZ UDPゴシック"/>
            <w:sz w:val="18"/>
            <w:szCs w:val="18"/>
          </w:rPr>
          <w:t xml:space="preserve">資料：本計画による推計（本章冒頭の見込量の定め方による）</w:t>
        </w:r>
      </w:ins>
    </w:p>
    <w:p w14:paraId="4A6BD8AE" w14:textId="77777777" w:rsidR="009D6CAB" w:rsidRPr="007D1FF4" w:rsidRDefault="00000000" w:rsidP="007D1FF4">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2664777C" w14:textId="77777777" w:rsidR="009D6CAB" w:rsidRPr="00370011" w:rsidRDefault="00000000" w:rsidP="007D1FF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有識者による講演会や障がい者等と実際にふれあうイベント等、多くの町民が参加できるような形態により、障がい者等に対する理解を促します。「小野町手話言語及び障がい者コミュニケーション条例」の趣旨も踏まえた啓発活動を実施します。</w:t>
      </w:r>
    </w:p>
    <w:p w14:paraId="77489594"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（2）自発的活動支援事業</w:t>
      </w:r>
    </w:p>
    <w:p>
      <w:pPr>
        <w:spacing w:before="260" w:after="160"/>
        <w:rPr>
          <w:ins w:id="92056" w:author="Ryo Wakayama" w:date="2026-10-20T09:00:00Z"/>
          <w:rFonts w:ascii="BIZ UDPゴシック" w:eastAsia="BIZ UDPゴシック" w:hAnsi="BIZ UDPゴシック"/>
        </w:rPr>
      </w:pPr>
      <w:ins w:id="92057" w:author="Ryo Wakayama" w:date="2026-10-20T09:00:00Z">
        <w:r>
          <w:rPr>
            <w:rFonts w:ascii="BIZ UDPゴシック" w:eastAsia="BIZ UDPゴシック" w:hAnsi="BIZ UDPゴシック"/>
            <w:sz w:val="22"/>
            <w:szCs w:val="22"/>
          </w:rPr>
          <w:t xml:space="preserve">【表130】自発的活動支援事業の内容</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00"/>
      </w:tblGrid>
      <w:tr w:rsidR="009D6CAB" w:rsidRPr="00370011" w14:paraId="1BA4DDF5" w14:textId="77777777">
        <w:trPr>
          <w:cantSplit/>
          <w:tblHeader/>
        </w:trPr>
        <w:tc>
          <w:tcPr>
            <w:tcW w:w="6500" w:type="dxa"/>
            <w:shd w:val="clear" w:color="auto" w:fill="DCE8DC"/>
            <w:tcMar>
              <w:top w:w="130" w:type="dxa"/>
              <w:left w:w="130" w:type="dxa"/>
              <w:bottom w:w="130" w:type="dxa"/>
              <w:right w:w="130" w:type="dxa"/>
            </w:tcMar>
            <w:vAlign w:val="center"/>
          </w:tcPr>
          <w:p w14:paraId="369F3E2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16216ED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3E8C7CED" w14:textId="77777777">
        <w:trPr>
          <w:cantSplit/>
        </w:trPr>
        <w:tc>
          <w:tcPr>
            <w:tcW w:w="6500" w:type="dxa"/>
            <w:tcMar>
              <w:top w:w="130" w:type="dxa"/>
              <w:left w:w="130" w:type="dxa"/>
              <w:bottom w:w="130" w:type="dxa"/>
              <w:right w:w="130" w:type="dxa"/>
            </w:tcMar>
            <w:vAlign w:val="center"/>
          </w:tcPr>
          <w:p w14:paraId="1EE3C2E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障がい者等が自立した日常生活及び社会生活を営むことができるよう、障がい者やその家族、地域住民等による地域における自発的な取り組みを支援することにより、共生社会の実現を図ります。</w:t>
            </w:r>
          </w:p>
        </w:tc>
        <w:tc>
          <w:tcPr>
            <w:tcW w:w="2500" w:type="dxa"/>
            <w:tcMar>
              <w:top w:w="130" w:type="dxa"/>
              <w:left w:w="130" w:type="dxa"/>
              <w:bottom w:w="130" w:type="dxa"/>
              <w:right w:w="130" w:type="dxa"/>
            </w:tcMar>
            <w:vAlign w:val="center"/>
          </w:tcPr>
          <w:p w14:paraId="22B96CB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町内の障がい者やその家族、地域住民など</w:t>
            </w:r>
          </w:p>
        </w:tc>
      </w:tr>
    </w:tbl>
    <w:p w14:paraId="2EA15EC6" w14:textId="77777777" w:rsidR="009D6CAB" w:rsidRPr="00370011" w:rsidRDefault="00000000" w:rsidP="005A6B3F">
      <w:pPr>
        <w:spacing w:before="260" w:after="160"/>
        <w:rPr>
          <w:rFonts w:ascii="BIZ UDPゴシック" w:eastAsia="BIZ UDPゴシック" w:hAnsi="BIZ UDPゴシック"/>
        </w:rPr>
      </w:pPr>
      <w:del w:id="92058" w:author="Ryo Wakayama" w:date="2026-10-23T09:00:00Z">
        <w:r>
          <w:rPr>
            <w:rFonts w:ascii="BIZ UDPゴシック" w:eastAsia="BIZ UDPゴシック" w:hAnsi="BIZ UDPゴシック"/>
            <w:b/>
            <w:bCs/>
            <w:sz w:val="22"/>
            <w:szCs w:val="22"/>
          </w:rPr>
          <w:delText xml:space="preserve">■</w:delText>
        </w:r>
      </w:del>
      <w:ins w:id="92059" w:author="Ryo Wakayama" w:date="2026-10-23T09:00:00Z">
        <w:r>
          <w:rPr>
            <w:rFonts w:ascii="BIZ UDPゴシック" w:eastAsia="BIZ UDPゴシック" w:hAnsi="BIZ UDPゴシック"/>
            <w:b/>
            <w:bCs/>
            <w:sz w:val="22"/>
            <w:szCs w:val="22"/>
          </w:rPr>
          <w:t xml:space="preserve">【表131】自発的活動支援事業の</w:t>
        </w:r>
      </w:ins>
      <w:r>
        <w:rPr>
          <w:rFonts w:ascii="BIZ UDPゴシック" w:eastAsia="BIZ UDPゴシック" w:hAnsi="BIZ UDPゴシック"/>
          <w:b/>
          <w:bCs/>
          <w:sz w:val="22"/>
          <w:szCs w:val="22"/>
        </w:rPr>
        <w:t xml:space="preserve">第7期の実績</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60325748" w14:textId="77777777">
        <w:trPr>
          <w:cantSplit/>
          <w:tblHeader/>
        </w:trPr>
        <w:tc>
          <w:tcPr>
            <w:tcW w:w="2400" w:type="dxa"/>
            <w:shd w:val="clear" w:color="auto" w:fill="DCE8DC"/>
            <w:tcMar>
              <w:top w:w="130" w:type="dxa"/>
              <w:left w:w="130" w:type="dxa"/>
              <w:bottom w:w="130" w:type="dxa"/>
              <w:right w:w="130" w:type="dxa"/>
            </w:tcMar>
            <w:vAlign w:val="center"/>
          </w:tcPr>
          <w:p w14:paraId="7FBDA12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lastRenderedPageBreak/>
              <w:t>第7期</w:t>
            </w:r>
          </w:p>
        </w:tc>
        <w:tc>
          <w:tcPr>
            <w:tcW w:w="2200" w:type="dxa"/>
            <w:shd w:val="clear" w:color="auto" w:fill="DCE8DC"/>
            <w:tcMar>
              <w:top w:w="130" w:type="dxa"/>
              <w:left w:w="130" w:type="dxa"/>
              <w:bottom w:w="130" w:type="dxa"/>
              <w:right w:w="130" w:type="dxa"/>
            </w:tcMar>
            <w:vAlign w:val="center"/>
          </w:tcPr>
          <w:p w14:paraId="28DB489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令和6年度</w:t>
            </w:r>
          </w:p>
        </w:tc>
        <w:tc>
          <w:tcPr>
            <w:tcW w:w="2200" w:type="dxa"/>
            <w:shd w:val="clear" w:color="auto" w:fill="DCE8DC"/>
            <w:tcMar>
              <w:top w:w="130" w:type="dxa"/>
              <w:left w:w="130" w:type="dxa"/>
              <w:bottom w:w="130" w:type="dxa"/>
              <w:right w:w="130" w:type="dxa"/>
            </w:tcMar>
            <w:vAlign w:val="center"/>
          </w:tcPr>
          <w:p w14:paraId="7F7D1F1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令和7年度</w:t>
            </w:r>
          </w:p>
        </w:tc>
        <w:tc>
          <w:tcPr>
            <w:tcW w:w="2200" w:type="dxa"/>
            <w:shd w:val="clear" w:color="auto" w:fill="DCE8DC"/>
            <w:tcMar>
              <w:top w:w="130" w:type="dxa"/>
              <w:left w:w="130" w:type="dxa"/>
              <w:bottom w:w="130" w:type="dxa"/>
              <w:right w:w="130" w:type="dxa"/>
            </w:tcMar>
            <w:vAlign w:val="center"/>
          </w:tcPr>
          <w:p w14:paraId="7E1E01A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令和8年度</w:t>
            </w:r>
          </w:p>
        </w:tc>
      </w:tr>
      <w:tr w:rsidR="009D6CAB" w:rsidRPr="00370011" w14:paraId="71711D8A" w14:textId="77777777">
        <w:trPr>
          <w:cantSplit/>
        </w:trPr>
        <w:tc>
          <w:tcPr>
            <w:tcW w:w="2400" w:type="dxa"/>
            <w:tcMar>
              <w:top w:w="130" w:type="dxa"/>
              <w:left w:w="130" w:type="dxa"/>
              <w:bottom w:w="130" w:type="dxa"/>
              <w:right w:w="130" w:type="dxa"/>
            </w:tcMar>
            <w:vAlign w:val="center"/>
          </w:tcPr>
          <w:p w14:paraId="064B497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自発的活動支援事業（実施の有無）</w:t>
            </w:r>
          </w:p>
        </w:tc>
        <w:tc>
          <w:tcPr>
            <w:tcW w:w="2200" w:type="dxa"/>
            <w:tcMar>
              <w:top w:w="130" w:type="dxa"/>
              <w:left w:w="130" w:type="dxa"/>
              <w:bottom w:w="130" w:type="dxa"/>
              <w:right w:w="130" w:type="dxa"/>
            </w:tcMar>
            <w:vAlign w:val="center"/>
          </w:tcPr>
          <w:p w14:paraId="114EFC3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1E2E2EC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6CC58AF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r>
    </w:tbl>
    <w:p>
      <w:pPr>
        <w:spacing w:line="240" w:lineRule="auto"/>
        <w:jc w:val="right"/>
        <w:rPr>
          <w:ins w:id="92060" w:author="Ryo Wakayama" w:date="2026-10-20T09:00:00Z"/>
          <w:rFonts w:ascii="BIZ UDPゴシック" w:eastAsia="BIZ UDPゴシック" w:hAnsi="BIZ UDPゴシック"/>
        </w:rPr>
      </w:pPr>
      <w:ins w:id="92061" w:author="Ryo Wakayama" w:date="2026-10-20T09:00:00Z">
        <w:r>
          <w:rPr>
            <w:rFonts w:ascii="BIZ UDPゴシック" w:eastAsia="BIZ UDPゴシック" w:hAnsi="BIZ UDPゴシック"/>
            <w:sz w:val="18"/>
            <w:szCs w:val="18"/>
          </w:rPr>
          <w:t xml:space="preserve">資料：健康福祉課（障がい福祉サービス等の給付実績。令和8年度は見込み）、第7期の計画値は前回計画（令和6年3月）</w:t>
        </w:r>
      </w:ins>
    </w:p>
    <w:p w14:paraId="1B87220F" w14:textId="77777777" w:rsidR="009D6CAB" w:rsidRPr="00370011" w:rsidRDefault="00000000" w:rsidP="005A6B3F">
      <w:pPr>
        <w:spacing w:before="260" w:after="160"/>
        <w:rPr>
          <w:rFonts w:ascii="BIZ UDPゴシック" w:eastAsia="BIZ UDPゴシック" w:hAnsi="BIZ UDPゴシック"/>
        </w:rPr>
      </w:pPr>
      <w:del w:id="92062" w:author="Ryo Wakayama" w:date="2026-10-23T09:00:00Z">
        <w:r>
          <w:rPr>
            <w:rFonts w:ascii="BIZ UDPゴシック" w:eastAsia="BIZ UDPゴシック" w:hAnsi="BIZ UDPゴシック"/>
            <w:b/>
            <w:bCs/>
            <w:sz w:val="22"/>
            <w:szCs w:val="22"/>
          </w:rPr>
          <w:delText xml:space="preserve">■</w:delText>
        </w:r>
      </w:del>
      <w:ins w:id="92063" w:author="Ryo Wakayama" w:date="2026-10-23T09:00:00Z">
        <w:r>
          <w:rPr>
            <w:rFonts w:ascii="BIZ UDPゴシック" w:eastAsia="BIZ UDPゴシック" w:hAnsi="BIZ UDPゴシック"/>
            <w:b/>
            <w:bCs/>
            <w:sz w:val="22"/>
            <w:szCs w:val="22"/>
          </w:rPr>
          <w:t xml:space="preserve">【表132】自発的活動支援事業の</w:t>
        </w:r>
      </w:ins>
      <w:r>
        <w:rPr>
          <w:rFonts w:ascii="BIZ UDPゴシック" w:eastAsia="BIZ UDPゴシック" w:hAnsi="BIZ UDPゴシック"/>
          <w:b/>
          <w:bCs/>
          <w:sz w:val="22"/>
          <w:szCs w:val="22"/>
        </w:rPr>
        <w:t xml:space="preserve">第8期の見込量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4DCFF590" w14:textId="77777777">
        <w:trPr>
          <w:cantSplit/>
          <w:tblHeader/>
        </w:trPr>
        <w:tc>
          <w:tcPr>
            <w:tcW w:w="2400" w:type="dxa"/>
            <w:shd w:val="clear" w:color="auto" w:fill="DCE8DC"/>
            <w:tcMar>
              <w:top w:w="130" w:type="dxa"/>
              <w:left w:w="130" w:type="dxa"/>
              <w:bottom w:w="130" w:type="dxa"/>
              <w:right w:w="130" w:type="dxa"/>
            </w:tcMar>
            <w:vAlign w:val="center"/>
          </w:tcPr>
          <w:p w14:paraId="2A3254B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第8期</w:t>
            </w:r>
          </w:p>
        </w:tc>
        <w:tc>
          <w:tcPr>
            <w:tcW w:w="2200" w:type="dxa"/>
            <w:shd w:val="clear" w:color="auto" w:fill="DCE8DC"/>
            <w:tcMar>
              <w:top w:w="130" w:type="dxa"/>
              <w:left w:w="130" w:type="dxa"/>
              <w:bottom w:w="130" w:type="dxa"/>
              <w:right w:w="130" w:type="dxa"/>
            </w:tcMar>
            <w:vAlign w:val="center"/>
          </w:tcPr>
          <w:p w14:paraId="67E8E45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令和9年度</w:t>
            </w:r>
          </w:p>
        </w:tc>
        <w:tc>
          <w:tcPr>
            <w:tcW w:w="2200" w:type="dxa"/>
            <w:shd w:val="clear" w:color="auto" w:fill="DCE8DC"/>
            <w:tcMar>
              <w:top w:w="130" w:type="dxa"/>
              <w:left w:w="130" w:type="dxa"/>
              <w:bottom w:w="130" w:type="dxa"/>
              <w:right w:w="130" w:type="dxa"/>
            </w:tcMar>
            <w:vAlign w:val="center"/>
          </w:tcPr>
          <w:p w14:paraId="6C8BF09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4F99795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7C94ADD6" w14:textId="77777777">
        <w:trPr>
          <w:cantSplit/>
        </w:trPr>
        <w:tc>
          <w:tcPr>
            <w:tcW w:w="2400" w:type="dxa"/>
            <w:tcMar>
              <w:top w:w="130" w:type="dxa"/>
              <w:left w:w="130" w:type="dxa"/>
              <w:bottom w:w="130" w:type="dxa"/>
              <w:right w:w="130" w:type="dxa"/>
            </w:tcMar>
            <w:vAlign w:val="center"/>
          </w:tcPr>
          <w:p w14:paraId="3E0C66A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自発的活動支援事業（実施の有無）</w:t>
            </w:r>
          </w:p>
        </w:tc>
        <w:tc>
          <w:tcPr>
            <w:tcW w:w="2200" w:type="dxa"/>
            <w:tcMar>
              <w:top w:w="130" w:type="dxa"/>
              <w:left w:w="130" w:type="dxa"/>
              <w:bottom w:w="130" w:type="dxa"/>
              <w:right w:w="130" w:type="dxa"/>
            </w:tcMar>
            <w:vAlign w:val="center"/>
          </w:tcPr>
          <w:p w14:paraId="7CCC2B7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3FABDFD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3FB7787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r>
    </w:tbl>
    <w:p>
      <w:pPr>
        <w:spacing w:line="240" w:lineRule="auto"/>
        <w:jc w:val="right"/>
        <w:rPr>
          <w:ins w:id="92064" w:author="Ryo Wakayama" w:date="2026-10-20T09:00:00Z"/>
          <w:rFonts w:ascii="BIZ UDPゴシック" w:eastAsia="BIZ UDPゴシック" w:hAnsi="BIZ UDPゴシック"/>
        </w:rPr>
      </w:pPr>
      <w:ins w:id="92065" w:author="Ryo Wakayama" w:date="2026-10-20T09:00:00Z">
        <w:r>
          <w:rPr>
            <w:rFonts w:ascii="BIZ UDPゴシック" w:eastAsia="BIZ UDPゴシック" w:hAnsi="BIZ UDPゴシック"/>
            <w:sz w:val="18"/>
            <w:szCs w:val="18"/>
          </w:rPr>
          <w:t xml:space="preserve">資料：本計画による推計（本章冒頭の見込量の定め方による）</w:t>
        </w:r>
      </w:ins>
    </w:p>
    <w:p w14:paraId="6EDDF7AE" w14:textId="77777777" w:rsidR="009D6CAB" w:rsidRPr="007D1FF4" w:rsidRDefault="00000000" w:rsidP="007D1FF4">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5473C1AD" w14:textId="77777777" w:rsidR="009D6CAB" w:rsidRPr="00370011" w:rsidRDefault="00000000" w:rsidP="007D1FF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障がい者本人、家族等が行う自主的活動に対して、制度等の情報提供や活動場所の提供などの支援を行います。</w:t>
      </w:r>
    </w:p>
    <w:p w14:paraId="77D9E03D"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（3）相談支援事業</w:t>
      </w:r>
    </w:p>
    <w:p>
      <w:pPr>
        <w:spacing w:before="260" w:after="160"/>
        <w:rPr>
          <w:ins w:id="92066" w:author="Ryo Wakayama" w:date="2026-10-20T09:00:00Z"/>
          <w:rFonts w:ascii="BIZ UDPゴシック" w:eastAsia="BIZ UDPゴシック" w:hAnsi="BIZ UDPゴシック"/>
        </w:rPr>
      </w:pPr>
      <w:ins w:id="92067" w:author="Ryo Wakayama" w:date="2026-10-20T09:00:00Z">
        <w:r>
          <w:rPr>
            <w:rFonts w:ascii="BIZ UDPゴシック" w:eastAsia="BIZ UDPゴシック" w:hAnsi="BIZ UDPゴシック"/>
            <w:sz w:val="22"/>
            <w:szCs w:val="22"/>
          </w:rPr>
          <w:t xml:space="preserve">【表133】相談支援事業の内容</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00"/>
      </w:tblGrid>
      <w:tr w:rsidR="009D6CAB" w:rsidRPr="00370011" w14:paraId="39A9C4C9" w14:textId="77777777">
        <w:trPr>
          <w:cantSplit/>
          <w:tblHeader/>
        </w:trPr>
        <w:tc>
          <w:tcPr>
            <w:tcW w:w="6500" w:type="dxa"/>
            <w:shd w:val="clear" w:color="auto" w:fill="DCE8DC"/>
            <w:tcMar>
              <w:top w:w="130" w:type="dxa"/>
              <w:left w:w="130" w:type="dxa"/>
              <w:bottom w:w="130" w:type="dxa"/>
              <w:right w:w="130" w:type="dxa"/>
            </w:tcMar>
            <w:vAlign w:val="center"/>
          </w:tcPr>
          <w:p w14:paraId="7C7C6E8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4CAA3B1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591B0D88" w14:textId="77777777">
        <w:trPr>
          <w:cantSplit/>
        </w:trPr>
        <w:tc>
          <w:tcPr>
            <w:tcW w:w="6500" w:type="dxa"/>
            <w:tcMar>
              <w:top w:w="130" w:type="dxa"/>
              <w:left w:w="130" w:type="dxa"/>
              <w:bottom w:w="130" w:type="dxa"/>
              <w:right w:w="130" w:type="dxa"/>
            </w:tcMar>
            <w:vAlign w:val="center"/>
          </w:tcPr>
          <w:p w14:paraId="40EF2E4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障がいのある人の自立した日常生活、社会生活を営むことを目的に福祉サービスの利用援助、権利擁護のために必要な援助を行います。</w:t>
            </w:r>
          </w:p>
        </w:tc>
        <w:tc>
          <w:tcPr>
            <w:tcW w:w="2500" w:type="dxa"/>
            <w:tcMar>
              <w:top w:w="130" w:type="dxa"/>
              <w:left w:w="130" w:type="dxa"/>
              <w:bottom w:w="130" w:type="dxa"/>
              <w:right w:w="130" w:type="dxa"/>
            </w:tcMar>
            <w:vAlign w:val="center"/>
          </w:tcPr>
          <w:p w14:paraId="32CF632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サービスを利用する全ての障がい者</w:t>
            </w:r>
          </w:p>
        </w:tc>
      </w:tr>
    </w:tbl>
    <w:p w14:paraId="7DE2EFBF" w14:textId="77777777" w:rsidR="009D6CAB" w:rsidRPr="00370011" w:rsidRDefault="00000000" w:rsidP="005A6B3F">
      <w:pPr>
        <w:spacing w:before="260" w:after="160"/>
        <w:rPr>
          <w:rFonts w:ascii="BIZ UDPゴシック" w:eastAsia="BIZ UDPゴシック" w:hAnsi="BIZ UDPゴシック"/>
        </w:rPr>
      </w:pPr>
      <w:del w:id="92068" w:author="Ryo Wakayama" w:date="2026-10-23T09:00:00Z">
        <w:r>
          <w:rPr>
            <w:rFonts w:ascii="BIZ UDPゴシック" w:eastAsia="BIZ UDPゴシック" w:hAnsi="BIZ UDPゴシック"/>
            <w:b/>
            <w:bCs/>
            <w:sz w:val="22"/>
            <w:szCs w:val="22"/>
          </w:rPr>
          <w:delText xml:space="preserve">■</w:delText>
        </w:r>
      </w:del>
      <w:ins w:id="92069" w:author="Ryo Wakayama" w:date="2026-10-23T09:00:00Z">
        <w:r>
          <w:rPr>
            <w:rFonts w:ascii="BIZ UDPゴシック" w:eastAsia="BIZ UDPゴシック" w:hAnsi="BIZ UDPゴシック"/>
            <w:b/>
            <w:bCs/>
            <w:sz w:val="22"/>
            <w:szCs w:val="22"/>
          </w:rPr>
          <w:t xml:space="preserve">【表134】相談支援事業の</w:t>
        </w:r>
      </w:ins>
      <w:r>
        <w:rPr>
          <w:rFonts w:ascii="BIZ UDPゴシック" w:eastAsia="BIZ UDPゴシック" w:hAnsi="BIZ UDPゴシック"/>
          <w:b/>
          <w:bCs/>
          <w:sz w:val="22"/>
          <w:szCs w:val="22"/>
        </w:rPr>
        <w:t xml:space="preserve">第7期の実績</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2449495A" w14:textId="77777777">
        <w:trPr>
          <w:cantSplit/>
          <w:tblHeader/>
        </w:trPr>
        <w:tc>
          <w:tcPr>
            <w:tcW w:w="2400" w:type="dxa"/>
            <w:shd w:val="clear" w:color="auto" w:fill="DCE8DC"/>
            <w:tcMar>
              <w:top w:w="130" w:type="dxa"/>
              <w:left w:w="130" w:type="dxa"/>
              <w:bottom w:w="130" w:type="dxa"/>
              <w:right w:w="130" w:type="dxa"/>
            </w:tcMar>
            <w:vAlign w:val="center"/>
          </w:tcPr>
          <w:p w14:paraId="06146E5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第7期</w:t>
            </w:r>
          </w:p>
        </w:tc>
        <w:tc>
          <w:tcPr>
            <w:tcW w:w="2200" w:type="dxa"/>
            <w:shd w:val="clear" w:color="auto" w:fill="DCE8DC"/>
            <w:tcMar>
              <w:top w:w="130" w:type="dxa"/>
              <w:left w:w="130" w:type="dxa"/>
              <w:bottom w:w="130" w:type="dxa"/>
              <w:right w:w="130" w:type="dxa"/>
            </w:tcMar>
            <w:vAlign w:val="center"/>
          </w:tcPr>
          <w:p w14:paraId="58D9040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令和6年度</w:t>
            </w:r>
          </w:p>
        </w:tc>
        <w:tc>
          <w:tcPr>
            <w:tcW w:w="2200" w:type="dxa"/>
            <w:shd w:val="clear" w:color="auto" w:fill="DCE8DC"/>
            <w:tcMar>
              <w:top w:w="130" w:type="dxa"/>
              <w:left w:w="130" w:type="dxa"/>
              <w:bottom w:w="130" w:type="dxa"/>
              <w:right w:w="130" w:type="dxa"/>
            </w:tcMar>
            <w:vAlign w:val="center"/>
          </w:tcPr>
          <w:p w14:paraId="187D2C6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令和7年度</w:t>
            </w:r>
          </w:p>
        </w:tc>
        <w:tc>
          <w:tcPr>
            <w:tcW w:w="2200" w:type="dxa"/>
            <w:shd w:val="clear" w:color="auto" w:fill="DCE8DC"/>
            <w:tcMar>
              <w:top w:w="130" w:type="dxa"/>
              <w:left w:w="130" w:type="dxa"/>
              <w:bottom w:w="130" w:type="dxa"/>
              <w:right w:w="130" w:type="dxa"/>
            </w:tcMar>
            <w:vAlign w:val="center"/>
          </w:tcPr>
          <w:p w14:paraId="151D68C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令和8年度</w:t>
            </w:r>
          </w:p>
        </w:tc>
      </w:tr>
      <w:tr w:rsidR="009D6CAB" w:rsidRPr="00370011" w14:paraId="7BAA34E6" w14:textId="77777777">
        <w:trPr>
          <w:cantSplit/>
        </w:trPr>
        <w:tc>
          <w:tcPr>
            <w:tcW w:w="2400" w:type="dxa"/>
            <w:tcMar>
              <w:top w:w="130" w:type="dxa"/>
              <w:left w:w="130" w:type="dxa"/>
              <w:bottom w:w="130" w:type="dxa"/>
              <w:right w:w="130" w:type="dxa"/>
            </w:tcMar>
            <w:vAlign w:val="center"/>
          </w:tcPr>
          <w:p w14:paraId="2A8FB7D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障がい者相談支援事業（実施箇所数）</w:t>
            </w:r>
          </w:p>
        </w:tc>
        <w:tc>
          <w:tcPr>
            <w:tcW w:w="2200" w:type="dxa"/>
            <w:tcMar>
              <w:top w:w="130" w:type="dxa"/>
              <w:left w:w="130" w:type="dxa"/>
              <w:bottom w:w="130" w:type="dxa"/>
              <w:right w:w="130" w:type="dxa"/>
            </w:tcMar>
            <w:vAlign w:val="center"/>
          </w:tcPr>
          <w:p w14:paraId="668DA60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0か所</w:t>
            </w:r>
          </w:p>
        </w:tc>
        <w:tc>
          <w:tcPr>
            <w:tcW w:w="2200" w:type="dxa"/>
            <w:tcMar>
              <w:top w:w="130" w:type="dxa"/>
              <w:left w:w="130" w:type="dxa"/>
              <w:bottom w:w="130" w:type="dxa"/>
              <w:right w:w="130" w:type="dxa"/>
            </w:tcMar>
            <w:vAlign w:val="center"/>
          </w:tcPr>
          <w:p w14:paraId="63262C7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0か所</w:t>
            </w:r>
          </w:p>
        </w:tc>
        <w:tc>
          <w:tcPr>
            <w:tcW w:w="2200" w:type="dxa"/>
            <w:tcMar>
              <w:top w:w="130" w:type="dxa"/>
              <w:left w:w="130" w:type="dxa"/>
              <w:bottom w:w="130" w:type="dxa"/>
              <w:right w:w="130" w:type="dxa"/>
            </w:tcMar>
            <w:vAlign w:val="center"/>
          </w:tcPr>
          <w:p w14:paraId="4A856CC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0か所</w:t>
            </w:r>
          </w:p>
        </w:tc>
      </w:tr>
      <w:tr w:rsidR="009D6CAB" w:rsidRPr="00370011" w14:paraId="51414CAE" w14:textId="77777777">
        <w:trPr>
          <w:cantSplit/>
        </w:trPr>
        <w:tc>
          <w:tcPr>
            <w:tcW w:w="2400" w:type="dxa"/>
            <w:tcMar>
              <w:top w:w="130" w:type="dxa"/>
              <w:left w:w="130" w:type="dxa"/>
              <w:bottom w:w="130" w:type="dxa"/>
              <w:right w:w="130" w:type="dxa"/>
            </w:tcMar>
            <w:vAlign w:val="center"/>
          </w:tcPr>
          <w:p w14:paraId="4BBC675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基幹相談支援センター（設置の有無）</w:t>
            </w:r>
          </w:p>
        </w:tc>
        <w:tc>
          <w:tcPr>
            <w:tcW w:w="2200" w:type="dxa"/>
            <w:tcMar>
              <w:top w:w="130" w:type="dxa"/>
              <w:left w:w="130" w:type="dxa"/>
              <w:bottom w:w="130" w:type="dxa"/>
              <w:right w:w="130" w:type="dxa"/>
            </w:tcMar>
            <w:vAlign w:val="center"/>
          </w:tcPr>
          <w:p w14:paraId="15D67F4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2200" w:type="dxa"/>
            <w:tcMar>
              <w:top w:w="130" w:type="dxa"/>
              <w:left w:w="130" w:type="dxa"/>
              <w:bottom w:w="130" w:type="dxa"/>
              <w:right w:w="130" w:type="dxa"/>
            </w:tcMar>
            <w:vAlign w:val="center"/>
          </w:tcPr>
          <w:p w14:paraId="60DCAEF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2200" w:type="dxa"/>
            <w:tcMar>
              <w:top w:w="130" w:type="dxa"/>
              <w:left w:w="130" w:type="dxa"/>
              <w:bottom w:w="130" w:type="dxa"/>
              <w:right w:w="130" w:type="dxa"/>
            </w:tcMar>
            <w:vAlign w:val="center"/>
          </w:tcPr>
          <w:p w14:paraId="0D31F99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r>
      <w:tr w:rsidR="009D6CAB" w:rsidRPr="00370011" w14:paraId="5B39CB8E" w14:textId="77777777">
        <w:trPr>
          <w:cantSplit/>
        </w:trPr>
        <w:tc>
          <w:tcPr>
            <w:tcW w:w="2400" w:type="dxa"/>
            <w:tcMar>
              <w:top w:w="130" w:type="dxa"/>
              <w:left w:w="130" w:type="dxa"/>
              <w:bottom w:w="130" w:type="dxa"/>
              <w:right w:w="130" w:type="dxa"/>
            </w:tcMar>
            <w:vAlign w:val="center"/>
          </w:tcPr>
          <w:p w14:paraId="512790D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基幹相談支援センター等機能強化事業（実施の有無）</w:t>
            </w:r>
          </w:p>
        </w:tc>
        <w:tc>
          <w:tcPr>
            <w:tcW w:w="2200" w:type="dxa"/>
            <w:tcMar>
              <w:top w:w="130" w:type="dxa"/>
              <w:left w:w="130" w:type="dxa"/>
              <w:bottom w:w="130" w:type="dxa"/>
              <w:right w:w="130" w:type="dxa"/>
            </w:tcMar>
            <w:vAlign w:val="center"/>
          </w:tcPr>
          <w:p w14:paraId="75EC7BF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0C5BC5B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37BCA60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r>
      <w:tr w:rsidR="009D6CAB" w:rsidRPr="00370011" w14:paraId="667AC99E" w14:textId="77777777">
        <w:trPr>
          <w:cantSplit/>
        </w:trPr>
        <w:tc>
          <w:tcPr>
            <w:tcW w:w="2400" w:type="dxa"/>
            <w:tcMar>
              <w:top w:w="130" w:type="dxa"/>
              <w:left w:w="130" w:type="dxa"/>
              <w:bottom w:w="130" w:type="dxa"/>
              <w:right w:w="130" w:type="dxa"/>
            </w:tcMar>
            <w:vAlign w:val="center"/>
          </w:tcPr>
          <w:p w14:paraId="5342FA3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住宅入居等支援事業（実施の有無）</w:t>
            </w:r>
          </w:p>
        </w:tc>
        <w:tc>
          <w:tcPr>
            <w:tcW w:w="2200" w:type="dxa"/>
            <w:tcMar>
              <w:top w:w="130" w:type="dxa"/>
              <w:left w:w="130" w:type="dxa"/>
              <w:bottom w:w="130" w:type="dxa"/>
              <w:right w:w="130" w:type="dxa"/>
            </w:tcMar>
            <w:vAlign w:val="center"/>
          </w:tcPr>
          <w:p w14:paraId="4B855AC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55F885D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3A338B7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r>
      <w:tr w:rsidR="009D6CAB" w:rsidRPr="00370011" w14:paraId="75D06570" w14:textId="77777777">
        <w:trPr>
          <w:cantSplit/>
        </w:trPr>
        <w:tc>
          <w:tcPr>
            <w:tcW w:w="2400" w:type="dxa"/>
            <w:tcMar>
              <w:top w:w="130" w:type="dxa"/>
              <w:left w:w="130" w:type="dxa"/>
              <w:bottom w:w="130" w:type="dxa"/>
              <w:right w:w="130" w:type="dxa"/>
            </w:tcMar>
            <w:vAlign w:val="center"/>
          </w:tcPr>
          <w:p w14:paraId="0F95ADB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lastRenderedPageBreak/>
              <w:t>障がい者虐待防止センター（設置の有無）</w:t>
            </w:r>
          </w:p>
        </w:tc>
        <w:tc>
          <w:tcPr>
            <w:tcW w:w="2200" w:type="dxa"/>
            <w:tcMar>
              <w:top w:w="130" w:type="dxa"/>
              <w:left w:w="130" w:type="dxa"/>
              <w:bottom w:w="130" w:type="dxa"/>
              <w:right w:w="130" w:type="dxa"/>
            </w:tcMar>
            <w:vAlign w:val="center"/>
          </w:tcPr>
          <w:p w14:paraId="7C36B80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2200" w:type="dxa"/>
            <w:tcMar>
              <w:top w:w="130" w:type="dxa"/>
              <w:left w:w="130" w:type="dxa"/>
              <w:bottom w:w="130" w:type="dxa"/>
              <w:right w:w="130" w:type="dxa"/>
            </w:tcMar>
            <w:vAlign w:val="center"/>
          </w:tcPr>
          <w:p w14:paraId="5A3E96E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2200" w:type="dxa"/>
            <w:tcMar>
              <w:top w:w="130" w:type="dxa"/>
              <w:left w:w="130" w:type="dxa"/>
              <w:bottom w:w="130" w:type="dxa"/>
              <w:right w:w="130" w:type="dxa"/>
            </w:tcMar>
            <w:vAlign w:val="center"/>
          </w:tcPr>
          <w:p w14:paraId="2E2FAB6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r>
    </w:tbl>
    <w:p>
      <w:pPr>
        <w:spacing w:line="240" w:lineRule="auto"/>
        <w:jc w:val="right"/>
        <w:rPr>
          <w:ins w:id="92070" w:author="Ryo Wakayama" w:date="2026-10-20T09:00:00Z"/>
          <w:rFonts w:ascii="BIZ UDPゴシック" w:eastAsia="BIZ UDPゴシック" w:hAnsi="BIZ UDPゴシック"/>
        </w:rPr>
      </w:pPr>
      <w:ins w:id="92071" w:author="Ryo Wakayama" w:date="2026-10-20T09:00:00Z">
        <w:r>
          <w:rPr>
            <w:rFonts w:ascii="BIZ UDPゴシック" w:eastAsia="BIZ UDPゴシック" w:hAnsi="BIZ UDPゴシック"/>
            <w:sz w:val="18"/>
            <w:szCs w:val="18"/>
          </w:rPr>
          <w:t xml:space="preserve">資料：健康福祉課（障がい福祉サービス等の給付実績。令和8年度は見込み）、第7期の計画値は前回計画（令和6年3月）</w:t>
        </w:r>
      </w:ins>
    </w:p>
    <w:p w14:paraId="56D068A8" w14:textId="77777777" w:rsidR="009D6CAB" w:rsidRPr="00370011" w:rsidRDefault="00000000" w:rsidP="005A6B3F">
      <w:pPr>
        <w:spacing w:before="260" w:after="160"/>
        <w:rPr>
          <w:rFonts w:ascii="BIZ UDPゴシック" w:eastAsia="BIZ UDPゴシック" w:hAnsi="BIZ UDPゴシック"/>
        </w:rPr>
      </w:pPr>
      <w:del w:id="92072" w:author="Ryo Wakayama" w:date="2026-10-23T09:00:00Z">
        <w:r>
          <w:rPr>
            <w:rFonts w:ascii="BIZ UDPゴシック" w:eastAsia="BIZ UDPゴシック" w:hAnsi="BIZ UDPゴシック"/>
            <w:b/>
            <w:bCs/>
            <w:sz w:val="22"/>
            <w:szCs w:val="22"/>
          </w:rPr>
          <w:delText xml:space="preserve">■</w:delText>
        </w:r>
      </w:del>
      <w:ins w:id="92073" w:author="Ryo Wakayama" w:date="2026-10-23T09:00:00Z">
        <w:r>
          <w:rPr>
            <w:rFonts w:ascii="BIZ UDPゴシック" w:eastAsia="BIZ UDPゴシック" w:hAnsi="BIZ UDPゴシック"/>
            <w:b/>
            <w:bCs/>
            <w:sz w:val="22"/>
            <w:szCs w:val="22"/>
          </w:rPr>
          <w:t xml:space="preserve">【表135】相談支援事業の</w:t>
        </w:r>
      </w:ins>
      <w:r>
        <w:rPr>
          <w:rFonts w:ascii="BIZ UDPゴシック" w:eastAsia="BIZ UDPゴシック" w:hAnsi="BIZ UDPゴシック"/>
          <w:b/>
          <w:bCs/>
          <w:sz w:val="22"/>
          <w:szCs w:val="22"/>
        </w:rPr>
        <w:t xml:space="preserve">第8期の見込量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0D98F7F9" w14:textId="77777777">
        <w:trPr>
          <w:cantSplit/>
          <w:tblHeader/>
        </w:trPr>
        <w:tc>
          <w:tcPr>
            <w:tcW w:w="2400" w:type="dxa"/>
            <w:shd w:val="clear" w:color="auto" w:fill="DCE8DC"/>
            <w:tcMar>
              <w:top w:w="130" w:type="dxa"/>
              <w:left w:w="130" w:type="dxa"/>
              <w:bottom w:w="130" w:type="dxa"/>
              <w:right w:w="130" w:type="dxa"/>
            </w:tcMar>
            <w:vAlign w:val="center"/>
          </w:tcPr>
          <w:p w14:paraId="144BCF5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第8期</w:t>
            </w:r>
          </w:p>
        </w:tc>
        <w:tc>
          <w:tcPr>
            <w:tcW w:w="2200" w:type="dxa"/>
            <w:shd w:val="clear" w:color="auto" w:fill="DCE8DC"/>
            <w:tcMar>
              <w:top w:w="130" w:type="dxa"/>
              <w:left w:w="130" w:type="dxa"/>
              <w:bottom w:w="130" w:type="dxa"/>
              <w:right w:w="130" w:type="dxa"/>
            </w:tcMar>
            <w:vAlign w:val="center"/>
          </w:tcPr>
          <w:p w14:paraId="3B5D51E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令和9年度</w:t>
            </w:r>
          </w:p>
        </w:tc>
        <w:tc>
          <w:tcPr>
            <w:tcW w:w="2200" w:type="dxa"/>
            <w:shd w:val="clear" w:color="auto" w:fill="DCE8DC"/>
            <w:tcMar>
              <w:top w:w="130" w:type="dxa"/>
              <w:left w:w="130" w:type="dxa"/>
              <w:bottom w:w="130" w:type="dxa"/>
              <w:right w:w="130" w:type="dxa"/>
            </w:tcMar>
            <w:vAlign w:val="center"/>
          </w:tcPr>
          <w:p w14:paraId="061C185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7EDD5F2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299361C9" w14:textId="77777777">
        <w:trPr>
          <w:cantSplit/>
        </w:trPr>
        <w:tc>
          <w:tcPr>
            <w:tcW w:w="2400" w:type="dxa"/>
            <w:tcMar>
              <w:top w:w="130" w:type="dxa"/>
              <w:left w:w="130" w:type="dxa"/>
              <w:bottom w:w="130" w:type="dxa"/>
              <w:right w:w="130" w:type="dxa"/>
            </w:tcMar>
            <w:vAlign w:val="center"/>
          </w:tcPr>
          <w:p w14:paraId="406DCEF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障がい者相談支援事業（実施箇所数）</w:t>
            </w:r>
          </w:p>
        </w:tc>
        <w:tc>
          <w:tcPr>
            <w:tcW w:w="2200" w:type="dxa"/>
            <w:tcMar>
              <w:top w:w="130" w:type="dxa"/>
              <w:left w:w="130" w:type="dxa"/>
              <w:bottom w:w="130" w:type="dxa"/>
              <w:right w:w="130" w:type="dxa"/>
            </w:tcMar>
            <w:vAlign w:val="center"/>
          </w:tcPr>
          <w:p w14:paraId="4FA9CCD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0か所</w:t>
            </w:r>
          </w:p>
        </w:tc>
        <w:tc>
          <w:tcPr>
            <w:tcW w:w="2200" w:type="dxa"/>
            <w:tcMar>
              <w:top w:w="130" w:type="dxa"/>
              <w:left w:w="130" w:type="dxa"/>
              <w:bottom w:w="130" w:type="dxa"/>
              <w:right w:w="130" w:type="dxa"/>
            </w:tcMar>
            <w:vAlign w:val="center"/>
          </w:tcPr>
          <w:p w14:paraId="40236E2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0か所</w:t>
            </w:r>
          </w:p>
        </w:tc>
        <w:tc>
          <w:tcPr>
            <w:tcW w:w="2200" w:type="dxa"/>
            <w:tcMar>
              <w:top w:w="130" w:type="dxa"/>
              <w:left w:w="130" w:type="dxa"/>
              <w:bottom w:w="130" w:type="dxa"/>
              <w:right w:w="130" w:type="dxa"/>
            </w:tcMar>
            <w:vAlign w:val="center"/>
          </w:tcPr>
          <w:p w14:paraId="2A44B9A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0か所</w:t>
            </w:r>
          </w:p>
        </w:tc>
      </w:tr>
      <w:tr w:rsidR="009D6CAB" w:rsidRPr="00370011" w14:paraId="65546530" w14:textId="77777777">
        <w:trPr>
          <w:cantSplit/>
        </w:trPr>
        <w:tc>
          <w:tcPr>
            <w:tcW w:w="2400" w:type="dxa"/>
            <w:tcMar>
              <w:top w:w="130" w:type="dxa"/>
              <w:left w:w="130" w:type="dxa"/>
              <w:bottom w:w="130" w:type="dxa"/>
              <w:right w:w="130" w:type="dxa"/>
            </w:tcMar>
            <w:vAlign w:val="center"/>
          </w:tcPr>
          <w:p w14:paraId="161B2A3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基幹相談支援センター（設置の有無）</w:t>
            </w:r>
          </w:p>
        </w:tc>
        <w:tc>
          <w:tcPr>
            <w:tcW w:w="2200" w:type="dxa"/>
            <w:tcMar>
              <w:top w:w="130" w:type="dxa"/>
              <w:left w:w="130" w:type="dxa"/>
              <w:bottom w:w="130" w:type="dxa"/>
              <w:right w:w="130" w:type="dxa"/>
            </w:tcMar>
            <w:vAlign w:val="center"/>
          </w:tcPr>
          <w:p w14:paraId="2B307EA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2200" w:type="dxa"/>
            <w:tcMar>
              <w:top w:w="130" w:type="dxa"/>
              <w:left w:w="130" w:type="dxa"/>
              <w:bottom w:w="130" w:type="dxa"/>
              <w:right w:w="130" w:type="dxa"/>
            </w:tcMar>
            <w:vAlign w:val="center"/>
          </w:tcPr>
          <w:p w14:paraId="7E77258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2200" w:type="dxa"/>
            <w:tcMar>
              <w:top w:w="130" w:type="dxa"/>
              <w:left w:w="130" w:type="dxa"/>
              <w:bottom w:w="130" w:type="dxa"/>
              <w:right w:w="130" w:type="dxa"/>
            </w:tcMar>
            <w:vAlign w:val="center"/>
          </w:tcPr>
          <w:p w14:paraId="3BE8997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r>
      <w:tr w:rsidR="009D6CAB" w:rsidRPr="00370011" w14:paraId="536E2035" w14:textId="77777777">
        <w:trPr>
          <w:cantSplit/>
        </w:trPr>
        <w:tc>
          <w:tcPr>
            <w:tcW w:w="2400" w:type="dxa"/>
            <w:tcMar>
              <w:top w:w="130" w:type="dxa"/>
              <w:left w:w="130" w:type="dxa"/>
              <w:bottom w:w="130" w:type="dxa"/>
              <w:right w:w="130" w:type="dxa"/>
            </w:tcMar>
            <w:vAlign w:val="center"/>
          </w:tcPr>
          <w:p w14:paraId="71BABF0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基幹相談支援センター等機能強化事業（実施の有無）</w:t>
            </w:r>
          </w:p>
        </w:tc>
        <w:tc>
          <w:tcPr>
            <w:tcW w:w="2200" w:type="dxa"/>
            <w:tcMar>
              <w:top w:w="130" w:type="dxa"/>
              <w:left w:w="130" w:type="dxa"/>
              <w:bottom w:w="130" w:type="dxa"/>
              <w:right w:w="130" w:type="dxa"/>
            </w:tcMar>
            <w:vAlign w:val="center"/>
          </w:tcPr>
          <w:p w14:paraId="24401CA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2200" w:type="dxa"/>
            <w:tcMar>
              <w:top w:w="130" w:type="dxa"/>
              <w:left w:w="130" w:type="dxa"/>
              <w:bottom w:w="130" w:type="dxa"/>
              <w:right w:w="130" w:type="dxa"/>
            </w:tcMar>
            <w:vAlign w:val="center"/>
          </w:tcPr>
          <w:p w14:paraId="4A9919A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2200" w:type="dxa"/>
            <w:tcMar>
              <w:top w:w="130" w:type="dxa"/>
              <w:left w:w="130" w:type="dxa"/>
              <w:bottom w:w="130" w:type="dxa"/>
              <w:right w:w="130" w:type="dxa"/>
            </w:tcMar>
            <w:vAlign w:val="center"/>
          </w:tcPr>
          <w:p w14:paraId="6E79D85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r>
      <w:tr w:rsidR="009D6CAB" w:rsidRPr="00370011" w14:paraId="31D87D3A" w14:textId="77777777">
        <w:trPr>
          <w:cantSplit/>
        </w:trPr>
        <w:tc>
          <w:tcPr>
            <w:tcW w:w="2400" w:type="dxa"/>
            <w:tcMar>
              <w:top w:w="130" w:type="dxa"/>
              <w:left w:w="130" w:type="dxa"/>
              <w:bottom w:w="130" w:type="dxa"/>
              <w:right w:w="130" w:type="dxa"/>
            </w:tcMar>
            <w:vAlign w:val="center"/>
          </w:tcPr>
          <w:p w14:paraId="42D6628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住宅入居等支援事業（実施の有無）</w:t>
            </w:r>
          </w:p>
        </w:tc>
        <w:tc>
          <w:tcPr>
            <w:tcW w:w="2200" w:type="dxa"/>
            <w:tcMar>
              <w:top w:w="130" w:type="dxa"/>
              <w:left w:w="130" w:type="dxa"/>
              <w:bottom w:w="130" w:type="dxa"/>
              <w:right w:w="130" w:type="dxa"/>
            </w:tcMar>
            <w:vAlign w:val="center"/>
          </w:tcPr>
          <w:p w14:paraId="358F982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60CC332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14D45BF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r>
      <w:tr w:rsidR="009D6CAB" w:rsidRPr="00370011" w14:paraId="6C8DD145" w14:textId="77777777">
        <w:trPr>
          <w:cantSplit/>
        </w:trPr>
        <w:tc>
          <w:tcPr>
            <w:tcW w:w="2400" w:type="dxa"/>
            <w:tcMar>
              <w:top w:w="130" w:type="dxa"/>
              <w:left w:w="130" w:type="dxa"/>
              <w:bottom w:w="130" w:type="dxa"/>
              <w:right w:w="130" w:type="dxa"/>
            </w:tcMar>
            <w:vAlign w:val="center"/>
          </w:tcPr>
          <w:p w14:paraId="5948EEE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障がい者虐待防止センター（設置の有無）</w:t>
            </w:r>
          </w:p>
        </w:tc>
        <w:tc>
          <w:tcPr>
            <w:tcW w:w="2200" w:type="dxa"/>
            <w:tcMar>
              <w:top w:w="130" w:type="dxa"/>
              <w:left w:w="130" w:type="dxa"/>
              <w:bottom w:w="130" w:type="dxa"/>
              <w:right w:w="130" w:type="dxa"/>
            </w:tcMar>
            <w:vAlign w:val="center"/>
          </w:tcPr>
          <w:p w14:paraId="5E016BF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2200" w:type="dxa"/>
            <w:tcMar>
              <w:top w:w="130" w:type="dxa"/>
              <w:left w:w="130" w:type="dxa"/>
              <w:bottom w:w="130" w:type="dxa"/>
              <w:right w:w="130" w:type="dxa"/>
            </w:tcMar>
            <w:vAlign w:val="center"/>
          </w:tcPr>
          <w:p w14:paraId="77985D2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2200" w:type="dxa"/>
            <w:tcMar>
              <w:top w:w="130" w:type="dxa"/>
              <w:left w:w="130" w:type="dxa"/>
              <w:bottom w:w="130" w:type="dxa"/>
              <w:right w:w="130" w:type="dxa"/>
            </w:tcMar>
            <w:vAlign w:val="center"/>
          </w:tcPr>
          <w:p w14:paraId="2B3A099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r>
    </w:tbl>
    <w:p>
      <w:pPr>
        <w:spacing w:line="240" w:lineRule="auto"/>
        <w:jc w:val="right"/>
        <w:rPr>
          <w:ins w:id="92074" w:author="Ryo Wakayama" w:date="2026-10-20T09:00:00Z"/>
          <w:rFonts w:ascii="BIZ UDPゴシック" w:eastAsia="BIZ UDPゴシック" w:hAnsi="BIZ UDPゴシック"/>
        </w:rPr>
      </w:pPr>
      <w:ins w:id="92075" w:author="Ryo Wakayama" w:date="2026-10-20T09:00:00Z">
        <w:r>
          <w:rPr>
            <w:rFonts w:ascii="BIZ UDPゴシック" w:eastAsia="BIZ UDPゴシック" w:hAnsi="BIZ UDPゴシック"/>
            <w:sz w:val="18"/>
            <w:szCs w:val="18"/>
          </w:rPr>
          <w:t xml:space="preserve">資料：本計画による推計（本章冒頭の見込量の定め方による）</w:t>
        </w:r>
      </w:ins>
    </w:p>
    <w:p w14:paraId="17A23CDB" w14:textId="77777777" w:rsidR="009D6CAB" w:rsidRPr="007D1FF4" w:rsidRDefault="00000000" w:rsidP="007D1FF4">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4605498B" w14:textId="77777777" w:rsidR="009D6CAB" w:rsidRPr="00370011" w:rsidRDefault="00000000" w:rsidP="007D1FF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田村地方基幹相談支援センターとの連携強化のための体制を整備していきます。また、相談機関等の案内周知に努め、相談者が適切な機関で相談が受けられるよう支援を行います。「望まないセルフプラン」の解消に向けた基幹相談支援センター等機能強化事業を推進します。</w:t>
      </w:r>
    </w:p>
    <w:p w14:paraId="53E324E0"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（4）成年後見制度利用支援事業</w:t>
      </w:r>
    </w:p>
    <w:p>
      <w:pPr>
        <w:spacing w:before="260" w:after="160"/>
        <w:rPr>
          <w:ins w:id="92076" w:author="Ryo Wakayama" w:date="2026-10-20T09:00:00Z"/>
          <w:rFonts w:ascii="BIZ UDPゴシック" w:eastAsia="BIZ UDPゴシック" w:hAnsi="BIZ UDPゴシック"/>
        </w:rPr>
      </w:pPr>
      <w:ins w:id="92077" w:author="Ryo Wakayama" w:date="2026-10-20T09:00:00Z">
        <w:r>
          <w:rPr>
            <w:rFonts w:ascii="BIZ UDPゴシック" w:eastAsia="BIZ UDPゴシック" w:hAnsi="BIZ UDPゴシック"/>
            <w:sz w:val="22"/>
            <w:szCs w:val="22"/>
          </w:rPr>
          <w:t xml:space="preserve">【表136】成年後見制度利用支援事業の内容</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00"/>
      </w:tblGrid>
      <w:tr w:rsidR="009D6CAB" w:rsidRPr="00370011" w14:paraId="5511F525" w14:textId="77777777">
        <w:trPr>
          <w:cantSplit/>
          <w:tblHeader/>
        </w:trPr>
        <w:tc>
          <w:tcPr>
            <w:tcW w:w="6500" w:type="dxa"/>
            <w:shd w:val="clear" w:color="auto" w:fill="DCE8DC"/>
            <w:tcMar>
              <w:top w:w="130" w:type="dxa"/>
              <w:left w:w="130" w:type="dxa"/>
              <w:bottom w:w="130" w:type="dxa"/>
              <w:right w:w="130" w:type="dxa"/>
            </w:tcMar>
            <w:vAlign w:val="center"/>
          </w:tcPr>
          <w:p w14:paraId="4C0A74E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4832848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5FC20DD5" w14:textId="77777777">
        <w:trPr>
          <w:cantSplit/>
        </w:trPr>
        <w:tc>
          <w:tcPr>
            <w:tcW w:w="6500" w:type="dxa"/>
            <w:tcMar>
              <w:top w:w="130" w:type="dxa"/>
              <w:left w:w="130" w:type="dxa"/>
              <w:bottom w:w="130" w:type="dxa"/>
              <w:right w:w="130" w:type="dxa"/>
            </w:tcMar>
            <w:vAlign w:val="center"/>
          </w:tcPr>
          <w:p w14:paraId="2CF673B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成年後見制度の利用が必要と認められる障がい者に対し、成年後見制度の利用を支援することにより、その障がい者の権利擁護を図ります。</w:t>
            </w:r>
          </w:p>
        </w:tc>
        <w:tc>
          <w:tcPr>
            <w:tcW w:w="2500" w:type="dxa"/>
            <w:tcMar>
              <w:top w:w="130" w:type="dxa"/>
              <w:left w:w="130" w:type="dxa"/>
              <w:bottom w:w="130" w:type="dxa"/>
              <w:right w:w="130" w:type="dxa"/>
            </w:tcMar>
            <w:vAlign w:val="center"/>
          </w:tcPr>
          <w:p w14:paraId="05C132A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成年後見制度の利用に要する経費について補助を受けなければ利用が困難であると認められる者</w:t>
            </w:r>
          </w:p>
        </w:tc>
      </w:tr>
    </w:tbl>
    <w:p w14:paraId="32998F4D" w14:textId="77777777" w:rsidR="009D6CAB" w:rsidRPr="00370011" w:rsidRDefault="00000000" w:rsidP="005A6B3F">
      <w:pPr>
        <w:spacing w:before="260" w:after="160"/>
        <w:rPr>
          <w:rFonts w:ascii="BIZ UDPゴシック" w:eastAsia="BIZ UDPゴシック" w:hAnsi="BIZ UDPゴシック"/>
        </w:rPr>
      </w:pPr>
      <w:del w:id="92078" w:author="Ryo Wakayama" w:date="2026-10-23T09:00:00Z">
        <w:r>
          <w:rPr>
            <w:rFonts w:ascii="BIZ UDPゴシック" w:eastAsia="BIZ UDPゴシック" w:hAnsi="BIZ UDPゴシック"/>
            <w:b/>
            <w:bCs/>
            <w:sz w:val="22"/>
            <w:szCs w:val="22"/>
          </w:rPr>
          <w:delText xml:space="preserve">■</w:delText>
        </w:r>
      </w:del>
      <w:ins w:id="92079" w:author="Ryo Wakayama" w:date="2026-10-23T09:00:00Z">
        <w:r>
          <w:rPr>
            <w:rFonts w:ascii="BIZ UDPゴシック" w:eastAsia="BIZ UDPゴシック" w:hAnsi="BIZ UDPゴシック"/>
            <w:b/>
            <w:bCs/>
            <w:sz w:val="22"/>
            <w:szCs w:val="22"/>
          </w:rPr>
          <w:t xml:space="preserve">【表137】成年後見制度利用支援事業の</w:t>
        </w:r>
      </w:ins>
      <w:r>
        <w:rPr>
          <w:rFonts w:ascii="BIZ UDPゴシック" w:eastAsia="BIZ UDPゴシック" w:hAnsi="BIZ UDPゴシック"/>
          <w:b/>
          <w:bCs/>
          <w:sz w:val="22"/>
          <w:szCs w:val="22"/>
        </w:rPr>
        <w:t xml:space="preserve">第7期の実績（1年あたり）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6B4A8584" w14:textId="77777777">
        <w:trPr>
          <w:cantSplit/>
          <w:tblHeader/>
        </w:trPr>
        <w:tc>
          <w:tcPr>
            <w:tcW w:w="2400" w:type="dxa"/>
            <w:shd w:val="clear" w:color="auto" w:fill="DCE8DC"/>
            <w:tcMar>
              <w:top w:w="130" w:type="dxa"/>
              <w:left w:w="130" w:type="dxa"/>
              <w:bottom w:w="130" w:type="dxa"/>
              <w:right w:w="130" w:type="dxa"/>
            </w:tcMar>
            <w:vAlign w:val="center"/>
          </w:tcPr>
          <w:p w14:paraId="481B5E8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lastRenderedPageBreak/>
              <w:t>第7期</w:t>
            </w:r>
          </w:p>
        </w:tc>
        <w:tc>
          <w:tcPr>
            <w:tcW w:w="2200" w:type="dxa"/>
            <w:shd w:val="clear" w:color="auto" w:fill="DCE8DC"/>
            <w:tcMar>
              <w:top w:w="130" w:type="dxa"/>
              <w:left w:w="130" w:type="dxa"/>
              <w:bottom w:w="130" w:type="dxa"/>
              <w:right w:w="130" w:type="dxa"/>
            </w:tcMar>
            <w:vAlign w:val="center"/>
          </w:tcPr>
          <w:p w14:paraId="5D064DE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令和6年度</w:t>
            </w:r>
          </w:p>
        </w:tc>
        <w:tc>
          <w:tcPr>
            <w:tcW w:w="2200" w:type="dxa"/>
            <w:shd w:val="clear" w:color="auto" w:fill="DCE8DC"/>
            <w:tcMar>
              <w:top w:w="130" w:type="dxa"/>
              <w:left w:w="130" w:type="dxa"/>
              <w:bottom w:w="130" w:type="dxa"/>
              <w:right w:w="130" w:type="dxa"/>
            </w:tcMar>
            <w:vAlign w:val="center"/>
          </w:tcPr>
          <w:p w14:paraId="55E7E0E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令和7年度</w:t>
            </w:r>
          </w:p>
        </w:tc>
        <w:tc>
          <w:tcPr>
            <w:tcW w:w="2200" w:type="dxa"/>
            <w:shd w:val="clear" w:color="auto" w:fill="DCE8DC"/>
            <w:tcMar>
              <w:top w:w="130" w:type="dxa"/>
              <w:left w:w="130" w:type="dxa"/>
              <w:bottom w:w="130" w:type="dxa"/>
              <w:right w:w="130" w:type="dxa"/>
            </w:tcMar>
            <w:vAlign w:val="center"/>
          </w:tcPr>
          <w:p w14:paraId="3BACB28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令和8年度</w:t>
            </w:r>
          </w:p>
        </w:tc>
      </w:tr>
      <w:tr w:rsidR="009D6CAB" w:rsidRPr="00370011" w14:paraId="36AECD69" w14:textId="77777777">
        <w:trPr>
          <w:cantSplit/>
        </w:trPr>
        <w:tc>
          <w:tcPr>
            <w:tcW w:w="2400" w:type="dxa"/>
            <w:tcMar>
              <w:top w:w="130" w:type="dxa"/>
              <w:left w:w="130" w:type="dxa"/>
              <w:bottom w:w="130" w:type="dxa"/>
              <w:right w:w="130" w:type="dxa"/>
            </w:tcMar>
            <w:vAlign w:val="center"/>
          </w:tcPr>
          <w:p w14:paraId="24F0FEE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成年後見制度利用支援事業（利用者数）</w:t>
            </w:r>
          </w:p>
        </w:tc>
        <w:tc>
          <w:tcPr>
            <w:tcW w:w="2200" w:type="dxa"/>
            <w:tcMar>
              <w:top w:w="130" w:type="dxa"/>
              <w:left w:w="130" w:type="dxa"/>
              <w:bottom w:w="130" w:type="dxa"/>
              <w:right w:w="130" w:type="dxa"/>
            </w:tcMar>
            <w:vAlign w:val="center"/>
          </w:tcPr>
          <w:p w14:paraId="4C70D28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1F49EF6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7272BC4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bl>
    <w:p>
      <w:pPr>
        <w:spacing w:line="240" w:lineRule="auto"/>
        <w:jc w:val="right"/>
        <w:rPr>
          <w:ins w:id="92080" w:author="Ryo Wakayama" w:date="2026-10-20T09:00:00Z"/>
          <w:rFonts w:ascii="BIZ UDPゴシック" w:eastAsia="BIZ UDPゴシック" w:hAnsi="BIZ UDPゴシック"/>
        </w:rPr>
      </w:pPr>
      <w:ins w:id="92081" w:author="Ryo Wakayama" w:date="2026-10-20T09:00:00Z">
        <w:r>
          <w:rPr>
            <w:rFonts w:ascii="BIZ UDPゴシック" w:eastAsia="BIZ UDPゴシック" w:hAnsi="BIZ UDPゴシック"/>
            <w:sz w:val="18"/>
            <w:szCs w:val="18"/>
          </w:rPr>
          <w:t xml:space="preserve">資料：健康福祉課（障がい福祉サービス等の給付実績。令和8年度は見込み）、第7期の計画値は前回計画（令和6年3月）</w:t>
        </w:r>
      </w:ins>
    </w:p>
    <w:p w14:paraId="6B0AFD4C" w14:textId="77777777" w:rsidR="009D6CAB" w:rsidRPr="00370011" w:rsidRDefault="00000000" w:rsidP="005A6B3F">
      <w:pPr>
        <w:spacing w:before="260" w:after="160"/>
        <w:rPr>
          <w:rFonts w:ascii="BIZ UDPゴシック" w:eastAsia="BIZ UDPゴシック" w:hAnsi="BIZ UDPゴシック"/>
        </w:rPr>
      </w:pPr>
      <w:del w:id="92082" w:author="Ryo Wakayama" w:date="2026-10-23T09:00:00Z">
        <w:r>
          <w:rPr>
            <w:rFonts w:ascii="BIZ UDPゴシック" w:eastAsia="BIZ UDPゴシック" w:hAnsi="BIZ UDPゴシック"/>
            <w:b/>
            <w:bCs/>
            <w:sz w:val="22"/>
            <w:szCs w:val="22"/>
          </w:rPr>
          <w:delText xml:space="preserve">■</w:delText>
        </w:r>
      </w:del>
      <w:ins w:id="92083" w:author="Ryo Wakayama" w:date="2026-10-23T09:00:00Z">
        <w:r>
          <w:rPr>
            <w:rFonts w:ascii="BIZ UDPゴシック" w:eastAsia="BIZ UDPゴシック" w:hAnsi="BIZ UDPゴシック"/>
            <w:b/>
            <w:bCs/>
            <w:sz w:val="22"/>
            <w:szCs w:val="22"/>
          </w:rPr>
          <w:t xml:space="preserve">【表138】成年後見制度利用支援事業の</w:t>
        </w:r>
      </w:ins>
      <w:r>
        <w:rPr>
          <w:rFonts w:ascii="BIZ UDPゴシック" w:eastAsia="BIZ UDPゴシック" w:hAnsi="BIZ UDPゴシック"/>
          <w:b/>
          <w:bCs/>
          <w:sz w:val="22"/>
          <w:szCs w:val="22"/>
        </w:rPr>
        <w:t xml:space="preserve">第8期の見込量（1年あたり）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093A9688" w14:textId="77777777">
        <w:trPr>
          <w:cantSplit/>
          <w:tblHeader/>
        </w:trPr>
        <w:tc>
          <w:tcPr>
            <w:tcW w:w="2400" w:type="dxa"/>
            <w:shd w:val="clear" w:color="auto" w:fill="DCE8DC"/>
            <w:tcMar>
              <w:top w:w="130" w:type="dxa"/>
              <w:left w:w="130" w:type="dxa"/>
              <w:bottom w:w="130" w:type="dxa"/>
              <w:right w:w="130" w:type="dxa"/>
            </w:tcMar>
            <w:vAlign w:val="center"/>
          </w:tcPr>
          <w:p w14:paraId="1FA449B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第8期</w:t>
            </w:r>
          </w:p>
        </w:tc>
        <w:tc>
          <w:tcPr>
            <w:tcW w:w="2200" w:type="dxa"/>
            <w:shd w:val="clear" w:color="auto" w:fill="DCE8DC"/>
            <w:tcMar>
              <w:top w:w="130" w:type="dxa"/>
              <w:left w:w="130" w:type="dxa"/>
              <w:bottom w:w="130" w:type="dxa"/>
              <w:right w:w="130" w:type="dxa"/>
            </w:tcMar>
            <w:vAlign w:val="center"/>
          </w:tcPr>
          <w:p w14:paraId="7CADBEA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令和9年度</w:t>
            </w:r>
          </w:p>
        </w:tc>
        <w:tc>
          <w:tcPr>
            <w:tcW w:w="2200" w:type="dxa"/>
            <w:shd w:val="clear" w:color="auto" w:fill="DCE8DC"/>
            <w:tcMar>
              <w:top w:w="130" w:type="dxa"/>
              <w:left w:w="130" w:type="dxa"/>
              <w:bottom w:w="130" w:type="dxa"/>
              <w:right w:w="130" w:type="dxa"/>
            </w:tcMar>
            <w:vAlign w:val="center"/>
          </w:tcPr>
          <w:p w14:paraId="3079366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3529374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5092E2A6" w14:textId="77777777">
        <w:trPr>
          <w:cantSplit/>
        </w:trPr>
        <w:tc>
          <w:tcPr>
            <w:tcW w:w="2400" w:type="dxa"/>
            <w:tcMar>
              <w:top w:w="130" w:type="dxa"/>
              <w:left w:w="130" w:type="dxa"/>
              <w:bottom w:w="130" w:type="dxa"/>
              <w:right w:w="130" w:type="dxa"/>
            </w:tcMar>
            <w:vAlign w:val="center"/>
          </w:tcPr>
          <w:p w14:paraId="27AD9CE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成年後見制度利用支援事業（利用者数）</w:t>
            </w:r>
          </w:p>
        </w:tc>
        <w:tc>
          <w:tcPr>
            <w:tcW w:w="2200" w:type="dxa"/>
            <w:tcMar>
              <w:top w:w="130" w:type="dxa"/>
              <w:left w:w="130" w:type="dxa"/>
              <w:bottom w:w="130" w:type="dxa"/>
              <w:right w:w="130" w:type="dxa"/>
            </w:tcMar>
            <w:vAlign w:val="center"/>
          </w:tcPr>
          <w:p w14:paraId="4A69E87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5C0727A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1989A53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r>
    </w:tbl>
    <w:p>
      <w:pPr>
        <w:spacing w:line="240" w:lineRule="auto"/>
        <w:jc w:val="right"/>
        <w:rPr>
          <w:ins w:id="92084" w:author="Ryo Wakayama" w:date="2026-10-20T09:00:00Z"/>
          <w:rFonts w:ascii="BIZ UDPゴシック" w:eastAsia="BIZ UDPゴシック" w:hAnsi="BIZ UDPゴシック"/>
        </w:rPr>
      </w:pPr>
      <w:ins w:id="92085" w:author="Ryo Wakayama" w:date="2026-10-20T09:00:00Z">
        <w:r>
          <w:rPr>
            <w:rFonts w:ascii="BIZ UDPゴシック" w:eastAsia="BIZ UDPゴシック" w:hAnsi="BIZ UDPゴシック"/>
            <w:sz w:val="18"/>
            <w:szCs w:val="18"/>
          </w:rPr>
          <w:t xml:space="preserve">資料：本計画による推計（本章冒頭の見込量の定め方による）</w:t>
        </w:r>
      </w:ins>
    </w:p>
    <w:p w14:paraId="2E0DEDB2" w14:textId="77777777" w:rsidR="007D1FF4" w:rsidRDefault="007D1FF4" w:rsidP="007D1FF4">
      <w:pPr>
        <w:pStyle w:val="a4"/>
      </w:pPr>
    </w:p>
    <w:p w14:paraId="67649503" w14:textId="77777777" w:rsidR="007D1FF4" w:rsidRDefault="007D1FF4" w:rsidP="007D1FF4">
      <w:pPr>
        <w:pStyle w:val="a4"/>
      </w:pPr>
    </w:p>
    <w:p w14:paraId="18B57BA5" w14:textId="77777777" w:rsidR="007D1FF4" w:rsidRDefault="007D1FF4" w:rsidP="007D1FF4">
      <w:pPr>
        <w:pStyle w:val="a4"/>
      </w:pPr>
    </w:p>
    <w:p w14:paraId="05551D78" w14:textId="77777777" w:rsidR="009D6CAB" w:rsidRPr="007D1FF4" w:rsidRDefault="00000000" w:rsidP="007D1FF4">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2D5844BC" w14:textId="77777777" w:rsidR="009D6CAB" w:rsidRPr="00370011" w:rsidRDefault="00000000" w:rsidP="007D1FF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社会福祉協議会に委託した権利擁護センターと連携し、ニーズの把握に努めるとともに、相談支援事業などを通じて周知と利用促進に努めます。</w:t>
      </w:r>
    </w:p>
    <w:p w14:paraId="2E51A65B"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（5）成年後見制度法人後見支援事業</w:t>
      </w:r>
    </w:p>
    <w:p>
      <w:pPr>
        <w:spacing w:before="260" w:after="160"/>
        <w:rPr>
          <w:ins w:id="92086" w:author="Ryo Wakayama" w:date="2026-10-20T09:00:00Z"/>
          <w:rFonts w:ascii="BIZ UDPゴシック" w:eastAsia="BIZ UDPゴシック" w:hAnsi="BIZ UDPゴシック"/>
        </w:rPr>
      </w:pPr>
      <w:ins w:id="92087" w:author="Ryo Wakayama" w:date="2026-10-20T09:00:00Z">
        <w:r>
          <w:rPr>
            <w:rFonts w:ascii="BIZ UDPゴシック" w:eastAsia="BIZ UDPゴシック" w:hAnsi="BIZ UDPゴシック"/>
            <w:sz w:val="22"/>
            <w:szCs w:val="22"/>
          </w:rPr>
          <w:t xml:space="preserve">【表139】成年後見制度法人後見支援事業の内容</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00"/>
      </w:tblGrid>
      <w:tr w:rsidR="009D6CAB" w:rsidRPr="00370011" w14:paraId="3F5780C1" w14:textId="77777777">
        <w:trPr>
          <w:cantSplit/>
          <w:tblHeader/>
        </w:trPr>
        <w:tc>
          <w:tcPr>
            <w:tcW w:w="6500" w:type="dxa"/>
            <w:shd w:val="clear" w:color="auto" w:fill="DCE8DC"/>
            <w:tcMar>
              <w:top w:w="130" w:type="dxa"/>
              <w:left w:w="130" w:type="dxa"/>
              <w:bottom w:w="130" w:type="dxa"/>
              <w:right w:w="130" w:type="dxa"/>
            </w:tcMar>
            <w:vAlign w:val="center"/>
          </w:tcPr>
          <w:p w14:paraId="0D67C48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60EB563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43D37CE3" w14:textId="77777777">
        <w:trPr>
          <w:cantSplit/>
        </w:trPr>
        <w:tc>
          <w:tcPr>
            <w:tcW w:w="6500" w:type="dxa"/>
            <w:tcMar>
              <w:top w:w="130" w:type="dxa"/>
              <w:left w:w="130" w:type="dxa"/>
              <w:bottom w:w="130" w:type="dxa"/>
              <w:right w:w="130" w:type="dxa"/>
            </w:tcMar>
            <w:vAlign w:val="center"/>
          </w:tcPr>
          <w:p w14:paraId="1AF340D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成年後見制度における業務を適正に行うことができる法人を確保できる体制を整備するとともに、住民後見人の活用も含めた法人後見の活動を支援することで、障がい者の権利擁護を図ります。</w:t>
            </w:r>
          </w:p>
        </w:tc>
        <w:tc>
          <w:tcPr>
            <w:tcW w:w="2500" w:type="dxa"/>
            <w:tcMar>
              <w:top w:w="130" w:type="dxa"/>
              <w:left w:w="130" w:type="dxa"/>
              <w:bottom w:w="130" w:type="dxa"/>
              <w:right w:w="130" w:type="dxa"/>
            </w:tcMar>
            <w:vAlign w:val="center"/>
          </w:tcPr>
          <w:p w14:paraId="010BFC1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法人等による成年後見等の利用が必要であると認められる者</w:t>
            </w:r>
          </w:p>
        </w:tc>
      </w:tr>
    </w:tbl>
    <w:p w14:paraId="236AEB95" w14:textId="77777777" w:rsidR="009D6CAB" w:rsidRPr="00370011" w:rsidRDefault="00000000" w:rsidP="005A6B3F">
      <w:pPr>
        <w:spacing w:before="260" w:after="160"/>
        <w:rPr>
          <w:rFonts w:ascii="BIZ UDPゴシック" w:eastAsia="BIZ UDPゴシック" w:hAnsi="BIZ UDPゴシック"/>
        </w:rPr>
      </w:pPr>
      <w:del w:id="92088" w:author="Ryo Wakayama" w:date="2026-10-23T09:00:00Z">
        <w:r>
          <w:rPr>
            <w:rFonts w:ascii="BIZ UDPゴシック" w:eastAsia="BIZ UDPゴシック" w:hAnsi="BIZ UDPゴシック"/>
            <w:b/>
            <w:bCs/>
            <w:sz w:val="22"/>
            <w:szCs w:val="22"/>
          </w:rPr>
          <w:delText xml:space="preserve">■</w:delText>
        </w:r>
      </w:del>
      <w:ins w:id="92089" w:author="Ryo Wakayama" w:date="2026-10-23T09:00:00Z">
        <w:r>
          <w:rPr>
            <w:rFonts w:ascii="BIZ UDPゴシック" w:eastAsia="BIZ UDPゴシック" w:hAnsi="BIZ UDPゴシック"/>
            <w:b/>
            <w:bCs/>
            <w:sz w:val="22"/>
            <w:szCs w:val="22"/>
          </w:rPr>
          <w:t xml:space="preserve">【表140】成年後見制度法人後見支援事業の</w:t>
        </w:r>
      </w:ins>
      <w:r>
        <w:rPr>
          <w:rFonts w:ascii="BIZ UDPゴシック" w:eastAsia="BIZ UDPゴシック" w:hAnsi="BIZ UDPゴシック"/>
          <w:b/>
          <w:bCs/>
          <w:sz w:val="22"/>
          <w:szCs w:val="22"/>
        </w:rPr>
        <w:t xml:space="preserve">第7期の実績</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7F575027" w14:textId="77777777">
        <w:trPr>
          <w:cantSplit/>
          <w:tblHeader/>
        </w:trPr>
        <w:tc>
          <w:tcPr>
            <w:tcW w:w="2400" w:type="dxa"/>
            <w:shd w:val="clear" w:color="auto" w:fill="DCE8DC"/>
            <w:tcMar>
              <w:top w:w="130" w:type="dxa"/>
              <w:left w:w="130" w:type="dxa"/>
              <w:bottom w:w="130" w:type="dxa"/>
              <w:right w:w="130" w:type="dxa"/>
            </w:tcMar>
            <w:vAlign w:val="center"/>
          </w:tcPr>
          <w:p w14:paraId="57DC6D4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第7期</w:t>
            </w:r>
          </w:p>
        </w:tc>
        <w:tc>
          <w:tcPr>
            <w:tcW w:w="2200" w:type="dxa"/>
            <w:shd w:val="clear" w:color="auto" w:fill="DCE8DC"/>
            <w:tcMar>
              <w:top w:w="130" w:type="dxa"/>
              <w:left w:w="130" w:type="dxa"/>
              <w:bottom w:w="130" w:type="dxa"/>
              <w:right w:w="130" w:type="dxa"/>
            </w:tcMar>
            <w:vAlign w:val="center"/>
          </w:tcPr>
          <w:p w14:paraId="3E58EE7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令和6年度</w:t>
            </w:r>
          </w:p>
        </w:tc>
        <w:tc>
          <w:tcPr>
            <w:tcW w:w="2200" w:type="dxa"/>
            <w:shd w:val="clear" w:color="auto" w:fill="DCE8DC"/>
            <w:tcMar>
              <w:top w:w="130" w:type="dxa"/>
              <w:left w:w="130" w:type="dxa"/>
              <w:bottom w:w="130" w:type="dxa"/>
              <w:right w:w="130" w:type="dxa"/>
            </w:tcMar>
            <w:vAlign w:val="center"/>
          </w:tcPr>
          <w:p w14:paraId="74C15BD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令和7年度</w:t>
            </w:r>
          </w:p>
        </w:tc>
        <w:tc>
          <w:tcPr>
            <w:tcW w:w="2200" w:type="dxa"/>
            <w:shd w:val="clear" w:color="auto" w:fill="DCE8DC"/>
            <w:tcMar>
              <w:top w:w="130" w:type="dxa"/>
              <w:left w:w="130" w:type="dxa"/>
              <w:bottom w:w="130" w:type="dxa"/>
              <w:right w:w="130" w:type="dxa"/>
            </w:tcMar>
            <w:vAlign w:val="center"/>
          </w:tcPr>
          <w:p w14:paraId="38ED36A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令和8年度</w:t>
            </w:r>
          </w:p>
        </w:tc>
      </w:tr>
      <w:tr w:rsidR="009D6CAB" w:rsidRPr="00370011" w14:paraId="1161CF95" w14:textId="77777777">
        <w:trPr>
          <w:cantSplit/>
        </w:trPr>
        <w:tc>
          <w:tcPr>
            <w:tcW w:w="2400" w:type="dxa"/>
            <w:tcMar>
              <w:top w:w="130" w:type="dxa"/>
              <w:left w:w="130" w:type="dxa"/>
              <w:bottom w:w="130" w:type="dxa"/>
              <w:right w:w="130" w:type="dxa"/>
            </w:tcMar>
            <w:vAlign w:val="center"/>
          </w:tcPr>
          <w:p w14:paraId="53AAE90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成年後見制度法人後見支援事業（実施の有無）</w:t>
            </w:r>
          </w:p>
        </w:tc>
        <w:tc>
          <w:tcPr>
            <w:tcW w:w="2200" w:type="dxa"/>
            <w:tcMar>
              <w:top w:w="130" w:type="dxa"/>
              <w:left w:w="130" w:type="dxa"/>
              <w:bottom w:w="130" w:type="dxa"/>
              <w:right w:w="130" w:type="dxa"/>
            </w:tcMar>
            <w:vAlign w:val="center"/>
          </w:tcPr>
          <w:p w14:paraId="5EBB350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4EEDDB7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1609CF4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r>
    </w:tbl>
    <w:p>
      <w:pPr>
        <w:spacing w:line="240" w:lineRule="auto"/>
        <w:jc w:val="right"/>
        <w:rPr>
          <w:ins w:id="92090" w:author="Ryo Wakayama" w:date="2026-10-20T09:00:00Z"/>
          <w:rFonts w:ascii="BIZ UDPゴシック" w:eastAsia="BIZ UDPゴシック" w:hAnsi="BIZ UDPゴシック"/>
        </w:rPr>
      </w:pPr>
      <w:ins w:id="92091" w:author="Ryo Wakayama" w:date="2026-10-20T09:00:00Z">
        <w:r>
          <w:rPr>
            <w:rFonts w:ascii="BIZ UDPゴシック" w:eastAsia="BIZ UDPゴシック" w:hAnsi="BIZ UDPゴシック"/>
            <w:sz w:val="18"/>
            <w:szCs w:val="18"/>
          </w:rPr>
          <w:t xml:space="preserve">資料：健康福祉課（障がい福祉サービス等の給付実績。令和8年度は見込み）、第7期の計画値は前回計画（令和6年3月）</w:t>
        </w:r>
      </w:ins>
    </w:p>
    <w:p w14:paraId="7065331C" w14:textId="77777777" w:rsidR="009D6CAB" w:rsidRPr="00370011" w:rsidRDefault="00000000" w:rsidP="005A6B3F">
      <w:pPr>
        <w:spacing w:before="260" w:after="160"/>
        <w:rPr>
          <w:rFonts w:ascii="BIZ UDPゴシック" w:eastAsia="BIZ UDPゴシック" w:hAnsi="BIZ UDPゴシック"/>
        </w:rPr>
      </w:pPr>
      <w:del w:id="92092" w:author="Ryo Wakayama" w:date="2026-10-23T09:00:00Z">
        <w:r>
          <w:rPr>
            <w:rFonts w:ascii="BIZ UDPゴシック" w:eastAsia="BIZ UDPゴシック" w:hAnsi="BIZ UDPゴシック"/>
            <w:b/>
            <w:bCs/>
            <w:sz w:val="22"/>
            <w:szCs w:val="22"/>
          </w:rPr>
          <w:delText xml:space="preserve">■</w:delText>
        </w:r>
      </w:del>
      <w:ins w:id="92093" w:author="Ryo Wakayama" w:date="2026-10-23T09:00:00Z">
        <w:r>
          <w:rPr>
            <w:rFonts w:ascii="BIZ UDPゴシック" w:eastAsia="BIZ UDPゴシック" w:hAnsi="BIZ UDPゴシック"/>
            <w:b/>
            <w:bCs/>
            <w:sz w:val="22"/>
            <w:szCs w:val="22"/>
          </w:rPr>
          <w:t xml:space="preserve">【表141】成年後見制度法人後見支援事業の</w:t>
        </w:r>
      </w:ins>
      <w:r>
        <w:rPr>
          <w:rFonts w:ascii="BIZ UDPゴシック" w:eastAsia="BIZ UDPゴシック" w:hAnsi="BIZ UDPゴシック"/>
          <w:b/>
          <w:bCs/>
          <w:sz w:val="22"/>
          <w:szCs w:val="22"/>
        </w:rPr>
        <w:t xml:space="preserve">第8期の見込量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1F66D207" w14:textId="77777777">
        <w:trPr>
          <w:cantSplit/>
          <w:tblHeader/>
        </w:trPr>
        <w:tc>
          <w:tcPr>
            <w:tcW w:w="2400" w:type="dxa"/>
            <w:shd w:val="clear" w:color="auto" w:fill="DCE8DC"/>
            <w:tcMar>
              <w:top w:w="130" w:type="dxa"/>
              <w:left w:w="130" w:type="dxa"/>
              <w:bottom w:w="130" w:type="dxa"/>
              <w:right w:w="130" w:type="dxa"/>
            </w:tcMar>
            <w:vAlign w:val="center"/>
          </w:tcPr>
          <w:p w14:paraId="7566AAE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第8期</w:t>
            </w:r>
          </w:p>
        </w:tc>
        <w:tc>
          <w:tcPr>
            <w:tcW w:w="2200" w:type="dxa"/>
            <w:shd w:val="clear" w:color="auto" w:fill="DCE8DC"/>
            <w:tcMar>
              <w:top w:w="130" w:type="dxa"/>
              <w:left w:w="130" w:type="dxa"/>
              <w:bottom w:w="130" w:type="dxa"/>
              <w:right w:w="130" w:type="dxa"/>
            </w:tcMar>
            <w:vAlign w:val="center"/>
          </w:tcPr>
          <w:p w14:paraId="7EB7A2A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令和9年度</w:t>
            </w:r>
          </w:p>
        </w:tc>
        <w:tc>
          <w:tcPr>
            <w:tcW w:w="2200" w:type="dxa"/>
            <w:shd w:val="clear" w:color="auto" w:fill="DCE8DC"/>
            <w:tcMar>
              <w:top w:w="130" w:type="dxa"/>
              <w:left w:w="130" w:type="dxa"/>
              <w:bottom w:w="130" w:type="dxa"/>
              <w:right w:w="130" w:type="dxa"/>
            </w:tcMar>
            <w:vAlign w:val="center"/>
          </w:tcPr>
          <w:p w14:paraId="65E7E42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0C29171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4CA0E99F" w14:textId="77777777">
        <w:trPr>
          <w:cantSplit/>
        </w:trPr>
        <w:tc>
          <w:tcPr>
            <w:tcW w:w="2400" w:type="dxa"/>
            <w:tcMar>
              <w:top w:w="130" w:type="dxa"/>
              <w:left w:w="130" w:type="dxa"/>
              <w:bottom w:w="130" w:type="dxa"/>
              <w:right w:w="130" w:type="dxa"/>
            </w:tcMar>
            <w:vAlign w:val="center"/>
          </w:tcPr>
          <w:p w14:paraId="46940AC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成年後見制度法人後見支援事業（実施の有無）</w:t>
            </w:r>
          </w:p>
        </w:tc>
        <w:tc>
          <w:tcPr>
            <w:tcW w:w="2200" w:type="dxa"/>
            <w:tcMar>
              <w:top w:w="130" w:type="dxa"/>
              <w:left w:w="130" w:type="dxa"/>
              <w:bottom w:w="130" w:type="dxa"/>
              <w:right w:w="130" w:type="dxa"/>
            </w:tcMar>
            <w:vAlign w:val="center"/>
          </w:tcPr>
          <w:p w14:paraId="386DF23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6CF13EB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7DFF77B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r>
    </w:tbl>
    <w:p>
      <w:pPr>
        <w:spacing w:line="240" w:lineRule="auto"/>
        <w:jc w:val="right"/>
        <w:rPr>
          <w:ins w:id="92094" w:author="Ryo Wakayama" w:date="2026-10-20T09:00:00Z"/>
          <w:rFonts w:ascii="BIZ UDPゴシック" w:eastAsia="BIZ UDPゴシック" w:hAnsi="BIZ UDPゴシック"/>
        </w:rPr>
      </w:pPr>
      <w:ins w:id="92095" w:author="Ryo Wakayama" w:date="2026-10-20T09:00:00Z">
        <w:r>
          <w:rPr>
            <w:rFonts w:ascii="BIZ UDPゴシック" w:eastAsia="BIZ UDPゴシック" w:hAnsi="BIZ UDPゴシック"/>
            <w:sz w:val="18"/>
            <w:szCs w:val="18"/>
          </w:rPr>
          <w:t xml:space="preserve">資料：本計画による推計（本章冒頭の見込量の定め方による）</w:t>
        </w:r>
      </w:ins>
    </w:p>
    <w:p w14:paraId="542F4483" w14:textId="77777777" w:rsidR="009D6CAB" w:rsidRPr="007D1FF4" w:rsidRDefault="00000000" w:rsidP="007D1FF4">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lastRenderedPageBreak/>
        <w:t>〈 見込量確保の方策 〉</w:t>
      </w:r>
    </w:p>
    <w:p w14:paraId="346447EE" w14:textId="77777777" w:rsidR="009D6CAB" w:rsidRPr="00370011" w:rsidRDefault="00000000" w:rsidP="007D1FF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生活実態やニーズを踏まえ、事業実施にむけた検討をしていきます。また、町内で法人後見の事業所が立ち上げられるよう、体制整備に努めていきます。</w:t>
      </w:r>
    </w:p>
    <w:p w14:paraId="06285659"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（6）意思疎通支援事業</w:t>
      </w:r>
    </w:p>
    <w:p>
      <w:pPr>
        <w:spacing w:before="260" w:after="160"/>
        <w:rPr>
          <w:ins w:id="92096" w:author="Ryo Wakayama" w:date="2026-10-20T09:00:00Z"/>
          <w:rFonts w:ascii="BIZ UDPゴシック" w:eastAsia="BIZ UDPゴシック" w:hAnsi="BIZ UDPゴシック"/>
        </w:rPr>
      </w:pPr>
      <w:ins w:id="92097" w:author="Ryo Wakayama" w:date="2026-10-20T09:00:00Z">
        <w:r>
          <w:rPr>
            <w:rFonts w:ascii="BIZ UDPゴシック" w:eastAsia="BIZ UDPゴシック" w:hAnsi="BIZ UDPゴシック"/>
            <w:sz w:val="22"/>
            <w:szCs w:val="22"/>
          </w:rPr>
          <w:t xml:space="preserve">【表142】意思疎通支援事業の内容</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00"/>
      </w:tblGrid>
      <w:tr w:rsidR="009D6CAB" w:rsidRPr="00370011" w14:paraId="2167632B" w14:textId="77777777">
        <w:trPr>
          <w:cantSplit/>
          <w:tblHeader/>
        </w:trPr>
        <w:tc>
          <w:tcPr>
            <w:tcW w:w="6500" w:type="dxa"/>
            <w:shd w:val="clear" w:color="auto" w:fill="DCE8DC"/>
            <w:tcMar>
              <w:top w:w="130" w:type="dxa"/>
              <w:left w:w="130" w:type="dxa"/>
              <w:bottom w:w="130" w:type="dxa"/>
              <w:right w:w="130" w:type="dxa"/>
            </w:tcMar>
            <w:vAlign w:val="center"/>
          </w:tcPr>
          <w:p w14:paraId="5485427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17548B0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46D0E549" w14:textId="77777777">
        <w:trPr>
          <w:cantSplit/>
        </w:trPr>
        <w:tc>
          <w:tcPr>
            <w:tcW w:w="6500" w:type="dxa"/>
            <w:tcMar>
              <w:top w:w="130" w:type="dxa"/>
              <w:left w:w="130" w:type="dxa"/>
              <w:bottom w:w="130" w:type="dxa"/>
              <w:right w:w="130" w:type="dxa"/>
            </w:tcMar>
            <w:vAlign w:val="center"/>
          </w:tcPr>
          <w:p w14:paraId="16541C4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聴覚及び音声又は言語機能に障がいのある人の依頼に応じて、手話通訳者及び要約筆記者の派遣等を行います。</w:t>
            </w:r>
          </w:p>
        </w:tc>
        <w:tc>
          <w:tcPr>
            <w:tcW w:w="2500" w:type="dxa"/>
            <w:tcMar>
              <w:top w:w="130" w:type="dxa"/>
              <w:left w:w="130" w:type="dxa"/>
              <w:bottom w:w="130" w:type="dxa"/>
              <w:right w:w="130" w:type="dxa"/>
            </w:tcMar>
            <w:vAlign w:val="center"/>
          </w:tcPr>
          <w:p w14:paraId="33CC7C7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視覚、聴覚及び音声又は言語機能の障がい者</w:t>
            </w:r>
          </w:p>
        </w:tc>
      </w:tr>
    </w:tbl>
    <w:p w14:paraId="56F8F07E" w14:textId="77777777" w:rsidR="009D6CAB" w:rsidRPr="00370011" w:rsidRDefault="00000000" w:rsidP="005A6B3F">
      <w:pPr>
        <w:spacing w:before="260" w:after="160"/>
        <w:rPr>
          <w:rFonts w:ascii="BIZ UDPゴシック" w:eastAsia="BIZ UDPゴシック" w:hAnsi="BIZ UDPゴシック"/>
        </w:rPr>
      </w:pPr>
      <w:del w:id="92098" w:author="Ryo Wakayama" w:date="2026-10-23T09:00:00Z">
        <w:r>
          <w:rPr>
            <w:rFonts w:ascii="BIZ UDPゴシック" w:eastAsia="BIZ UDPゴシック" w:hAnsi="BIZ UDPゴシック"/>
            <w:b/>
            <w:bCs/>
            <w:sz w:val="22"/>
            <w:szCs w:val="22"/>
          </w:rPr>
          <w:delText xml:space="preserve">■</w:delText>
        </w:r>
      </w:del>
      <w:ins w:id="92099" w:author="Ryo Wakayama" w:date="2026-10-23T09:00:00Z">
        <w:r>
          <w:rPr>
            <w:rFonts w:ascii="BIZ UDPゴシック" w:eastAsia="BIZ UDPゴシック" w:hAnsi="BIZ UDPゴシック"/>
            <w:b/>
            <w:bCs/>
            <w:sz w:val="22"/>
            <w:szCs w:val="22"/>
          </w:rPr>
          <w:t xml:space="preserve">【表143】意思疎通支援事業の</w:t>
        </w:r>
      </w:ins>
      <w:r>
        <w:rPr>
          <w:rFonts w:ascii="BIZ UDPゴシック" w:eastAsia="BIZ UDPゴシック" w:hAnsi="BIZ UDPゴシック"/>
          <w:b/>
          <w:bCs/>
          <w:sz w:val="22"/>
          <w:szCs w:val="22"/>
        </w:rPr>
        <w:t xml:space="preserve">第7期の実績（1年あたり）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6D1053BD" w14:textId="77777777">
        <w:trPr>
          <w:cantSplit/>
          <w:tblHeader/>
        </w:trPr>
        <w:tc>
          <w:tcPr>
            <w:tcW w:w="2400" w:type="dxa"/>
            <w:shd w:val="clear" w:color="auto" w:fill="DCE8DC"/>
            <w:tcMar>
              <w:top w:w="130" w:type="dxa"/>
              <w:left w:w="130" w:type="dxa"/>
              <w:bottom w:w="130" w:type="dxa"/>
              <w:right w:w="130" w:type="dxa"/>
            </w:tcMar>
            <w:vAlign w:val="center"/>
          </w:tcPr>
          <w:p w14:paraId="272EFCD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第7期</w:t>
            </w:r>
          </w:p>
        </w:tc>
        <w:tc>
          <w:tcPr>
            <w:tcW w:w="2200" w:type="dxa"/>
            <w:shd w:val="clear" w:color="auto" w:fill="DCE8DC"/>
            <w:tcMar>
              <w:top w:w="130" w:type="dxa"/>
              <w:left w:w="130" w:type="dxa"/>
              <w:bottom w:w="130" w:type="dxa"/>
              <w:right w:w="130" w:type="dxa"/>
            </w:tcMar>
            <w:vAlign w:val="center"/>
          </w:tcPr>
          <w:p w14:paraId="50A6D9F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令和6年度</w:t>
            </w:r>
          </w:p>
        </w:tc>
        <w:tc>
          <w:tcPr>
            <w:tcW w:w="2200" w:type="dxa"/>
            <w:shd w:val="clear" w:color="auto" w:fill="DCE8DC"/>
            <w:tcMar>
              <w:top w:w="130" w:type="dxa"/>
              <w:left w:w="130" w:type="dxa"/>
              <w:bottom w:w="130" w:type="dxa"/>
              <w:right w:w="130" w:type="dxa"/>
            </w:tcMar>
            <w:vAlign w:val="center"/>
          </w:tcPr>
          <w:p w14:paraId="2C0496F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令和7年度</w:t>
            </w:r>
          </w:p>
        </w:tc>
        <w:tc>
          <w:tcPr>
            <w:tcW w:w="2200" w:type="dxa"/>
            <w:shd w:val="clear" w:color="auto" w:fill="DCE8DC"/>
            <w:tcMar>
              <w:top w:w="130" w:type="dxa"/>
              <w:left w:w="130" w:type="dxa"/>
              <w:bottom w:w="130" w:type="dxa"/>
              <w:right w:w="130" w:type="dxa"/>
            </w:tcMar>
            <w:vAlign w:val="center"/>
          </w:tcPr>
          <w:p w14:paraId="47218C4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令和8年度</w:t>
            </w:r>
          </w:p>
        </w:tc>
      </w:tr>
      <w:tr w:rsidR="009D6CAB" w:rsidRPr="00370011" w14:paraId="2DE54DC2" w14:textId="77777777">
        <w:trPr>
          <w:cantSplit/>
        </w:trPr>
        <w:tc>
          <w:tcPr>
            <w:tcW w:w="2400" w:type="dxa"/>
            <w:tcMar>
              <w:top w:w="130" w:type="dxa"/>
              <w:left w:w="130" w:type="dxa"/>
              <w:bottom w:w="130" w:type="dxa"/>
              <w:right w:w="130" w:type="dxa"/>
            </w:tcMar>
            <w:vAlign w:val="center"/>
          </w:tcPr>
          <w:p w14:paraId="26697DD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手話通訳者・要約筆記者派遣事業（実利用者数）</w:t>
            </w:r>
          </w:p>
        </w:tc>
        <w:tc>
          <w:tcPr>
            <w:tcW w:w="2200" w:type="dxa"/>
            <w:tcMar>
              <w:top w:w="130" w:type="dxa"/>
              <w:left w:w="130" w:type="dxa"/>
              <w:bottom w:w="130" w:type="dxa"/>
              <w:right w:w="130" w:type="dxa"/>
            </w:tcMar>
            <w:vAlign w:val="center"/>
          </w:tcPr>
          <w:p w14:paraId="380D3E1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6F14509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7964DFA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r w:rsidR="009D6CAB" w:rsidRPr="00370011" w14:paraId="22C45CEE" w14:textId="77777777">
        <w:trPr>
          <w:cantSplit/>
        </w:trPr>
        <w:tc>
          <w:tcPr>
            <w:tcW w:w="2400" w:type="dxa"/>
            <w:tcMar>
              <w:top w:w="130" w:type="dxa"/>
              <w:left w:w="130" w:type="dxa"/>
              <w:bottom w:w="130" w:type="dxa"/>
              <w:right w:w="130" w:type="dxa"/>
            </w:tcMar>
            <w:vAlign w:val="center"/>
          </w:tcPr>
          <w:p w14:paraId="50E4CC9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手話通訳者設置事業（設置者数）</w:t>
            </w:r>
          </w:p>
        </w:tc>
        <w:tc>
          <w:tcPr>
            <w:tcW w:w="2200" w:type="dxa"/>
            <w:tcMar>
              <w:top w:w="130" w:type="dxa"/>
              <w:left w:w="130" w:type="dxa"/>
              <w:bottom w:w="130" w:type="dxa"/>
              <w:right w:w="130" w:type="dxa"/>
            </w:tcMar>
            <w:vAlign w:val="center"/>
          </w:tcPr>
          <w:p w14:paraId="748990C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5C83E68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4B309B5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r w:rsidR="009D6CAB" w:rsidRPr="00370011" w14:paraId="3804907F" w14:textId="77777777">
        <w:trPr>
          <w:cantSplit/>
        </w:trPr>
        <w:tc>
          <w:tcPr>
            <w:tcW w:w="2400" w:type="dxa"/>
            <w:tcMar>
              <w:top w:w="130" w:type="dxa"/>
              <w:left w:w="130" w:type="dxa"/>
              <w:bottom w:w="130" w:type="dxa"/>
              <w:right w:w="130" w:type="dxa"/>
            </w:tcMar>
            <w:vAlign w:val="center"/>
          </w:tcPr>
          <w:p w14:paraId="622DE7C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点訳・代筆・代読・音声訳等支援事業（実利用者数）</w:t>
            </w:r>
          </w:p>
        </w:tc>
        <w:tc>
          <w:tcPr>
            <w:tcW w:w="2200" w:type="dxa"/>
            <w:tcMar>
              <w:top w:w="130" w:type="dxa"/>
              <w:left w:w="130" w:type="dxa"/>
              <w:bottom w:w="130" w:type="dxa"/>
              <w:right w:w="130" w:type="dxa"/>
            </w:tcMar>
            <w:vAlign w:val="center"/>
          </w:tcPr>
          <w:p w14:paraId="1620DA6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0566EAC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584A5DF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bl>
    <w:p>
      <w:pPr>
        <w:spacing w:line="240" w:lineRule="auto"/>
        <w:jc w:val="right"/>
        <w:rPr>
          <w:ins w:id="92100" w:author="Ryo Wakayama" w:date="2026-10-20T09:00:00Z"/>
          <w:rFonts w:ascii="BIZ UDPゴシック" w:eastAsia="BIZ UDPゴシック" w:hAnsi="BIZ UDPゴシック"/>
        </w:rPr>
      </w:pPr>
      <w:ins w:id="92101" w:author="Ryo Wakayama" w:date="2026-10-20T09:00:00Z">
        <w:r>
          <w:rPr>
            <w:rFonts w:ascii="BIZ UDPゴシック" w:eastAsia="BIZ UDPゴシック" w:hAnsi="BIZ UDPゴシック"/>
            <w:sz w:val="18"/>
            <w:szCs w:val="18"/>
          </w:rPr>
          <w:t xml:space="preserve">資料：健康福祉課（障がい福祉サービス等の給付実績。令和8年度は見込み）、第7期の計画値は前回計画（令和6年3月）</w:t>
        </w:r>
      </w:ins>
    </w:p>
    <w:p w14:paraId="22282CF5" w14:textId="77777777" w:rsidR="009D6CAB" w:rsidRPr="00370011" w:rsidRDefault="00000000" w:rsidP="005A6B3F">
      <w:pPr>
        <w:spacing w:before="260" w:after="160"/>
        <w:rPr>
          <w:rFonts w:ascii="BIZ UDPゴシック" w:eastAsia="BIZ UDPゴシック" w:hAnsi="BIZ UDPゴシック"/>
        </w:rPr>
      </w:pPr>
      <w:del w:id="92102" w:author="Ryo Wakayama" w:date="2026-10-23T09:00:00Z">
        <w:r>
          <w:rPr>
            <w:rFonts w:ascii="BIZ UDPゴシック" w:eastAsia="BIZ UDPゴシック" w:hAnsi="BIZ UDPゴシック"/>
            <w:b/>
            <w:bCs/>
            <w:sz w:val="22"/>
            <w:szCs w:val="22"/>
          </w:rPr>
          <w:delText xml:space="preserve">■</w:delText>
        </w:r>
      </w:del>
      <w:ins w:id="92103" w:author="Ryo Wakayama" w:date="2026-10-23T09:00:00Z">
        <w:r>
          <w:rPr>
            <w:rFonts w:ascii="BIZ UDPゴシック" w:eastAsia="BIZ UDPゴシック" w:hAnsi="BIZ UDPゴシック"/>
            <w:b/>
            <w:bCs/>
            <w:sz w:val="22"/>
            <w:szCs w:val="22"/>
          </w:rPr>
          <w:t xml:space="preserve">【表144】意思疎通支援事業の</w:t>
        </w:r>
      </w:ins>
      <w:r>
        <w:rPr>
          <w:rFonts w:ascii="BIZ UDPゴシック" w:eastAsia="BIZ UDPゴシック" w:hAnsi="BIZ UDPゴシック"/>
          <w:b/>
          <w:bCs/>
          <w:sz w:val="22"/>
          <w:szCs w:val="22"/>
        </w:rPr>
        <w:t xml:space="preserve">第8期の見込量（1年あたり）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5CFB22A6" w14:textId="77777777">
        <w:trPr>
          <w:cantSplit/>
          <w:tblHeader/>
        </w:trPr>
        <w:tc>
          <w:tcPr>
            <w:tcW w:w="2400" w:type="dxa"/>
            <w:shd w:val="clear" w:color="auto" w:fill="DCE8DC"/>
            <w:tcMar>
              <w:top w:w="130" w:type="dxa"/>
              <w:left w:w="130" w:type="dxa"/>
              <w:bottom w:w="130" w:type="dxa"/>
              <w:right w:w="130" w:type="dxa"/>
            </w:tcMar>
            <w:vAlign w:val="center"/>
          </w:tcPr>
          <w:p w14:paraId="7A517E2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第8期</w:t>
            </w:r>
          </w:p>
        </w:tc>
        <w:tc>
          <w:tcPr>
            <w:tcW w:w="2200" w:type="dxa"/>
            <w:shd w:val="clear" w:color="auto" w:fill="DCE8DC"/>
            <w:tcMar>
              <w:top w:w="130" w:type="dxa"/>
              <w:left w:w="130" w:type="dxa"/>
              <w:bottom w:w="130" w:type="dxa"/>
              <w:right w:w="130" w:type="dxa"/>
            </w:tcMar>
            <w:vAlign w:val="center"/>
          </w:tcPr>
          <w:p w14:paraId="2361A57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令和9年度</w:t>
            </w:r>
          </w:p>
        </w:tc>
        <w:tc>
          <w:tcPr>
            <w:tcW w:w="2200" w:type="dxa"/>
            <w:shd w:val="clear" w:color="auto" w:fill="DCE8DC"/>
            <w:tcMar>
              <w:top w:w="130" w:type="dxa"/>
              <w:left w:w="130" w:type="dxa"/>
              <w:bottom w:w="130" w:type="dxa"/>
              <w:right w:w="130" w:type="dxa"/>
            </w:tcMar>
            <w:vAlign w:val="center"/>
          </w:tcPr>
          <w:p w14:paraId="7416880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1F6E13D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4D7BAC9F" w14:textId="77777777">
        <w:trPr>
          <w:cantSplit/>
        </w:trPr>
        <w:tc>
          <w:tcPr>
            <w:tcW w:w="2400" w:type="dxa"/>
            <w:tcMar>
              <w:top w:w="130" w:type="dxa"/>
              <w:left w:w="130" w:type="dxa"/>
              <w:bottom w:w="130" w:type="dxa"/>
              <w:right w:w="130" w:type="dxa"/>
            </w:tcMar>
            <w:vAlign w:val="center"/>
          </w:tcPr>
          <w:p w14:paraId="296D1F7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手話通訳者・要約筆記者派遣事業（実利用者数）</w:t>
            </w:r>
          </w:p>
        </w:tc>
        <w:tc>
          <w:tcPr>
            <w:tcW w:w="2200" w:type="dxa"/>
            <w:tcMar>
              <w:top w:w="130" w:type="dxa"/>
              <w:left w:w="130" w:type="dxa"/>
              <w:bottom w:w="130" w:type="dxa"/>
              <w:right w:w="130" w:type="dxa"/>
            </w:tcMar>
            <w:vAlign w:val="center"/>
          </w:tcPr>
          <w:p w14:paraId="5A5CAD9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307C246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258DD6F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r>
      <w:tr w:rsidR="009D6CAB" w:rsidRPr="00370011" w14:paraId="0953BE88" w14:textId="77777777">
        <w:trPr>
          <w:cantSplit/>
        </w:trPr>
        <w:tc>
          <w:tcPr>
            <w:tcW w:w="2400" w:type="dxa"/>
            <w:tcMar>
              <w:top w:w="130" w:type="dxa"/>
              <w:left w:w="130" w:type="dxa"/>
              <w:bottom w:w="130" w:type="dxa"/>
              <w:right w:w="130" w:type="dxa"/>
            </w:tcMar>
            <w:vAlign w:val="center"/>
          </w:tcPr>
          <w:p w14:paraId="1C9A3E2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手話通訳者設置事業（設置者数）</w:t>
            </w:r>
          </w:p>
        </w:tc>
        <w:tc>
          <w:tcPr>
            <w:tcW w:w="2200" w:type="dxa"/>
            <w:tcMar>
              <w:top w:w="130" w:type="dxa"/>
              <w:left w:w="130" w:type="dxa"/>
              <w:bottom w:w="130" w:type="dxa"/>
              <w:right w:w="130" w:type="dxa"/>
            </w:tcMar>
            <w:vAlign w:val="center"/>
          </w:tcPr>
          <w:p w14:paraId="644E672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2ED93ED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5F4C332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r w:rsidR="009D6CAB" w:rsidRPr="00370011" w14:paraId="44BD5906" w14:textId="77777777">
        <w:trPr>
          <w:cantSplit/>
        </w:trPr>
        <w:tc>
          <w:tcPr>
            <w:tcW w:w="2400" w:type="dxa"/>
            <w:tcMar>
              <w:top w:w="130" w:type="dxa"/>
              <w:left w:w="130" w:type="dxa"/>
              <w:bottom w:w="130" w:type="dxa"/>
              <w:right w:w="130" w:type="dxa"/>
            </w:tcMar>
            <w:vAlign w:val="center"/>
          </w:tcPr>
          <w:p w14:paraId="6CC12CF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点訳・代筆・代読・音声訳等支援事業（実利用者数）</w:t>
            </w:r>
          </w:p>
        </w:tc>
        <w:tc>
          <w:tcPr>
            <w:tcW w:w="2200" w:type="dxa"/>
            <w:tcMar>
              <w:top w:w="130" w:type="dxa"/>
              <w:left w:w="130" w:type="dxa"/>
              <w:bottom w:w="130" w:type="dxa"/>
              <w:right w:w="130" w:type="dxa"/>
            </w:tcMar>
            <w:vAlign w:val="center"/>
          </w:tcPr>
          <w:p w14:paraId="49E5E29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1333320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2E13B2C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bl>
    <w:p>
      <w:pPr>
        <w:spacing w:line="240" w:lineRule="auto"/>
        <w:jc w:val="right"/>
        <w:rPr>
          <w:ins w:id="92104" w:author="Ryo Wakayama" w:date="2026-10-20T09:00:00Z"/>
          <w:rFonts w:ascii="BIZ UDPゴシック" w:eastAsia="BIZ UDPゴシック" w:hAnsi="BIZ UDPゴシック"/>
        </w:rPr>
      </w:pPr>
      <w:ins w:id="92105" w:author="Ryo Wakayama" w:date="2026-10-20T09:00:00Z">
        <w:r>
          <w:rPr>
            <w:rFonts w:ascii="BIZ UDPゴシック" w:eastAsia="BIZ UDPゴシック" w:hAnsi="BIZ UDPゴシック"/>
            <w:sz w:val="18"/>
            <w:szCs w:val="18"/>
          </w:rPr>
          <w:t xml:space="preserve">資料：本計画による推計（本章冒頭の見込量の定め方による）</w:t>
        </w:r>
      </w:ins>
    </w:p>
    <w:p w14:paraId="2F0D1CE3" w14:textId="77777777" w:rsidR="009D6CAB" w:rsidRPr="00370011" w:rsidRDefault="00000000" w:rsidP="007D1FF4">
      <w:pPr>
        <w:pBdr>
          <w:left w:val="single" w:sz="18" w:space="4" w:color="538135" w:themeColor="accent6" w:themeShade="BF"/>
        </w:pBdr>
        <w:shd w:val="clear" w:color="auto" w:fill="2F5C48"/>
        <w:spacing w:before="280" w:after="140"/>
        <w:jc w:val="center"/>
        <w:rPr>
          <w:rFonts w:ascii="BIZ UDPゴシック" w:eastAsia="BIZ UDPゴシック" w:hAnsi="BIZ UDPゴシック"/>
        </w:rPr>
      </w:pPr>
      <w:r>
        <w:rPr>
          <w:rFonts w:ascii="BIZ UDPゴシック" w:eastAsia="BIZ UDPゴシック" w:hAnsi="BIZ UDPゴシック"/>
          <w:b/>
          <w:bCs/>
          <w:color w:val="FFFFFF"/>
        </w:rPr>
        <w:t>〈 見込量確保の方策 〉</w:t>
      </w:r>
    </w:p>
    <w:p w14:paraId="251A04E9" w14:textId="77777777" w:rsidR="009D6CAB" w:rsidRPr="00370011" w:rsidRDefault="00000000" w:rsidP="007D1FF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「小野町手話言語及び障がい者コミュニケーション条例」の理念に基づき、利用拡大に向けて</w:t>
      </w:r>
      <w:r>
        <w:rPr>
          <w:rFonts w:ascii="BIZ UDPゴシック" w:eastAsia="BIZ UDPゴシック" w:hAnsi="BIZ UDPゴシック"/>
          <w:sz w:val="22"/>
          <w:szCs w:val="22"/>
        </w:rPr>
        <w:lastRenderedPageBreak/>
        <w:t>広報紙・ウェブサイト等で周知していきます。</w:t>
      </w:r>
    </w:p>
    <w:p w14:paraId="723B2D51"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（7）日常生活用具給付等事業</w:t>
      </w:r>
    </w:p>
    <w:p>
      <w:pPr>
        <w:spacing w:before="260" w:after="160"/>
        <w:rPr>
          <w:ins w:id="92106" w:author="Ryo Wakayama" w:date="2026-10-20T09:00:00Z"/>
          <w:rFonts w:ascii="BIZ UDPゴシック" w:eastAsia="BIZ UDPゴシック" w:hAnsi="BIZ UDPゴシック"/>
        </w:rPr>
      </w:pPr>
      <w:ins w:id="92107" w:author="Ryo Wakayama" w:date="2026-10-20T09:00:00Z">
        <w:r>
          <w:rPr>
            <w:rFonts w:ascii="BIZ UDPゴシック" w:eastAsia="BIZ UDPゴシック" w:hAnsi="BIZ UDPゴシック"/>
            <w:sz w:val="22"/>
            <w:szCs w:val="22"/>
          </w:rPr>
          <w:t xml:space="preserve">【表145】日常生活用具給付等事業の内容</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00"/>
      </w:tblGrid>
      <w:tr w:rsidR="009D6CAB" w:rsidRPr="00370011" w14:paraId="484267AE" w14:textId="77777777">
        <w:trPr>
          <w:cantSplit/>
          <w:tblHeader/>
        </w:trPr>
        <w:tc>
          <w:tcPr>
            <w:tcW w:w="6500" w:type="dxa"/>
            <w:shd w:val="clear" w:color="auto" w:fill="DCE8DC"/>
            <w:tcMar>
              <w:top w:w="130" w:type="dxa"/>
              <w:left w:w="130" w:type="dxa"/>
              <w:bottom w:w="130" w:type="dxa"/>
              <w:right w:w="130" w:type="dxa"/>
            </w:tcMar>
            <w:vAlign w:val="center"/>
          </w:tcPr>
          <w:p w14:paraId="634671F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208FD09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7D794CB5" w14:textId="77777777">
        <w:trPr>
          <w:cantSplit/>
        </w:trPr>
        <w:tc>
          <w:tcPr>
            <w:tcW w:w="6500" w:type="dxa"/>
            <w:tcMar>
              <w:top w:w="130" w:type="dxa"/>
              <w:left w:w="130" w:type="dxa"/>
              <w:bottom w:w="130" w:type="dxa"/>
              <w:right w:w="130" w:type="dxa"/>
            </w:tcMar>
            <w:vAlign w:val="center"/>
          </w:tcPr>
          <w:p w14:paraId="36905FD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介護・訓練支援用具、自立生活支援用具、在宅療養等支援用具、情報・意思疎通支援用具、排せつ管理支援用具、居宅生活動作補助用具（住宅改修費）の給付を行います。</w:t>
            </w:r>
          </w:p>
        </w:tc>
        <w:tc>
          <w:tcPr>
            <w:tcW w:w="2500" w:type="dxa"/>
            <w:tcMar>
              <w:top w:w="130" w:type="dxa"/>
              <w:left w:w="130" w:type="dxa"/>
              <w:bottom w:w="130" w:type="dxa"/>
              <w:right w:w="130" w:type="dxa"/>
            </w:tcMar>
            <w:vAlign w:val="center"/>
          </w:tcPr>
          <w:p w14:paraId="5BB9AEF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在宅の身体障がい者又は最重度の知的障がい者等</w:t>
            </w:r>
          </w:p>
        </w:tc>
      </w:tr>
    </w:tbl>
    <w:p w14:paraId="3180B0F1" w14:textId="77777777" w:rsidR="009D6CAB" w:rsidRPr="00370011" w:rsidRDefault="00000000" w:rsidP="005A6B3F">
      <w:pPr>
        <w:spacing w:before="260" w:after="160"/>
        <w:rPr>
          <w:rFonts w:ascii="BIZ UDPゴシック" w:eastAsia="BIZ UDPゴシック" w:hAnsi="BIZ UDPゴシック"/>
        </w:rPr>
      </w:pPr>
      <w:del w:id="92108" w:author="Ryo Wakayama" w:date="2026-10-23T09:00:00Z">
        <w:r>
          <w:rPr>
            <w:rFonts w:ascii="BIZ UDPゴシック" w:eastAsia="BIZ UDPゴシック" w:hAnsi="BIZ UDPゴシック"/>
            <w:b/>
            <w:bCs/>
            <w:sz w:val="22"/>
            <w:szCs w:val="22"/>
          </w:rPr>
          <w:delText xml:space="preserve">■</w:delText>
        </w:r>
      </w:del>
      <w:ins w:id="92109" w:author="Ryo Wakayama" w:date="2026-10-23T09:00:00Z">
        <w:r>
          <w:rPr>
            <w:rFonts w:ascii="BIZ UDPゴシック" w:eastAsia="BIZ UDPゴシック" w:hAnsi="BIZ UDPゴシック"/>
            <w:b/>
            <w:bCs/>
            <w:sz w:val="22"/>
            <w:szCs w:val="22"/>
          </w:rPr>
          <w:t xml:space="preserve">【表146】日常生活用具給付等事業の</w:t>
        </w:r>
      </w:ins>
      <w:r>
        <w:rPr>
          <w:rFonts w:ascii="BIZ UDPゴシック" w:eastAsia="BIZ UDPゴシック" w:hAnsi="BIZ UDPゴシック"/>
          <w:b/>
          <w:bCs/>
          <w:sz w:val="22"/>
          <w:szCs w:val="22"/>
        </w:rPr>
        <w:t xml:space="preserve">第7期の実績（1年あたり）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1E625773" w14:textId="77777777">
        <w:trPr>
          <w:cantSplit/>
          <w:tblHeader/>
        </w:trPr>
        <w:tc>
          <w:tcPr>
            <w:tcW w:w="2400" w:type="dxa"/>
            <w:shd w:val="clear" w:color="auto" w:fill="DCE8DC"/>
            <w:tcMar>
              <w:top w:w="130" w:type="dxa"/>
              <w:left w:w="130" w:type="dxa"/>
              <w:bottom w:w="130" w:type="dxa"/>
              <w:right w:w="130" w:type="dxa"/>
            </w:tcMar>
            <w:vAlign w:val="center"/>
          </w:tcPr>
          <w:p w14:paraId="3110EAB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第7期</w:t>
            </w:r>
          </w:p>
        </w:tc>
        <w:tc>
          <w:tcPr>
            <w:tcW w:w="2200" w:type="dxa"/>
            <w:shd w:val="clear" w:color="auto" w:fill="DCE8DC"/>
            <w:tcMar>
              <w:top w:w="130" w:type="dxa"/>
              <w:left w:w="130" w:type="dxa"/>
              <w:bottom w:w="130" w:type="dxa"/>
              <w:right w:w="130" w:type="dxa"/>
            </w:tcMar>
            <w:vAlign w:val="center"/>
          </w:tcPr>
          <w:p w14:paraId="7108334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令和6年度</w:t>
            </w:r>
          </w:p>
        </w:tc>
        <w:tc>
          <w:tcPr>
            <w:tcW w:w="2200" w:type="dxa"/>
            <w:shd w:val="clear" w:color="auto" w:fill="DCE8DC"/>
            <w:tcMar>
              <w:top w:w="130" w:type="dxa"/>
              <w:left w:w="130" w:type="dxa"/>
              <w:bottom w:w="130" w:type="dxa"/>
              <w:right w:w="130" w:type="dxa"/>
            </w:tcMar>
            <w:vAlign w:val="center"/>
          </w:tcPr>
          <w:p w14:paraId="62A5419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令和7年度</w:t>
            </w:r>
          </w:p>
        </w:tc>
        <w:tc>
          <w:tcPr>
            <w:tcW w:w="2200" w:type="dxa"/>
            <w:shd w:val="clear" w:color="auto" w:fill="DCE8DC"/>
            <w:tcMar>
              <w:top w:w="130" w:type="dxa"/>
              <w:left w:w="130" w:type="dxa"/>
              <w:bottom w:w="130" w:type="dxa"/>
              <w:right w:w="130" w:type="dxa"/>
            </w:tcMar>
            <w:vAlign w:val="center"/>
          </w:tcPr>
          <w:p w14:paraId="78D1A98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令和8年度</w:t>
            </w:r>
          </w:p>
        </w:tc>
      </w:tr>
      <w:tr w:rsidR="009D6CAB" w:rsidRPr="00370011" w14:paraId="11EA9594" w14:textId="77777777">
        <w:trPr>
          <w:cantSplit/>
        </w:trPr>
        <w:tc>
          <w:tcPr>
            <w:tcW w:w="2400" w:type="dxa"/>
            <w:tcMar>
              <w:top w:w="130" w:type="dxa"/>
              <w:left w:w="130" w:type="dxa"/>
              <w:bottom w:w="130" w:type="dxa"/>
              <w:right w:w="130" w:type="dxa"/>
            </w:tcMar>
            <w:vAlign w:val="center"/>
          </w:tcPr>
          <w:p w14:paraId="3DC1865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介護・訓練支援用具</w:t>
            </w:r>
          </w:p>
        </w:tc>
        <w:tc>
          <w:tcPr>
            <w:tcW w:w="2200" w:type="dxa"/>
            <w:tcMar>
              <w:top w:w="130" w:type="dxa"/>
              <w:left w:w="130" w:type="dxa"/>
              <w:bottom w:w="130" w:type="dxa"/>
              <w:right w:w="130" w:type="dxa"/>
            </w:tcMar>
            <w:vAlign w:val="center"/>
          </w:tcPr>
          <w:p w14:paraId="444C380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3B0D949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130A6C5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r>
      <w:tr w:rsidR="009D6CAB" w:rsidRPr="00370011" w14:paraId="7FE14F94" w14:textId="77777777">
        <w:trPr>
          <w:cantSplit/>
        </w:trPr>
        <w:tc>
          <w:tcPr>
            <w:tcW w:w="2400" w:type="dxa"/>
            <w:tcMar>
              <w:top w:w="130" w:type="dxa"/>
              <w:left w:w="130" w:type="dxa"/>
              <w:bottom w:w="130" w:type="dxa"/>
              <w:right w:w="130" w:type="dxa"/>
            </w:tcMar>
            <w:vAlign w:val="center"/>
          </w:tcPr>
          <w:p w14:paraId="6F79180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自立生活支援用具</w:t>
            </w:r>
          </w:p>
        </w:tc>
        <w:tc>
          <w:tcPr>
            <w:tcW w:w="2200" w:type="dxa"/>
            <w:tcMar>
              <w:top w:w="130" w:type="dxa"/>
              <w:left w:w="130" w:type="dxa"/>
              <w:bottom w:w="130" w:type="dxa"/>
              <w:right w:w="130" w:type="dxa"/>
            </w:tcMar>
            <w:vAlign w:val="center"/>
          </w:tcPr>
          <w:p w14:paraId="139C509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6ECB73C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0E26C1B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r>
      <w:tr w:rsidR="009D6CAB" w:rsidRPr="00370011" w14:paraId="22A770EC" w14:textId="77777777">
        <w:trPr>
          <w:cantSplit/>
        </w:trPr>
        <w:tc>
          <w:tcPr>
            <w:tcW w:w="2400" w:type="dxa"/>
            <w:tcMar>
              <w:top w:w="130" w:type="dxa"/>
              <w:left w:w="130" w:type="dxa"/>
              <w:bottom w:w="130" w:type="dxa"/>
              <w:right w:w="130" w:type="dxa"/>
            </w:tcMar>
            <w:vAlign w:val="center"/>
          </w:tcPr>
          <w:p w14:paraId="01B6EE6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在宅療養等支援用具</w:t>
            </w:r>
          </w:p>
        </w:tc>
        <w:tc>
          <w:tcPr>
            <w:tcW w:w="2200" w:type="dxa"/>
            <w:tcMar>
              <w:top w:w="130" w:type="dxa"/>
              <w:left w:w="130" w:type="dxa"/>
              <w:bottom w:w="130" w:type="dxa"/>
              <w:right w:w="130" w:type="dxa"/>
            </w:tcMar>
            <w:vAlign w:val="center"/>
          </w:tcPr>
          <w:p w14:paraId="61E3E4C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7ECC11C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75D25F8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r>
      <w:tr w:rsidR="009D6CAB" w:rsidRPr="00370011" w14:paraId="1A929055" w14:textId="77777777">
        <w:trPr>
          <w:cantSplit/>
        </w:trPr>
        <w:tc>
          <w:tcPr>
            <w:tcW w:w="2400" w:type="dxa"/>
            <w:tcMar>
              <w:top w:w="130" w:type="dxa"/>
              <w:left w:w="130" w:type="dxa"/>
              <w:bottom w:w="130" w:type="dxa"/>
              <w:right w:w="130" w:type="dxa"/>
            </w:tcMar>
            <w:vAlign w:val="center"/>
          </w:tcPr>
          <w:p w14:paraId="0CA3CE1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情報・意思疎通支援用具</w:t>
            </w:r>
          </w:p>
        </w:tc>
        <w:tc>
          <w:tcPr>
            <w:tcW w:w="2200" w:type="dxa"/>
            <w:tcMar>
              <w:top w:w="130" w:type="dxa"/>
              <w:left w:w="130" w:type="dxa"/>
              <w:bottom w:w="130" w:type="dxa"/>
              <w:right w:w="130" w:type="dxa"/>
            </w:tcMar>
            <w:vAlign w:val="center"/>
          </w:tcPr>
          <w:p w14:paraId="0326700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74A5437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031A148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r>
      <w:tr w:rsidR="009D6CAB" w:rsidRPr="00370011" w14:paraId="77D7CB3E" w14:textId="77777777">
        <w:trPr>
          <w:cantSplit/>
        </w:trPr>
        <w:tc>
          <w:tcPr>
            <w:tcW w:w="2400" w:type="dxa"/>
            <w:tcMar>
              <w:top w:w="130" w:type="dxa"/>
              <w:left w:w="130" w:type="dxa"/>
              <w:bottom w:w="130" w:type="dxa"/>
              <w:right w:w="130" w:type="dxa"/>
            </w:tcMar>
            <w:vAlign w:val="center"/>
          </w:tcPr>
          <w:p w14:paraId="03B7C81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排せつ管理支援用具</w:t>
            </w:r>
          </w:p>
        </w:tc>
        <w:tc>
          <w:tcPr>
            <w:tcW w:w="2200" w:type="dxa"/>
            <w:tcMar>
              <w:top w:w="130" w:type="dxa"/>
              <w:left w:w="130" w:type="dxa"/>
              <w:bottom w:w="130" w:type="dxa"/>
              <w:right w:w="130" w:type="dxa"/>
            </w:tcMar>
            <w:vAlign w:val="center"/>
          </w:tcPr>
          <w:p w14:paraId="3C835E6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271件</w:t>
            </w:r>
          </w:p>
        </w:tc>
        <w:tc>
          <w:tcPr>
            <w:tcW w:w="2200" w:type="dxa"/>
            <w:tcMar>
              <w:top w:w="130" w:type="dxa"/>
              <w:left w:w="130" w:type="dxa"/>
              <w:bottom w:w="130" w:type="dxa"/>
              <w:right w:w="130" w:type="dxa"/>
            </w:tcMar>
            <w:vAlign w:val="center"/>
          </w:tcPr>
          <w:p w14:paraId="16C9D65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271件</w:t>
            </w:r>
          </w:p>
        </w:tc>
        <w:tc>
          <w:tcPr>
            <w:tcW w:w="2200" w:type="dxa"/>
            <w:tcMar>
              <w:top w:w="130" w:type="dxa"/>
              <w:left w:w="130" w:type="dxa"/>
              <w:bottom w:w="130" w:type="dxa"/>
              <w:right w:w="130" w:type="dxa"/>
            </w:tcMar>
            <w:vAlign w:val="center"/>
          </w:tcPr>
          <w:p w14:paraId="583156B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278件</w:t>
            </w:r>
          </w:p>
        </w:tc>
      </w:tr>
      <w:tr w:rsidR="009D6CAB" w:rsidRPr="00370011" w14:paraId="090D2204" w14:textId="77777777">
        <w:trPr>
          <w:cantSplit/>
        </w:trPr>
        <w:tc>
          <w:tcPr>
            <w:tcW w:w="2400" w:type="dxa"/>
            <w:tcMar>
              <w:top w:w="130" w:type="dxa"/>
              <w:left w:w="130" w:type="dxa"/>
              <w:bottom w:w="130" w:type="dxa"/>
              <w:right w:w="130" w:type="dxa"/>
            </w:tcMar>
            <w:vAlign w:val="center"/>
          </w:tcPr>
          <w:p w14:paraId="2C9D0EE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居宅生活動作補助用具（住宅改修費）</w:t>
            </w:r>
          </w:p>
        </w:tc>
        <w:tc>
          <w:tcPr>
            <w:tcW w:w="2200" w:type="dxa"/>
            <w:tcMar>
              <w:top w:w="130" w:type="dxa"/>
              <w:left w:w="130" w:type="dxa"/>
              <w:bottom w:w="130" w:type="dxa"/>
              <w:right w:w="130" w:type="dxa"/>
            </w:tcMar>
            <w:vAlign w:val="center"/>
          </w:tcPr>
          <w:p w14:paraId="20514D5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6A100C5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04B75A3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r>
    </w:tbl>
    <w:p>
      <w:pPr>
        <w:spacing w:line="240" w:lineRule="auto"/>
        <w:jc w:val="right"/>
        <w:rPr>
          <w:ins w:id="92110" w:author="Ryo Wakayama" w:date="2026-10-20T09:00:00Z"/>
          <w:rFonts w:ascii="BIZ UDPゴシック" w:eastAsia="BIZ UDPゴシック" w:hAnsi="BIZ UDPゴシック"/>
        </w:rPr>
      </w:pPr>
      <w:ins w:id="92111" w:author="Ryo Wakayama" w:date="2026-10-20T09:00:00Z">
        <w:r>
          <w:rPr>
            <w:rFonts w:ascii="BIZ UDPゴシック" w:eastAsia="BIZ UDPゴシック" w:hAnsi="BIZ UDPゴシック"/>
            <w:sz w:val="18"/>
            <w:szCs w:val="18"/>
          </w:rPr>
          <w:t xml:space="preserve">資料：健康福祉課（障がい福祉サービス等の給付実績。令和8年度は見込み）、第7期の計画値は前回計画（令和6年3月）</w:t>
        </w:r>
      </w:ins>
    </w:p>
    <w:p w14:paraId="57DE96BE" w14:textId="77777777" w:rsidR="009D6CAB" w:rsidRPr="00370011" w:rsidRDefault="00000000" w:rsidP="005A6B3F">
      <w:pPr>
        <w:spacing w:before="260" w:after="160"/>
        <w:rPr>
          <w:rFonts w:ascii="BIZ UDPゴシック" w:eastAsia="BIZ UDPゴシック" w:hAnsi="BIZ UDPゴシック"/>
        </w:rPr>
      </w:pPr>
      <w:del w:id="92112" w:author="Ryo Wakayama" w:date="2026-10-23T09:00:00Z">
        <w:r>
          <w:rPr>
            <w:rFonts w:ascii="BIZ UDPゴシック" w:eastAsia="BIZ UDPゴシック" w:hAnsi="BIZ UDPゴシック"/>
            <w:b/>
            <w:bCs/>
            <w:sz w:val="22"/>
            <w:szCs w:val="22"/>
          </w:rPr>
          <w:delText xml:space="preserve">■</w:delText>
        </w:r>
      </w:del>
      <w:ins w:id="92113" w:author="Ryo Wakayama" w:date="2026-10-23T09:00:00Z">
        <w:r>
          <w:rPr>
            <w:rFonts w:ascii="BIZ UDPゴシック" w:eastAsia="BIZ UDPゴシック" w:hAnsi="BIZ UDPゴシック"/>
            <w:b/>
            <w:bCs/>
            <w:sz w:val="22"/>
            <w:szCs w:val="22"/>
          </w:rPr>
          <w:t xml:space="preserve">【表147】日常生活用具給付等事業の</w:t>
        </w:r>
      </w:ins>
      <w:r>
        <w:rPr>
          <w:rFonts w:ascii="BIZ UDPゴシック" w:eastAsia="BIZ UDPゴシック" w:hAnsi="BIZ UDPゴシック"/>
          <w:b/>
          <w:bCs/>
          <w:sz w:val="22"/>
          <w:szCs w:val="22"/>
        </w:rPr>
        <w:t xml:space="preserve">第8期の見込量（1年あたり）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068ED3A1" w14:textId="77777777">
        <w:trPr>
          <w:cantSplit/>
          <w:tblHeader/>
        </w:trPr>
        <w:tc>
          <w:tcPr>
            <w:tcW w:w="2400" w:type="dxa"/>
            <w:shd w:val="clear" w:color="auto" w:fill="DCE8DC"/>
            <w:tcMar>
              <w:top w:w="130" w:type="dxa"/>
              <w:left w:w="130" w:type="dxa"/>
              <w:bottom w:w="130" w:type="dxa"/>
              <w:right w:w="130" w:type="dxa"/>
            </w:tcMar>
            <w:vAlign w:val="center"/>
          </w:tcPr>
          <w:p w14:paraId="1149E61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第8期</w:t>
            </w:r>
          </w:p>
        </w:tc>
        <w:tc>
          <w:tcPr>
            <w:tcW w:w="2200" w:type="dxa"/>
            <w:shd w:val="clear" w:color="auto" w:fill="DCE8DC"/>
            <w:tcMar>
              <w:top w:w="130" w:type="dxa"/>
              <w:left w:w="130" w:type="dxa"/>
              <w:bottom w:w="130" w:type="dxa"/>
              <w:right w:w="130" w:type="dxa"/>
            </w:tcMar>
            <w:vAlign w:val="center"/>
          </w:tcPr>
          <w:p w14:paraId="5B0BFB5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令和9年度</w:t>
            </w:r>
          </w:p>
        </w:tc>
        <w:tc>
          <w:tcPr>
            <w:tcW w:w="2200" w:type="dxa"/>
            <w:shd w:val="clear" w:color="auto" w:fill="DCE8DC"/>
            <w:tcMar>
              <w:top w:w="130" w:type="dxa"/>
              <w:left w:w="130" w:type="dxa"/>
              <w:bottom w:w="130" w:type="dxa"/>
              <w:right w:w="130" w:type="dxa"/>
            </w:tcMar>
            <w:vAlign w:val="center"/>
          </w:tcPr>
          <w:p w14:paraId="75B6C27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7F4EA14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3A708D46" w14:textId="77777777">
        <w:trPr>
          <w:cantSplit/>
        </w:trPr>
        <w:tc>
          <w:tcPr>
            <w:tcW w:w="2400" w:type="dxa"/>
            <w:tcMar>
              <w:top w:w="130" w:type="dxa"/>
              <w:left w:w="130" w:type="dxa"/>
              <w:bottom w:w="130" w:type="dxa"/>
              <w:right w:w="130" w:type="dxa"/>
            </w:tcMar>
            <w:vAlign w:val="center"/>
          </w:tcPr>
          <w:p w14:paraId="3059741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介護・訓練支援用具</w:t>
            </w:r>
          </w:p>
        </w:tc>
        <w:tc>
          <w:tcPr>
            <w:tcW w:w="2200" w:type="dxa"/>
            <w:tcMar>
              <w:top w:w="130" w:type="dxa"/>
              <w:left w:w="130" w:type="dxa"/>
              <w:bottom w:w="130" w:type="dxa"/>
              <w:right w:w="130" w:type="dxa"/>
            </w:tcMar>
            <w:vAlign w:val="center"/>
          </w:tcPr>
          <w:p w14:paraId="72C6B34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4BD965D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6E25C7D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r>
      <w:tr w:rsidR="009D6CAB" w:rsidRPr="00370011" w14:paraId="03C64BB4" w14:textId="77777777">
        <w:trPr>
          <w:cantSplit/>
        </w:trPr>
        <w:tc>
          <w:tcPr>
            <w:tcW w:w="2400" w:type="dxa"/>
            <w:tcMar>
              <w:top w:w="130" w:type="dxa"/>
              <w:left w:w="130" w:type="dxa"/>
              <w:bottom w:w="130" w:type="dxa"/>
              <w:right w:w="130" w:type="dxa"/>
            </w:tcMar>
            <w:vAlign w:val="center"/>
          </w:tcPr>
          <w:p w14:paraId="0AE88E2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自立生活支援用具</w:t>
            </w:r>
          </w:p>
        </w:tc>
        <w:tc>
          <w:tcPr>
            <w:tcW w:w="2200" w:type="dxa"/>
            <w:tcMar>
              <w:top w:w="130" w:type="dxa"/>
              <w:left w:w="130" w:type="dxa"/>
              <w:bottom w:w="130" w:type="dxa"/>
              <w:right w:w="130" w:type="dxa"/>
            </w:tcMar>
            <w:vAlign w:val="center"/>
          </w:tcPr>
          <w:p w14:paraId="16A2FC5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05B82F1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05F42F4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r>
      <w:tr w:rsidR="009D6CAB" w:rsidRPr="00370011" w14:paraId="6F026121" w14:textId="77777777">
        <w:trPr>
          <w:cantSplit/>
        </w:trPr>
        <w:tc>
          <w:tcPr>
            <w:tcW w:w="2400" w:type="dxa"/>
            <w:tcMar>
              <w:top w:w="130" w:type="dxa"/>
              <w:left w:w="130" w:type="dxa"/>
              <w:bottom w:w="130" w:type="dxa"/>
              <w:right w:w="130" w:type="dxa"/>
            </w:tcMar>
            <w:vAlign w:val="center"/>
          </w:tcPr>
          <w:p w14:paraId="6952DF8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在宅療養等支援用具</w:t>
            </w:r>
          </w:p>
        </w:tc>
        <w:tc>
          <w:tcPr>
            <w:tcW w:w="2200" w:type="dxa"/>
            <w:tcMar>
              <w:top w:w="130" w:type="dxa"/>
              <w:left w:w="130" w:type="dxa"/>
              <w:bottom w:w="130" w:type="dxa"/>
              <w:right w:w="130" w:type="dxa"/>
            </w:tcMar>
            <w:vAlign w:val="center"/>
          </w:tcPr>
          <w:p w14:paraId="2B552AA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7D52643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5CDB957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r>
      <w:tr w:rsidR="009D6CAB" w:rsidRPr="00370011" w14:paraId="010568F3" w14:textId="77777777">
        <w:trPr>
          <w:cantSplit/>
        </w:trPr>
        <w:tc>
          <w:tcPr>
            <w:tcW w:w="2400" w:type="dxa"/>
            <w:tcMar>
              <w:top w:w="130" w:type="dxa"/>
              <w:left w:w="130" w:type="dxa"/>
              <w:bottom w:w="130" w:type="dxa"/>
              <w:right w:w="130" w:type="dxa"/>
            </w:tcMar>
            <w:vAlign w:val="center"/>
          </w:tcPr>
          <w:p w14:paraId="495519D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情報・意思疎通支援用具</w:t>
            </w:r>
          </w:p>
        </w:tc>
        <w:tc>
          <w:tcPr>
            <w:tcW w:w="2200" w:type="dxa"/>
            <w:tcMar>
              <w:top w:w="130" w:type="dxa"/>
              <w:left w:w="130" w:type="dxa"/>
              <w:bottom w:w="130" w:type="dxa"/>
              <w:right w:w="130" w:type="dxa"/>
            </w:tcMar>
            <w:vAlign w:val="center"/>
          </w:tcPr>
          <w:p w14:paraId="60CD017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33BEA44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33AFF98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r>
      <w:tr w:rsidR="009D6CAB" w:rsidRPr="00370011" w14:paraId="12B2E90E" w14:textId="77777777">
        <w:trPr>
          <w:cantSplit/>
        </w:trPr>
        <w:tc>
          <w:tcPr>
            <w:tcW w:w="2400" w:type="dxa"/>
            <w:tcMar>
              <w:top w:w="130" w:type="dxa"/>
              <w:left w:w="130" w:type="dxa"/>
              <w:bottom w:w="130" w:type="dxa"/>
              <w:right w:w="130" w:type="dxa"/>
            </w:tcMar>
            <w:vAlign w:val="center"/>
          </w:tcPr>
          <w:p w14:paraId="4797D3C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排せつ管理支援用具</w:t>
            </w:r>
          </w:p>
        </w:tc>
        <w:tc>
          <w:tcPr>
            <w:tcW w:w="2200" w:type="dxa"/>
            <w:tcMar>
              <w:top w:w="130" w:type="dxa"/>
              <w:left w:w="130" w:type="dxa"/>
              <w:bottom w:w="130" w:type="dxa"/>
              <w:right w:w="130" w:type="dxa"/>
            </w:tcMar>
            <w:vAlign w:val="center"/>
          </w:tcPr>
          <w:p w14:paraId="26A40DD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270件</w:t>
            </w:r>
          </w:p>
        </w:tc>
        <w:tc>
          <w:tcPr>
            <w:tcW w:w="2200" w:type="dxa"/>
            <w:tcMar>
              <w:top w:w="130" w:type="dxa"/>
              <w:left w:w="130" w:type="dxa"/>
              <w:bottom w:w="130" w:type="dxa"/>
              <w:right w:w="130" w:type="dxa"/>
            </w:tcMar>
            <w:vAlign w:val="center"/>
          </w:tcPr>
          <w:p w14:paraId="7EB3341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268件</w:t>
            </w:r>
          </w:p>
        </w:tc>
        <w:tc>
          <w:tcPr>
            <w:tcW w:w="2200" w:type="dxa"/>
            <w:tcMar>
              <w:top w:w="130" w:type="dxa"/>
              <w:left w:w="130" w:type="dxa"/>
              <w:bottom w:w="130" w:type="dxa"/>
              <w:right w:w="130" w:type="dxa"/>
            </w:tcMar>
            <w:vAlign w:val="center"/>
          </w:tcPr>
          <w:p w14:paraId="3BE31BE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265件</w:t>
            </w:r>
          </w:p>
        </w:tc>
      </w:tr>
      <w:tr w:rsidR="009D6CAB" w:rsidRPr="00370011" w14:paraId="71BA6FD8" w14:textId="77777777">
        <w:trPr>
          <w:cantSplit/>
        </w:trPr>
        <w:tc>
          <w:tcPr>
            <w:tcW w:w="2400" w:type="dxa"/>
            <w:tcMar>
              <w:top w:w="130" w:type="dxa"/>
              <w:left w:w="130" w:type="dxa"/>
              <w:bottom w:w="130" w:type="dxa"/>
              <w:right w:w="130" w:type="dxa"/>
            </w:tcMar>
            <w:vAlign w:val="center"/>
          </w:tcPr>
          <w:p w14:paraId="74A37A0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居宅生活動作補助用具（住宅改修費）</w:t>
            </w:r>
          </w:p>
        </w:tc>
        <w:tc>
          <w:tcPr>
            <w:tcW w:w="2200" w:type="dxa"/>
            <w:tcMar>
              <w:top w:w="130" w:type="dxa"/>
              <w:left w:w="130" w:type="dxa"/>
              <w:bottom w:w="130" w:type="dxa"/>
              <w:right w:w="130" w:type="dxa"/>
            </w:tcMar>
            <w:vAlign w:val="center"/>
          </w:tcPr>
          <w:p w14:paraId="3E8D445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4C84C4A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1C793A3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r>
    </w:tbl>
    <w:p>
      <w:pPr>
        <w:spacing w:line="240" w:lineRule="auto"/>
        <w:jc w:val="right"/>
        <w:rPr>
          <w:ins w:id="92114" w:author="Ryo Wakayama" w:date="2026-10-20T09:00:00Z"/>
          <w:rFonts w:ascii="BIZ UDPゴシック" w:eastAsia="BIZ UDPゴシック" w:hAnsi="BIZ UDPゴシック"/>
        </w:rPr>
      </w:pPr>
      <w:ins w:id="92115" w:author="Ryo Wakayama" w:date="2026-10-20T09:00:00Z">
        <w:r>
          <w:rPr>
            <w:rFonts w:ascii="BIZ UDPゴシック" w:eastAsia="BIZ UDPゴシック" w:hAnsi="BIZ UDPゴシック"/>
            <w:sz w:val="18"/>
            <w:szCs w:val="18"/>
          </w:rPr>
          <w:t xml:space="preserve">資料：本計画による推計（本章冒頭の見込量の定め方による）</w:t>
        </w:r>
      </w:ins>
    </w:p>
    <w:p w14:paraId="1861AFF3" w14:textId="77777777" w:rsidR="009D6CAB" w:rsidRPr="007D1FF4" w:rsidRDefault="00000000" w:rsidP="007D1FF4">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lastRenderedPageBreak/>
        <w:t>〈 見込量確保の方策 〉</w:t>
      </w:r>
    </w:p>
    <w:p w14:paraId="76A7C821" w14:textId="77777777" w:rsidR="009D6CAB" w:rsidRPr="00370011" w:rsidRDefault="00000000" w:rsidP="007D1FF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利用希望者一人ひとりの状況に合わせた適切な用具の給付に努めます。また、事業のさらなる充実のため、情報収集やニーズの把握を行い、必要に応じて給付できる用具を増やすことも検討していきます。人口減少に伴い件数はやや減少傾向で見込んでいます。</w:t>
      </w:r>
    </w:p>
    <w:p w14:paraId="1DB58570"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（8）手話奉仕員養成研修事業</w:t>
      </w:r>
    </w:p>
    <w:p>
      <w:pPr>
        <w:spacing w:before="260" w:after="160"/>
        <w:rPr>
          <w:ins w:id="92116" w:author="Ryo Wakayama" w:date="2026-10-20T09:00:00Z"/>
          <w:rFonts w:ascii="BIZ UDPゴシック" w:eastAsia="BIZ UDPゴシック" w:hAnsi="BIZ UDPゴシック"/>
        </w:rPr>
      </w:pPr>
      <w:ins w:id="92117" w:author="Ryo Wakayama" w:date="2026-10-20T09:00:00Z">
        <w:r>
          <w:rPr>
            <w:rFonts w:ascii="BIZ UDPゴシック" w:eastAsia="BIZ UDPゴシック" w:hAnsi="BIZ UDPゴシック"/>
            <w:sz w:val="22"/>
            <w:szCs w:val="22"/>
          </w:rPr>
          <w:t xml:space="preserve">【表148】手話奉仕員養成研修事業の内容</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00"/>
      </w:tblGrid>
      <w:tr w:rsidR="009D6CAB" w:rsidRPr="00370011" w14:paraId="788C922B" w14:textId="77777777">
        <w:trPr>
          <w:cantSplit/>
          <w:tblHeader/>
        </w:trPr>
        <w:tc>
          <w:tcPr>
            <w:tcW w:w="6500" w:type="dxa"/>
            <w:shd w:val="clear" w:color="auto" w:fill="DCE8DC"/>
            <w:tcMar>
              <w:top w:w="130" w:type="dxa"/>
              <w:left w:w="130" w:type="dxa"/>
              <w:bottom w:w="130" w:type="dxa"/>
              <w:right w:w="130" w:type="dxa"/>
            </w:tcMar>
            <w:vAlign w:val="center"/>
          </w:tcPr>
          <w:p w14:paraId="57CCDF7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69A4F65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2AA48210" w14:textId="77777777">
        <w:trPr>
          <w:cantSplit/>
        </w:trPr>
        <w:tc>
          <w:tcPr>
            <w:tcW w:w="6500" w:type="dxa"/>
            <w:tcMar>
              <w:top w:w="130" w:type="dxa"/>
              <w:left w:w="130" w:type="dxa"/>
              <w:bottom w:w="130" w:type="dxa"/>
              <w:right w:w="130" w:type="dxa"/>
            </w:tcMar>
            <w:vAlign w:val="center"/>
          </w:tcPr>
          <w:p w14:paraId="43D07EE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意思疎通を図ることに支障がある障がい者等の自立した日常生活又は社会生活を営むことができるよう、手話で日常会話を行うのに必要な手話言語を習得した者を養成します。</w:t>
            </w:r>
          </w:p>
        </w:tc>
        <w:tc>
          <w:tcPr>
            <w:tcW w:w="2500" w:type="dxa"/>
            <w:tcMar>
              <w:top w:w="130" w:type="dxa"/>
              <w:left w:w="130" w:type="dxa"/>
              <w:bottom w:w="130" w:type="dxa"/>
              <w:right w:w="130" w:type="dxa"/>
            </w:tcMar>
            <w:vAlign w:val="center"/>
          </w:tcPr>
          <w:p w14:paraId="30A0FA0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手話言語の習得を希望する住民</w:t>
            </w:r>
          </w:p>
        </w:tc>
      </w:tr>
    </w:tbl>
    <w:p w14:paraId="041E570A" w14:textId="77777777" w:rsidR="009D6CAB" w:rsidRPr="00370011" w:rsidRDefault="00000000">
      <w:pPr>
        <w:spacing w:before="260" w:after="160"/>
        <w:rPr>
          <w:rFonts w:ascii="BIZ UDPゴシック" w:eastAsia="BIZ UDPゴシック" w:hAnsi="BIZ UDPゴシック"/>
        </w:rPr>
      </w:pPr>
      <w:del w:id="92118" w:author="Ryo Wakayama" w:date="2026-10-23T09:00:00Z">
        <w:r>
          <w:rPr>
            <w:rFonts w:ascii="BIZ UDPゴシック" w:eastAsia="BIZ UDPゴシック" w:hAnsi="BIZ UDPゴシック"/>
            <w:b/>
            <w:bCs/>
            <w:sz w:val="22"/>
            <w:szCs w:val="22"/>
          </w:rPr>
          <w:delText xml:space="preserve">■</w:delText>
        </w:r>
      </w:del>
      <w:ins w:id="92119" w:author="Ryo Wakayama" w:date="2026-10-23T09:00:00Z">
        <w:r>
          <w:rPr>
            <w:rFonts w:ascii="BIZ UDPゴシック" w:eastAsia="BIZ UDPゴシック" w:hAnsi="BIZ UDPゴシック"/>
            <w:b/>
            <w:bCs/>
            <w:sz w:val="22"/>
            <w:szCs w:val="22"/>
          </w:rPr>
          <w:t xml:space="preserve">【表149】手話奉仕員養成研修事業の</w:t>
        </w:r>
      </w:ins>
      <w:r>
        <w:rPr>
          <w:rFonts w:ascii="BIZ UDPゴシック" w:eastAsia="BIZ UDPゴシック" w:hAnsi="BIZ UDPゴシック"/>
          <w:b/>
          <w:bCs/>
          <w:sz w:val="22"/>
          <w:szCs w:val="22"/>
        </w:rPr>
        <w:t xml:space="preserve">第7期の実績（1年あたり）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7CDE79D5" w14:textId="77777777">
        <w:trPr>
          <w:cantSplit/>
          <w:tblHeader/>
        </w:trPr>
        <w:tc>
          <w:tcPr>
            <w:tcW w:w="2400" w:type="dxa"/>
            <w:shd w:val="clear" w:color="auto" w:fill="DCE8DC"/>
            <w:tcMar>
              <w:top w:w="130" w:type="dxa"/>
              <w:left w:w="130" w:type="dxa"/>
              <w:bottom w:w="130" w:type="dxa"/>
              <w:right w:w="130" w:type="dxa"/>
            </w:tcMar>
            <w:vAlign w:val="center"/>
          </w:tcPr>
          <w:p w14:paraId="1AFDC91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第7期</w:t>
            </w:r>
          </w:p>
        </w:tc>
        <w:tc>
          <w:tcPr>
            <w:tcW w:w="2200" w:type="dxa"/>
            <w:shd w:val="clear" w:color="auto" w:fill="DCE8DC"/>
            <w:tcMar>
              <w:top w:w="130" w:type="dxa"/>
              <w:left w:w="130" w:type="dxa"/>
              <w:bottom w:w="130" w:type="dxa"/>
              <w:right w:w="130" w:type="dxa"/>
            </w:tcMar>
            <w:vAlign w:val="center"/>
          </w:tcPr>
          <w:p w14:paraId="1518428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令和6年度</w:t>
            </w:r>
          </w:p>
        </w:tc>
        <w:tc>
          <w:tcPr>
            <w:tcW w:w="2200" w:type="dxa"/>
            <w:shd w:val="clear" w:color="auto" w:fill="DCE8DC"/>
            <w:tcMar>
              <w:top w:w="130" w:type="dxa"/>
              <w:left w:w="130" w:type="dxa"/>
              <w:bottom w:w="130" w:type="dxa"/>
              <w:right w:w="130" w:type="dxa"/>
            </w:tcMar>
            <w:vAlign w:val="center"/>
          </w:tcPr>
          <w:p w14:paraId="5EBC562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令和7年度</w:t>
            </w:r>
          </w:p>
        </w:tc>
        <w:tc>
          <w:tcPr>
            <w:tcW w:w="2200" w:type="dxa"/>
            <w:shd w:val="clear" w:color="auto" w:fill="DCE8DC"/>
            <w:tcMar>
              <w:top w:w="130" w:type="dxa"/>
              <w:left w:w="130" w:type="dxa"/>
              <w:bottom w:w="130" w:type="dxa"/>
              <w:right w:w="130" w:type="dxa"/>
            </w:tcMar>
            <w:vAlign w:val="center"/>
          </w:tcPr>
          <w:p w14:paraId="7A43248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令和8年度</w:t>
            </w:r>
          </w:p>
        </w:tc>
      </w:tr>
      <w:tr w:rsidR="009D6CAB" w:rsidRPr="00370011" w14:paraId="49ACCE97" w14:textId="77777777">
        <w:trPr>
          <w:cantSplit/>
        </w:trPr>
        <w:tc>
          <w:tcPr>
            <w:tcW w:w="2400" w:type="dxa"/>
            <w:tcMar>
              <w:top w:w="130" w:type="dxa"/>
              <w:left w:w="130" w:type="dxa"/>
              <w:bottom w:w="130" w:type="dxa"/>
              <w:right w:w="130" w:type="dxa"/>
            </w:tcMar>
            <w:vAlign w:val="center"/>
          </w:tcPr>
          <w:p w14:paraId="7DF4D23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手話奉仕員養成研修事業（養成講習修了者数）</w:t>
            </w:r>
          </w:p>
        </w:tc>
        <w:tc>
          <w:tcPr>
            <w:tcW w:w="2200" w:type="dxa"/>
            <w:tcMar>
              <w:top w:w="130" w:type="dxa"/>
              <w:left w:w="130" w:type="dxa"/>
              <w:bottom w:w="130" w:type="dxa"/>
              <w:right w:w="130" w:type="dxa"/>
            </w:tcMar>
            <w:vAlign w:val="center"/>
          </w:tcPr>
          <w:p w14:paraId="34309EB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484557C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2746295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bl>
    <w:p>
      <w:pPr>
        <w:spacing w:line="240" w:lineRule="auto"/>
        <w:jc w:val="right"/>
        <w:rPr>
          <w:ins w:id="92120" w:author="Ryo Wakayama" w:date="2026-10-20T09:00:00Z"/>
          <w:rFonts w:ascii="BIZ UDPゴシック" w:eastAsia="BIZ UDPゴシック" w:hAnsi="BIZ UDPゴシック"/>
        </w:rPr>
      </w:pPr>
      <w:ins w:id="92121" w:author="Ryo Wakayama" w:date="2026-10-20T09:00:00Z">
        <w:r>
          <w:rPr>
            <w:rFonts w:ascii="BIZ UDPゴシック" w:eastAsia="BIZ UDPゴシック" w:hAnsi="BIZ UDPゴシック"/>
            <w:sz w:val="18"/>
            <w:szCs w:val="18"/>
          </w:rPr>
          <w:t xml:space="preserve">資料：健康福祉課（障がい福祉サービス等の給付実績。令和8年度は見込み）、第7期の計画値は前回計画（令和6年3月）</w:t>
        </w:r>
      </w:ins>
    </w:p>
    <w:p w14:paraId="057E447C" w14:textId="77777777" w:rsidR="009D6CAB" w:rsidRPr="00370011" w:rsidRDefault="00000000">
      <w:pPr>
        <w:spacing w:before="260" w:after="160"/>
        <w:rPr>
          <w:rFonts w:ascii="BIZ UDPゴシック" w:eastAsia="BIZ UDPゴシック" w:hAnsi="BIZ UDPゴシック"/>
        </w:rPr>
      </w:pPr>
      <w:del w:id="92122" w:author="Ryo Wakayama" w:date="2026-10-23T09:00:00Z">
        <w:r>
          <w:rPr>
            <w:rFonts w:ascii="BIZ UDPゴシック" w:eastAsia="BIZ UDPゴシック" w:hAnsi="BIZ UDPゴシック"/>
            <w:b/>
            <w:bCs/>
            <w:sz w:val="22"/>
            <w:szCs w:val="22"/>
          </w:rPr>
          <w:delText xml:space="preserve">■</w:delText>
        </w:r>
      </w:del>
      <w:ins w:id="92123" w:author="Ryo Wakayama" w:date="2026-10-23T09:00:00Z">
        <w:r>
          <w:rPr>
            <w:rFonts w:ascii="BIZ UDPゴシック" w:eastAsia="BIZ UDPゴシック" w:hAnsi="BIZ UDPゴシック"/>
            <w:b/>
            <w:bCs/>
            <w:sz w:val="22"/>
            <w:szCs w:val="22"/>
          </w:rPr>
          <w:t xml:space="preserve">【表150】手話奉仕員養成研修事業の</w:t>
        </w:r>
      </w:ins>
      <w:r>
        <w:rPr>
          <w:rFonts w:ascii="BIZ UDPゴシック" w:eastAsia="BIZ UDPゴシック" w:hAnsi="BIZ UDPゴシック"/>
          <w:b/>
          <w:bCs/>
          <w:sz w:val="22"/>
          <w:szCs w:val="22"/>
        </w:rPr>
        <w:t xml:space="preserve">第8期の見込量（1年あたり）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286EC80C" w14:textId="77777777">
        <w:trPr>
          <w:cantSplit/>
          <w:tblHeader/>
        </w:trPr>
        <w:tc>
          <w:tcPr>
            <w:tcW w:w="2400" w:type="dxa"/>
            <w:shd w:val="clear" w:color="auto" w:fill="DCE8DC"/>
            <w:tcMar>
              <w:top w:w="130" w:type="dxa"/>
              <w:left w:w="130" w:type="dxa"/>
              <w:bottom w:w="130" w:type="dxa"/>
              <w:right w:w="130" w:type="dxa"/>
            </w:tcMar>
            <w:vAlign w:val="center"/>
          </w:tcPr>
          <w:p w14:paraId="5816036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第8期</w:t>
            </w:r>
          </w:p>
        </w:tc>
        <w:tc>
          <w:tcPr>
            <w:tcW w:w="2200" w:type="dxa"/>
            <w:shd w:val="clear" w:color="auto" w:fill="DCE8DC"/>
            <w:tcMar>
              <w:top w:w="130" w:type="dxa"/>
              <w:left w:w="130" w:type="dxa"/>
              <w:bottom w:w="130" w:type="dxa"/>
              <w:right w:w="130" w:type="dxa"/>
            </w:tcMar>
            <w:vAlign w:val="center"/>
          </w:tcPr>
          <w:p w14:paraId="5F8DE67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令和9年度</w:t>
            </w:r>
          </w:p>
        </w:tc>
        <w:tc>
          <w:tcPr>
            <w:tcW w:w="2200" w:type="dxa"/>
            <w:shd w:val="clear" w:color="auto" w:fill="DCE8DC"/>
            <w:tcMar>
              <w:top w:w="130" w:type="dxa"/>
              <w:left w:w="130" w:type="dxa"/>
              <w:bottom w:w="130" w:type="dxa"/>
              <w:right w:w="130" w:type="dxa"/>
            </w:tcMar>
            <w:vAlign w:val="center"/>
          </w:tcPr>
          <w:p w14:paraId="61CECE0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55C2ACD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3609ADD8" w14:textId="77777777">
        <w:trPr>
          <w:cantSplit/>
        </w:trPr>
        <w:tc>
          <w:tcPr>
            <w:tcW w:w="2400" w:type="dxa"/>
            <w:tcMar>
              <w:top w:w="130" w:type="dxa"/>
              <w:left w:w="130" w:type="dxa"/>
              <w:bottom w:w="130" w:type="dxa"/>
              <w:right w:w="130" w:type="dxa"/>
            </w:tcMar>
            <w:vAlign w:val="center"/>
          </w:tcPr>
          <w:p w14:paraId="3CFD307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手話奉仕員養成研修事業（養成講習修了者数）</w:t>
            </w:r>
          </w:p>
        </w:tc>
        <w:tc>
          <w:tcPr>
            <w:tcW w:w="2200" w:type="dxa"/>
            <w:tcMar>
              <w:top w:w="130" w:type="dxa"/>
              <w:left w:w="130" w:type="dxa"/>
              <w:bottom w:w="130" w:type="dxa"/>
              <w:right w:w="130" w:type="dxa"/>
            </w:tcMar>
            <w:vAlign w:val="center"/>
          </w:tcPr>
          <w:p w14:paraId="58389F8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0F4D635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26E83A1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r>
    </w:tbl>
    <w:p>
      <w:pPr>
        <w:spacing w:line="240" w:lineRule="auto"/>
        <w:jc w:val="right"/>
        <w:rPr>
          <w:ins w:id="92124" w:author="Ryo Wakayama" w:date="2026-10-20T09:00:00Z"/>
          <w:rFonts w:ascii="BIZ UDPゴシック" w:eastAsia="BIZ UDPゴシック" w:hAnsi="BIZ UDPゴシック"/>
        </w:rPr>
      </w:pPr>
      <w:ins w:id="92125" w:author="Ryo Wakayama" w:date="2026-10-20T09:00:00Z">
        <w:r>
          <w:rPr>
            <w:rFonts w:ascii="BIZ UDPゴシック" w:eastAsia="BIZ UDPゴシック" w:hAnsi="BIZ UDPゴシック"/>
            <w:sz w:val="18"/>
            <w:szCs w:val="18"/>
          </w:rPr>
          <w:t xml:space="preserve">資料：本計画による推計（本章冒頭の見込量の定め方による）</w:t>
        </w:r>
      </w:ins>
    </w:p>
    <w:p w14:paraId="2C5F0C5D" w14:textId="77777777" w:rsidR="009D6CAB" w:rsidRPr="007D1FF4" w:rsidRDefault="00000000" w:rsidP="007D1FF4">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556A1DE8" w14:textId="77777777" w:rsidR="009D6CAB" w:rsidRPr="00370011" w:rsidRDefault="00000000" w:rsidP="007D1FF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「小野町手話言語及び障がい者コミュニケーション条例」の制定を踏まえ、ニーズの把握を行うとともに、事業実施に向けた検討を進めます。</w:t>
      </w:r>
    </w:p>
    <w:p w14:paraId="630A2A1E"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（9）移動支援事業</w:t>
      </w:r>
    </w:p>
    <w:p>
      <w:pPr>
        <w:spacing w:before="260" w:after="160"/>
        <w:rPr>
          <w:ins w:id="92126" w:author="Ryo Wakayama" w:date="2026-10-20T09:00:00Z"/>
          <w:rFonts w:ascii="BIZ UDPゴシック" w:eastAsia="BIZ UDPゴシック" w:hAnsi="BIZ UDPゴシック"/>
        </w:rPr>
      </w:pPr>
      <w:ins w:id="92127" w:author="Ryo Wakayama" w:date="2026-10-20T09:00:00Z">
        <w:r>
          <w:rPr>
            <w:rFonts w:ascii="BIZ UDPゴシック" w:eastAsia="BIZ UDPゴシック" w:hAnsi="BIZ UDPゴシック"/>
            <w:sz w:val="22"/>
            <w:szCs w:val="22"/>
          </w:rPr>
          <w:t xml:space="preserve">【表151】移動支援事業の内容</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00"/>
      </w:tblGrid>
      <w:tr w:rsidR="009D6CAB" w:rsidRPr="00370011" w14:paraId="6A69BF50" w14:textId="77777777">
        <w:trPr>
          <w:cantSplit/>
          <w:tblHeader/>
        </w:trPr>
        <w:tc>
          <w:tcPr>
            <w:tcW w:w="6500" w:type="dxa"/>
            <w:shd w:val="clear" w:color="auto" w:fill="DCE8DC"/>
            <w:tcMar>
              <w:top w:w="130" w:type="dxa"/>
              <w:left w:w="130" w:type="dxa"/>
              <w:bottom w:w="130" w:type="dxa"/>
              <w:right w:w="130" w:type="dxa"/>
            </w:tcMar>
            <w:vAlign w:val="center"/>
          </w:tcPr>
          <w:p w14:paraId="17FE9CC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1DD0B2D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59F3109A" w14:textId="77777777">
        <w:trPr>
          <w:cantSplit/>
        </w:trPr>
        <w:tc>
          <w:tcPr>
            <w:tcW w:w="6500" w:type="dxa"/>
            <w:tcMar>
              <w:top w:w="130" w:type="dxa"/>
              <w:left w:w="130" w:type="dxa"/>
              <w:bottom w:w="130" w:type="dxa"/>
              <w:right w:w="130" w:type="dxa"/>
            </w:tcMar>
            <w:vAlign w:val="center"/>
          </w:tcPr>
          <w:p w14:paraId="75DD5EC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屋外での移動に困難がある障がいのある人に対し、地域での自立生活及び社会参加を促すことを目的に、外出のための支援を行います。</w:t>
            </w:r>
          </w:p>
        </w:tc>
        <w:tc>
          <w:tcPr>
            <w:tcW w:w="2500" w:type="dxa"/>
            <w:tcMar>
              <w:top w:w="130" w:type="dxa"/>
              <w:left w:w="130" w:type="dxa"/>
              <w:bottom w:w="130" w:type="dxa"/>
              <w:right w:w="130" w:type="dxa"/>
            </w:tcMar>
            <w:vAlign w:val="center"/>
          </w:tcPr>
          <w:p w14:paraId="488964F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障がいによって単独での移動が困難である障がい者</w:t>
            </w:r>
          </w:p>
        </w:tc>
      </w:tr>
    </w:tbl>
    <w:p w14:paraId="5CD0B89D" w14:textId="77777777" w:rsidR="009D6CAB" w:rsidRPr="00370011" w:rsidRDefault="00000000" w:rsidP="007D1FF4">
      <w:pPr>
        <w:spacing w:before="260" w:after="160"/>
        <w:rPr>
          <w:rFonts w:ascii="BIZ UDPゴシック" w:eastAsia="BIZ UDPゴシック" w:hAnsi="BIZ UDPゴシック"/>
        </w:rPr>
      </w:pPr>
      <w:del w:id="92128" w:author="Ryo Wakayama" w:date="2026-10-23T09:00:00Z">
        <w:r>
          <w:rPr>
            <w:rFonts w:ascii="BIZ UDPゴシック" w:eastAsia="BIZ UDPゴシック" w:hAnsi="BIZ UDPゴシック"/>
            <w:b/>
            <w:bCs/>
            <w:sz w:val="22"/>
            <w:szCs w:val="22"/>
          </w:rPr>
          <w:delText xml:space="preserve">■</w:delText>
        </w:r>
      </w:del>
      <w:ins w:id="92129" w:author="Ryo Wakayama" w:date="2026-10-23T09:00:00Z">
        <w:r>
          <w:rPr>
            <w:rFonts w:ascii="BIZ UDPゴシック" w:eastAsia="BIZ UDPゴシック" w:hAnsi="BIZ UDPゴシック"/>
            <w:b/>
            <w:bCs/>
            <w:sz w:val="22"/>
            <w:szCs w:val="22"/>
          </w:rPr>
          <w:t xml:space="preserve">【表152】移動支援事業の</w:t>
        </w:r>
      </w:ins>
      <w:r>
        <w:rPr>
          <w:rFonts w:ascii="BIZ UDPゴシック" w:eastAsia="BIZ UDPゴシック" w:hAnsi="BIZ UDPゴシック"/>
          <w:b/>
          <w:bCs/>
          <w:sz w:val="22"/>
          <w:szCs w:val="22"/>
        </w:rPr>
        <w:lastRenderedPageBreak/>
        <w:t xml:space="preserve">第7期の実績（1か月あたり）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1A093B8B" w14:textId="77777777">
        <w:trPr>
          <w:cantSplit/>
          <w:tblHeader/>
        </w:trPr>
        <w:tc>
          <w:tcPr>
            <w:tcW w:w="2400" w:type="dxa"/>
            <w:shd w:val="clear" w:color="auto" w:fill="DCE8DC"/>
            <w:tcMar>
              <w:top w:w="130" w:type="dxa"/>
              <w:left w:w="130" w:type="dxa"/>
              <w:bottom w:w="130" w:type="dxa"/>
              <w:right w:w="130" w:type="dxa"/>
            </w:tcMar>
            <w:vAlign w:val="center"/>
          </w:tcPr>
          <w:p w14:paraId="4E47429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第7期</w:t>
            </w:r>
          </w:p>
        </w:tc>
        <w:tc>
          <w:tcPr>
            <w:tcW w:w="2200" w:type="dxa"/>
            <w:shd w:val="clear" w:color="auto" w:fill="DCE8DC"/>
            <w:tcMar>
              <w:top w:w="130" w:type="dxa"/>
              <w:left w:w="130" w:type="dxa"/>
              <w:bottom w:w="130" w:type="dxa"/>
              <w:right w:w="130" w:type="dxa"/>
            </w:tcMar>
            <w:vAlign w:val="center"/>
          </w:tcPr>
          <w:p w14:paraId="1ED36A3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令和6年度</w:t>
            </w:r>
          </w:p>
        </w:tc>
        <w:tc>
          <w:tcPr>
            <w:tcW w:w="2200" w:type="dxa"/>
            <w:shd w:val="clear" w:color="auto" w:fill="DCE8DC"/>
            <w:tcMar>
              <w:top w:w="130" w:type="dxa"/>
              <w:left w:w="130" w:type="dxa"/>
              <w:bottom w:w="130" w:type="dxa"/>
              <w:right w:w="130" w:type="dxa"/>
            </w:tcMar>
            <w:vAlign w:val="center"/>
          </w:tcPr>
          <w:p w14:paraId="2F9F5A8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令和7年度</w:t>
            </w:r>
          </w:p>
        </w:tc>
        <w:tc>
          <w:tcPr>
            <w:tcW w:w="2200" w:type="dxa"/>
            <w:shd w:val="clear" w:color="auto" w:fill="DCE8DC"/>
            <w:tcMar>
              <w:top w:w="130" w:type="dxa"/>
              <w:left w:w="130" w:type="dxa"/>
              <w:bottom w:w="130" w:type="dxa"/>
              <w:right w:w="130" w:type="dxa"/>
            </w:tcMar>
            <w:vAlign w:val="center"/>
          </w:tcPr>
          <w:p w14:paraId="0F61125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令和8年度</w:t>
            </w:r>
          </w:p>
        </w:tc>
      </w:tr>
      <w:tr w:rsidR="009D6CAB" w:rsidRPr="00370011" w14:paraId="4E2E59BF" w14:textId="77777777">
        <w:trPr>
          <w:cantSplit/>
        </w:trPr>
        <w:tc>
          <w:tcPr>
            <w:tcW w:w="2400" w:type="dxa"/>
            <w:tcMar>
              <w:top w:w="130" w:type="dxa"/>
              <w:left w:w="130" w:type="dxa"/>
              <w:bottom w:w="130" w:type="dxa"/>
              <w:right w:w="130" w:type="dxa"/>
            </w:tcMar>
            <w:vAlign w:val="center"/>
          </w:tcPr>
          <w:p w14:paraId="6F3E163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移動支援事業（時間／人）</w:t>
            </w:r>
          </w:p>
        </w:tc>
        <w:tc>
          <w:tcPr>
            <w:tcW w:w="2200" w:type="dxa"/>
            <w:tcMar>
              <w:top w:w="130" w:type="dxa"/>
              <w:left w:w="130" w:type="dxa"/>
              <w:bottom w:w="130" w:type="dxa"/>
              <w:right w:w="130" w:type="dxa"/>
            </w:tcMar>
            <w:vAlign w:val="center"/>
          </w:tcPr>
          <w:p w14:paraId="3BE72A3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2E4AC7D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05E21AE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r>
    </w:tbl>
    <w:p>
      <w:pPr>
        <w:spacing w:line="240" w:lineRule="auto"/>
        <w:jc w:val="right"/>
        <w:rPr>
          <w:ins w:id="92130" w:author="Ryo Wakayama" w:date="2026-10-20T09:00:00Z"/>
          <w:rFonts w:ascii="BIZ UDPゴシック" w:eastAsia="BIZ UDPゴシック" w:hAnsi="BIZ UDPゴシック"/>
        </w:rPr>
      </w:pPr>
      <w:ins w:id="92131" w:author="Ryo Wakayama" w:date="2026-10-20T09:00:00Z">
        <w:r>
          <w:rPr>
            <w:rFonts w:ascii="BIZ UDPゴシック" w:eastAsia="BIZ UDPゴシック" w:hAnsi="BIZ UDPゴシック"/>
            <w:sz w:val="18"/>
            <w:szCs w:val="18"/>
          </w:rPr>
          <w:t xml:space="preserve">資料：健康福祉課（障がい福祉サービス等の給付実績。令和8年度は見込み）、第7期の計画値は前回計画（令和6年3月）</w:t>
        </w:r>
      </w:ins>
    </w:p>
    <w:p w14:paraId="6335C1B6" w14:textId="77777777" w:rsidR="009D6CAB" w:rsidRPr="00370011" w:rsidRDefault="00000000" w:rsidP="007D1FF4">
      <w:pPr>
        <w:spacing w:before="260" w:after="160"/>
        <w:rPr>
          <w:rFonts w:ascii="BIZ UDPゴシック" w:eastAsia="BIZ UDPゴシック" w:hAnsi="BIZ UDPゴシック"/>
        </w:rPr>
      </w:pPr>
      <w:del w:id="92132" w:author="Ryo Wakayama" w:date="2026-10-23T09:00:00Z">
        <w:r>
          <w:rPr>
            <w:rFonts w:ascii="BIZ UDPゴシック" w:eastAsia="BIZ UDPゴシック" w:hAnsi="BIZ UDPゴシック"/>
            <w:b/>
            <w:bCs/>
            <w:sz w:val="22"/>
            <w:szCs w:val="22"/>
          </w:rPr>
          <w:delText xml:space="preserve">■</w:delText>
        </w:r>
      </w:del>
      <w:ins w:id="92133" w:author="Ryo Wakayama" w:date="2026-10-23T09:00:00Z">
        <w:r>
          <w:rPr>
            <w:rFonts w:ascii="BIZ UDPゴシック" w:eastAsia="BIZ UDPゴシック" w:hAnsi="BIZ UDPゴシック"/>
            <w:b/>
            <w:bCs/>
            <w:sz w:val="22"/>
            <w:szCs w:val="22"/>
          </w:rPr>
          <w:t xml:space="preserve">【表153】移動支援事業の</w:t>
        </w:r>
      </w:ins>
      <w:r>
        <w:rPr>
          <w:rFonts w:ascii="BIZ UDPゴシック" w:eastAsia="BIZ UDPゴシック" w:hAnsi="BIZ UDPゴシック"/>
          <w:b/>
          <w:bCs/>
          <w:sz w:val="22"/>
          <w:szCs w:val="22"/>
        </w:rPr>
        <w:t xml:space="preserve">第8期の見込量（1か月あたり）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6454D353" w14:textId="77777777">
        <w:trPr>
          <w:cantSplit/>
          <w:tblHeader/>
        </w:trPr>
        <w:tc>
          <w:tcPr>
            <w:tcW w:w="2400" w:type="dxa"/>
            <w:shd w:val="clear" w:color="auto" w:fill="DCE8DC"/>
            <w:tcMar>
              <w:top w:w="130" w:type="dxa"/>
              <w:left w:w="130" w:type="dxa"/>
              <w:bottom w:w="130" w:type="dxa"/>
              <w:right w:w="130" w:type="dxa"/>
            </w:tcMar>
            <w:vAlign w:val="center"/>
          </w:tcPr>
          <w:p w14:paraId="20554E5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第8期</w:t>
            </w:r>
          </w:p>
        </w:tc>
        <w:tc>
          <w:tcPr>
            <w:tcW w:w="2200" w:type="dxa"/>
            <w:shd w:val="clear" w:color="auto" w:fill="DCE8DC"/>
            <w:tcMar>
              <w:top w:w="130" w:type="dxa"/>
              <w:left w:w="130" w:type="dxa"/>
              <w:bottom w:w="130" w:type="dxa"/>
              <w:right w:w="130" w:type="dxa"/>
            </w:tcMar>
            <w:vAlign w:val="center"/>
          </w:tcPr>
          <w:p w14:paraId="03AB36A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令和9年度</w:t>
            </w:r>
          </w:p>
        </w:tc>
        <w:tc>
          <w:tcPr>
            <w:tcW w:w="2200" w:type="dxa"/>
            <w:shd w:val="clear" w:color="auto" w:fill="DCE8DC"/>
            <w:tcMar>
              <w:top w:w="130" w:type="dxa"/>
              <w:left w:w="130" w:type="dxa"/>
              <w:bottom w:w="130" w:type="dxa"/>
              <w:right w:w="130" w:type="dxa"/>
            </w:tcMar>
            <w:vAlign w:val="center"/>
          </w:tcPr>
          <w:p w14:paraId="5A5D40D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468E836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7666DE99" w14:textId="77777777">
        <w:trPr>
          <w:cantSplit/>
        </w:trPr>
        <w:tc>
          <w:tcPr>
            <w:tcW w:w="2400" w:type="dxa"/>
            <w:tcMar>
              <w:top w:w="130" w:type="dxa"/>
              <w:left w:w="130" w:type="dxa"/>
              <w:bottom w:w="130" w:type="dxa"/>
              <w:right w:w="130" w:type="dxa"/>
            </w:tcMar>
            <w:vAlign w:val="center"/>
          </w:tcPr>
          <w:p w14:paraId="253BF21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移動支援事業（時間／人）</w:t>
            </w:r>
          </w:p>
        </w:tc>
        <w:tc>
          <w:tcPr>
            <w:tcW w:w="2200" w:type="dxa"/>
            <w:tcMar>
              <w:top w:w="130" w:type="dxa"/>
              <w:left w:w="130" w:type="dxa"/>
              <w:bottom w:w="130" w:type="dxa"/>
              <w:right w:w="130" w:type="dxa"/>
            </w:tcMar>
            <w:vAlign w:val="center"/>
          </w:tcPr>
          <w:p w14:paraId="07C4300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0C727EA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1F72139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r>
    </w:tbl>
    <w:p>
      <w:pPr>
        <w:spacing w:line="240" w:lineRule="auto"/>
        <w:jc w:val="right"/>
        <w:rPr>
          <w:ins w:id="92134" w:author="Ryo Wakayama" w:date="2026-10-20T09:00:00Z"/>
          <w:rFonts w:ascii="BIZ UDPゴシック" w:eastAsia="BIZ UDPゴシック" w:hAnsi="BIZ UDPゴシック"/>
        </w:rPr>
      </w:pPr>
      <w:ins w:id="92135" w:author="Ryo Wakayama" w:date="2026-10-20T09:00:00Z">
        <w:r>
          <w:rPr>
            <w:rFonts w:ascii="BIZ UDPゴシック" w:eastAsia="BIZ UDPゴシック" w:hAnsi="BIZ UDPゴシック"/>
            <w:sz w:val="18"/>
            <w:szCs w:val="18"/>
          </w:rPr>
          <w:t xml:space="preserve">資料：本計画による推計（本章冒頭の見込量の定め方による）</w:t>
        </w:r>
      </w:ins>
    </w:p>
    <w:p w14:paraId="637683BF" w14:textId="77777777" w:rsidR="009D6CAB" w:rsidRPr="00370011" w:rsidRDefault="00000000" w:rsidP="007D1FF4">
      <w:pPr>
        <w:pBdr>
          <w:left w:val="single" w:sz="18" w:space="4" w:color="538135" w:themeColor="accent6" w:themeShade="BF"/>
        </w:pBdr>
        <w:shd w:val="clear" w:color="auto" w:fill="2F5C48"/>
        <w:spacing w:before="280" w:after="140"/>
        <w:jc w:val="center"/>
        <w:rPr>
          <w:rFonts w:ascii="BIZ UDPゴシック" w:eastAsia="BIZ UDPゴシック" w:hAnsi="BIZ UDPゴシック"/>
        </w:rPr>
      </w:pPr>
      <w:r>
        <w:rPr>
          <w:rFonts w:ascii="BIZ UDPゴシック" w:eastAsia="BIZ UDPゴシック" w:hAnsi="BIZ UDPゴシック"/>
          <w:b/>
          <w:bCs/>
          <w:color w:val="FFFFFF"/>
        </w:rPr>
        <w:t>〈 見込量確保の方策 〉</w:t>
      </w:r>
    </w:p>
    <w:p w14:paraId="54A93371" w14:textId="77777777" w:rsidR="009D6CAB" w:rsidRPr="00370011" w:rsidRDefault="00000000" w:rsidP="007D1FF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利用人数が少ないため、事業の周知を行っていきます。さらに、移動支援事業を活用した社会参加できる機会の確保を図ります。</w:t>
      </w:r>
    </w:p>
    <w:p w14:paraId="7A2755F5"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（10）地域活動支援センター</w:t>
      </w:r>
    </w:p>
    <w:p>
      <w:pPr>
        <w:spacing w:before="260" w:after="160"/>
        <w:rPr>
          <w:ins w:id="92136" w:author="Ryo Wakayama" w:date="2026-10-20T09:00:00Z"/>
          <w:rFonts w:ascii="BIZ UDPゴシック" w:eastAsia="BIZ UDPゴシック" w:hAnsi="BIZ UDPゴシック"/>
        </w:rPr>
      </w:pPr>
      <w:ins w:id="92137" w:author="Ryo Wakayama" w:date="2026-10-20T09:00:00Z">
        <w:r>
          <w:rPr>
            <w:rFonts w:ascii="BIZ UDPゴシック" w:eastAsia="BIZ UDPゴシック" w:hAnsi="BIZ UDPゴシック"/>
            <w:sz w:val="22"/>
            <w:szCs w:val="22"/>
          </w:rPr>
          <w:t xml:space="preserve">【表154】地域活動支援センターの内容</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00"/>
      </w:tblGrid>
      <w:tr w:rsidR="009D6CAB" w:rsidRPr="00370011" w14:paraId="03702B5A" w14:textId="77777777">
        <w:trPr>
          <w:cantSplit/>
          <w:tblHeader/>
        </w:trPr>
        <w:tc>
          <w:tcPr>
            <w:tcW w:w="6500" w:type="dxa"/>
            <w:shd w:val="clear" w:color="auto" w:fill="DCE8DC"/>
            <w:tcMar>
              <w:top w:w="130" w:type="dxa"/>
              <w:left w:w="130" w:type="dxa"/>
              <w:bottom w:w="130" w:type="dxa"/>
              <w:right w:w="130" w:type="dxa"/>
            </w:tcMar>
            <w:vAlign w:val="center"/>
          </w:tcPr>
          <w:p w14:paraId="5219850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38111C1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3438B965" w14:textId="77777777">
        <w:trPr>
          <w:cantSplit/>
        </w:trPr>
        <w:tc>
          <w:tcPr>
            <w:tcW w:w="6500" w:type="dxa"/>
            <w:tcMar>
              <w:top w:w="130" w:type="dxa"/>
              <w:left w:w="130" w:type="dxa"/>
              <w:bottom w:w="130" w:type="dxa"/>
              <w:right w:w="130" w:type="dxa"/>
            </w:tcMar>
            <w:vAlign w:val="center"/>
          </w:tcPr>
          <w:p w14:paraId="013BD29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創作的活動又は生産活動の機会の提供、社会との交流の促進等を図るとともに、日常生活に必要な支援を行います。</w:t>
            </w:r>
          </w:p>
        </w:tc>
        <w:tc>
          <w:tcPr>
            <w:tcW w:w="2500" w:type="dxa"/>
            <w:tcMar>
              <w:top w:w="130" w:type="dxa"/>
              <w:left w:w="130" w:type="dxa"/>
              <w:bottom w:w="130" w:type="dxa"/>
              <w:right w:w="130" w:type="dxa"/>
            </w:tcMar>
            <w:vAlign w:val="center"/>
          </w:tcPr>
          <w:p w14:paraId="6F0BD6B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町内の障がい者やその家族、地域住民など</w:t>
            </w:r>
          </w:p>
        </w:tc>
      </w:tr>
    </w:tbl>
    <w:p w14:paraId="7F2D1C66" w14:textId="77777777" w:rsidR="009D6CAB" w:rsidRPr="00370011" w:rsidRDefault="00000000" w:rsidP="005A6B3F">
      <w:pPr>
        <w:spacing w:before="260" w:after="160"/>
        <w:rPr>
          <w:rFonts w:ascii="BIZ UDPゴシック" w:eastAsia="BIZ UDPゴシック" w:hAnsi="BIZ UDPゴシック"/>
        </w:rPr>
      </w:pPr>
      <w:del w:id="92138" w:author="Ryo Wakayama" w:date="2026-10-23T09:00:00Z">
        <w:r>
          <w:rPr>
            <w:rFonts w:ascii="BIZ UDPゴシック" w:eastAsia="BIZ UDPゴシック" w:hAnsi="BIZ UDPゴシック"/>
            <w:b/>
            <w:bCs/>
            <w:sz w:val="22"/>
            <w:szCs w:val="22"/>
          </w:rPr>
          <w:delText xml:space="preserve">■</w:delText>
        </w:r>
      </w:del>
      <w:ins w:id="92139" w:author="Ryo Wakayama" w:date="2026-10-23T09:00:00Z">
        <w:r>
          <w:rPr>
            <w:rFonts w:ascii="BIZ UDPゴシック" w:eastAsia="BIZ UDPゴシック" w:hAnsi="BIZ UDPゴシック"/>
            <w:b/>
            <w:bCs/>
            <w:sz w:val="22"/>
            <w:szCs w:val="22"/>
          </w:rPr>
          <w:t xml:space="preserve">【表155】地域活動支援センターの</w:t>
        </w:r>
      </w:ins>
      <w:r>
        <w:rPr>
          <w:rFonts w:ascii="BIZ UDPゴシック" w:eastAsia="BIZ UDPゴシック" w:hAnsi="BIZ UDPゴシック"/>
          <w:b/>
          <w:bCs/>
          <w:sz w:val="22"/>
          <w:szCs w:val="22"/>
        </w:rPr>
        <w:t xml:space="preserve">第7期の実績（1年あたり）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3E163872" w14:textId="77777777">
        <w:trPr>
          <w:cantSplit/>
          <w:tblHeader/>
        </w:trPr>
        <w:tc>
          <w:tcPr>
            <w:tcW w:w="2400" w:type="dxa"/>
            <w:shd w:val="clear" w:color="auto" w:fill="DCE8DC"/>
            <w:tcMar>
              <w:top w:w="130" w:type="dxa"/>
              <w:left w:w="130" w:type="dxa"/>
              <w:bottom w:w="130" w:type="dxa"/>
              <w:right w:w="130" w:type="dxa"/>
            </w:tcMar>
            <w:vAlign w:val="center"/>
          </w:tcPr>
          <w:p w14:paraId="00A7648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第7期</w:t>
            </w:r>
          </w:p>
        </w:tc>
        <w:tc>
          <w:tcPr>
            <w:tcW w:w="2200" w:type="dxa"/>
            <w:shd w:val="clear" w:color="auto" w:fill="DCE8DC"/>
            <w:tcMar>
              <w:top w:w="130" w:type="dxa"/>
              <w:left w:w="130" w:type="dxa"/>
              <w:bottom w:w="130" w:type="dxa"/>
              <w:right w:w="130" w:type="dxa"/>
            </w:tcMar>
            <w:vAlign w:val="center"/>
          </w:tcPr>
          <w:p w14:paraId="30C9337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令和6年度</w:t>
            </w:r>
          </w:p>
        </w:tc>
        <w:tc>
          <w:tcPr>
            <w:tcW w:w="2200" w:type="dxa"/>
            <w:shd w:val="clear" w:color="auto" w:fill="DCE8DC"/>
            <w:tcMar>
              <w:top w:w="130" w:type="dxa"/>
              <w:left w:w="130" w:type="dxa"/>
              <w:bottom w:w="130" w:type="dxa"/>
              <w:right w:w="130" w:type="dxa"/>
            </w:tcMar>
            <w:vAlign w:val="center"/>
          </w:tcPr>
          <w:p w14:paraId="31C91A1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令和7年度</w:t>
            </w:r>
          </w:p>
        </w:tc>
        <w:tc>
          <w:tcPr>
            <w:tcW w:w="2200" w:type="dxa"/>
            <w:shd w:val="clear" w:color="auto" w:fill="DCE8DC"/>
            <w:tcMar>
              <w:top w:w="130" w:type="dxa"/>
              <w:left w:w="130" w:type="dxa"/>
              <w:bottom w:w="130" w:type="dxa"/>
              <w:right w:w="130" w:type="dxa"/>
            </w:tcMar>
            <w:vAlign w:val="center"/>
          </w:tcPr>
          <w:p w14:paraId="0AFA442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令和8年度</w:t>
            </w:r>
          </w:p>
        </w:tc>
      </w:tr>
      <w:tr w:rsidR="009D6CAB" w:rsidRPr="00370011" w14:paraId="4984DB7A" w14:textId="77777777">
        <w:trPr>
          <w:cantSplit/>
        </w:trPr>
        <w:tc>
          <w:tcPr>
            <w:tcW w:w="2400" w:type="dxa"/>
            <w:tcMar>
              <w:top w:w="130" w:type="dxa"/>
              <w:left w:w="130" w:type="dxa"/>
              <w:bottom w:w="130" w:type="dxa"/>
              <w:right w:w="130" w:type="dxa"/>
            </w:tcMar>
            <w:vAlign w:val="center"/>
          </w:tcPr>
          <w:p w14:paraId="7580312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地域活動支援センター（実施箇所数／実利用者数）</w:t>
            </w:r>
          </w:p>
        </w:tc>
        <w:tc>
          <w:tcPr>
            <w:tcW w:w="2200" w:type="dxa"/>
            <w:tcMar>
              <w:top w:w="130" w:type="dxa"/>
              <w:left w:w="130" w:type="dxa"/>
              <w:bottom w:w="130" w:type="dxa"/>
              <w:right w:w="130" w:type="dxa"/>
            </w:tcMar>
            <w:vAlign w:val="center"/>
          </w:tcPr>
          <w:p w14:paraId="51EBD06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0か所／0人</w:t>
            </w:r>
          </w:p>
        </w:tc>
        <w:tc>
          <w:tcPr>
            <w:tcW w:w="2200" w:type="dxa"/>
            <w:tcMar>
              <w:top w:w="130" w:type="dxa"/>
              <w:left w:w="130" w:type="dxa"/>
              <w:bottom w:w="130" w:type="dxa"/>
              <w:right w:w="130" w:type="dxa"/>
            </w:tcMar>
            <w:vAlign w:val="center"/>
          </w:tcPr>
          <w:p w14:paraId="5EA71B3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0か所／0人</w:t>
            </w:r>
          </w:p>
        </w:tc>
        <w:tc>
          <w:tcPr>
            <w:tcW w:w="2200" w:type="dxa"/>
            <w:tcMar>
              <w:top w:w="130" w:type="dxa"/>
              <w:left w:w="130" w:type="dxa"/>
              <w:bottom w:w="130" w:type="dxa"/>
              <w:right w:w="130" w:type="dxa"/>
            </w:tcMar>
            <w:vAlign w:val="center"/>
          </w:tcPr>
          <w:p w14:paraId="4BCB18D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0か所／0人</w:t>
            </w:r>
          </w:p>
        </w:tc>
      </w:tr>
    </w:tbl>
    <w:p>
      <w:pPr>
        <w:spacing w:line="240" w:lineRule="auto"/>
        <w:jc w:val="right"/>
        <w:rPr>
          <w:ins w:id="92140" w:author="Ryo Wakayama" w:date="2026-10-20T09:00:00Z"/>
          <w:rFonts w:ascii="BIZ UDPゴシック" w:eastAsia="BIZ UDPゴシック" w:hAnsi="BIZ UDPゴシック"/>
        </w:rPr>
      </w:pPr>
      <w:ins w:id="92141" w:author="Ryo Wakayama" w:date="2026-10-20T09:00:00Z">
        <w:r>
          <w:rPr>
            <w:rFonts w:ascii="BIZ UDPゴシック" w:eastAsia="BIZ UDPゴシック" w:hAnsi="BIZ UDPゴシック"/>
            <w:sz w:val="18"/>
            <w:szCs w:val="18"/>
          </w:rPr>
          <w:t xml:space="preserve">資料：健康福祉課（障がい福祉サービス等の給付実績。令和8年度は見込み）、第7期の計画値は前回計画（令和6年3月）</w:t>
        </w:r>
      </w:ins>
    </w:p>
    <w:p w14:paraId="08E4BC54" w14:textId="77777777" w:rsidR="009D6CAB" w:rsidRPr="00370011" w:rsidRDefault="00000000" w:rsidP="005A6B3F">
      <w:pPr>
        <w:spacing w:before="260" w:after="160"/>
        <w:rPr>
          <w:rFonts w:ascii="BIZ UDPゴシック" w:eastAsia="BIZ UDPゴシック" w:hAnsi="BIZ UDPゴシック"/>
        </w:rPr>
      </w:pPr>
      <w:del w:id="92142" w:author="Ryo Wakayama" w:date="2026-10-23T09:00:00Z">
        <w:r>
          <w:rPr>
            <w:rFonts w:ascii="BIZ UDPゴシック" w:eastAsia="BIZ UDPゴシック" w:hAnsi="BIZ UDPゴシック"/>
            <w:b/>
            <w:bCs/>
            <w:sz w:val="22"/>
            <w:szCs w:val="22"/>
          </w:rPr>
          <w:delText xml:space="preserve">■</w:delText>
        </w:r>
      </w:del>
      <w:ins w:id="92143" w:author="Ryo Wakayama" w:date="2026-10-23T09:00:00Z">
        <w:r>
          <w:rPr>
            <w:rFonts w:ascii="BIZ UDPゴシック" w:eastAsia="BIZ UDPゴシック" w:hAnsi="BIZ UDPゴシック"/>
            <w:b/>
            <w:bCs/>
            <w:sz w:val="22"/>
            <w:szCs w:val="22"/>
          </w:rPr>
          <w:t xml:space="preserve">【表156】地域活動支援センターの</w:t>
        </w:r>
      </w:ins>
      <w:r>
        <w:rPr>
          <w:rFonts w:ascii="BIZ UDPゴシック" w:eastAsia="BIZ UDPゴシック" w:hAnsi="BIZ UDPゴシック"/>
          <w:b/>
          <w:bCs/>
          <w:sz w:val="22"/>
          <w:szCs w:val="22"/>
        </w:rPr>
        <w:t xml:space="preserve">第8期の見込量（1年あたり）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01910507" w14:textId="77777777">
        <w:trPr>
          <w:cantSplit/>
          <w:tblHeader/>
        </w:trPr>
        <w:tc>
          <w:tcPr>
            <w:tcW w:w="2400" w:type="dxa"/>
            <w:shd w:val="clear" w:color="auto" w:fill="DCE8DC"/>
            <w:tcMar>
              <w:top w:w="130" w:type="dxa"/>
              <w:left w:w="130" w:type="dxa"/>
              <w:bottom w:w="130" w:type="dxa"/>
              <w:right w:w="130" w:type="dxa"/>
            </w:tcMar>
            <w:vAlign w:val="center"/>
          </w:tcPr>
          <w:p w14:paraId="4A19904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第8期</w:t>
            </w:r>
          </w:p>
        </w:tc>
        <w:tc>
          <w:tcPr>
            <w:tcW w:w="2200" w:type="dxa"/>
            <w:shd w:val="clear" w:color="auto" w:fill="DCE8DC"/>
            <w:tcMar>
              <w:top w:w="130" w:type="dxa"/>
              <w:left w:w="130" w:type="dxa"/>
              <w:bottom w:w="130" w:type="dxa"/>
              <w:right w:w="130" w:type="dxa"/>
            </w:tcMar>
            <w:vAlign w:val="center"/>
          </w:tcPr>
          <w:p w14:paraId="51C18CC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令和9年度</w:t>
            </w:r>
          </w:p>
        </w:tc>
        <w:tc>
          <w:tcPr>
            <w:tcW w:w="2200" w:type="dxa"/>
            <w:shd w:val="clear" w:color="auto" w:fill="DCE8DC"/>
            <w:tcMar>
              <w:top w:w="130" w:type="dxa"/>
              <w:left w:w="130" w:type="dxa"/>
              <w:bottom w:w="130" w:type="dxa"/>
              <w:right w:w="130" w:type="dxa"/>
            </w:tcMar>
            <w:vAlign w:val="center"/>
          </w:tcPr>
          <w:p w14:paraId="0942679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538DCA2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060E9BB9" w14:textId="77777777">
        <w:trPr>
          <w:cantSplit/>
        </w:trPr>
        <w:tc>
          <w:tcPr>
            <w:tcW w:w="2400" w:type="dxa"/>
            <w:tcMar>
              <w:top w:w="130" w:type="dxa"/>
              <w:left w:w="130" w:type="dxa"/>
              <w:bottom w:w="130" w:type="dxa"/>
              <w:right w:w="130" w:type="dxa"/>
            </w:tcMar>
            <w:vAlign w:val="center"/>
          </w:tcPr>
          <w:p w14:paraId="337A7C4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地域活動支援センター（実施箇所数／実利用者数）</w:t>
            </w:r>
          </w:p>
        </w:tc>
        <w:tc>
          <w:tcPr>
            <w:tcW w:w="2200" w:type="dxa"/>
            <w:tcMar>
              <w:top w:w="130" w:type="dxa"/>
              <w:left w:w="130" w:type="dxa"/>
              <w:bottom w:w="130" w:type="dxa"/>
              <w:right w:w="130" w:type="dxa"/>
            </w:tcMar>
            <w:vAlign w:val="center"/>
          </w:tcPr>
          <w:p w14:paraId="7CFE024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0か所／0人</w:t>
            </w:r>
          </w:p>
        </w:tc>
        <w:tc>
          <w:tcPr>
            <w:tcW w:w="2200" w:type="dxa"/>
            <w:tcMar>
              <w:top w:w="130" w:type="dxa"/>
              <w:left w:w="130" w:type="dxa"/>
              <w:bottom w:w="130" w:type="dxa"/>
              <w:right w:w="130" w:type="dxa"/>
            </w:tcMar>
            <w:vAlign w:val="center"/>
          </w:tcPr>
          <w:p w14:paraId="37AB929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0か所／0人</w:t>
            </w:r>
          </w:p>
        </w:tc>
        <w:tc>
          <w:tcPr>
            <w:tcW w:w="2200" w:type="dxa"/>
            <w:tcMar>
              <w:top w:w="130" w:type="dxa"/>
              <w:left w:w="130" w:type="dxa"/>
              <w:bottom w:w="130" w:type="dxa"/>
              <w:right w:w="130" w:type="dxa"/>
            </w:tcMar>
            <w:vAlign w:val="center"/>
          </w:tcPr>
          <w:p w14:paraId="4C236CB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0か所／0人</w:t>
            </w:r>
          </w:p>
        </w:tc>
      </w:tr>
    </w:tbl>
    <w:p>
      <w:pPr>
        <w:spacing w:line="240" w:lineRule="auto"/>
        <w:jc w:val="right"/>
        <w:rPr>
          <w:ins w:id="92144" w:author="Ryo Wakayama" w:date="2026-10-20T09:00:00Z"/>
          <w:rFonts w:ascii="BIZ UDPゴシック" w:eastAsia="BIZ UDPゴシック" w:hAnsi="BIZ UDPゴシック"/>
        </w:rPr>
      </w:pPr>
      <w:ins w:id="92145" w:author="Ryo Wakayama" w:date="2026-10-20T09:00:00Z">
        <w:r>
          <w:rPr>
            <w:rFonts w:ascii="BIZ UDPゴシック" w:eastAsia="BIZ UDPゴシック" w:hAnsi="BIZ UDPゴシック"/>
            <w:sz w:val="18"/>
            <w:szCs w:val="18"/>
          </w:rPr>
          <w:t xml:space="preserve">資料：本計画による推計（本章冒頭の見込量の定め方による）</w:t>
        </w:r>
      </w:ins>
    </w:p>
    <w:p w14:paraId="7978C99E" w14:textId="77777777" w:rsidR="009D6CAB" w:rsidRPr="007D1FF4" w:rsidRDefault="00000000" w:rsidP="007D1FF4">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lastRenderedPageBreak/>
        <w:t>〈 見込量確保の方策 〉</w:t>
      </w:r>
    </w:p>
    <w:p w14:paraId="29DBA231" w14:textId="77777777" w:rsidR="009D6CAB" w:rsidRPr="00370011" w:rsidRDefault="00000000" w:rsidP="007D1FF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障がい者が地域で創作的活動や生産活動、社会との交流を図るために必要なことから、生活実態やニーズを把握して事業実施に向けて検討していきます。</w:t>
      </w:r>
    </w:p>
    <w:p w14:paraId="69EA0BF0"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（11）その他の事業（訪問入浴サービス・日中一時支援・自動車運転免許取得・改造助成）</w:t>
      </w:r>
    </w:p>
    <w:p>
      <w:pPr>
        <w:spacing w:before="260" w:after="160"/>
        <w:rPr>
          <w:ins w:id="92146" w:author="Ryo Wakayama" w:date="2026-10-20T09:00:00Z"/>
          <w:rFonts w:ascii="BIZ UDPゴシック" w:eastAsia="BIZ UDPゴシック" w:hAnsi="BIZ UDPゴシック"/>
        </w:rPr>
      </w:pPr>
      <w:ins w:id="92147" w:author="Ryo Wakayama" w:date="2026-10-20T09:00:00Z">
        <w:r>
          <w:rPr>
            <w:rFonts w:ascii="BIZ UDPゴシック" w:eastAsia="BIZ UDPゴシック" w:hAnsi="BIZ UDPゴシック"/>
            <w:sz w:val="22"/>
            <w:szCs w:val="22"/>
          </w:rPr>
          <w:t xml:space="preserve">【表157】その他の事業（訪問入浴サービス・日中一時支援・自動車運転免許取得・改造助成）の内容</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00"/>
      </w:tblGrid>
      <w:tr w:rsidR="009D6CAB" w:rsidRPr="00370011" w14:paraId="1634D69E" w14:textId="77777777">
        <w:trPr>
          <w:cantSplit/>
          <w:tblHeader/>
        </w:trPr>
        <w:tc>
          <w:tcPr>
            <w:tcW w:w="3600" w:type="dxa"/>
            <w:shd w:val="clear" w:color="auto" w:fill="DCE8DC"/>
            <w:tcMar>
              <w:top w:w="130" w:type="dxa"/>
              <w:left w:w="130" w:type="dxa"/>
              <w:bottom w:w="130" w:type="dxa"/>
              <w:right w:w="130" w:type="dxa"/>
            </w:tcMar>
            <w:vAlign w:val="center"/>
          </w:tcPr>
          <w:p w14:paraId="52D8E3B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サービス名</w:t>
            </w:r>
          </w:p>
        </w:tc>
        <w:tc>
          <w:tcPr>
            <w:tcW w:w="5400" w:type="dxa"/>
            <w:shd w:val="clear" w:color="auto" w:fill="DCE8DC"/>
            <w:tcMar>
              <w:top w:w="130" w:type="dxa"/>
              <w:left w:w="130" w:type="dxa"/>
              <w:bottom w:w="130" w:type="dxa"/>
              <w:right w:w="130" w:type="dxa"/>
            </w:tcMar>
            <w:vAlign w:val="center"/>
          </w:tcPr>
          <w:p w14:paraId="65A56C3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r>
      <w:tr w:rsidR="009D6CAB" w:rsidRPr="00370011" w14:paraId="55AA6BE1" w14:textId="77777777">
        <w:trPr>
          <w:cantSplit/>
        </w:trPr>
        <w:tc>
          <w:tcPr>
            <w:tcW w:w="3600" w:type="dxa"/>
            <w:tcMar>
              <w:top w:w="130" w:type="dxa"/>
              <w:left w:w="130" w:type="dxa"/>
              <w:bottom w:w="130" w:type="dxa"/>
              <w:right w:w="130" w:type="dxa"/>
            </w:tcMar>
            <w:vAlign w:val="center"/>
          </w:tcPr>
          <w:p w14:paraId="041A291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訪問入浴サービス／日中一時支援／自動車運転免許取得・改造助成</w:t>
            </w:r>
          </w:p>
        </w:tc>
        <w:tc>
          <w:tcPr>
            <w:tcW w:w="5400" w:type="dxa"/>
            <w:tcMar>
              <w:top w:w="130" w:type="dxa"/>
              <w:left w:w="130" w:type="dxa"/>
              <w:bottom w:w="130" w:type="dxa"/>
              <w:right w:w="130" w:type="dxa"/>
            </w:tcMar>
            <w:vAlign w:val="center"/>
          </w:tcPr>
          <w:p w14:paraId="7AA6377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身体障がい者への訪問入浴サービス、障がい者等の日中活動の場の提供及び家族の一時的な負担軽減を図る日中一時支援、運転免許の取得・自動車改造に要する経費の助成を行います。</w:t>
            </w:r>
          </w:p>
        </w:tc>
      </w:tr>
    </w:tbl>
    <w:p w14:paraId="05F971A1" w14:textId="77777777" w:rsidR="009D6CAB" w:rsidRPr="00370011" w:rsidRDefault="00000000" w:rsidP="00F7182C">
      <w:pPr>
        <w:spacing w:before="260" w:after="160"/>
        <w:rPr>
          <w:rFonts w:ascii="BIZ UDPゴシック" w:eastAsia="BIZ UDPゴシック" w:hAnsi="BIZ UDPゴシック"/>
        </w:rPr>
      </w:pPr>
      <w:del w:id="92148" w:author="Ryo Wakayama" w:date="2026-10-23T09:00:00Z">
        <w:r>
          <w:rPr>
            <w:rFonts w:ascii="BIZ UDPゴシック" w:eastAsia="BIZ UDPゴシック" w:hAnsi="BIZ UDPゴシック"/>
            <w:b/>
            <w:bCs/>
            <w:sz w:val="22"/>
            <w:szCs w:val="22"/>
          </w:rPr>
          <w:delText xml:space="preserve">■</w:delText>
        </w:r>
      </w:del>
      <w:ins w:id="92149" w:author="Ryo Wakayama" w:date="2026-10-23T09:00:00Z">
        <w:r>
          <w:rPr>
            <w:rFonts w:ascii="BIZ UDPゴシック" w:eastAsia="BIZ UDPゴシック" w:hAnsi="BIZ UDPゴシック"/>
            <w:b/>
            <w:bCs/>
            <w:sz w:val="22"/>
            <w:szCs w:val="22"/>
          </w:rPr>
          <w:t xml:space="preserve">【表158】その他の事業（訪問入浴サービス・日中一時支援・自動車運転免許取得・改造助成）の</w:t>
        </w:r>
      </w:ins>
      <w:r>
        <w:rPr>
          <w:rFonts w:ascii="BIZ UDPゴシック" w:eastAsia="BIZ UDPゴシック" w:hAnsi="BIZ UDPゴシック"/>
          <w:b/>
          <w:bCs/>
          <w:sz w:val="22"/>
          <w:szCs w:val="22"/>
        </w:rPr>
        <w:t xml:space="preserve">第7期の実績（1年あたり）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222586B6" w14:textId="77777777">
        <w:trPr>
          <w:cantSplit/>
          <w:tblHeader/>
        </w:trPr>
        <w:tc>
          <w:tcPr>
            <w:tcW w:w="2400" w:type="dxa"/>
            <w:shd w:val="clear" w:color="auto" w:fill="DCE8DC"/>
            <w:tcMar>
              <w:top w:w="130" w:type="dxa"/>
              <w:left w:w="130" w:type="dxa"/>
              <w:bottom w:w="130" w:type="dxa"/>
              <w:right w:w="130" w:type="dxa"/>
            </w:tcMar>
            <w:vAlign w:val="center"/>
          </w:tcPr>
          <w:p w14:paraId="4D88EDA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第7期</w:t>
            </w:r>
          </w:p>
        </w:tc>
        <w:tc>
          <w:tcPr>
            <w:tcW w:w="2200" w:type="dxa"/>
            <w:shd w:val="clear" w:color="auto" w:fill="DCE8DC"/>
            <w:tcMar>
              <w:top w:w="130" w:type="dxa"/>
              <w:left w:w="130" w:type="dxa"/>
              <w:bottom w:w="130" w:type="dxa"/>
              <w:right w:w="130" w:type="dxa"/>
            </w:tcMar>
            <w:vAlign w:val="center"/>
          </w:tcPr>
          <w:p w14:paraId="1910FF8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令和6年度</w:t>
            </w:r>
          </w:p>
        </w:tc>
        <w:tc>
          <w:tcPr>
            <w:tcW w:w="2200" w:type="dxa"/>
            <w:shd w:val="clear" w:color="auto" w:fill="DCE8DC"/>
            <w:tcMar>
              <w:top w:w="130" w:type="dxa"/>
              <w:left w:w="130" w:type="dxa"/>
              <w:bottom w:w="130" w:type="dxa"/>
              <w:right w:w="130" w:type="dxa"/>
            </w:tcMar>
            <w:vAlign w:val="center"/>
          </w:tcPr>
          <w:p w14:paraId="3C28715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令和7年度</w:t>
            </w:r>
          </w:p>
        </w:tc>
        <w:tc>
          <w:tcPr>
            <w:tcW w:w="2200" w:type="dxa"/>
            <w:shd w:val="clear" w:color="auto" w:fill="DCE8DC"/>
            <w:tcMar>
              <w:top w:w="130" w:type="dxa"/>
              <w:left w:w="130" w:type="dxa"/>
              <w:bottom w:w="130" w:type="dxa"/>
              <w:right w:w="130" w:type="dxa"/>
            </w:tcMar>
            <w:vAlign w:val="center"/>
          </w:tcPr>
          <w:p w14:paraId="76908AB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令和8年度</w:t>
            </w:r>
          </w:p>
        </w:tc>
      </w:tr>
      <w:tr w:rsidR="009D6CAB" w:rsidRPr="00370011" w14:paraId="5E7DD1A0" w14:textId="77777777">
        <w:trPr>
          <w:cantSplit/>
        </w:trPr>
        <w:tc>
          <w:tcPr>
            <w:tcW w:w="2400" w:type="dxa"/>
            <w:tcMar>
              <w:top w:w="130" w:type="dxa"/>
              <w:left w:w="130" w:type="dxa"/>
              <w:bottom w:w="130" w:type="dxa"/>
              <w:right w:w="130" w:type="dxa"/>
            </w:tcMar>
            <w:vAlign w:val="center"/>
          </w:tcPr>
          <w:p w14:paraId="14ADC8D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訪問入浴サービス事業（利用者数）</w:t>
            </w:r>
          </w:p>
        </w:tc>
        <w:tc>
          <w:tcPr>
            <w:tcW w:w="2200" w:type="dxa"/>
            <w:tcMar>
              <w:top w:w="130" w:type="dxa"/>
              <w:left w:w="130" w:type="dxa"/>
              <w:bottom w:w="130" w:type="dxa"/>
              <w:right w:w="130" w:type="dxa"/>
            </w:tcMar>
            <w:vAlign w:val="center"/>
          </w:tcPr>
          <w:p w14:paraId="69FF8A7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2人</w:t>
            </w:r>
          </w:p>
        </w:tc>
        <w:tc>
          <w:tcPr>
            <w:tcW w:w="2200" w:type="dxa"/>
            <w:tcMar>
              <w:top w:w="130" w:type="dxa"/>
              <w:left w:w="130" w:type="dxa"/>
              <w:bottom w:w="130" w:type="dxa"/>
              <w:right w:w="130" w:type="dxa"/>
            </w:tcMar>
            <w:vAlign w:val="center"/>
          </w:tcPr>
          <w:p w14:paraId="0B7002A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2人</w:t>
            </w:r>
          </w:p>
        </w:tc>
        <w:tc>
          <w:tcPr>
            <w:tcW w:w="2200" w:type="dxa"/>
            <w:tcMar>
              <w:top w:w="130" w:type="dxa"/>
              <w:left w:w="130" w:type="dxa"/>
              <w:bottom w:w="130" w:type="dxa"/>
              <w:right w:w="130" w:type="dxa"/>
            </w:tcMar>
            <w:vAlign w:val="center"/>
          </w:tcPr>
          <w:p w14:paraId="63235B9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2人</w:t>
            </w:r>
          </w:p>
        </w:tc>
      </w:tr>
      <w:tr w:rsidR="009D6CAB" w:rsidRPr="00370011" w14:paraId="512A0D0D" w14:textId="77777777">
        <w:trPr>
          <w:cantSplit/>
        </w:trPr>
        <w:tc>
          <w:tcPr>
            <w:tcW w:w="2400" w:type="dxa"/>
            <w:tcMar>
              <w:top w:w="130" w:type="dxa"/>
              <w:left w:w="130" w:type="dxa"/>
              <w:bottom w:w="130" w:type="dxa"/>
              <w:right w:w="130" w:type="dxa"/>
            </w:tcMar>
            <w:vAlign w:val="center"/>
          </w:tcPr>
          <w:p w14:paraId="1BDFC73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日中一時支援事業（利用者数）</w:t>
            </w:r>
          </w:p>
        </w:tc>
        <w:tc>
          <w:tcPr>
            <w:tcW w:w="2200" w:type="dxa"/>
            <w:tcMar>
              <w:top w:w="130" w:type="dxa"/>
              <w:left w:w="130" w:type="dxa"/>
              <w:bottom w:w="130" w:type="dxa"/>
              <w:right w:w="130" w:type="dxa"/>
            </w:tcMar>
            <w:vAlign w:val="center"/>
          </w:tcPr>
          <w:p w14:paraId="72E92AA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24人</w:t>
            </w:r>
          </w:p>
        </w:tc>
        <w:tc>
          <w:tcPr>
            <w:tcW w:w="2200" w:type="dxa"/>
            <w:tcMar>
              <w:top w:w="130" w:type="dxa"/>
              <w:left w:w="130" w:type="dxa"/>
              <w:bottom w:w="130" w:type="dxa"/>
              <w:right w:w="130" w:type="dxa"/>
            </w:tcMar>
            <w:vAlign w:val="center"/>
          </w:tcPr>
          <w:p w14:paraId="7616BEB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24人</w:t>
            </w:r>
          </w:p>
        </w:tc>
        <w:tc>
          <w:tcPr>
            <w:tcW w:w="2200" w:type="dxa"/>
            <w:tcMar>
              <w:top w:w="130" w:type="dxa"/>
              <w:left w:w="130" w:type="dxa"/>
              <w:bottom w:w="130" w:type="dxa"/>
              <w:right w:w="130" w:type="dxa"/>
            </w:tcMar>
            <w:vAlign w:val="center"/>
          </w:tcPr>
          <w:p w14:paraId="619FF94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24人</w:t>
            </w:r>
          </w:p>
        </w:tc>
      </w:tr>
      <w:tr w:rsidR="009D6CAB" w:rsidRPr="00370011" w14:paraId="1078C3A6" w14:textId="77777777">
        <w:trPr>
          <w:cantSplit/>
        </w:trPr>
        <w:tc>
          <w:tcPr>
            <w:tcW w:w="2400" w:type="dxa"/>
            <w:tcMar>
              <w:top w:w="130" w:type="dxa"/>
              <w:left w:w="130" w:type="dxa"/>
              <w:bottom w:w="130" w:type="dxa"/>
              <w:right w:w="130" w:type="dxa"/>
            </w:tcMar>
            <w:vAlign w:val="center"/>
          </w:tcPr>
          <w:p w14:paraId="55438EC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自動車運転免許取得・改造助成事業（利用件数）</w:t>
            </w:r>
          </w:p>
        </w:tc>
        <w:tc>
          <w:tcPr>
            <w:tcW w:w="2200" w:type="dxa"/>
            <w:tcMar>
              <w:top w:w="130" w:type="dxa"/>
              <w:left w:w="130" w:type="dxa"/>
              <w:bottom w:w="130" w:type="dxa"/>
              <w:right w:w="130" w:type="dxa"/>
            </w:tcMar>
            <w:vAlign w:val="center"/>
          </w:tcPr>
          <w:p w14:paraId="1BC9471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13B89B7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2C31E05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r>
    </w:tbl>
    <w:p>
      <w:pPr>
        <w:spacing w:line="240" w:lineRule="auto"/>
        <w:jc w:val="right"/>
        <w:rPr>
          <w:ins w:id="92150" w:author="Ryo Wakayama" w:date="2026-10-20T09:00:00Z"/>
          <w:rFonts w:ascii="BIZ UDPゴシック" w:eastAsia="BIZ UDPゴシック" w:hAnsi="BIZ UDPゴシック"/>
        </w:rPr>
      </w:pPr>
      <w:ins w:id="92151" w:author="Ryo Wakayama" w:date="2026-10-20T09:00:00Z">
        <w:r>
          <w:rPr>
            <w:rFonts w:ascii="BIZ UDPゴシック" w:eastAsia="BIZ UDPゴシック" w:hAnsi="BIZ UDPゴシック"/>
            <w:sz w:val="18"/>
            <w:szCs w:val="18"/>
          </w:rPr>
          <w:t xml:space="preserve">資料：健康福祉課（障がい福祉サービス等の給付実績。令和8年度は見込み）、第7期の計画値は前回計画（令和6年3月）</w:t>
        </w:r>
      </w:ins>
    </w:p>
    <w:p w14:paraId="03F680D0" w14:textId="77777777" w:rsidR="009D6CAB" w:rsidRPr="00370011" w:rsidRDefault="00000000" w:rsidP="00F7182C">
      <w:pPr>
        <w:spacing w:before="260" w:after="160"/>
        <w:rPr>
          <w:rFonts w:ascii="BIZ UDPゴシック" w:eastAsia="BIZ UDPゴシック" w:hAnsi="BIZ UDPゴシック"/>
        </w:rPr>
      </w:pPr>
      <w:del w:id="92152" w:author="Ryo Wakayama" w:date="2026-10-23T09:00:00Z">
        <w:r>
          <w:rPr>
            <w:rFonts w:ascii="BIZ UDPゴシック" w:eastAsia="BIZ UDPゴシック" w:hAnsi="BIZ UDPゴシック"/>
            <w:b/>
            <w:bCs/>
            <w:sz w:val="22"/>
            <w:szCs w:val="22"/>
          </w:rPr>
          <w:delText xml:space="preserve">■</w:delText>
        </w:r>
      </w:del>
      <w:ins w:id="92153" w:author="Ryo Wakayama" w:date="2026-10-23T09:00:00Z">
        <w:r>
          <w:rPr>
            <w:rFonts w:ascii="BIZ UDPゴシック" w:eastAsia="BIZ UDPゴシック" w:hAnsi="BIZ UDPゴシック"/>
            <w:b/>
            <w:bCs/>
            <w:sz w:val="22"/>
            <w:szCs w:val="22"/>
          </w:rPr>
          <w:t xml:space="preserve">【表159】その他の事業（訪問入浴サービス・日中一時支援・自動車運転免許取得・改造助成）の</w:t>
        </w:r>
      </w:ins>
      <w:r>
        <w:rPr>
          <w:rFonts w:ascii="BIZ UDPゴシック" w:eastAsia="BIZ UDPゴシック" w:hAnsi="BIZ UDPゴシック"/>
          <w:b/>
          <w:bCs/>
          <w:sz w:val="22"/>
          <w:szCs w:val="22"/>
        </w:rPr>
        <w:t xml:space="preserve">第8期の見込量（1年あたり）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004886A9" w14:textId="77777777">
        <w:trPr>
          <w:cantSplit/>
          <w:tblHeader/>
        </w:trPr>
        <w:tc>
          <w:tcPr>
            <w:tcW w:w="2400" w:type="dxa"/>
            <w:shd w:val="clear" w:color="auto" w:fill="DCE8DC"/>
            <w:tcMar>
              <w:top w:w="130" w:type="dxa"/>
              <w:left w:w="130" w:type="dxa"/>
              <w:bottom w:w="130" w:type="dxa"/>
              <w:right w:w="130" w:type="dxa"/>
            </w:tcMar>
            <w:vAlign w:val="center"/>
          </w:tcPr>
          <w:p w14:paraId="22B8664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第8期</w:t>
            </w:r>
          </w:p>
        </w:tc>
        <w:tc>
          <w:tcPr>
            <w:tcW w:w="2200" w:type="dxa"/>
            <w:shd w:val="clear" w:color="auto" w:fill="DCE8DC"/>
            <w:tcMar>
              <w:top w:w="130" w:type="dxa"/>
              <w:left w:w="130" w:type="dxa"/>
              <w:bottom w:w="130" w:type="dxa"/>
              <w:right w:w="130" w:type="dxa"/>
            </w:tcMar>
            <w:vAlign w:val="center"/>
          </w:tcPr>
          <w:p w14:paraId="1739A7C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令和9年度</w:t>
            </w:r>
          </w:p>
        </w:tc>
        <w:tc>
          <w:tcPr>
            <w:tcW w:w="2200" w:type="dxa"/>
            <w:shd w:val="clear" w:color="auto" w:fill="DCE8DC"/>
            <w:tcMar>
              <w:top w:w="130" w:type="dxa"/>
              <w:left w:w="130" w:type="dxa"/>
              <w:bottom w:w="130" w:type="dxa"/>
              <w:right w:w="130" w:type="dxa"/>
            </w:tcMar>
            <w:vAlign w:val="center"/>
          </w:tcPr>
          <w:p w14:paraId="19E5AD1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1B2F4A7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7C9891AD" w14:textId="77777777">
        <w:trPr>
          <w:cantSplit/>
        </w:trPr>
        <w:tc>
          <w:tcPr>
            <w:tcW w:w="2400" w:type="dxa"/>
            <w:tcMar>
              <w:top w:w="130" w:type="dxa"/>
              <w:left w:w="130" w:type="dxa"/>
              <w:bottom w:w="130" w:type="dxa"/>
              <w:right w:w="130" w:type="dxa"/>
            </w:tcMar>
            <w:vAlign w:val="center"/>
          </w:tcPr>
          <w:p w14:paraId="7962A32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訪問入浴サービス事業（利用者数）</w:t>
            </w:r>
          </w:p>
        </w:tc>
        <w:tc>
          <w:tcPr>
            <w:tcW w:w="2200" w:type="dxa"/>
            <w:tcMar>
              <w:top w:w="130" w:type="dxa"/>
              <w:left w:w="130" w:type="dxa"/>
              <w:bottom w:w="130" w:type="dxa"/>
              <w:right w:w="130" w:type="dxa"/>
            </w:tcMar>
            <w:vAlign w:val="center"/>
          </w:tcPr>
          <w:p w14:paraId="581B3F3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2人</w:t>
            </w:r>
          </w:p>
        </w:tc>
        <w:tc>
          <w:tcPr>
            <w:tcW w:w="2200" w:type="dxa"/>
            <w:tcMar>
              <w:top w:w="130" w:type="dxa"/>
              <w:left w:w="130" w:type="dxa"/>
              <w:bottom w:w="130" w:type="dxa"/>
              <w:right w:w="130" w:type="dxa"/>
            </w:tcMar>
            <w:vAlign w:val="center"/>
          </w:tcPr>
          <w:p w14:paraId="2854A32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2人</w:t>
            </w:r>
          </w:p>
        </w:tc>
        <w:tc>
          <w:tcPr>
            <w:tcW w:w="2200" w:type="dxa"/>
            <w:tcMar>
              <w:top w:w="130" w:type="dxa"/>
              <w:left w:w="130" w:type="dxa"/>
              <w:bottom w:w="130" w:type="dxa"/>
              <w:right w:w="130" w:type="dxa"/>
            </w:tcMar>
            <w:vAlign w:val="center"/>
          </w:tcPr>
          <w:p w14:paraId="5203F34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2人</w:t>
            </w:r>
          </w:p>
        </w:tc>
      </w:tr>
      <w:tr w:rsidR="009D6CAB" w:rsidRPr="00370011" w14:paraId="6643DF01" w14:textId="77777777">
        <w:trPr>
          <w:cantSplit/>
        </w:trPr>
        <w:tc>
          <w:tcPr>
            <w:tcW w:w="2400" w:type="dxa"/>
            <w:tcMar>
              <w:top w:w="130" w:type="dxa"/>
              <w:left w:w="130" w:type="dxa"/>
              <w:bottom w:w="130" w:type="dxa"/>
              <w:right w:w="130" w:type="dxa"/>
            </w:tcMar>
            <w:vAlign w:val="center"/>
          </w:tcPr>
          <w:p w14:paraId="0419A47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日中一時支援事業（利用者数）</w:t>
            </w:r>
          </w:p>
        </w:tc>
        <w:tc>
          <w:tcPr>
            <w:tcW w:w="2200" w:type="dxa"/>
            <w:tcMar>
              <w:top w:w="130" w:type="dxa"/>
              <w:left w:w="130" w:type="dxa"/>
              <w:bottom w:w="130" w:type="dxa"/>
              <w:right w:w="130" w:type="dxa"/>
            </w:tcMar>
            <w:vAlign w:val="center"/>
          </w:tcPr>
          <w:p w14:paraId="66C7449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24人</w:t>
            </w:r>
          </w:p>
        </w:tc>
        <w:tc>
          <w:tcPr>
            <w:tcW w:w="2200" w:type="dxa"/>
            <w:tcMar>
              <w:top w:w="130" w:type="dxa"/>
              <w:left w:w="130" w:type="dxa"/>
              <w:bottom w:w="130" w:type="dxa"/>
              <w:right w:w="130" w:type="dxa"/>
            </w:tcMar>
            <w:vAlign w:val="center"/>
          </w:tcPr>
          <w:p w14:paraId="059E58A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24人</w:t>
            </w:r>
          </w:p>
        </w:tc>
        <w:tc>
          <w:tcPr>
            <w:tcW w:w="2200" w:type="dxa"/>
            <w:tcMar>
              <w:top w:w="130" w:type="dxa"/>
              <w:left w:w="130" w:type="dxa"/>
              <w:bottom w:w="130" w:type="dxa"/>
              <w:right w:w="130" w:type="dxa"/>
            </w:tcMar>
            <w:vAlign w:val="center"/>
          </w:tcPr>
          <w:p w14:paraId="26BAC5D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24人</w:t>
            </w:r>
          </w:p>
        </w:tc>
      </w:tr>
      <w:tr w:rsidR="009D6CAB" w:rsidRPr="00370011" w14:paraId="187716B4" w14:textId="77777777">
        <w:trPr>
          <w:cantSplit/>
        </w:trPr>
        <w:tc>
          <w:tcPr>
            <w:tcW w:w="2400" w:type="dxa"/>
            <w:tcMar>
              <w:top w:w="130" w:type="dxa"/>
              <w:left w:w="130" w:type="dxa"/>
              <w:bottom w:w="130" w:type="dxa"/>
              <w:right w:w="130" w:type="dxa"/>
            </w:tcMar>
            <w:vAlign w:val="center"/>
          </w:tcPr>
          <w:p w14:paraId="54CF21C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自動車運転免許取得・改造助成事業（利用件数）</w:t>
            </w:r>
          </w:p>
        </w:tc>
        <w:tc>
          <w:tcPr>
            <w:tcW w:w="2200" w:type="dxa"/>
            <w:tcMar>
              <w:top w:w="130" w:type="dxa"/>
              <w:left w:w="130" w:type="dxa"/>
              <w:bottom w:w="130" w:type="dxa"/>
              <w:right w:w="130" w:type="dxa"/>
            </w:tcMar>
            <w:vAlign w:val="center"/>
          </w:tcPr>
          <w:p w14:paraId="294F7EC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69C0381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0E34BE5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r>
    </w:tbl>
    <w:p>
      <w:pPr>
        <w:spacing w:line="240" w:lineRule="auto"/>
        <w:jc w:val="right"/>
        <w:rPr>
          <w:ins w:id="92154" w:author="Ryo Wakayama" w:date="2026-10-20T09:00:00Z"/>
          <w:rFonts w:ascii="BIZ UDPゴシック" w:eastAsia="BIZ UDPゴシック" w:hAnsi="BIZ UDPゴシック"/>
        </w:rPr>
      </w:pPr>
      <w:ins w:id="92155" w:author="Ryo Wakayama" w:date="2026-10-20T09:00:00Z">
        <w:r>
          <w:rPr>
            <w:rFonts w:ascii="BIZ UDPゴシック" w:eastAsia="BIZ UDPゴシック" w:hAnsi="BIZ UDPゴシック"/>
            <w:sz w:val="18"/>
            <w:szCs w:val="18"/>
          </w:rPr>
          <w:t xml:space="preserve">資料：本計画による推計（本章冒頭の見込量の定め方による）</w:t>
        </w:r>
      </w:ins>
    </w:p>
    <w:p w14:paraId="2BAEBDFA" w14:textId="77777777" w:rsidR="009D6CAB" w:rsidRPr="007D1FF4" w:rsidRDefault="00000000" w:rsidP="007D1FF4">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69BAD757" w14:textId="77777777" w:rsidR="009D6CAB" w:rsidRPr="00370011" w:rsidRDefault="00000000" w:rsidP="007D1FF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日中一時支援事業は、町内の民間事業所を中心として、障がい児支援の充実が図れるよう事</w:t>
      </w:r>
      <w:r>
        <w:rPr>
          <w:rFonts w:ascii="BIZ UDPゴシック" w:eastAsia="BIZ UDPゴシック" w:hAnsi="BIZ UDPゴシック"/>
          <w:sz w:val="22"/>
          <w:szCs w:val="22"/>
        </w:rPr>
        <w:lastRenderedPageBreak/>
        <w:t>業所と連携していきます。訪問入浴サービスや自動車運転免許取得・改造助成事業は、利用者が少ないため広報紙・ウェブサイト等により周知を行っていきます。</w:t>
      </w:r>
    </w:p>
    <w:p w14:paraId="3FE4154C"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（12）地域生活支援事業の実施に必要な事項</w:t>
      </w:r>
    </w:p>
    <w:p w14:paraId="2C11E5A5"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地域生活支援事業の実施にあたっての実施の方法、利用者負担、申請の手続、周知の方法及び財源は次のとおりです。</w:t>
      </w:r>
    </w:p>
    <w:p>
      <w:pPr>
        <w:spacing w:before="260" w:after="160"/>
        <w:rPr>
          <w:ins w:id="92156" w:author="Ryo Wakayama" w:date="2026-10-20T09:00:00Z"/>
          <w:rFonts w:ascii="BIZ UDPゴシック" w:eastAsia="BIZ UDPゴシック" w:hAnsi="BIZ UDPゴシック"/>
        </w:rPr>
      </w:pPr>
      <w:ins w:id="92157" w:author="Ryo Wakayama" w:date="2026-10-20T09:00:00Z">
        <w:r>
          <w:rPr>
            <w:rFonts w:ascii="BIZ UDPゴシック" w:eastAsia="BIZ UDPゴシック" w:hAnsi="BIZ UDPゴシック"/>
            <w:sz w:val="22"/>
            <w:szCs w:val="22"/>
          </w:rPr>
          <w:t xml:space="preserve">【表160】地域生活支援事業の実施に必要な事項</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6840"/>
      </w:tblGrid>
      <w:tr w:rsidR="001E7E48" w14:paraId="21B77F50" w14:textId="77777777">
        <w:trPr>
          <w:cantSplit/>
          <w:tblHeader/>
        </w:trPr>
        <w:tc>
          <w:tcPr>
            <w:tcW w:w="2160" w:type="dxa"/>
            <w:shd w:val="clear" w:color="auto" w:fill="DCE8DC"/>
            <w:tcMar>
              <w:top w:w="130" w:type="dxa"/>
              <w:left w:w="130" w:type="dxa"/>
              <w:bottom w:w="130" w:type="dxa"/>
              <w:right w:w="130" w:type="dxa"/>
            </w:tcMar>
            <w:vAlign w:val="center"/>
          </w:tcPr>
          <w:p w14:paraId="45A3A709"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事項</w:t>
            </w:r>
          </w:p>
        </w:tc>
        <w:tc>
          <w:tcPr>
            <w:tcW w:w="6840" w:type="dxa"/>
            <w:shd w:val="clear" w:color="auto" w:fill="DCE8DC"/>
            <w:tcMar>
              <w:top w:w="130" w:type="dxa"/>
              <w:left w:w="130" w:type="dxa"/>
              <w:bottom w:w="130" w:type="dxa"/>
              <w:right w:w="130" w:type="dxa"/>
            </w:tcMar>
            <w:vAlign w:val="center"/>
          </w:tcPr>
          <w:p w14:paraId="324BD1AC"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本町の取扱い</w:t>
            </w:r>
          </w:p>
        </w:tc>
      </w:tr>
      <w:tr w:rsidR="001E7E48" w14:paraId="5BD6404D" w14:textId="77777777">
        <w:trPr>
          <w:cantSplit/>
        </w:trPr>
        <w:tc>
          <w:tcPr>
            <w:tcW w:w="2160" w:type="dxa"/>
            <w:tcMar>
              <w:top w:w="130" w:type="dxa"/>
              <w:left w:w="130" w:type="dxa"/>
              <w:bottom w:w="130" w:type="dxa"/>
              <w:right w:w="130" w:type="dxa"/>
            </w:tcMar>
            <w:vAlign w:val="center"/>
          </w:tcPr>
          <w:p w14:paraId="179BF30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実施の方法</w:t>
            </w:r>
          </w:p>
        </w:tc>
        <w:tc>
          <w:tcPr>
            <w:tcW w:w="6840" w:type="dxa"/>
            <w:tcMar>
              <w:top w:w="130" w:type="dxa"/>
              <w:left w:w="130" w:type="dxa"/>
              <w:bottom w:w="130" w:type="dxa"/>
              <w:right w:w="130" w:type="dxa"/>
            </w:tcMar>
            <w:vAlign w:val="center"/>
          </w:tcPr>
          <w:p w14:paraId="54C6707D"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町が直接実施する事業と、社会福祉協議会・事業所等に委託して実施する事業があります。委託先は事業ごとに定めます。</w:t>
            </w:r>
            <w:r>
              <w:rPr>
                <w:rFonts w:ascii="BIZ UDPゴシック" w:eastAsia="BIZ UDPゴシック" w:hAnsi="BIZ UDPゴシック"/>
                <w:sz w:val="20"/>
                <w:szCs w:val="20"/>
                <w:highlight w:val="yellow"/>
              </w:rPr>
              <w:t>【要確認：事業ごとの実施形態】</w:t>
            </w:r>
          </w:p>
        </w:tc>
      </w:tr>
      <w:tr w:rsidR="001E7E48" w14:paraId="4189E878" w14:textId="77777777">
        <w:trPr>
          <w:cantSplit/>
        </w:trPr>
        <w:tc>
          <w:tcPr>
            <w:tcW w:w="2160" w:type="dxa"/>
            <w:tcMar>
              <w:top w:w="130" w:type="dxa"/>
              <w:left w:w="130" w:type="dxa"/>
              <w:bottom w:w="130" w:type="dxa"/>
              <w:right w:w="130" w:type="dxa"/>
            </w:tcMar>
            <w:vAlign w:val="center"/>
          </w:tcPr>
          <w:p w14:paraId="456DC275"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利用者負担</w:t>
            </w:r>
          </w:p>
        </w:tc>
        <w:tc>
          <w:tcPr>
            <w:tcW w:w="6840" w:type="dxa"/>
            <w:tcMar>
              <w:top w:w="130" w:type="dxa"/>
              <w:left w:w="130" w:type="dxa"/>
              <w:bottom w:w="130" w:type="dxa"/>
              <w:right w:w="130" w:type="dxa"/>
            </w:tcMar>
            <w:vAlign w:val="center"/>
          </w:tcPr>
          <w:p w14:paraId="1EC9DF58"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事業ごとに町の要綱で定めます。日常生活用具給付等事業は原則として費用の1割の負担とし、世帯の課税状況に応じた負担上限月額を設けます。</w:t>
            </w:r>
            <w:r>
              <w:rPr>
                <w:rFonts w:ascii="BIZ UDPゴシック" w:eastAsia="BIZ UDPゴシック" w:hAnsi="BIZ UDPゴシック"/>
                <w:sz w:val="20"/>
                <w:szCs w:val="20"/>
                <w:highlight w:val="yellow"/>
              </w:rPr>
              <w:t>【要確認】</w:t>
            </w:r>
          </w:p>
        </w:tc>
      </w:tr>
      <w:tr w:rsidR="001E7E48" w14:paraId="7AEA414C" w14:textId="77777777">
        <w:trPr>
          <w:cantSplit/>
        </w:trPr>
        <w:tc>
          <w:tcPr>
            <w:tcW w:w="2160" w:type="dxa"/>
            <w:tcMar>
              <w:top w:w="130" w:type="dxa"/>
              <w:left w:w="130" w:type="dxa"/>
              <w:bottom w:w="130" w:type="dxa"/>
              <w:right w:w="130" w:type="dxa"/>
            </w:tcMar>
            <w:vAlign w:val="center"/>
          </w:tcPr>
          <w:p w14:paraId="62A81198"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申請の手続</w:t>
            </w:r>
          </w:p>
        </w:tc>
        <w:tc>
          <w:tcPr>
            <w:tcW w:w="6840" w:type="dxa"/>
            <w:tcMar>
              <w:top w:w="130" w:type="dxa"/>
              <w:left w:w="130" w:type="dxa"/>
              <w:bottom w:w="130" w:type="dxa"/>
              <w:right w:w="130" w:type="dxa"/>
            </w:tcMar>
            <w:vAlign w:val="center"/>
          </w:tcPr>
          <w:p w14:paraId="64B7D16D"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健康福祉課の窓口で申請を受け付けます。相談支援事業所を通じた申請の案内も行います。</w:t>
            </w:r>
          </w:p>
        </w:tc>
      </w:tr>
      <w:tr w:rsidR="001E7E48" w14:paraId="29F72D4B" w14:textId="77777777">
        <w:trPr>
          <w:cantSplit/>
        </w:trPr>
        <w:tc>
          <w:tcPr>
            <w:tcW w:w="2160" w:type="dxa"/>
            <w:tcMar>
              <w:top w:w="130" w:type="dxa"/>
              <w:left w:w="130" w:type="dxa"/>
              <w:bottom w:w="130" w:type="dxa"/>
              <w:right w:w="130" w:type="dxa"/>
            </w:tcMar>
            <w:vAlign w:val="center"/>
          </w:tcPr>
          <w:p w14:paraId="07D806BC"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周知の方法</w:t>
            </w:r>
          </w:p>
        </w:tc>
        <w:tc>
          <w:tcPr>
            <w:tcW w:w="6840" w:type="dxa"/>
            <w:tcMar>
              <w:top w:w="130" w:type="dxa"/>
              <w:left w:w="130" w:type="dxa"/>
              <w:bottom w:w="130" w:type="dxa"/>
              <w:right w:w="130" w:type="dxa"/>
            </w:tcMar>
            <w:vAlign w:val="center"/>
          </w:tcPr>
          <w:p w14:paraId="0587132C"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広報紙、町ウェブサイト、窓口での案内、相談支援専門員・民生児童委員を通じた案内によります。</w:t>
            </w:r>
          </w:p>
        </w:tc>
      </w:tr>
      <w:tr w:rsidR="001E7E48" w14:paraId="031DC9EB" w14:textId="77777777">
        <w:trPr>
          <w:cantSplit/>
        </w:trPr>
        <w:tc>
          <w:tcPr>
            <w:tcW w:w="2160" w:type="dxa"/>
            <w:tcMar>
              <w:top w:w="130" w:type="dxa"/>
              <w:left w:w="130" w:type="dxa"/>
              <w:bottom w:w="130" w:type="dxa"/>
              <w:right w:w="130" w:type="dxa"/>
            </w:tcMar>
            <w:vAlign w:val="center"/>
          </w:tcPr>
          <w:p w14:paraId="0A915377"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財源</w:t>
            </w:r>
          </w:p>
        </w:tc>
        <w:tc>
          <w:tcPr>
            <w:tcW w:w="6840" w:type="dxa"/>
            <w:tcMar>
              <w:top w:w="130" w:type="dxa"/>
              <w:left w:w="130" w:type="dxa"/>
              <w:bottom w:w="130" w:type="dxa"/>
              <w:right w:w="130" w:type="dxa"/>
            </w:tcMar>
            <w:vAlign w:val="center"/>
          </w:tcPr>
          <w:p w14:paraId="043BBF12"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国2分の1以内・県4分の1以内の地域生活支援事業費等補助金（統合補助金）によります。補助基準額を超える部分は町の一般財源で賄います。</w:t>
            </w:r>
          </w:p>
        </w:tc>
      </w:tr>
      <w:tr w:rsidR="001E7E48" w14:paraId="30AD221E" w14:textId="77777777">
        <w:trPr>
          <w:cantSplit/>
        </w:trPr>
        <w:tc>
          <w:tcPr>
            <w:tcW w:w="2160" w:type="dxa"/>
            <w:tcMar>
              <w:top w:w="130" w:type="dxa"/>
              <w:left w:w="130" w:type="dxa"/>
              <w:bottom w:w="130" w:type="dxa"/>
              <w:right w:w="130" w:type="dxa"/>
            </w:tcMar>
            <w:vAlign w:val="center"/>
          </w:tcPr>
          <w:p w14:paraId="28D7EE9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実績がない事業の扱い</w:t>
            </w:r>
          </w:p>
        </w:tc>
        <w:tc>
          <w:tcPr>
            <w:tcW w:w="6840" w:type="dxa"/>
            <w:tcMar>
              <w:top w:w="130" w:type="dxa"/>
              <w:left w:w="130" w:type="dxa"/>
              <w:bottom w:w="130" w:type="dxa"/>
              <w:right w:w="130" w:type="dxa"/>
            </w:tcMar>
            <w:vAlign w:val="center"/>
          </w:tcPr>
          <w:p w14:paraId="7EE84BB4"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実績がないことをニーズがないことと同じに扱わず、第1部第2章2の区分（①～⑥）により理由を確かめ、小野町自立支援協議会に報告します。</w:t>
            </w:r>
          </w:p>
        </w:tc>
      </w:tr>
    </w:tbl>
    <w:p w14:paraId="7D0297C3"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（13）事業提供体制の確保のための方策</w:t>
      </w:r>
    </w:p>
    <w:p w14:paraId="6784FCE3"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各事業を広報紙やウェブサイト、窓口等を通じて対象となる人に周知し、地域住民の障がいへの理解を深める啓発に努めます。実施している事業は質の向上を図り、実績が少ない事業や実施していない事業は、ニーズの把握と田村地方の市町との連携により実施方法を検討します。また、「小野町手話言語及び障がい者コミュニケーション条例」の理念に基づき意思疎通支援の充実を図るとともに、ヘルプマーク・ヘルプカード等の周知を図ります。</w:t>
      </w:r>
    </w:p>
    <w:p w14:paraId="73E683C7" w14:textId="77777777" w:rsidR="009D6CAB" w:rsidRPr="00370011" w:rsidRDefault="00000000">
      <w:pPr>
        <w:pStyle w:val="1"/>
        <w:keepNext/>
        <w:pageBreakBefore/>
        <w:shd w:val="clear" w:color="auto" w:fill="4A7A5E"/>
        <w:spacing w:before="480" w:after="320"/>
        <w:ind w:left="60"/>
        <w:jc w:val="center"/>
        <w:rPr>
          <w:rFonts w:ascii="BIZ UDPゴシック" w:eastAsia="BIZ UDPゴシック" w:hAnsi="BIZ UDPゴシック"/>
        </w:rPr>
      </w:pPr>
      <w:bookmarkStart w:id="28" w:name="_TocOno104"/>
      <w:r>
        <w:rPr>
          <w:rFonts w:ascii="BIZ UDPゴシック" w:eastAsia="BIZ UDPゴシック" w:hAnsi="BIZ UDPゴシック"/>
          <w:b/>
          <w:bCs/>
          <w:color w:val="FFFFFF"/>
          <w:sz w:val="30"/>
          <w:szCs w:val="30"/>
        </w:rPr>
        <w:lastRenderedPageBreak/>
        <w:t>第9章　計画の円滑な推進に向けた取組</w:t>
      </w:r>
      <w:bookmarkEnd w:id="28"/>
    </w:p>
    <w:p w14:paraId="6D5A5809"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本章では、第5章の成果目標と第6章から第8章までの見込量を実現するため、年齢到達に伴うサービスの移行、関係機関との連携、費用と財源、介護保険事業計画との調整について、本町の取組を定めます。</w:t>
      </w:r>
    </w:p>
    <w:p w14:paraId="3DF03D18" w14:textId="77777777" w:rsidR="009D6CAB" w:rsidRPr="00370011" w:rsidRDefault="00000000">
      <w:pPr>
        <w:pStyle w:val="2"/>
        <w:keepNext/>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1　年齢到達に伴うサービスの移行</w:t>
      </w:r>
    </w:p>
    <w:p w14:paraId="446483E1"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福祉サービスは、一定の年齢に達することにより、対象となる制度が変わります。利用者が少数の本町では、年齢到達に伴う移行が見込量に与える影響が大きく、移行の前後で支援が途切れるおそれもあるため、到達者を個別に把握し、本人の意思を確かめながら準備を進めます。</w:t>
      </w:r>
    </w:p>
    <w:p>
      <w:pPr>
        <w:spacing w:before="260" w:after="160"/>
        <w:rPr>
          <w:ins w:id="92158" w:author="Ryo Wakayama" w:date="2026-10-20T09:00:00Z"/>
          <w:rFonts w:ascii="BIZ UDPゴシック" w:eastAsia="BIZ UDPゴシック" w:hAnsi="BIZ UDPゴシック"/>
        </w:rPr>
      </w:pPr>
      <w:ins w:id="92159" w:author="Ryo Wakayama" w:date="2026-10-20T09:00:00Z">
        <w:r>
          <w:rPr>
            <w:rFonts w:ascii="BIZ UDPゴシック" w:eastAsia="BIZ UDPゴシック" w:hAnsi="BIZ UDPゴシック"/>
            <w:sz w:val="22"/>
            <w:szCs w:val="22"/>
          </w:rPr>
          <w:t xml:space="preserve">【表161】年齢到達に伴うサービスの移行</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0"/>
        <w:gridCol w:w="3600"/>
        <w:gridCol w:w="3780"/>
      </w:tblGrid>
      <w:tr w:rsidR="001E7E48" w14:paraId="63E3FED7" w14:textId="77777777">
        <w:trPr>
          <w:cantSplit/>
          <w:tblHeader/>
        </w:trPr>
        <w:tc>
          <w:tcPr>
            <w:tcW w:w="1620" w:type="dxa"/>
            <w:shd w:val="clear" w:color="auto" w:fill="DCE8DC"/>
            <w:tcMar>
              <w:top w:w="130" w:type="dxa"/>
              <w:left w:w="130" w:type="dxa"/>
              <w:bottom w:w="130" w:type="dxa"/>
              <w:right w:w="130" w:type="dxa"/>
            </w:tcMar>
            <w:vAlign w:val="center"/>
          </w:tcPr>
          <w:p w14:paraId="5F24377D"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年齢</w:t>
            </w:r>
          </w:p>
        </w:tc>
        <w:tc>
          <w:tcPr>
            <w:tcW w:w="3600" w:type="dxa"/>
            <w:shd w:val="clear" w:color="auto" w:fill="DCE8DC"/>
            <w:tcMar>
              <w:top w:w="130" w:type="dxa"/>
              <w:left w:w="130" w:type="dxa"/>
              <w:bottom w:w="130" w:type="dxa"/>
              <w:right w:w="130" w:type="dxa"/>
            </w:tcMar>
            <w:vAlign w:val="center"/>
          </w:tcPr>
          <w:p w14:paraId="0B718DB5"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制度上の内容</w:t>
            </w:r>
          </w:p>
        </w:tc>
        <w:tc>
          <w:tcPr>
            <w:tcW w:w="3780" w:type="dxa"/>
            <w:shd w:val="clear" w:color="auto" w:fill="DCE8DC"/>
            <w:tcMar>
              <w:top w:w="130" w:type="dxa"/>
              <w:left w:w="130" w:type="dxa"/>
              <w:bottom w:w="130" w:type="dxa"/>
              <w:right w:w="130" w:type="dxa"/>
            </w:tcMar>
            <w:vAlign w:val="center"/>
          </w:tcPr>
          <w:p w14:paraId="1E55FD52"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本計画での扱い</w:t>
            </w:r>
          </w:p>
        </w:tc>
      </w:tr>
      <w:tr w:rsidR="001E7E48" w14:paraId="279C993F" w14:textId="77777777">
        <w:trPr>
          <w:cantSplit/>
        </w:trPr>
        <w:tc>
          <w:tcPr>
            <w:tcW w:w="1620" w:type="dxa"/>
            <w:tcMar>
              <w:top w:w="130" w:type="dxa"/>
              <w:left w:w="130" w:type="dxa"/>
              <w:bottom w:w="130" w:type="dxa"/>
              <w:right w:w="130" w:type="dxa"/>
            </w:tcMar>
            <w:vAlign w:val="center"/>
          </w:tcPr>
          <w:p w14:paraId="3CB465F5"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6歳（就学）</w:t>
            </w:r>
          </w:p>
        </w:tc>
        <w:tc>
          <w:tcPr>
            <w:tcW w:w="3600" w:type="dxa"/>
            <w:tcMar>
              <w:top w:w="130" w:type="dxa"/>
              <w:left w:w="130" w:type="dxa"/>
              <w:bottom w:w="130" w:type="dxa"/>
              <w:right w:w="130" w:type="dxa"/>
            </w:tcMar>
            <w:vAlign w:val="center"/>
          </w:tcPr>
          <w:p w14:paraId="6FB83866"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児童発達支援から放課後等デイサービスへ移行する</w:t>
            </w:r>
          </w:p>
        </w:tc>
        <w:tc>
          <w:tcPr>
            <w:tcW w:w="3780" w:type="dxa"/>
            <w:tcMar>
              <w:top w:w="130" w:type="dxa"/>
              <w:left w:w="130" w:type="dxa"/>
              <w:bottom w:w="130" w:type="dxa"/>
              <w:right w:w="130" w:type="dxa"/>
            </w:tcMar>
            <w:vAlign w:val="center"/>
          </w:tcPr>
          <w:p w14:paraId="09589D7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児童発達支援の減と放課後等デイサービスの増を同じ人数として対応させる</w:t>
            </w:r>
          </w:p>
        </w:tc>
      </w:tr>
      <w:tr w:rsidR="001E7E48" w14:paraId="0B5262E2" w14:textId="77777777">
        <w:trPr>
          <w:cantSplit/>
        </w:trPr>
        <w:tc>
          <w:tcPr>
            <w:tcW w:w="1620" w:type="dxa"/>
            <w:tcMar>
              <w:top w:w="130" w:type="dxa"/>
              <w:left w:w="130" w:type="dxa"/>
              <w:bottom w:w="130" w:type="dxa"/>
              <w:right w:w="130" w:type="dxa"/>
            </w:tcMar>
            <w:vAlign w:val="center"/>
          </w:tcPr>
          <w:p w14:paraId="3DAFCB45"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15歳から17歳</w:t>
            </w:r>
          </w:p>
        </w:tc>
        <w:tc>
          <w:tcPr>
            <w:tcW w:w="3600" w:type="dxa"/>
            <w:tcMar>
              <w:top w:w="130" w:type="dxa"/>
              <w:left w:w="130" w:type="dxa"/>
              <w:bottom w:w="130" w:type="dxa"/>
              <w:right w:w="130" w:type="dxa"/>
            </w:tcMar>
            <w:vAlign w:val="center"/>
          </w:tcPr>
          <w:p w14:paraId="1C15F78D"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移行の準備期</w:t>
            </w:r>
          </w:p>
        </w:tc>
        <w:tc>
          <w:tcPr>
            <w:tcW w:w="3780" w:type="dxa"/>
            <w:tcMar>
              <w:top w:w="130" w:type="dxa"/>
              <w:left w:w="130" w:type="dxa"/>
              <w:bottom w:w="130" w:type="dxa"/>
              <w:right w:w="130" w:type="dxa"/>
            </w:tcMar>
            <w:vAlign w:val="center"/>
          </w:tcPr>
          <w:p w14:paraId="11C69BC4"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 xml:space="preserve">18歳到達の1年以上前から、本人・家族の意向、進路、必要となる成人期のサービス、</w:t>
            </w:r>
            <w:del w:id="91692" w:author="Ryo Wakayama" w:date="2026-10-23T09:00:00Z">
              <w:r>
                <w:rPr>
                  <w:rFonts w:ascii="BIZ UDPゴシック" w:eastAsia="BIZ UDPゴシック" w:hAnsi="BIZ UDPゴシック"/>
                  <w:sz w:val="20"/>
                  <w:szCs w:val="20"/>
                </w:rPr>
                <w:delText xml:space="preserve">障害支援区分</w:delText>
              </w:r>
            </w:del>
            <w:ins w:id="91693" w:author="Ryo Wakayama" w:date="2026-10-23T09:00:00Z">
              <w:r>
                <w:rPr>
                  <w:rFonts w:ascii="BIZ UDPゴシック" w:eastAsia="BIZ UDPゴシック" w:hAnsi="BIZ UDPゴシック"/>
                  <w:sz w:val="20"/>
                  <w:szCs w:val="20"/>
                </w:rPr>
                <w:t xml:space="preserve">障がい支援区分</w:t>
              </w:r>
            </w:ins>
            <w:r>
              <w:rPr>
                <w:rFonts w:ascii="BIZ UDPゴシック" w:eastAsia="BIZ UDPゴシック" w:hAnsi="BIZ UDPゴシック"/>
                <w:sz w:val="20"/>
                <w:szCs w:val="20"/>
              </w:rPr>
              <w:t xml:space="preserve">の認定の要否を相談支援専門員とともに確認する</w:t>
            </w:r>
          </w:p>
        </w:tc>
      </w:tr>
      <w:tr w:rsidR="001E7E48" w14:paraId="5F4AC37C" w14:textId="77777777">
        <w:trPr>
          <w:cantSplit/>
        </w:trPr>
        <w:tc>
          <w:tcPr>
            <w:tcW w:w="1620" w:type="dxa"/>
            <w:tcMar>
              <w:top w:w="130" w:type="dxa"/>
              <w:left w:w="130" w:type="dxa"/>
              <w:bottom w:w="130" w:type="dxa"/>
              <w:right w:w="130" w:type="dxa"/>
            </w:tcMar>
            <w:vAlign w:val="center"/>
          </w:tcPr>
          <w:p w14:paraId="72A81FD0" w14:textId="77777777" w:rsidR="001E7E48" w:rsidRDefault="00000000">
            <w:pPr>
              <w:spacing w:after="60"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18歳到達・</w:t>
            </w:r>
          </w:p>
          <w:p w14:paraId="36D952BE"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高校卒業</w:t>
            </w:r>
          </w:p>
        </w:tc>
        <w:tc>
          <w:tcPr>
            <w:tcW w:w="3600" w:type="dxa"/>
            <w:tcMar>
              <w:top w:w="130" w:type="dxa"/>
              <w:left w:w="130" w:type="dxa"/>
              <w:bottom w:w="130" w:type="dxa"/>
              <w:right w:w="130" w:type="dxa"/>
            </w:tcMar>
            <w:vAlign w:val="center"/>
          </w:tcPr>
          <w:p w14:paraId="4A481751"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障がい児通所支援が終了し、成人の障がい福祉サービスへ移行する。障がい児相談支援は計画相談支援に切り替わる</w:t>
            </w:r>
          </w:p>
        </w:tc>
        <w:tc>
          <w:tcPr>
            <w:tcW w:w="3780" w:type="dxa"/>
            <w:tcMar>
              <w:top w:w="130" w:type="dxa"/>
              <w:left w:w="130" w:type="dxa"/>
              <w:bottom w:w="130" w:type="dxa"/>
              <w:right w:w="130" w:type="dxa"/>
            </w:tcMar>
            <w:vAlign w:val="center"/>
          </w:tcPr>
          <w:p w14:paraId="4AB36587"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卒業予定者を一人ずつ把握し、進路ごとに成人期のサービスの見込量に対応させる</w:t>
            </w:r>
          </w:p>
        </w:tc>
      </w:tr>
      <w:tr w:rsidR="001E7E48" w14:paraId="0B22DE67" w14:textId="77777777">
        <w:trPr>
          <w:cantSplit/>
        </w:trPr>
        <w:tc>
          <w:tcPr>
            <w:tcW w:w="1620" w:type="dxa"/>
            <w:tcMar>
              <w:top w:w="130" w:type="dxa"/>
              <w:left w:w="130" w:type="dxa"/>
              <w:bottom w:w="130" w:type="dxa"/>
              <w:right w:w="130" w:type="dxa"/>
            </w:tcMar>
            <w:vAlign w:val="center"/>
          </w:tcPr>
          <w:p w14:paraId="523A44E9"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20歳到達</w:t>
            </w:r>
          </w:p>
        </w:tc>
        <w:tc>
          <w:tcPr>
            <w:tcW w:w="3600" w:type="dxa"/>
            <w:tcMar>
              <w:top w:w="130" w:type="dxa"/>
              <w:left w:w="130" w:type="dxa"/>
              <w:bottom w:w="130" w:type="dxa"/>
              <w:right w:w="130" w:type="dxa"/>
            </w:tcMar>
            <w:vAlign w:val="center"/>
          </w:tcPr>
          <w:p w14:paraId="207288D2"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特別児童扶養手当から障害基礎年金へ切り替わる</w:t>
            </w:r>
          </w:p>
        </w:tc>
        <w:tc>
          <w:tcPr>
            <w:tcW w:w="3780" w:type="dxa"/>
            <w:tcMar>
              <w:top w:w="130" w:type="dxa"/>
              <w:left w:w="130" w:type="dxa"/>
              <w:bottom w:w="130" w:type="dxa"/>
              <w:right w:w="130" w:type="dxa"/>
            </w:tcMar>
            <w:vAlign w:val="center"/>
          </w:tcPr>
          <w:p w14:paraId="64F7A286"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手当・年金の切替えとして整理し、申請の案内を行う</w:t>
            </w:r>
          </w:p>
        </w:tc>
      </w:tr>
      <w:tr w:rsidR="001E7E48" w14:paraId="10FD2E08" w14:textId="77777777">
        <w:trPr>
          <w:cantSplit/>
        </w:trPr>
        <w:tc>
          <w:tcPr>
            <w:tcW w:w="1620" w:type="dxa"/>
            <w:tcMar>
              <w:top w:w="130" w:type="dxa"/>
              <w:left w:w="130" w:type="dxa"/>
              <w:bottom w:w="130" w:type="dxa"/>
              <w:right w:w="130" w:type="dxa"/>
            </w:tcMar>
            <w:vAlign w:val="center"/>
          </w:tcPr>
          <w:p w14:paraId="53BAC239"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40歳到達</w:t>
            </w:r>
          </w:p>
        </w:tc>
        <w:tc>
          <w:tcPr>
            <w:tcW w:w="3600" w:type="dxa"/>
            <w:tcMar>
              <w:top w:w="130" w:type="dxa"/>
              <w:left w:w="130" w:type="dxa"/>
              <w:bottom w:w="130" w:type="dxa"/>
              <w:right w:w="130" w:type="dxa"/>
            </w:tcMar>
            <w:vAlign w:val="center"/>
          </w:tcPr>
          <w:p w14:paraId="3EB9F66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介護保険の第2号被保険者となる（特定疾病に起因する場合に介護保険の給付）</w:t>
            </w:r>
          </w:p>
        </w:tc>
        <w:tc>
          <w:tcPr>
            <w:tcW w:w="3780" w:type="dxa"/>
            <w:tcMar>
              <w:top w:w="130" w:type="dxa"/>
              <w:left w:w="130" w:type="dxa"/>
              <w:bottom w:w="130" w:type="dxa"/>
              <w:right w:w="130" w:type="dxa"/>
            </w:tcMar>
            <w:vAlign w:val="center"/>
          </w:tcPr>
          <w:p w14:paraId="7F2D8967"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一律に減算せず、実際に介護保険の認定申請又は移行の予定がある人のみ反映する</w:t>
            </w:r>
          </w:p>
        </w:tc>
      </w:tr>
      <w:tr w:rsidR="001E7E48" w14:paraId="669A853C" w14:textId="77777777">
        <w:trPr>
          <w:cantSplit/>
        </w:trPr>
        <w:tc>
          <w:tcPr>
            <w:tcW w:w="1620" w:type="dxa"/>
            <w:tcMar>
              <w:top w:w="130" w:type="dxa"/>
              <w:left w:w="130" w:type="dxa"/>
              <w:bottom w:w="130" w:type="dxa"/>
              <w:right w:w="130" w:type="dxa"/>
            </w:tcMar>
            <w:vAlign w:val="center"/>
          </w:tcPr>
          <w:p w14:paraId="5BDB94E3"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65歳到達</w:t>
            </w:r>
          </w:p>
        </w:tc>
        <w:tc>
          <w:tcPr>
            <w:tcW w:w="3600" w:type="dxa"/>
            <w:tcMar>
              <w:top w:w="130" w:type="dxa"/>
              <w:left w:w="130" w:type="dxa"/>
              <w:bottom w:w="130" w:type="dxa"/>
              <w:right w:w="130" w:type="dxa"/>
            </w:tcMar>
            <w:vAlign w:val="center"/>
          </w:tcPr>
          <w:p w14:paraId="11EBBA36"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介護保険優先の原則（障害者総合支援法第7条）。ただし一律には適用せず、本人の意向と介護保険サービスで必要な支援が受けられるかを個別に確認する</w:t>
            </w:r>
          </w:p>
        </w:tc>
        <w:tc>
          <w:tcPr>
            <w:tcW w:w="3780" w:type="dxa"/>
            <w:tcMar>
              <w:top w:w="130" w:type="dxa"/>
              <w:left w:w="130" w:type="dxa"/>
              <w:bottom w:w="130" w:type="dxa"/>
              <w:right w:w="130" w:type="dxa"/>
            </w:tcMar>
            <w:vAlign w:val="center"/>
          </w:tcPr>
          <w:p w14:paraId="1B5352C1"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到達者ごとに移行の可否を判定し、見込量に反映する</w:t>
            </w:r>
          </w:p>
        </w:tc>
      </w:tr>
    </w:tbl>
    <w:p w14:paraId="50F647CE"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lastRenderedPageBreak/>
        <w:t>（1）学校卒業に伴うサービスの移行</w:t>
      </w:r>
    </w:p>
    <w:p w14:paraId="132D9117"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国の基本指針は、就学時及び卒業時に、学校、障がい児通所支援事業所、障がい児相談支援事業所、成人の障がい福祉サービス事業所及び教育委員会が連携することを求めています。本町では、特別支援学校等の卒業予定者について、卒業年度、本人の意思と進路の希望、就労選択支援の利用予定、医療的ケアや強度行動障がいの有無を教育委員会や学校を通じて把握し、進路ごとに見込量に反映するとともに、受入先との調整を早期に始めます。同じ人を複数のサービスに重ねて数えないよう、一人ずつの経路として整理します。</w:t>
      </w:r>
      <w:r>
        <w:rPr>
          <w:rFonts w:ascii="BIZ UDPゴシック" w:eastAsia="BIZ UDPゴシック" w:hAnsi="BIZ UDPゴシック"/>
          <w:sz w:val="22"/>
          <w:szCs w:val="22"/>
          <w:highlight w:val="yellow"/>
        </w:rPr>
        <w:t>【要確認：主な通学先の特別支援学校と卒業予定者数】</w:t>
      </w:r>
    </w:p>
    <w:p w14:paraId="5623DE5E"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（2）65歳到達時のサービスの区分</w:t>
      </w:r>
    </w:p>
    <w:p>
      <w:pPr>
        <w:spacing w:before="260" w:after="160"/>
        <w:rPr>
          <w:ins w:id="92160" w:author="Ryo Wakayama" w:date="2026-10-20T09:00:00Z"/>
          <w:rFonts w:ascii="BIZ UDPゴシック" w:eastAsia="BIZ UDPゴシック" w:hAnsi="BIZ UDPゴシック"/>
        </w:rPr>
      </w:pPr>
      <w:ins w:id="92161" w:author="Ryo Wakayama" w:date="2026-10-20T09:00:00Z">
        <w:r>
          <w:rPr>
            <w:rFonts w:ascii="BIZ UDPゴシック" w:eastAsia="BIZ UDPゴシック" w:hAnsi="BIZ UDPゴシック"/>
            <w:sz w:val="22"/>
            <w:szCs w:val="22"/>
          </w:rPr>
          <w:t xml:space="preserve">【表162】65歳到達時のサービスの区分</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3060"/>
        <w:gridCol w:w="3420"/>
      </w:tblGrid>
      <w:tr w:rsidR="001E7E48" w14:paraId="1748B06C" w14:textId="77777777">
        <w:trPr>
          <w:cantSplit/>
          <w:tblHeader/>
        </w:trPr>
        <w:tc>
          <w:tcPr>
            <w:tcW w:w="2520" w:type="dxa"/>
            <w:shd w:val="clear" w:color="auto" w:fill="DCE8DC"/>
            <w:tcMar>
              <w:top w:w="130" w:type="dxa"/>
              <w:left w:w="130" w:type="dxa"/>
              <w:bottom w:w="130" w:type="dxa"/>
              <w:right w:w="130" w:type="dxa"/>
            </w:tcMar>
            <w:vAlign w:val="center"/>
          </w:tcPr>
          <w:p w14:paraId="3916B32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区分</w:t>
            </w:r>
          </w:p>
        </w:tc>
        <w:tc>
          <w:tcPr>
            <w:tcW w:w="3060" w:type="dxa"/>
            <w:shd w:val="clear" w:color="auto" w:fill="DCE8DC"/>
            <w:tcMar>
              <w:top w:w="130" w:type="dxa"/>
              <w:left w:w="130" w:type="dxa"/>
              <w:bottom w:w="130" w:type="dxa"/>
              <w:right w:w="130" w:type="dxa"/>
            </w:tcMar>
            <w:vAlign w:val="center"/>
          </w:tcPr>
          <w:p w14:paraId="36E30A46"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該当するサービス</w:t>
            </w:r>
          </w:p>
        </w:tc>
        <w:tc>
          <w:tcPr>
            <w:tcW w:w="3420" w:type="dxa"/>
            <w:shd w:val="clear" w:color="auto" w:fill="DCE8DC"/>
            <w:tcMar>
              <w:top w:w="130" w:type="dxa"/>
              <w:left w:w="130" w:type="dxa"/>
              <w:bottom w:w="130" w:type="dxa"/>
              <w:right w:w="130" w:type="dxa"/>
            </w:tcMar>
            <w:vAlign w:val="center"/>
          </w:tcPr>
          <w:p w14:paraId="3F0E00FD"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扱い</w:t>
            </w:r>
          </w:p>
        </w:tc>
      </w:tr>
      <w:tr w:rsidR="001E7E48" w14:paraId="13655166" w14:textId="77777777">
        <w:trPr>
          <w:cantSplit/>
        </w:trPr>
        <w:tc>
          <w:tcPr>
            <w:tcW w:w="2520" w:type="dxa"/>
            <w:tcMar>
              <w:top w:w="130" w:type="dxa"/>
              <w:left w:w="130" w:type="dxa"/>
              <w:bottom w:w="130" w:type="dxa"/>
              <w:right w:w="130" w:type="dxa"/>
            </w:tcMar>
            <w:vAlign w:val="center"/>
          </w:tcPr>
          <w:p w14:paraId="5AA4CFC9"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介護保険に相当するサービスがあるもの</w:t>
            </w:r>
          </w:p>
        </w:tc>
        <w:tc>
          <w:tcPr>
            <w:tcW w:w="3060" w:type="dxa"/>
            <w:tcMar>
              <w:top w:w="130" w:type="dxa"/>
              <w:left w:w="130" w:type="dxa"/>
              <w:bottom w:w="130" w:type="dxa"/>
              <w:right w:w="130" w:type="dxa"/>
            </w:tcMar>
            <w:vAlign w:val="center"/>
          </w:tcPr>
          <w:p w14:paraId="7FC446D4"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居宅介護（訪問介護）、生活介護（通所介護）、短期入所（短期入所生活介護）等</w:t>
            </w:r>
          </w:p>
        </w:tc>
        <w:tc>
          <w:tcPr>
            <w:tcW w:w="3420" w:type="dxa"/>
            <w:tcMar>
              <w:top w:w="130" w:type="dxa"/>
              <w:left w:w="130" w:type="dxa"/>
              <w:bottom w:w="130" w:type="dxa"/>
              <w:right w:w="130" w:type="dxa"/>
            </w:tcMar>
            <w:vAlign w:val="center"/>
          </w:tcPr>
          <w:p w14:paraId="27DE3A0A"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個別に移行の可否を判定する。共生型サービスの指定を受けた事業所では、同じ事業所で継続して利用できる場合がある</w:t>
            </w:r>
          </w:p>
        </w:tc>
      </w:tr>
      <w:tr w:rsidR="001E7E48" w14:paraId="4559F713" w14:textId="77777777">
        <w:trPr>
          <w:cantSplit/>
        </w:trPr>
        <w:tc>
          <w:tcPr>
            <w:tcW w:w="2520" w:type="dxa"/>
            <w:tcMar>
              <w:top w:w="130" w:type="dxa"/>
              <w:left w:w="130" w:type="dxa"/>
              <w:bottom w:w="130" w:type="dxa"/>
              <w:right w:w="130" w:type="dxa"/>
            </w:tcMar>
            <w:vAlign w:val="center"/>
          </w:tcPr>
          <w:p w14:paraId="30F07FA3"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介護保険に相当するサービスがないもの</w:t>
            </w:r>
          </w:p>
        </w:tc>
        <w:tc>
          <w:tcPr>
            <w:tcW w:w="3060" w:type="dxa"/>
            <w:tcMar>
              <w:top w:w="130" w:type="dxa"/>
              <w:left w:w="130" w:type="dxa"/>
              <w:bottom w:w="130" w:type="dxa"/>
              <w:right w:w="130" w:type="dxa"/>
            </w:tcMar>
            <w:vAlign w:val="center"/>
          </w:tcPr>
          <w:p w14:paraId="155D51EE"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共同生活援助、施設入所支援、就労系サービス、同行援護、行動援護等</w:t>
            </w:r>
          </w:p>
        </w:tc>
        <w:tc>
          <w:tcPr>
            <w:tcW w:w="3420" w:type="dxa"/>
            <w:tcMar>
              <w:top w:w="130" w:type="dxa"/>
              <w:left w:w="130" w:type="dxa"/>
              <w:bottom w:w="130" w:type="dxa"/>
              <w:right w:w="130" w:type="dxa"/>
            </w:tcMar>
            <w:vAlign w:val="center"/>
          </w:tcPr>
          <w:p w14:paraId="381CD667"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65歳到達後も障がい福祉サービスとして継続する</w:t>
            </w:r>
          </w:p>
        </w:tc>
      </w:tr>
      <w:tr w:rsidR="001E7E48" w14:paraId="194A11E1" w14:textId="77777777">
        <w:trPr>
          <w:cantSplit/>
        </w:trPr>
        <w:tc>
          <w:tcPr>
            <w:tcW w:w="2520" w:type="dxa"/>
            <w:tcMar>
              <w:top w:w="130" w:type="dxa"/>
              <w:left w:w="130" w:type="dxa"/>
              <w:bottom w:w="130" w:type="dxa"/>
              <w:right w:w="130" w:type="dxa"/>
            </w:tcMar>
            <w:vAlign w:val="center"/>
          </w:tcPr>
          <w:p w14:paraId="27685C96"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介護保険では必要な支援を確保できない場合</w:t>
            </w:r>
          </w:p>
        </w:tc>
        <w:tc>
          <w:tcPr>
            <w:tcW w:w="3060" w:type="dxa"/>
            <w:tcMar>
              <w:top w:w="130" w:type="dxa"/>
              <w:left w:w="130" w:type="dxa"/>
              <w:bottom w:w="130" w:type="dxa"/>
              <w:right w:w="130" w:type="dxa"/>
            </w:tcMar>
            <w:vAlign w:val="center"/>
          </w:tcPr>
          <w:p w14:paraId="69B4A14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近隣の介護保険事業所に空きがない、医療的ケアや強度行動障がいに対応できない等</w:t>
            </w:r>
          </w:p>
        </w:tc>
        <w:tc>
          <w:tcPr>
            <w:tcW w:w="3420" w:type="dxa"/>
            <w:tcMar>
              <w:top w:w="130" w:type="dxa"/>
              <w:left w:w="130" w:type="dxa"/>
              <w:bottom w:w="130" w:type="dxa"/>
              <w:right w:w="130" w:type="dxa"/>
            </w:tcMar>
            <w:vAlign w:val="center"/>
          </w:tcPr>
          <w:p w14:paraId="519D4417"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障がい福祉サービスを継続する</w:t>
            </w:r>
          </w:p>
        </w:tc>
      </w:tr>
      <w:tr w:rsidR="001E7E48" w14:paraId="77592099" w14:textId="77777777">
        <w:trPr>
          <w:cantSplit/>
        </w:trPr>
        <w:tc>
          <w:tcPr>
            <w:tcW w:w="2520" w:type="dxa"/>
            <w:tcMar>
              <w:top w:w="130" w:type="dxa"/>
              <w:left w:w="130" w:type="dxa"/>
              <w:bottom w:w="130" w:type="dxa"/>
              <w:right w:w="130" w:type="dxa"/>
            </w:tcMar>
            <w:vAlign w:val="center"/>
          </w:tcPr>
          <w:p w14:paraId="499CB151"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介護保険では不足する場合</w:t>
            </w:r>
          </w:p>
        </w:tc>
        <w:tc>
          <w:tcPr>
            <w:tcW w:w="3060" w:type="dxa"/>
            <w:tcMar>
              <w:top w:w="130" w:type="dxa"/>
              <w:left w:w="130" w:type="dxa"/>
              <w:bottom w:w="130" w:type="dxa"/>
              <w:right w:w="130" w:type="dxa"/>
            </w:tcMar>
            <w:vAlign w:val="center"/>
          </w:tcPr>
          <w:p w14:paraId="1B4B3C55"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支給限度基準額を超える必要量がある場合等</w:t>
            </w:r>
          </w:p>
        </w:tc>
        <w:tc>
          <w:tcPr>
            <w:tcW w:w="3420" w:type="dxa"/>
            <w:tcMar>
              <w:top w:w="130" w:type="dxa"/>
              <w:left w:w="130" w:type="dxa"/>
              <w:bottom w:w="130" w:type="dxa"/>
              <w:right w:w="130" w:type="dxa"/>
            </w:tcMar>
            <w:vAlign w:val="center"/>
          </w:tcPr>
          <w:p w14:paraId="30563C6E"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介護保険を利用したうえで、不足する部分を障がい福祉サービスで上乗せする場合がある</w:t>
            </w:r>
          </w:p>
        </w:tc>
      </w:tr>
    </w:tbl>
    <w:p w14:paraId="31448937" w14:textId="77777777" w:rsidR="009D6CAB" w:rsidRPr="00370011" w:rsidRDefault="00000000" w:rsidP="00EA4FAB">
      <w:pPr>
        <w:spacing w:before="160"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65歳到達の前後で相談の担当が障がい福祉（相談支援専門員・健康福祉課）から地域包括支援センター等へ移るため、到達のおおむね6か月前から本人・家族への説明と意向の聴き取りを始め、相談支援専門員と介護支援専門員が同席して支援の内容を引き継ぎ、到達後もサービスが途切れていないかを確かめます。利用者負担の軽減（新高額障害福祉サービス等給付費）の対象となる人には、制度の案内を行います。</w:t>
      </w:r>
    </w:p>
    <w:p w14:paraId="2D50D1BB" w14:textId="77777777" w:rsidR="009D6CAB" w:rsidRPr="00370011" w:rsidRDefault="00000000">
      <w:pPr>
        <w:pStyle w:val="2"/>
        <w:keepNext/>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2　関係機関との連携</w:t>
      </w:r>
    </w:p>
    <w:p w14:paraId="108AC91B"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国の基本指針は、町の障がい保健福祉部局と、医療機関、教育機関、公共職業安定所、障害者職業センター、障害者就業・生活支援センターその他の関係機関との連携の方法を計画に定めることとしています。専門的な支援や一部のサービスは田村地方や県中圏域、県の機関が担っており、関係機関との連携がサービス提供体制の確保そのものになります。主な関係機関と連携の内容は次のとおりです。</w:t>
      </w:r>
    </w:p>
    <w:p>
      <w:pPr>
        <w:spacing w:before="260" w:after="160"/>
        <w:rPr>
          <w:ins w:id="92162" w:author="Ryo Wakayama" w:date="2026-10-20T09:00:00Z"/>
          <w:rFonts w:ascii="BIZ UDPゴシック" w:eastAsia="BIZ UDPゴシック" w:hAnsi="BIZ UDPゴシック"/>
        </w:rPr>
      </w:pPr>
      <w:ins w:id="92163" w:author="Ryo Wakayama" w:date="2026-10-20T09:00:00Z">
        <w:r>
          <w:rPr>
            <w:rFonts w:ascii="BIZ UDPゴシック" w:eastAsia="BIZ UDPゴシック" w:hAnsi="BIZ UDPゴシック"/>
            <w:sz w:val="22"/>
            <w:szCs w:val="22"/>
          </w:rPr>
          <w:t xml:space="preserve">【表163】関係機関と連携の内容</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3240"/>
        <w:gridCol w:w="4320"/>
      </w:tblGrid>
      <w:tr w:rsidR="001E7E48" w14:paraId="40FFED44" w14:textId="77777777">
        <w:trPr>
          <w:cantSplit/>
          <w:tblHeader/>
        </w:trPr>
        <w:tc>
          <w:tcPr>
            <w:tcW w:w="1440" w:type="dxa"/>
            <w:shd w:val="clear" w:color="auto" w:fill="DCE8DC"/>
            <w:tcMar>
              <w:top w:w="130" w:type="dxa"/>
              <w:left w:w="130" w:type="dxa"/>
              <w:bottom w:w="130" w:type="dxa"/>
              <w:right w:w="130" w:type="dxa"/>
            </w:tcMar>
            <w:vAlign w:val="center"/>
          </w:tcPr>
          <w:p w14:paraId="3751BFF0"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分野</w:t>
            </w:r>
          </w:p>
        </w:tc>
        <w:tc>
          <w:tcPr>
            <w:tcW w:w="3240" w:type="dxa"/>
            <w:shd w:val="clear" w:color="auto" w:fill="DCE8DC"/>
            <w:tcMar>
              <w:top w:w="130" w:type="dxa"/>
              <w:left w:w="130" w:type="dxa"/>
              <w:bottom w:w="130" w:type="dxa"/>
              <w:right w:w="130" w:type="dxa"/>
            </w:tcMar>
            <w:vAlign w:val="center"/>
          </w:tcPr>
          <w:p w14:paraId="563D3DB1"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関係機関</w:t>
            </w:r>
          </w:p>
        </w:tc>
        <w:tc>
          <w:tcPr>
            <w:tcW w:w="4320" w:type="dxa"/>
            <w:shd w:val="clear" w:color="auto" w:fill="DCE8DC"/>
            <w:tcMar>
              <w:top w:w="130" w:type="dxa"/>
              <w:left w:w="130" w:type="dxa"/>
              <w:bottom w:w="130" w:type="dxa"/>
              <w:right w:w="130" w:type="dxa"/>
            </w:tcMar>
            <w:vAlign w:val="center"/>
          </w:tcPr>
          <w:p w14:paraId="06749189"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連携の内容</w:t>
            </w:r>
          </w:p>
        </w:tc>
      </w:tr>
      <w:tr w:rsidR="001E7E48" w14:paraId="732AA0DA" w14:textId="77777777">
        <w:trPr>
          <w:cantSplit/>
        </w:trPr>
        <w:tc>
          <w:tcPr>
            <w:tcW w:w="1440" w:type="dxa"/>
            <w:vMerge w:val="restart"/>
            <w:shd w:val="clear" w:color="auto" w:fill="EEF4EE"/>
            <w:tcMar>
              <w:top w:w="130" w:type="dxa"/>
              <w:left w:w="130" w:type="dxa"/>
              <w:bottom w:w="130" w:type="dxa"/>
              <w:right w:w="130" w:type="dxa"/>
            </w:tcMar>
            <w:vAlign w:val="center"/>
          </w:tcPr>
          <w:p w14:paraId="353E21E5"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就労</w:t>
            </w:r>
          </w:p>
        </w:tc>
        <w:tc>
          <w:tcPr>
            <w:tcW w:w="3240" w:type="dxa"/>
            <w:tcMar>
              <w:top w:w="130" w:type="dxa"/>
              <w:left w:w="130" w:type="dxa"/>
              <w:bottom w:w="130" w:type="dxa"/>
              <w:right w:w="130" w:type="dxa"/>
            </w:tcMar>
            <w:vAlign w:val="center"/>
          </w:tcPr>
          <w:p w14:paraId="2BA72004"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ハローワーク郡山（郡山公共職業安定所）</w:t>
            </w:r>
          </w:p>
        </w:tc>
        <w:tc>
          <w:tcPr>
            <w:tcW w:w="4320" w:type="dxa"/>
            <w:tcMar>
              <w:top w:w="130" w:type="dxa"/>
              <w:left w:w="130" w:type="dxa"/>
              <w:bottom w:w="130" w:type="dxa"/>
              <w:right w:w="130" w:type="dxa"/>
            </w:tcMar>
            <w:vAlign w:val="center"/>
          </w:tcPr>
          <w:p w14:paraId="4583FA6A"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一般就労を希望する人の求職登録への同行・情報提供、障がい者雇用に関する事業主への働きかけ（第5章3）</w:t>
            </w:r>
          </w:p>
        </w:tc>
      </w:tr>
      <w:tr w:rsidR="001E7E48" w14:paraId="686E8A63" w14:textId="77777777">
        <w:trPr>
          <w:cantSplit/>
        </w:trPr>
        <w:tc>
          <w:tcPr>
            <w:tcW w:w="1440" w:type="dxa"/>
            <w:vMerge/>
            <w:shd w:val="clear" w:color="auto" w:fill="EEF4EE"/>
            <w:tcMar>
              <w:top w:w="130" w:type="dxa"/>
              <w:left w:w="130" w:type="dxa"/>
              <w:bottom w:w="130" w:type="dxa"/>
              <w:right w:w="130" w:type="dxa"/>
            </w:tcMar>
            <w:vAlign w:val="center"/>
          </w:tcPr>
          <w:p w14:paraId="4569BE0F" w14:textId="77777777" w:rsidR="001E7E48" w:rsidRDefault="001E7E48">
            <w:pPr>
              <w:spacing w:line="320" w:lineRule="auto"/>
              <w:rPr>
                <w:rFonts w:ascii="BIZ UDPゴシック" w:eastAsia="BIZ UDPゴシック" w:hAnsi="BIZ UDPゴシック"/>
                <w:sz w:val="20"/>
                <w:szCs w:val="20"/>
              </w:rPr>
            </w:pPr>
          </w:p>
        </w:tc>
        <w:tc>
          <w:tcPr>
            <w:tcW w:w="3240" w:type="dxa"/>
            <w:tcMar>
              <w:top w:w="130" w:type="dxa"/>
              <w:left w:w="130" w:type="dxa"/>
              <w:bottom w:w="130" w:type="dxa"/>
              <w:right w:w="130" w:type="dxa"/>
            </w:tcMar>
            <w:vAlign w:val="center"/>
          </w:tcPr>
          <w:p w14:paraId="04AD30D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福島障害者職業センター</w:t>
            </w:r>
          </w:p>
        </w:tc>
        <w:tc>
          <w:tcPr>
            <w:tcW w:w="4320" w:type="dxa"/>
            <w:tcMar>
              <w:top w:w="130" w:type="dxa"/>
              <w:left w:w="130" w:type="dxa"/>
              <w:bottom w:w="130" w:type="dxa"/>
              <w:right w:w="130" w:type="dxa"/>
            </w:tcMar>
            <w:vAlign w:val="center"/>
          </w:tcPr>
          <w:p w14:paraId="0336CD4C"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職業評価、職業準備支援、職場適応援助者（ジョブコーチ）による支援の利用調整</w:t>
            </w:r>
          </w:p>
        </w:tc>
      </w:tr>
      <w:tr w:rsidR="001E7E48" w14:paraId="4301D70C" w14:textId="77777777">
        <w:trPr>
          <w:cantSplit/>
        </w:trPr>
        <w:tc>
          <w:tcPr>
            <w:tcW w:w="1440" w:type="dxa"/>
            <w:vMerge/>
            <w:shd w:val="clear" w:color="auto" w:fill="EEF4EE"/>
            <w:tcMar>
              <w:top w:w="130" w:type="dxa"/>
              <w:left w:w="130" w:type="dxa"/>
              <w:bottom w:w="130" w:type="dxa"/>
              <w:right w:w="130" w:type="dxa"/>
            </w:tcMar>
            <w:vAlign w:val="center"/>
          </w:tcPr>
          <w:p w14:paraId="73BFF77E" w14:textId="77777777" w:rsidR="001E7E48" w:rsidRDefault="001E7E48">
            <w:pPr>
              <w:spacing w:line="320" w:lineRule="auto"/>
              <w:rPr>
                <w:rFonts w:ascii="BIZ UDPゴシック" w:eastAsia="BIZ UDPゴシック" w:hAnsi="BIZ UDPゴシック"/>
                <w:sz w:val="20"/>
                <w:szCs w:val="20"/>
              </w:rPr>
            </w:pPr>
          </w:p>
        </w:tc>
        <w:tc>
          <w:tcPr>
            <w:tcW w:w="3240" w:type="dxa"/>
            <w:tcMar>
              <w:top w:w="130" w:type="dxa"/>
              <w:left w:w="130" w:type="dxa"/>
              <w:bottom w:w="130" w:type="dxa"/>
              <w:right w:w="130" w:type="dxa"/>
            </w:tcMar>
            <w:vAlign w:val="center"/>
          </w:tcPr>
          <w:p w14:paraId="26869376"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県中地域障害者就業・生活支援センター「ふっとわーく」</w:t>
            </w:r>
          </w:p>
        </w:tc>
        <w:tc>
          <w:tcPr>
            <w:tcW w:w="4320" w:type="dxa"/>
            <w:tcMar>
              <w:top w:w="130" w:type="dxa"/>
              <w:left w:w="130" w:type="dxa"/>
              <w:bottom w:w="130" w:type="dxa"/>
              <w:right w:w="130" w:type="dxa"/>
            </w:tcMar>
            <w:vAlign w:val="center"/>
          </w:tcPr>
          <w:p w14:paraId="13D3E4EB"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就労面と生活面の一体的な支援、就労定着支援事業との役割分担の調整</w:t>
            </w:r>
          </w:p>
        </w:tc>
      </w:tr>
      <w:tr w:rsidR="001E7E48" w14:paraId="051A291F" w14:textId="77777777">
        <w:trPr>
          <w:cantSplit/>
        </w:trPr>
        <w:tc>
          <w:tcPr>
            <w:tcW w:w="1440" w:type="dxa"/>
            <w:tcMar>
              <w:top w:w="130" w:type="dxa"/>
              <w:left w:w="130" w:type="dxa"/>
              <w:bottom w:w="130" w:type="dxa"/>
              <w:right w:w="130" w:type="dxa"/>
            </w:tcMar>
            <w:vAlign w:val="center"/>
          </w:tcPr>
          <w:p w14:paraId="38A3D2BB"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教育</w:t>
            </w:r>
          </w:p>
        </w:tc>
        <w:tc>
          <w:tcPr>
            <w:tcW w:w="3240" w:type="dxa"/>
            <w:tcMar>
              <w:top w:w="130" w:type="dxa"/>
              <w:left w:w="130" w:type="dxa"/>
              <w:bottom w:w="130" w:type="dxa"/>
              <w:right w:w="130" w:type="dxa"/>
            </w:tcMar>
            <w:vAlign w:val="center"/>
          </w:tcPr>
          <w:p w14:paraId="7FD834EF"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町教育委員会、町内の小・中学校、特別支援学校</w:t>
            </w:r>
          </w:p>
        </w:tc>
        <w:tc>
          <w:tcPr>
            <w:tcW w:w="4320" w:type="dxa"/>
            <w:tcMar>
              <w:top w:w="130" w:type="dxa"/>
              <w:left w:w="130" w:type="dxa"/>
              <w:bottom w:w="130" w:type="dxa"/>
              <w:right w:w="130" w:type="dxa"/>
            </w:tcMar>
            <w:vAlign w:val="center"/>
          </w:tcPr>
          <w:p w14:paraId="2473AF56"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就学相談、在学中からの進路相談、卒業後のサービスへの引継ぎ（本章1）、医療的ケア児の受入れ体制の確保</w:t>
            </w:r>
          </w:p>
        </w:tc>
      </w:tr>
      <w:tr w:rsidR="001E7E48" w14:paraId="6F72AAF6" w14:textId="77777777">
        <w:trPr>
          <w:cantSplit/>
        </w:trPr>
        <w:tc>
          <w:tcPr>
            <w:tcW w:w="1440" w:type="dxa"/>
            <w:tcMar>
              <w:top w:w="130" w:type="dxa"/>
              <w:left w:w="130" w:type="dxa"/>
              <w:bottom w:w="130" w:type="dxa"/>
              <w:right w:w="130" w:type="dxa"/>
            </w:tcMar>
            <w:vAlign w:val="center"/>
          </w:tcPr>
          <w:p w14:paraId="57A84A8D"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保健・医療</w:t>
            </w:r>
          </w:p>
        </w:tc>
        <w:tc>
          <w:tcPr>
            <w:tcW w:w="3240" w:type="dxa"/>
            <w:tcMar>
              <w:top w:w="130" w:type="dxa"/>
              <w:left w:w="130" w:type="dxa"/>
              <w:bottom w:w="130" w:type="dxa"/>
              <w:right w:w="130" w:type="dxa"/>
            </w:tcMar>
            <w:vAlign w:val="center"/>
          </w:tcPr>
          <w:p w14:paraId="6E40D737"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県中保健福祉事務所、医療機関、精神科病院</w:t>
            </w:r>
          </w:p>
        </w:tc>
        <w:tc>
          <w:tcPr>
            <w:tcW w:w="4320" w:type="dxa"/>
            <w:tcMar>
              <w:top w:w="130" w:type="dxa"/>
              <w:left w:w="130" w:type="dxa"/>
              <w:bottom w:w="130" w:type="dxa"/>
              <w:right w:w="130" w:type="dxa"/>
            </w:tcMar>
            <w:vAlign w:val="center"/>
          </w:tcPr>
          <w:p w14:paraId="488D4A92"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精神障がいにも対応した地域包括ケアシステムの協議（第5章2）、難病患者等への案内（第1部第3章4）、退院後の生活支援に係る情報共有</w:t>
            </w:r>
          </w:p>
        </w:tc>
      </w:tr>
      <w:tr w:rsidR="001E7E48" w14:paraId="194FE68B" w14:textId="77777777">
        <w:trPr>
          <w:cantSplit/>
        </w:trPr>
        <w:tc>
          <w:tcPr>
            <w:tcW w:w="1440" w:type="dxa"/>
            <w:tcMar>
              <w:top w:w="130" w:type="dxa"/>
              <w:left w:w="130" w:type="dxa"/>
              <w:bottom w:w="130" w:type="dxa"/>
              <w:right w:w="130" w:type="dxa"/>
            </w:tcMar>
            <w:vAlign w:val="center"/>
          </w:tcPr>
          <w:p w14:paraId="1D159D19"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保育・子育て</w:t>
            </w:r>
          </w:p>
        </w:tc>
        <w:tc>
          <w:tcPr>
            <w:tcW w:w="3240" w:type="dxa"/>
            <w:tcMar>
              <w:top w:w="130" w:type="dxa"/>
              <w:left w:w="130" w:type="dxa"/>
              <w:bottom w:w="130" w:type="dxa"/>
              <w:right w:w="130" w:type="dxa"/>
            </w:tcMar>
            <w:vAlign w:val="center"/>
          </w:tcPr>
          <w:p w14:paraId="61389A2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こども家庭センター、小野町認定こども園</w:t>
            </w:r>
          </w:p>
        </w:tc>
        <w:tc>
          <w:tcPr>
            <w:tcW w:w="4320" w:type="dxa"/>
            <w:tcMar>
              <w:top w:w="130" w:type="dxa"/>
              <w:left w:w="130" w:type="dxa"/>
              <w:bottom w:w="130" w:type="dxa"/>
              <w:right w:w="130" w:type="dxa"/>
            </w:tcMar>
            <w:vAlign w:val="center"/>
          </w:tcPr>
          <w:p w14:paraId="537DB9DB"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障がいや発達の特性の早期発見・早期支援、保育所等訪問支援の受入れ調整、伴走的な相談支援（第5章4）</w:t>
            </w:r>
          </w:p>
        </w:tc>
      </w:tr>
      <w:tr w:rsidR="001E7E48" w14:paraId="5D188861" w14:textId="77777777">
        <w:trPr>
          <w:cantSplit/>
        </w:trPr>
        <w:tc>
          <w:tcPr>
            <w:tcW w:w="1440" w:type="dxa"/>
            <w:tcMar>
              <w:top w:w="130" w:type="dxa"/>
              <w:left w:w="130" w:type="dxa"/>
              <w:bottom w:w="130" w:type="dxa"/>
              <w:right w:w="130" w:type="dxa"/>
            </w:tcMar>
            <w:vAlign w:val="center"/>
          </w:tcPr>
          <w:p w14:paraId="294C302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障がい児支援</w:t>
            </w:r>
          </w:p>
        </w:tc>
        <w:tc>
          <w:tcPr>
            <w:tcW w:w="3240" w:type="dxa"/>
            <w:tcMar>
              <w:top w:w="130" w:type="dxa"/>
              <w:left w:w="130" w:type="dxa"/>
              <w:bottom w:w="130" w:type="dxa"/>
              <w:right w:w="130" w:type="dxa"/>
            </w:tcMar>
            <w:vAlign w:val="center"/>
          </w:tcPr>
          <w:p w14:paraId="6ADEF5FE"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児童発達支援センターつくし（田村市）、県中児童相談所</w:t>
            </w:r>
          </w:p>
        </w:tc>
        <w:tc>
          <w:tcPr>
            <w:tcW w:w="4320" w:type="dxa"/>
            <w:tcMar>
              <w:top w:w="130" w:type="dxa"/>
              <w:left w:w="130" w:type="dxa"/>
              <w:bottom w:w="130" w:type="dxa"/>
              <w:right w:w="130" w:type="dxa"/>
            </w:tcMar>
            <w:vAlign w:val="center"/>
          </w:tcPr>
          <w:p w14:paraId="068FFE39"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中核機能（発達支援・家族支援、助言、インクルージョン推進、相談の入口）の活用、障がい児の養護・虐待に関する相談</w:t>
            </w:r>
          </w:p>
        </w:tc>
      </w:tr>
      <w:tr w:rsidR="001E7E48" w14:paraId="77163EBB" w14:textId="77777777">
        <w:trPr>
          <w:cantSplit/>
        </w:trPr>
        <w:tc>
          <w:tcPr>
            <w:tcW w:w="1440" w:type="dxa"/>
            <w:tcMar>
              <w:top w:w="130" w:type="dxa"/>
              <w:left w:w="130" w:type="dxa"/>
              <w:bottom w:w="130" w:type="dxa"/>
              <w:right w:w="130" w:type="dxa"/>
            </w:tcMar>
            <w:vAlign w:val="center"/>
          </w:tcPr>
          <w:p w14:paraId="1134C982"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相談支援</w:t>
            </w:r>
          </w:p>
        </w:tc>
        <w:tc>
          <w:tcPr>
            <w:tcW w:w="3240" w:type="dxa"/>
            <w:tcMar>
              <w:top w:w="130" w:type="dxa"/>
              <w:left w:w="130" w:type="dxa"/>
              <w:bottom w:w="130" w:type="dxa"/>
              <w:right w:w="130" w:type="dxa"/>
            </w:tcMar>
            <w:vAlign w:val="center"/>
          </w:tcPr>
          <w:p w14:paraId="312332A8"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田村地方基幹相談支援センター、小野町指定相談支援事業所（社会福祉協議会）</w:t>
            </w:r>
          </w:p>
        </w:tc>
        <w:tc>
          <w:tcPr>
            <w:tcW w:w="4320" w:type="dxa"/>
            <w:tcMar>
              <w:top w:w="130" w:type="dxa"/>
              <w:left w:w="130" w:type="dxa"/>
              <w:bottom w:w="130" w:type="dxa"/>
              <w:right w:w="130" w:type="dxa"/>
            </w:tcMar>
            <w:vAlign w:val="center"/>
          </w:tcPr>
          <w:p w14:paraId="2E5B13E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専門的な相談と困難事例への対応、サービス等利用計画の作成とモニタリング（第5章6）</w:t>
            </w:r>
          </w:p>
        </w:tc>
      </w:tr>
      <w:tr w:rsidR="001E7E48" w14:paraId="0033A672" w14:textId="77777777">
        <w:trPr>
          <w:cantSplit/>
        </w:trPr>
        <w:tc>
          <w:tcPr>
            <w:tcW w:w="1440" w:type="dxa"/>
            <w:tcMar>
              <w:top w:w="130" w:type="dxa"/>
              <w:left w:w="130" w:type="dxa"/>
              <w:bottom w:w="130" w:type="dxa"/>
              <w:right w:w="130" w:type="dxa"/>
            </w:tcMar>
            <w:vAlign w:val="center"/>
          </w:tcPr>
          <w:p w14:paraId="2B717B47"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lastRenderedPageBreak/>
              <w:t>権利擁護</w:t>
            </w:r>
          </w:p>
        </w:tc>
        <w:tc>
          <w:tcPr>
            <w:tcW w:w="3240" w:type="dxa"/>
            <w:tcMar>
              <w:top w:w="130" w:type="dxa"/>
              <w:left w:w="130" w:type="dxa"/>
              <w:bottom w:w="130" w:type="dxa"/>
              <w:right w:w="130" w:type="dxa"/>
            </w:tcMar>
            <w:vAlign w:val="center"/>
          </w:tcPr>
          <w:p w14:paraId="3B9329A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権利擁護センター（社会福祉協議会に委託）、家庭裁判所</w:t>
            </w:r>
          </w:p>
        </w:tc>
        <w:tc>
          <w:tcPr>
            <w:tcW w:w="4320" w:type="dxa"/>
            <w:tcMar>
              <w:top w:w="130" w:type="dxa"/>
              <w:left w:w="130" w:type="dxa"/>
              <w:bottom w:w="130" w:type="dxa"/>
              <w:right w:w="130" w:type="dxa"/>
            </w:tcMar>
            <w:vAlign w:val="center"/>
          </w:tcPr>
          <w:p w14:paraId="17B119B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成年後見制度の利用促進（第2部第2章3）、日常生活自立支援事業との連携</w:t>
            </w:r>
          </w:p>
        </w:tc>
      </w:tr>
      <w:tr w:rsidR="001E7E48" w14:paraId="2089E50F" w14:textId="77777777">
        <w:trPr>
          <w:cantSplit/>
        </w:trPr>
        <w:tc>
          <w:tcPr>
            <w:tcW w:w="1440" w:type="dxa"/>
            <w:tcMar>
              <w:top w:w="130" w:type="dxa"/>
              <w:left w:w="130" w:type="dxa"/>
              <w:bottom w:w="130" w:type="dxa"/>
              <w:right w:w="130" w:type="dxa"/>
            </w:tcMar>
            <w:vAlign w:val="center"/>
          </w:tcPr>
          <w:p w14:paraId="588522A7"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防犯・防災</w:t>
            </w:r>
          </w:p>
        </w:tc>
        <w:tc>
          <w:tcPr>
            <w:tcW w:w="3240" w:type="dxa"/>
            <w:tcMar>
              <w:top w:w="130" w:type="dxa"/>
              <w:left w:w="130" w:type="dxa"/>
              <w:bottom w:w="130" w:type="dxa"/>
              <w:right w:w="130" w:type="dxa"/>
            </w:tcMar>
            <w:vAlign w:val="center"/>
          </w:tcPr>
          <w:p w14:paraId="068F463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田村警察署小野分庁舎、消防、民生児童委員、町の防災担当部局</w:t>
            </w:r>
          </w:p>
        </w:tc>
        <w:tc>
          <w:tcPr>
            <w:tcW w:w="4320" w:type="dxa"/>
            <w:tcMar>
              <w:top w:w="130" w:type="dxa"/>
              <w:left w:w="130" w:type="dxa"/>
              <w:bottom w:w="130" w:type="dxa"/>
              <w:right w:w="130" w:type="dxa"/>
            </w:tcMar>
            <w:vAlign w:val="center"/>
          </w:tcPr>
          <w:p w14:paraId="4184D91C"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消費者被害・犯罪被害の防止、避難行動要支援者名簿・個別避難計画、福祉避難所（第2部第5章）</w:t>
            </w:r>
          </w:p>
        </w:tc>
      </w:tr>
    </w:tbl>
    <w:p w14:paraId="65253AC7"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※関係機関の名称は令和8年10月時点。</w:t>
      </w:r>
      <w:r>
        <w:rPr>
          <w:rFonts w:ascii="BIZ UDPゴシック" w:eastAsia="BIZ UDPゴシック" w:hAnsi="BIZ UDPゴシック"/>
          <w:color w:val="5B5B5B"/>
          <w:sz w:val="19"/>
          <w:szCs w:val="19"/>
          <w:highlight w:val="yellow"/>
        </w:rPr>
        <w:t>【要確認：連携の窓口と実績】</w:t>
      </w:r>
    </w:p>
    <w:p w14:paraId="604CC553"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このほか、罪を犯し矯正施設を退所した障がいのある人の地域生活への定着については、福島県地域生活定着支援センターや保護観察所と連携し、相談を受けた際に住まいの確保等を含めて支援できるよう、接続先を定めておきます。</w:t>
      </w:r>
    </w:p>
    <w:p w14:paraId="7C3AE39B" w14:textId="77777777" w:rsidR="009D6CAB" w:rsidRPr="00370011" w:rsidRDefault="00000000">
      <w:pPr>
        <w:pStyle w:val="2"/>
        <w:keepNext/>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3　障がい福祉サービス等に係る費用の推移と財源構成</w:t>
      </w:r>
    </w:p>
    <w:p w14:paraId="7A3AA512"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サービス見込量の確保は財源の確保と一体です。障がい福祉サービス等に係る給付費の推移と、その財源が国・県・町にどのように配分されているかをあわせて示し、給付費の増減が町の財政に与える影響を把握します。</w:t>
      </w:r>
    </w:p>
    <w:p w14:paraId="36DB95CE" w14:textId="77777777" w:rsidR="009D6CAB" w:rsidRPr="00370011" w:rsidRDefault="00000000" w:rsidP="005E6C22">
      <w:pPr>
        <w:keepNext/>
        <w:spacing w:before="260" w:after="160"/>
        <w:rPr>
          <w:rFonts w:ascii="BIZ UDPゴシック" w:eastAsia="BIZ UDPゴシック" w:hAnsi="BIZ UDPゴシック"/>
        </w:rPr>
      </w:pPr>
      <w:del w:id="92164" w:author="Ryo Wakayama" w:date="2026-10-23T09:00:00Z">
        <w:r>
          <w:rPr>
            <w:rFonts w:ascii="BIZ UDPゴシック" w:eastAsia="BIZ UDPゴシック" w:hAnsi="BIZ UDPゴシック"/>
            <w:b/>
            <w:bCs/>
            <w:sz w:val="22"/>
            <w:szCs w:val="22"/>
          </w:rPr>
          <w:delText xml:space="preserve">■</w:delText>
        </w:r>
      </w:del>
      <w:ins w:id="92165" w:author="Ryo Wakayama" w:date="2026-10-23T09:00:00Z">
        <w:r>
          <w:rPr>
            <w:rFonts w:ascii="BIZ UDPゴシック" w:eastAsia="BIZ UDPゴシック" w:hAnsi="BIZ UDPゴシック"/>
            <w:b/>
            <w:bCs/>
            <w:sz w:val="22"/>
            <w:szCs w:val="22"/>
          </w:rPr>
          <w:t xml:space="preserve">【表164】</w:t>
        </w:r>
      </w:ins>
      <w:r>
        <w:rPr>
          <w:rFonts w:ascii="BIZ UDPゴシック" w:eastAsia="BIZ UDPゴシック" w:hAnsi="BIZ UDPゴシック"/>
          <w:b/>
          <w:bCs/>
          <w:sz w:val="22"/>
          <w:szCs w:val="22"/>
        </w:rPr>
        <w:t xml:space="preserve">障がい福祉サービス等に係る給付費の推移</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20"/>
        <w:gridCol w:w="1980"/>
        <w:gridCol w:w="1440"/>
        <w:gridCol w:w="1260"/>
      </w:tblGrid>
      <w:tr w:rsidR="001E7E48" w14:paraId="51590BFA" w14:textId="77777777">
        <w:trPr>
          <w:cantSplit/>
          <w:tblHeader/>
        </w:trPr>
        <w:tc>
          <w:tcPr>
            <w:tcW w:w="1800" w:type="dxa"/>
            <w:shd w:val="clear" w:color="auto" w:fill="DCE8DC"/>
            <w:tcMar>
              <w:top w:w="130" w:type="dxa"/>
              <w:left w:w="130" w:type="dxa"/>
              <w:bottom w:w="130" w:type="dxa"/>
              <w:right w:w="130" w:type="dxa"/>
            </w:tcMar>
            <w:vAlign w:val="center"/>
          </w:tcPr>
          <w:p w14:paraId="210ED9D4"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年度</w:t>
            </w:r>
          </w:p>
        </w:tc>
        <w:tc>
          <w:tcPr>
            <w:tcW w:w="2520" w:type="dxa"/>
            <w:shd w:val="clear" w:color="auto" w:fill="DCE8DC"/>
            <w:tcMar>
              <w:top w:w="130" w:type="dxa"/>
              <w:left w:w="130" w:type="dxa"/>
              <w:bottom w:w="130" w:type="dxa"/>
              <w:right w:w="130" w:type="dxa"/>
            </w:tcMar>
            <w:vAlign w:val="center"/>
          </w:tcPr>
          <w:p w14:paraId="51C7534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介護給付費・訓練等給付費等</w:t>
            </w:r>
          </w:p>
        </w:tc>
        <w:tc>
          <w:tcPr>
            <w:tcW w:w="1980" w:type="dxa"/>
            <w:shd w:val="clear" w:color="auto" w:fill="DCE8DC"/>
            <w:tcMar>
              <w:top w:w="130" w:type="dxa"/>
              <w:left w:w="130" w:type="dxa"/>
              <w:bottom w:w="130" w:type="dxa"/>
              <w:right w:w="130" w:type="dxa"/>
            </w:tcMar>
            <w:vAlign w:val="center"/>
          </w:tcPr>
          <w:p w14:paraId="66D2027C"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障害児給付費</w:t>
            </w:r>
          </w:p>
        </w:tc>
        <w:tc>
          <w:tcPr>
            <w:tcW w:w="1440" w:type="dxa"/>
            <w:shd w:val="clear" w:color="auto" w:fill="DCE8DC"/>
            <w:tcMar>
              <w:top w:w="130" w:type="dxa"/>
              <w:left w:w="130" w:type="dxa"/>
              <w:bottom w:w="130" w:type="dxa"/>
              <w:right w:w="130" w:type="dxa"/>
            </w:tcMar>
            <w:vAlign w:val="center"/>
          </w:tcPr>
          <w:p w14:paraId="21B6446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計</w:t>
            </w:r>
          </w:p>
        </w:tc>
        <w:tc>
          <w:tcPr>
            <w:tcW w:w="1260" w:type="dxa"/>
            <w:shd w:val="clear" w:color="auto" w:fill="DCE8DC"/>
            <w:tcMar>
              <w:top w:w="130" w:type="dxa"/>
              <w:left w:w="130" w:type="dxa"/>
              <w:bottom w:w="130" w:type="dxa"/>
              <w:right w:w="130" w:type="dxa"/>
            </w:tcMar>
            <w:vAlign w:val="center"/>
          </w:tcPr>
          <w:p w14:paraId="686A4EAC"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令和3年度比</w:t>
            </w:r>
          </w:p>
        </w:tc>
      </w:tr>
      <w:tr w:rsidR="001E7E48" w14:paraId="753272FC" w14:textId="77777777">
        <w:trPr>
          <w:cantSplit/>
        </w:trPr>
        <w:tc>
          <w:tcPr>
            <w:tcW w:w="1800" w:type="dxa"/>
            <w:tcMar>
              <w:top w:w="130" w:type="dxa"/>
              <w:left w:w="130" w:type="dxa"/>
              <w:bottom w:w="130" w:type="dxa"/>
              <w:right w:w="130" w:type="dxa"/>
            </w:tcMar>
            <w:vAlign w:val="center"/>
          </w:tcPr>
          <w:p w14:paraId="602D5A7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令和3年度</w:t>
            </w:r>
          </w:p>
        </w:tc>
        <w:tc>
          <w:tcPr>
            <w:tcW w:w="2520" w:type="dxa"/>
            <w:tcMar>
              <w:top w:w="130" w:type="dxa"/>
              <w:left w:w="130" w:type="dxa"/>
              <w:bottom w:w="130" w:type="dxa"/>
              <w:right w:w="130" w:type="dxa"/>
            </w:tcMar>
            <w:vAlign w:val="center"/>
          </w:tcPr>
          <w:p w14:paraId="46F3C571"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980" w:type="dxa"/>
            <w:tcMar>
              <w:top w:w="130" w:type="dxa"/>
              <w:left w:w="130" w:type="dxa"/>
              <w:bottom w:w="130" w:type="dxa"/>
              <w:right w:w="130" w:type="dxa"/>
            </w:tcMar>
            <w:vAlign w:val="center"/>
          </w:tcPr>
          <w:p w14:paraId="10EA6DD3"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440" w:type="dxa"/>
            <w:tcMar>
              <w:top w:w="130" w:type="dxa"/>
              <w:left w:w="130" w:type="dxa"/>
              <w:bottom w:w="130" w:type="dxa"/>
              <w:right w:w="130" w:type="dxa"/>
            </w:tcMar>
            <w:vAlign w:val="center"/>
          </w:tcPr>
          <w:p w14:paraId="0C83EF1A"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260" w:type="dxa"/>
            <w:tcMar>
              <w:top w:w="130" w:type="dxa"/>
              <w:left w:w="130" w:type="dxa"/>
              <w:bottom w:w="130" w:type="dxa"/>
              <w:right w:w="130" w:type="dxa"/>
            </w:tcMar>
            <w:vAlign w:val="center"/>
          </w:tcPr>
          <w:p w14:paraId="3C787BCE"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r>
      <w:tr w:rsidR="001E7E48" w14:paraId="6ABAFDE8" w14:textId="77777777">
        <w:trPr>
          <w:cantSplit/>
        </w:trPr>
        <w:tc>
          <w:tcPr>
            <w:tcW w:w="1800" w:type="dxa"/>
            <w:tcMar>
              <w:top w:w="130" w:type="dxa"/>
              <w:left w:w="130" w:type="dxa"/>
              <w:bottom w:w="130" w:type="dxa"/>
              <w:right w:w="130" w:type="dxa"/>
            </w:tcMar>
            <w:vAlign w:val="center"/>
          </w:tcPr>
          <w:p w14:paraId="2B7235FE"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令和4年度</w:t>
            </w:r>
          </w:p>
        </w:tc>
        <w:tc>
          <w:tcPr>
            <w:tcW w:w="2520" w:type="dxa"/>
            <w:tcMar>
              <w:top w:w="130" w:type="dxa"/>
              <w:left w:w="130" w:type="dxa"/>
              <w:bottom w:w="130" w:type="dxa"/>
              <w:right w:w="130" w:type="dxa"/>
            </w:tcMar>
            <w:vAlign w:val="center"/>
          </w:tcPr>
          <w:p w14:paraId="578E2245"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980" w:type="dxa"/>
            <w:tcMar>
              <w:top w:w="130" w:type="dxa"/>
              <w:left w:w="130" w:type="dxa"/>
              <w:bottom w:w="130" w:type="dxa"/>
              <w:right w:w="130" w:type="dxa"/>
            </w:tcMar>
            <w:vAlign w:val="center"/>
          </w:tcPr>
          <w:p w14:paraId="02C59879"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440" w:type="dxa"/>
            <w:tcMar>
              <w:top w:w="130" w:type="dxa"/>
              <w:left w:w="130" w:type="dxa"/>
              <w:bottom w:w="130" w:type="dxa"/>
              <w:right w:w="130" w:type="dxa"/>
            </w:tcMar>
            <w:vAlign w:val="center"/>
          </w:tcPr>
          <w:p w14:paraId="7177008B"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260" w:type="dxa"/>
            <w:tcMar>
              <w:top w:w="130" w:type="dxa"/>
              <w:left w:w="130" w:type="dxa"/>
              <w:bottom w:w="130" w:type="dxa"/>
              <w:right w:w="130" w:type="dxa"/>
            </w:tcMar>
            <w:vAlign w:val="center"/>
          </w:tcPr>
          <w:p w14:paraId="7D5CC33D"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r>
      <w:tr w:rsidR="001E7E48" w14:paraId="58C9EC7C" w14:textId="77777777">
        <w:trPr>
          <w:cantSplit/>
        </w:trPr>
        <w:tc>
          <w:tcPr>
            <w:tcW w:w="1800" w:type="dxa"/>
            <w:tcMar>
              <w:top w:w="130" w:type="dxa"/>
              <w:left w:w="130" w:type="dxa"/>
              <w:bottom w:w="130" w:type="dxa"/>
              <w:right w:w="130" w:type="dxa"/>
            </w:tcMar>
            <w:vAlign w:val="center"/>
          </w:tcPr>
          <w:p w14:paraId="22ABAC2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令和5年度</w:t>
            </w:r>
          </w:p>
        </w:tc>
        <w:tc>
          <w:tcPr>
            <w:tcW w:w="2520" w:type="dxa"/>
            <w:tcMar>
              <w:top w:w="130" w:type="dxa"/>
              <w:left w:w="130" w:type="dxa"/>
              <w:bottom w:w="130" w:type="dxa"/>
              <w:right w:w="130" w:type="dxa"/>
            </w:tcMar>
            <w:vAlign w:val="center"/>
          </w:tcPr>
          <w:p w14:paraId="2EF7820C"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980" w:type="dxa"/>
            <w:tcMar>
              <w:top w:w="130" w:type="dxa"/>
              <w:left w:w="130" w:type="dxa"/>
              <w:bottom w:w="130" w:type="dxa"/>
              <w:right w:w="130" w:type="dxa"/>
            </w:tcMar>
            <w:vAlign w:val="center"/>
          </w:tcPr>
          <w:p w14:paraId="6844DD33"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440" w:type="dxa"/>
            <w:tcMar>
              <w:top w:w="130" w:type="dxa"/>
              <w:left w:w="130" w:type="dxa"/>
              <w:bottom w:w="130" w:type="dxa"/>
              <w:right w:w="130" w:type="dxa"/>
            </w:tcMar>
            <w:vAlign w:val="center"/>
          </w:tcPr>
          <w:p w14:paraId="34E6DB60"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260" w:type="dxa"/>
            <w:tcMar>
              <w:top w:w="130" w:type="dxa"/>
              <w:left w:w="130" w:type="dxa"/>
              <w:bottom w:w="130" w:type="dxa"/>
              <w:right w:w="130" w:type="dxa"/>
            </w:tcMar>
            <w:vAlign w:val="center"/>
          </w:tcPr>
          <w:p w14:paraId="177AB04B"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r>
      <w:tr w:rsidR="001E7E48" w14:paraId="743D8C73" w14:textId="77777777">
        <w:trPr>
          <w:cantSplit/>
        </w:trPr>
        <w:tc>
          <w:tcPr>
            <w:tcW w:w="1800" w:type="dxa"/>
            <w:tcMar>
              <w:top w:w="130" w:type="dxa"/>
              <w:left w:w="130" w:type="dxa"/>
              <w:bottom w:w="130" w:type="dxa"/>
              <w:right w:w="130" w:type="dxa"/>
            </w:tcMar>
            <w:vAlign w:val="center"/>
          </w:tcPr>
          <w:p w14:paraId="5582369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令和6年度</w:t>
            </w:r>
          </w:p>
        </w:tc>
        <w:tc>
          <w:tcPr>
            <w:tcW w:w="2520" w:type="dxa"/>
            <w:tcMar>
              <w:top w:w="130" w:type="dxa"/>
              <w:left w:w="130" w:type="dxa"/>
              <w:bottom w:w="130" w:type="dxa"/>
              <w:right w:w="130" w:type="dxa"/>
            </w:tcMar>
            <w:vAlign w:val="center"/>
          </w:tcPr>
          <w:p w14:paraId="7F7483F5"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980" w:type="dxa"/>
            <w:tcMar>
              <w:top w:w="130" w:type="dxa"/>
              <w:left w:w="130" w:type="dxa"/>
              <w:bottom w:w="130" w:type="dxa"/>
              <w:right w:w="130" w:type="dxa"/>
            </w:tcMar>
            <w:vAlign w:val="center"/>
          </w:tcPr>
          <w:p w14:paraId="33F7570C"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440" w:type="dxa"/>
            <w:tcMar>
              <w:top w:w="130" w:type="dxa"/>
              <w:left w:w="130" w:type="dxa"/>
              <w:bottom w:w="130" w:type="dxa"/>
              <w:right w:w="130" w:type="dxa"/>
            </w:tcMar>
            <w:vAlign w:val="center"/>
          </w:tcPr>
          <w:p w14:paraId="32D349BE"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260" w:type="dxa"/>
            <w:tcMar>
              <w:top w:w="130" w:type="dxa"/>
              <w:left w:w="130" w:type="dxa"/>
              <w:bottom w:w="130" w:type="dxa"/>
              <w:right w:w="130" w:type="dxa"/>
            </w:tcMar>
            <w:vAlign w:val="center"/>
          </w:tcPr>
          <w:p w14:paraId="6EC0C474"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r>
      <w:tr w:rsidR="001E7E48" w14:paraId="275C4CAC" w14:textId="77777777">
        <w:trPr>
          <w:cantSplit/>
        </w:trPr>
        <w:tc>
          <w:tcPr>
            <w:tcW w:w="1800" w:type="dxa"/>
            <w:tcMar>
              <w:top w:w="130" w:type="dxa"/>
              <w:left w:w="130" w:type="dxa"/>
              <w:bottom w:w="130" w:type="dxa"/>
              <w:right w:w="130" w:type="dxa"/>
            </w:tcMar>
            <w:vAlign w:val="center"/>
          </w:tcPr>
          <w:p w14:paraId="784210C9"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令和7年度</w:t>
            </w:r>
          </w:p>
        </w:tc>
        <w:tc>
          <w:tcPr>
            <w:tcW w:w="2520" w:type="dxa"/>
            <w:tcMar>
              <w:top w:w="130" w:type="dxa"/>
              <w:left w:w="130" w:type="dxa"/>
              <w:bottom w:w="130" w:type="dxa"/>
              <w:right w:w="130" w:type="dxa"/>
            </w:tcMar>
            <w:vAlign w:val="center"/>
          </w:tcPr>
          <w:p w14:paraId="198AD659" w14:textId="77777777" w:rsidR="001E7E48" w:rsidRDefault="00000000">
            <w:pPr>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980" w:type="dxa"/>
            <w:tcMar>
              <w:top w:w="130" w:type="dxa"/>
              <w:left w:w="130" w:type="dxa"/>
              <w:bottom w:w="130" w:type="dxa"/>
              <w:right w:w="130" w:type="dxa"/>
            </w:tcMar>
            <w:vAlign w:val="center"/>
          </w:tcPr>
          <w:p w14:paraId="7E4DDA63" w14:textId="77777777" w:rsidR="001E7E48" w:rsidRDefault="00000000">
            <w:pPr>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440" w:type="dxa"/>
            <w:tcMar>
              <w:top w:w="130" w:type="dxa"/>
              <w:left w:w="130" w:type="dxa"/>
              <w:bottom w:w="130" w:type="dxa"/>
              <w:right w:w="130" w:type="dxa"/>
            </w:tcMar>
            <w:vAlign w:val="center"/>
          </w:tcPr>
          <w:p w14:paraId="0BC001CD" w14:textId="77777777" w:rsidR="001E7E48" w:rsidRDefault="00000000">
            <w:pPr>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260" w:type="dxa"/>
            <w:tcMar>
              <w:top w:w="130" w:type="dxa"/>
              <w:left w:w="130" w:type="dxa"/>
              <w:bottom w:w="130" w:type="dxa"/>
              <w:right w:w="130" w:type="dxa"/>
            </w:tcMar>
            <w:vAlign w:val="center"/>
          </w:tcPr>
          <w:p w14:paraId="6011D66F" w14:textId="77777777" w:rsidR="001E7E48" w:rsidRDefault="00000000">
            <w:pPr>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r>
    </w:tbl>
    <w:p w14:paraId="1AF62EFD"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※単位：千円。資料：健康福祉課（障がい福祉サービス等の給付実績）。</w:t>
      </w:r>
      <w:r>
        <w:rPr>
          <w:rFonts w:ascii="BIZ UDPゴシック" w:eastAsia="BIZ UDPゴシック" w:hAnsi="BIZ UDPゴシック"/>
          <w:color w:val="5B5B5B"/>
          <w:sz w:val="19"/>
          <w:szCs w:val="19"/>
          <w:highlight w:val="yellow"/>
        </w:rPr>
        <w:t>【要確認：給付実績を記載】</w:t>
      </w:r>
    </w:p>
    <w:p w14:paraId="717564D7"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自立支援給付費及び障害児通所給付費の負担割合は、障害者総合支援法及び児童福祉法により、国2分の1、県4分の1、町4分の1と定められています。見込量を1人分増やすと、その給付費の4分の1が町の負担として増えることになります。一方、地域生活支援事業は、国2分の1以内・県4分の1以内の統合補助金による裁量的経費であり、補助基準額を超える部分は町の一般</w:t>
      </w:r>
      <w:r>
        <w:rPr>
          <w:rFonts w:ascii="BIZ UDPゴシック" w:eastAsia="BIZ UDPゴシック" w:hAnsi="BIZ UDPゴシック"/>
          <w:sz w:val="22"/>
          <w:szCs w:val="22"/>
        </w:rPr>
        <w:lastRenderedPageBreak/>
        <w:t>財源で賄うことになるため、事業の評価にあたっては、事業費、国県補助額、町負担額を分けて把握します。</w:t>
      </w:r>
    </w:p>
    <w:p w14:paraId="3FAA9081"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また、令和8年度には障害福祉サービス等報酬の改定が行われ、同年6月からは福祉・介護職員等処遇改善加算の対象が計画相談支援等の相談支援分野にも拡大されました。利用する人の数が変わらなくても給付費は増加するため、給付の実績が出そろった段階で、改定後の単価による額を基に見直します。</w:t>
      </w:r>
    </w:p>
    <w:p w14:paraId="0D767D35" w14:textId="77777777" w:rsidR="009D6CAB" w:rsidRPr="00370011" w:rsidRDefault="00000000">
      <w:pPr>
        <w:pStyle w:val="2"/>
        <w:keepNext/>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4　介護保険事業計画との調整</w:t>
      </w:r>
    </w:p>
    <w:p w14:paraId="15AE13A7"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 xml:space="preserve">小野町高齢者保健福祉計画・介護保険事業計画（第10期）は、本計画と同じ令和9～11年度を計画期間としています。</w:t>
      </w:r>
      <w:del w:id="90279" w:author="Ryo Wakayama" w:date="2026-10-20T09:00:00Z">
        <w:r>
          <w:rPr>
            <w:rFonts w:ascii="BIZ UDPゴシック" w:eastAsia="BIZ UDPゴシック" w:hAnsi="BIZ UDPゴシック"/>
            <w:sz w:val="22"/>
            <w:szCs w:val="22"/>
          </w:rPr>
          <w:delText xml:space="preserve">両計画が同じ人を重ねて数えることのないよう、次の事項を確かめたうえで見込量を定めます。</w:delText>
        </w:r>
      </w:del>
      <w:ins w:id="90280" w:author="Ryo Wakayama" w:date="2026-10-20T09:00:00Z">
        <w:r>
          <w:rPr>
            <w:rFonts w:ascii="BIZ UDPゴシック" w:eastAsia="BIZ UDPゴシック" w:hAnsi="BIZ UDPゴシック"/>
            <w:sz w:val="22"/>
            <w:szCs w:val="22"/>
          </w:rPr>
          <w:t xml:space="preserve">両計画の接点を次のとおり定めます。本節は、高齢者保健福祉計画・介護保険事業計画に同じ内容を掲げています。</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00"/>
      </w:tblGrid>
      <w:tr w:rsidR="001E7E48" w14:paraId="56FB5845" w14:textId="77777777">
        <w:trPr>
          <w:cantSplit/>
          <w:tblHeader/>
          <w:del w:id="90524" w:author="Ryo Wakayama" w:date="2026-10-20T09:00:00Z"/>
        </w:trPr>
        <w:tc>
          <w:tcPr>
            <w:tcW w:w="2700" w:type="dxa"/>
            <w:shd w:val="clear" w:color="auto" w:fill="DCE8DC"/>
            <w:tcMar>
              <w:top w:w="130" w:type="dxa"/>
              <w:left w:w="130" w:type="dxa"/>
              <w:bottom w:w="130" w:type="dxa"/>
              <w:right w:w="130" w:type="dxa"/>
            </w:tcMar>
            <w:vAlign w:val="center"/>
          </w:tcPr>
          <w:p w14:paraId="5234A663" w14:textId="77777777" w:rsidR="001E7E48" w:rsidRDefault="00000000">
            <w:pPr>
              <w:keepNext/>
              <w:spacing w:line="320" w:lineRule="auto"/>
              <w:jc w:val="center"/>
              <w:rPr>
                <w:del w:id="90525" w:author="Ryo Wakayama" w:date="2026-10-20T09:00:00Z"/>
                <w:rFonts w:ascii="BIZ UDPゴシック" w:eastAsia="BIZ UDPゴシック" w:hAnsi="BIZ UDPゴシック"/>
                <w:sz w:val="20"/>
                <w:szCs w:val="20"/>
              </w:rPr>
            </w:pPr>
            <w:del w:id="90526" w:author="Ryo Wakayama" w:date="2026-10-20T09:00:00Z">
              <w:r>
                <w:rPr>
                  <w:rFonts w:ascii="BIZ UDPゴシック" w:eastAsia="BIZ UDPゴシック" w:hAnsi="BIZ UDPゴシック"/>
                  <w:b/>
                  <w:bCs/>
                  <w:sz w:val="20"/>
                  <w:szCs w:val="20"/>
                </w:rPr>
                <w:delText>事項</w:delText>
              </w:r>
            </w:del>
          </w:p>
        </w:tc>
        <w:tc>
          <w:tcPr>
            <w:tcW w:w="6300" w:type="dxa"/>
            <w:shd w:val="clear" w:color="auto" w:fill="DCE8DC"/>
            <w:tcMar>
              <w:top w:w="130" w:type="dxa"/>
              <w:left w:w="130" w:type="dxa"/>
              <w:bottom w:w="130" w:type="dxa"/>
              <w:right w:w="130" w:type="dxa"/>
            </w:tcMar>
            <w:vAlign w:val="center"/>
          </w:tcPr>
          <w:p w14:paraId="48E0110F" w14:textId="77777777" w:rsidR="001E7E48" w:rsidRDefault="00000000">
            <w:pPr>
              <w:keepNext/>
              <w:spacing w:line="320" w:lineRule="auto"/>
              <w:jc w:val="center"/>
              <w:rPr>
                <w:del w:id="90527" w:author="Ryo Wakayama" w:date="2026-10-20T09:00:00Z"/>
                <w:rFonts w:ascii="BIZ UDPゴシック" w:eastAsia="BIZ UDPゴシック" w:hAnsi="BIZ UDPゴシック"/>
                <w:sz w:val="20"/>
                <w:szCs w:val="20"/>
              </w:rPr>
            </w:pPr>
            <w:del w:id="90528" w:author="Ryo Wakayama" w:date="2026-10-20T09:00:00Z">
              <w:r>
                <w:rPr>
                  <w:rFonts w:ascii="BIZ UDPゴシック" w:eastAsia="BIZ UDPゴシック" w:hAnsi="BIZ UDPゴシック"/>
                  <w:b/>
                  <w:bCs/>
                  <w:sz w:val="20"/>
                  <w:szCs w:val="20"/>
                </w:rPr>
                <w:delText>両計画での扱い</w:delText>
              </w:r>
            </w:del>
          </w:p>
        </w:tc>
      </w:tr>
      <w:tr w:rsidR="001E7E48" w14:paraId="56889BB5" w14:textId="77777777">
        <w:trPr>
          <w:cantSplit/>
          <w:del w:id="90529" w:author="Ryo Wakayama" w:date="2026-10-20T09:00:00Z"/>
        </w:trPr>
        <w:tc>
          <w:tcPr>
            <w:tcW w:w="2700" w:type="dxa"/>
            <w:tcMar>
              <w:top w:w="130" w:type="dxa"/>
              <w:left w:w="130" w:type="dxa"/>
              <w:bottom w:w="130" w:type="dxa"/>
              <w:right w:w="130" w:type="dxa"/>
            </w:tcMar>
            <w:vAlign w:val="center"/>
          </w:tcPr>
          <w:p w14:paraId="03763785" w14:textId="77777777" w:rsidR="001E7E48" w:rsidRDefault="00000000">
            <w:pPr>
              <w:keepNext/>
              <w:spacing w:line="320" w:lineRule="auto"/>
              <w:rPr>
                <w:del w:id="90530" w:author="Ryo Wakayama" w:date="2026-10-20T09:00:00Z"/>
                <w:rFonts w:ascii="BIZ UDPゴシック" w:eastAsia="BIZ UDPゴシック" w:hAnsi="BIZ UDPゴシック"/>
                <w:sz w:val="20"/>
                <w:szCs w:val="20"/>
              </w:rPr>
            </w:pPr>
            <w:del w:id="90531" w:author="Ryo Wakayama" w:date="2026-10-20T09:00:00Z">
              <w:r>
                <w:rPr>
                  <w:rFonts w:ascii="BIZ UDPゴシック" w:eastAsia="BIZ UDPゴシック" w:hAnsi="BIZ UDPゴシック"/>
                  <w:sz w:val="20"/>
                  <w:szCs w:val="20"/>
                </w:rPr>
                <w:delText>介護保険の適用除外</w:delText>
              </w:r>
            </w:del>
          </w:p>
        </w:tc>
        <w:tc>
          <w:tcPr>
            <w:tcW w:w="6300" w:type="dxa"/>
            <w:tcMar>
              <w:top w:w="130" w:type="dxa"/>
              <w:left w:w="130" w:type="dxa"/>
              <w:bottom w:w="130" w:type="dxa"/>
              <w:right w:w="130" w:type="dxa"/>
            </w:tcMar>
            <w:vAlign w:val="center"/>
          </w:tcPr>
          <w:p w14:paraId="693CA4BB" w14:textId="77777777" w:rsidR="001E7E48" w:rsidRDefault="00000000">
            <w:pPr>
              <w:keepNext/>
              <w:spacing w:line="320" w:lineRule="auto"/>
              <w:rPr>
                <w:del w:id="90532" w:author="Ryo Wakayama" w:date="2026-10-20T09:00:00Z"/>
                <w:rFonts w:ascii="BIZ UDPゴシック" w:eastAsia="BIZ UDPゴシック" w:hAnsi="BIZ UDPゴシック"/>
                <w:sz w:val="20"/>
                <w:szCs w:val="20"/>
              </w:rPr>
            </w:pPr>
            <w:del w:id="90533" w:author="Ryo Wakayama" w:date="2026-10-20T09:00:00Z">
              <w:r>
                <w:rPr>
                  <w:rFonts w:ascii="BIZ UDPゴシック" w:eastAsia="BIZ UDPゴシック" w:hAnsi="BIZ UDPゴシック"/>
                  <w:sz w:val="20"/>
                  <w:szCs w:val="20"/>
                </w:rPr>
                <w:delText>指定障害者支援施設に入所し、生活介護及び施設入所支援の支給決定を受けている人は介護保険の被保険者とならない。介護保険事業計画の被保険者数の扱いを確かめる</w:delText>
              </w:r>
            </w:del>
          </w:p>
        </w:tc>
      </w:tr>
      <w:tr w:rsidR="001E7E48" w14:paraId="335F2A8B" w14:textId="77777777">
        <w:trPr>
          <w:cantSplit/>
          <w:del w:id="90534" w:author="Ryo Wakayama" w:date="2026-10-20T09:00:00Z"/>
        </w:trPr>
        <w:tc>
          <w:tcPr>
            <w:tcW w:w="2700" w:type="dxa"/>
            <w:tcMar>
              <w:top w:w="130" w:type="dxa"/>
              <w:left w:w="130" w:type="dxa"/>
              <w:bottom w:w="130" w:type="dxa"/>
              <w:right w:w="130" w:type="dxa"/>
            </w:tcMar>
            <w:vAlign w:val="center"/>
          </w:tcPr>
          <w:p w14:paraId="51CA5FAC" w14:textId="77777777" w:rsidR="001E7E48" w:rsidRDefault="00000000">
            <w:pPr>
              <w:keepNext/>
              <w:spacing w:line="320" w:lineRule="auto"/>
              <w:rPr>
                <w:del w:id="90535" w:author="Ryo Wakayama" w:date="2026-10-20T09:00:00Z"/>
                <w:rFonts w:ascii="BIZ UDPゴシック" w:eastAsia="BIZ UDPゴシック" w:hAnsi="BIZ UDPゴシック"/>
                <w:sz w:val="20"/>
                <w:szCs w:val="20"/>
              </w:rPr>
            </w:pPr>
            <w:del w:id="90536" w:author="Ryo Wakayama" w:date="2026-10-20T09:00:00Z">
              <w:r>
                <w:rPr>
                  <w:rFonts w:ascii="BIZ UDPゴシック" w:eastAsia="BIZ UDPゴシック" w:hAnsi="BIZ UDPゴシック"/>
                  <w:sz w:val="20"/>
                  <w:szCs w:val="20"/>
                </w:rPr>
                <w:delText>第２号被保険者（40歳以上65歳未満）との重なり</w:delText>
              </w:r>
            </w:del>
          </w:p>
        </w:tc>
        <w:tc>
          <w:tcPr>
            <w:tcW w:w="6300" w:type="dxa"/>
            <w:tcMar>
              <w:top w:w="130" w:type="dxa"/>
              <w:left w:w="130" w:type="dxa"/>
              <w:bottom w:w="130" w:type="dxa"/>
              <w:right w:w="130" w:type="dxa"/>
            </w:tcMar>
            <w:vAlign w:val="center"/>
          </w:tcPr>
          <w:p w14:paraId="5BC5190F" w14:textId="77777777" w:rsidR="001E7E48" w:rsidRDefault="00000000">
            <w:pPr>
              <w:keepNext/>
              <w:spacing w:line="320" w:lineRule="auto"/>
              <w:rPr>
                <w:del w:id="90537" w:author="Ryo Wakayama" w:date="2026-10-20T09:00:00Z"/>
                <w:rFonts w:ascii="BIZ UDPゴシック" w:eastAsia="BIZ UDPゴシック" w:hAnsi="BIZ UDPゴシック"/>
                <w:sz w:val="20"/>
                <w:szCs w:val="20"/>
              </w:rPr>
            </w:pPr>
            <w:del w:id="90538" w:author="Ryo Wakayama" w:date="2026-10-20T09:00:00Z">
              <w:r>
                <w:rPr>
                  <w:rFonts w:ascii="BIZ UDPゴシック" w:eastAsia="BIZ UDPゴシック" w:hAnsi="BIZ UDPゴシック"/>
                  <w:sz w:val="20"/>
                  <w:szCs w:val="20"/>
                </w:rPr>
                <w:delText>特定疾病により要介護認定を受けた人は65歳未満でも介護保険が優先する。両計画で同じ人を数えない</w:delText>
              </w:r>
            </w:del>
          </w:p>
        </w:tc>
      </w:tr>
      <w:tr w:rsidR="001E7E48" w14:paraId="2D4948E9" w14:textId="77777777">
        <w:trPr>
          <w:cantSplit/>
          <w:del w:id="90539" w:author="Ryo Wakayama" w:date="2026-10-20T09:00:00Z"/>
        </w:trPr>
        <w:tc>
          <w:tcPr>
            <w:tcW w:w="2700" w:type="dxa"/>
            <w:tcMar>
              <w:top w:w="130" w:type="dxa"/>
              <w:left w:w="130" w:type="dxa"/>
              <w:bottom w:w="130" w:type="dxa"/>
              <w:right w:w="130" w:type="dxa"/>
            </w:tcMar>
            <w:vAlign w:val="center"/>
          </w:tcPr>
          <w:p w14:paraId="64EFE505" w14:textId="77777777" w:rsidR="001E7E48" w:rsidRDefault="00000000">
            <w:pPr>
              <w:keepNext/>
              <w:spacing w:line="320" w:lineRule="auto"/>
              <w:rPr>
                <w:del w:id="90540" w:author="Ryo Wakayama" w:date="2026-10-20T09:00:00Z"/>
                <w:rFonts w:ascii="BIZ UDPゴシック" w:eastAsia="BIZ UDPゴシック" w:hAnsi="BIZ UDPゴシック"/>
                <w:sz w:val="20"/>
                <w:szCs w:val="20"/>
              </w:rPr>
            </w:pPr>
            <w:del w:id="90541" w:author="Ryo Wakayama" w:date="2026-10-20T09:00:00Z">
              <w:r>
                <w:rPr>
                  <w:rFonts w:ascii="BIZ UDPゴシック" w:eastAsia="BIZ UDPゴシック" w:hAnsi="BIZ UDPゴシック"/>
                  <w:sz w:val="20"/>
                  <w:szCs w:val="20"/>
                </w:rPr>
                <w:delText>65歳到達者の移行</w:delText>
              </w:r>
            </w:del>
          </w:p>
        </w:tc>
        <w:tc>
          <w:tcPr>
            <w:tcW w:w="6300" w:type="dxa"/>
            <w:tcMar>
              <w:top w:w="130" w:type="dxa"/>
              <w:left w:w="130" w:type="dxa"/>
              <w:bottom w:w="130" w:type="dxa"/>
              <w:right w:w="130" w:type="dxa"/>
            </w:tcMar>
            <w:vAlign w:val="center"/>
          </w:tcPr>
          <w:p w14:paraId="6231D871" w14:textId="77777777" w:rsidR="001E7E48" w:rsidRDefault="00000000">
            <w:pPr>
              <w:keepNext/>
              <w:spacing w:line="320" w:lineRule="auto"/>
              <w:rPr>
                <w:del w:id="90542" w:author="Ryo Wakayama" w:date="2026-10-20T09:00:00Z"/>
                <w:rFonts w:ascii="BIZ UDPゴシック" w:eastAsia="BIZ UDPゴシック" w:hAnsi="BIZ UDPゴシック"/>
                <w:sz w:val="20"/>
                <w:szCs w:val="20"/>
              </w:rPr>
            </w:pPr>
            <w:del w:id="90543" w:author="Ryo Wakayama" w:date="2026-10-20T09:00:00Z">
              <w:r>
                <w:rPr>
                  <w:rFonts w:ascii="BIZ UDPゴシック" w:eastAsia="BIZ UDPゴシック" w:hAnsi="BIZ UDPゴシック"/>
                  <w:sz w:val="20"/>
                  <w:szCs w:val="20"/>
                </w:rPr>
                <w:delText>計画期間中に65歳に達する人について、障がい側の見込量を減らし介護保険側を増やすかを両計画で同時に反映する</w:delText>
              </w:r>
            </w:del>
          </w:p>
        </w:tc>
      </w:tr>
      <w:tr w:rsidR="001E7E48" w14:paraId="001F25C1" w14:textId="77777777">
        <w:trPr>
          <w:cantSplit/>
          <w:del w:id="90544" w:author="Ryo Wakayama" w:date="2026-10-20T09:00:00Z"/>
        </w:trPr>
        <w:tc>
          <w:tcPr>
            <w:tcW w:w="2700" w:type="dxa"/>
            <w:tcMar>
              <w:top w:w="130" w:type="dxa"/>
              <w:left w:w="130" w:type="dxa"/>
              <w:bottom w:w="130" w:type="dxa"/>
              <w:right w:w="130" w:type="dxa"/>
            </w:tcMar>
            <w:vAlign w:val="center"/>
          </w:tcPr>
          <w:p w14:paraId="6F7ECEA9" w14:textId="77777777" w:rsidR="001E7E48" w:rsidRDefault="00000000">
            <w:pPr>
              <w:keepNext/>
              <w:spacing w:line="320" w:lineRule="auto"/>
              <w:rPr>
                <w:del w:id="90545" w:author="Ryo Wakayama" w:date="2026-10-20T09:00:00Z"/>
                <w:rFonts w:ascii="BIZ UDPゴシック" w:eastAsia="BIZ UDPゴシック" w:hAnsi="BIZ UDPゴシック"/>
                <w:sz w:val="20"/>
                <w:szCs w:val="20"/>
              </w:rPr>
            </w:pPr>
            <w:del w:id="90546" w:author="Ryo Wakayama" w:date="2026-10-20T09:00:00Z">
              <w:r>
                <w:rPr>
                  <w:rFonts w:ascii="BIZ UDPゴシック" w:eastAsia="BIZ UDPゴシック" w:hAnsi="BIZ UDPゴシック"/>
                  <w:sz w:val="20"/>
                  <w:szCs w:val="20"/>
                </w:rPr>
                <w:delText>共生型サービス</w:delText>
              </w:r>
            </w:del>
          </w:p>
        </w:tc>
        <w:tc>
          <w:tcPr>
            <w:tcW w:w="6300" w:type="dxa"/>
            <w:tcMar>
              <w:top w:w="130" w:type="dxa"/>
              <w:left w:w="130" w:type="dxa"/>
              <w:bottom w:w="130" w:type="dxa"/>
              <w:right w:w="130" w:type="dxa"/>
            </w:tcMar>
            <w:vAlign w:val="center"/>
          </w:tcPr>
          <w:p w14:paraId="6ECB1630" w14:textId="77777777" w:rsidR="001E7E48" w:rsidRDefault="00000000">
            <w:pPr>
              <w:keepNext/>
              <w:spacing w:line="320" w:lineRule="auto"/>
              <w:rPr>
                <w:del w:id="90547" w:author="Ryo Wakayama" w:date="2026-10-20T09:00:00Z"/>
                <w:rFonts w:ascii="BIZ UDPゴシック" w:eastAsia="BIZ UDPゴシック" w:hAnsi="BIZ UDPゴシック"/>
                <w:sz w:val="20"/>
                <w:szCs w:val="20"/>
              </w:rPr>
            </w:pPr>
            <w:del w:id="90548" w:author="Ryo Wakayama" w:date="2026-10-20T09:00:00Z">
              <w:r>
                <w:rPr>
                  <w:rFonts w:ascii="BIZ UDPゴシック" w:eastAsia="BIZ UDPゴシック" w:hAnsi="BIZ UDPゴシック"/>
                  <w:sz w:val="20"/>
                  <w:szCs w:val="20"/>
                </w:rPr>
                <w:delText>同じ事業所が両方の指定を受けている場合、事業所数を足し合わせて地域の資源を過大に見せない</w:delText>
              </w:r>
            </w:del>
          </w:p>
        </w:tc>
      </w:tr>
      <w:tr w:rsidR="001E7E48" w14:paraId="631A6750" w14:textId="77777777">
        <w:trPr>
          <w:cantSplit/>
          <w:del w:id="90549" w:author="Ryo Wakayama" w:date="2026-10-20T09:00:00Z"/>
        </w:trPr>
        <w:tc>
          <w:tcPr>
            <w:tcW w:w="2700" w:type="dxa"/>
            <w:tcMar>
              <w:top w:w="130" w:type="dxa"/>
              <w:left w:w="130" w:type="dxa"/>
              <w:bottom w:w="130" w:type="dxa"/>
              <w:right w:w="130" w:type="dxa"/>
            </w:tcMar>
            <w:vAlign w:val="center"/>
          </w:tcPr>
          <w:p w14:paraId="45F80965" w14:textId="77777777" w:rsidR="001E7E48" w:rsidRDefault="00000000">
            <w:pPr>
              <w:spacing w:line="320" w:lineRule="auto"/>
              <w:rPr>
                <w:del w:id="90550" w:author="Ryo Wakayama" w:date="2026-10-20T09:00:00Z"/>
                <w:rFonts w:ascii="BIZ UDPゴシック" w:eastAsia="BIZ UDPゴシック" w:hAnsi="BIZ UDPゴシック"/>
                <w:sz w:val="20"/>
                <w:szCs w:val="20"/>
              </w:rPr>
            </w:pPr>
            <w:del w:id="90551" w:author="Ryo Wakayama" w:date="2026-10-20T09:00:00Z">
              <w:r>
                <w:rPr>
                  <w:rFonts w:ascii="BIZ UDPゴシック" w:eastAsia="BIZ UDPゴシック" w:hAnsi="BIZ UDPゴシック"/>
                  <w:sz w:val="20"/>
                  <w:szCs w:val="20"/>
                </w:rPr>
                <w:delText>成年後見制度利用支援事業</w:delText>
              </w:r>
            </w:del>
          </w:p>
        </w:tc>
        <w:tc>
          <w:tcPr>
            <w:tcW w:w="6300" w:type="dxa"/>
            <w:tcMar>
              <w:top w:w="130" w:type="dxa"/>
              <w:left w:w="130" w:type="dxa"/>
              <w:bottom w:w="130" w:type="dxa"/>
              <w:right w:w="130" w:type="dxa"/>
            </w:tcMar>
            <w:vAlign w:val="center"/>
          </w:tcPr>
          <w:p w14:paraId="578D4EF1" w14:textId="77777777" w:rsidR="001E7E48" w:rsidRDefault="00000000">
            <w:pPr>
              <w:spacing w:line="320" w:lineRule="auto"/>
              <w:rPr>
                <w:del w:id="90552" w:author="Ryo Wakayama" w:date="2026-10-20T09:00:00Z"/>
                <w:rFonts w:ascii="BIZ UDPゴシック" w:eastAsia="BIZ UDPゴシック" w:hAnsi="BIZ UDPゴシック"/>
                <w:sz w:val="20"/>
                <w:szCs w:val="20"/>
              </w:rPr>
            </w:pPr>
            <w:del w:id="90553" w:author="Ryo Wakayama" w:date="2026-10-20T09:00:00Z">
              <w:r>
                <w:rPr>
                  <w:rFonts w:ascii="BIZ UDPゴシック" w:eastAsia="BIZ UDPゴシック" w:hAnsi="BIZ UDPゴシック"/>
                  <w:sz w:val="20"/>
                  <w:szCs w:val="20"/>
                </w:rPr>
                <w:delText>障害者総合支援法と介護保険法の双方に同名の事業があるため、対象と実績を分けて把握する</w:delText>
              </w:r>
            </w:del>
          </w:p>
        </w:tc>
      </w:tr>
    </w:tbl>
    <w:p>
      <w:pPr>
        <w:spacing w:after="200" w:line="360" w:lineRule="auto"/>
        <w:ind w:firstLineChars="100" w:firstLine="220"/>
        <w:rPr>
          <w:ins w:id="90281" w:author="Ryo Wakayama" w:date="2026-10-20T09:00:00Z"/>
          <w:rFonts w:ascii="BIZ UDPゴシック" w:eastAsia="BIZ UDPゴシック" w:hAnsi="BIZ UDPゴシック"/>
        </w:rPr>
      </w:pPr>
      <w:ins w:id="90282" w:author="Ryo Wakayama" w:date="2026-10-20T09:00:00Z">
        <w:r>
          <w:rPr>
            <w:rFonts w:ascii="BIZ UDPゴシック" w:eastAsia="BIZ UDPゴシック" w:hAnsi="BIZ UDPゴシック"/>
            <w:sz w:val="22"/>
            <w:szCs w:val="22"/>
          </w:rPr>
          <w:t xml:space="preserve">本町では、高齢者保健福祉計画・介護保険事業計画と、障がい者計画・障がい福祉計画・障がい児福祉計画を</w:t>
        </w:r>
      </w:ins>
      <w:ins w:id="90283" w:author="Ryo Wakayama" w:date="2026-10-20T09:00:00Z">
        <w:r>
          <w:rPr>
            <w:rFonts w:ascii="BIZ UDPゴシック" w:eastAsia="BIZ UDPゴシック" w:hAnsi="BIZ UDPゴシック"/>
            <w:b/>
            <w:sz w:val="22"/>
            <w:szCs w:val="22"/>
          </w:rPr>
          <w:t xml:space="preserve">同じ期間（令和9年度〜令和11年度）で同時に策定</w:t>
        </w:r>
      </w:ins>
      <w:ins w:id="90284" w:author="Ryo Wakayama" w:date="2026-10-20T09:00:00Z">
        <w:r>
          <w:rPr>
            <w:rFonts w:ascii="BIZ UDPゴシック" w:eastAsia="BIZ UDPゴシック" w:hAnsi="BIZ UDPゴシック"/>
            <w:sz w:val="22"/>
            <w:szCs w:val="22"/>
          </w:rPr>
          <w:t xml:space="preserve">しています。</w:t>
        </w:r>
      </w:ins>
    </w:p>
    <w:p>
      <w:pPr>
        <w:spacing w:after="200" w:line="360" w:lineRule="auto"/>
        <w:ind w:firstLineChars="100" w:firstLine="220"/>
        <w:rPr>
          <w:ins w:id="90285" w:author="Ryo Wakayama" w:date="2026-10-20T09:00:00Z"/>
          <w:rFonts w:ascii="BIZ UDPゴシック" w:eastAsia="BIZ UDPゴシック" w:hAnsi="BIZ UDPゴシック"/>
        </w:rPr>
      </w:pPr>
      <w:ins w:id="90286" w:author="Ryo Wakayama" w:date="2026-10-20T09:00:00Z">
        <w:r>
          <w:rPr>
            <w:rFonts w:ascii="BIZ UDPゴシック" w:eastAsia="BIZ UDPゴシック" w:hAnsi="BIZ UDPゴシック"/>
            <w:b/>
            <w:sz w:val="22"/>
            <w:szCs w:val="22"/>
          </w:rPr>
          <w:t xml:space="preserve">両制度の間には、同じ方が年齢や状態の変化によって行き来する場面があります。</w:t>
        </w:r>
      </w:ins>
      <w:ins w:id="90287" w:author="Ryo Wakayama" w:date="2026-10-20T09:00:00Z">
        <w:r>
          <w:rPr>
            <w:rFonts w:ascii="BIZ UDPゴシック" w:eastAsia="BIZ UDPゴシック" w:hAnsi="BIZ UDPゴシック"/>
            <w:sz w:val="22"/>
            <w:szCs w:val="22"/>
          </w:rPr>
          <w:t xml:space="preserve"> どちらの制度がどちらに当たるかを決める手順を両計画で揃えておかないと、</w:t>
        </w:r>
      </w:ins>
      <w:ins w:id="90288" w:author="Ryo Wakayama" w:date="2026-10-20T09:00:00Z">
        <w:r>
          <w:rPr>
            <w:rFonts w:ascii="BIZ UDPゴシック" w:eastAsia="BIZ UDPゴシック" w:hAnsi="BIZ UDPゴシック"/>
            <w:b/>
            <w:sz w:val="22"/>
            <w:szCs w:val="22"/>
          </w:rPr>
          <w:t xml:space="preserve">同じ方の同じ利用が両方の見込量に入る</w:t>
        </w:r>
      </w:ins>
      <w:ins w:id="90289" w:author="Ryo Wakayama" w:date="2026-10-20T09:00:00Z">
        <w:r>
          <w:rPr>
            <w:rFonts w:ascii="BIZ UDPゴシック" w:eastAsia="BIZ UDPゴシック" w:hAnsi="BIZ UDPゴシック"/>
            <w:sz w:val="22"/>
            <w:szCs w:val="22"/>
          </w:rPr>
          <w:t xml:space="preserve">、あるいは</w:t>
        </w:r>
      </w:ins>
      <w:ins w:id="90290" w:author="Ryo Wakayama" w:date="2026-10-20T09:00:00Z">
        <w:r>
          <w:rPr>
            <w:rFonts w:ascii="BIZ UDPゴシック" w:eastAsia="BIZ UDPゴシック" w:hAnsi="BIZ UDPゴシック"/>
            <w:b/>
            <w:sz w:val="22"/>
            <w:szCs w:val="22"/>
          </w:rPr>
          <w:t xml:space="preserve">どちらにも入らない</w:t>
        </w:r>
      </w:ins>
      <w:ins w:id="90291" w:author="Ryo Wakayama" w:date="2026-10-20T09:00:00Z">
        <w:r>
          <w:rPr>
            <w:rFonts w:ascii="BIZ UDPゴシック" w:eastAsia="BIZ UDPゴシック" w:hAnsi="BIZ UDPゴシック"/>
            <w:sz w:val="22"/>
            <w:szCs w:val="22"/>
          </w:rPr>
          <w:t xml:space="preserve">ということが起こります。なお、同じ方が両制度のサービスを併せて使うことはあり、その場合はそれぞれの計画に計上します。</w:t>
        </w:r>
      </w:ins>
    </w:p>
    <w:p>
      <w:pPr>
        <w:spacing w:after="200" w:line="360" w:lineRule="auto"/>
        <w:ind w:firstLineChars="100" w:firstLine="220"/>
        <w:rPr>
          <w:ins w:id="90292" w:author="Ryo Wakayama" w:date="2026-10-20T09:00:00Z"/>
          <w:rFonts w:ascii="BIZ UDPゴシック" w:eastAsia="BIZ UDPゴシック" w:hAnsi="BIZ UDPゴシック"/>
        </w:rPr>
      </w:pPr>
      <w:ins w:id="90293" w:author="Ryo Wakayama" w:date="2026-10-20T09:00:00Z">
        <w:r>
          <w:rPr>
            <w:rFonts w:ascii="BIZ UDPゴシック" w:eastAsia="BIZ UDPゴシック" w:hAnsi="BIZ UDPゴシック"/>
            <w:sz w:val="22"/>
            <w:szCs w:val="22"/>
          </w:rPr>
          <w:t xml:space="preserve">本節は、その判定の手順と、判定に用いる言葉を定めるものです。</w:t>
        </w:r>
      </w:ins>
      <w:ins w:id="90294" w:author="Ryo Wakayama" w:date="2026-10-20T09:00:00Z">
        <w:r>
          <w:rPr>
            <w:rFonts w:ascii="BIZ UDPゴシック" w:eastAsia="BIZ UDPゴシック" w:hAnsi="BIZ UDPゴシック"/>
            <w:b/>
            <w:sz w:val="22"/>
            <w:szCs w:val="22"/>
          </w:rPr>
          <w:t xml:space="preserve">両計画に同じ内容を掲げています。</w:t>
        </w:r>
      </w:ins>
    </w:p>
    <w:p>
      <w:pPr>
        <w:spacing w:before="260" w:after="160"/>
        <w:rPr>
          <w:ins w:id="92166" w:author="Ryo Wakayama" w:date="2026-10-20T09:00:00Z"/>
          <w:rFonts w:ascii="BIZ UDPゴシック" w:eastAsia="BIZ UDPゴシック" w:hAnsi="BIZ UDPゴシック"/>
        </w:rPr>
      </w:pPr>
      <w:ins w:id="92167" w:author="Ryo Wakayama" w:date="2026-10-20T09:00:00Z">
        <w:r>
          <w:rPr>
            <w:rFonts w:ascii="BIZ UDPゴシック" w:eastAsia="BIZ UDPゴシック" w:hAnsi="BIZ UDPゴシック"/>
            <w:sz w:val="22"/>
            <w:szCs w:val="22"/>
          </w:rPr>
          <w:t xml:space="preserve">【表165】介護保険と障がい福祉の接点（場面と本町での扱い）</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1800"/>
        <w:gridCol w:w="3500"/>
        <w:gridCol w:w="3250"/>
      </w:tblGrid>
      <w:tr>
        <w:trPr>
          <w:cantSplit/>
          <w:tblHeader/>
          <w:ins w:id="90295" w:author="Ryo Wakayama" w:date="2026-10-20T09:00:00Z"/>
        </w:trPr>
        <w:tc>
          <w:tcPr>
            <w:tcW w:w="450" w:type="dxa"/>
            <w:shd w:val="clear" w:color="auto" w:fill="DCE8DC"/>
            <w:tcMar>
              <w:top w:w="130" w:type="dxa"/>
              <w:left w:w="130" w:type="dxa"/>
              <w:bottom w:w="130" w:type="dxa"/>
              <w:right w:w="130" w:type="dxa"/>
            </w:tcMar>
            <w:vAlign w:val="center"/>
          </w:tcPr>
          <w:p>
            <w:pPr>
              <w:keepNext/>
              <w:spacing w:line="320" w:lineRule="auto"/>
              <w:jc w:val="center"/>
              <w:rPr>
                <w:ins w:id="90296" w:author="Ryo Wakayama" w:date="2026-10-20T09:00:00Z"/>
                <w:rFonts w:ascii="BIZ UDPゴシック" w:eastAsia="BIZ UDPゴシック" w:hAnsi="BIZ UDPゴシック"/>
                <w:sz w:val="20"/>
                <w:szCs w:val="20"/>
              </w:rPr>
            </w:pPr>
            <w:ins w:id="90297" w:author="Ryo Wakayama" w:date="2026-10-20T09:00:00Z">
              <w:r>
                <w:rPr>
                  <w:rFonts w:ascii="BIZ UDPゴシック" w:eastAsia="BIZ UDPゴシック" w:hAnsi="BIZ UDPゴシック"/>
                  <w:b/>
                  <w:sz w:val="20"/>
                  <w:szCs w:val="20"/>
                </w:rPr>
                <w:t xml:space="preserve">#</w:t>
              </w:r>
            </w:ins>
          </w:p>
        </w:tc>
        <w:tc>
          <w:tcPr>
            <w:tcW w:w="1800" w:type="dxa"/>
            <w:shd w:val="clear" w:color="auto" w:fill="DCE8DC"/>
            <w:tcMar>
              <w:top w:w="130" w:type="dxa"/>
              <w:left w:w="130" w:type="dxa"/>
              <w:bottom w:w="130" w:type="dxa"/>
              <w:right w:w="130" w:type="dxa"/>
            </w:tcMar>
            <w:vAlign w:val="center"/>
          </w:tcPr>
          <w:p>
            <w:pPr>
              <w:keepNext/>
              <w:spacing w:line="320" w:lineRule="auto"/>
              <w:jc w:val="center"/>
              <w:rPr>
                <w:ins w:id="90298" w:author="Ryo Wakayama" w:date="2026-10-20T09:00:00Z"/>
                <w:rFonts w:ascii="BIZ UDPゴシック" w:eastAsia="BIZ UDPゴシック" w:hAnsi="BIZ UDPゴシック"/>
                <w:sz w:val="20"/>
                <w:szCs w:val="20"/>
              </w:rPr>
            </w:pPr>
            <w:ins w:id="90299" w:author="Ryo Wakayama" w:date="2026-10-20T09:00:00Z">
              <w:r>
                <w:rPr>
                  <w:rFonts w:ascii="BIZ UDPゴシック" w:eastAsia="BIZ UDPゴシック" w:hAnsi="BIZ UDPゴシック"/>
                  <w:b/>
                  <w:sz w:val="20"/>
                  <w:szCs w:val="20"/>
                </w:rPr>
                <w:t xml:space="preserve">場面</w:t>
              </w:r>
            </w:ins>
          </w:p>
        </w:tc>
        <w:tc>
          <w:tcPr>
            <w:tcW w:w="3500" w:type="dxa"/>
            <w:shd w:val="clear" w:color="auto" w:fill="DCE8DC"/>
            <w:tcMar>
              <w:top w:w="130" w:type="dxa"/>
              <w:left w:w="130" w:type="dxa"/>
              <w:bottom w:w="130" w:type="dxa"/>
              <w:right w:w="130" w:type="dxa"/>
            </w:tcMar>
            <w:vAlign w:val="center"/>
          </w:tcPr>
          <w:p>
            <w:pPr>
              <w:keepNext/>
              <w:spacing w:line="320" w:lineRule="auto"/>
              <w:jc w:val="center"/>
              <w:rPr>
                <w:ins w:id="90300" w:author="Ryo Wakayama" w:date="2026-10-20T09:00:00Z"/>
                <w:rFonts w:ascii="BIZ UDPゴシック" w:eastAsia="BIZ UDPゴシック" w:hAnsi="BIZ UDPゴシック"/>
                <w:sz w:val="20"/>
                <w:szCs w:val="20"/>
              </w:rPr>
            </w:pPr>
            <w:ins w:id="90301" w:author="Ryo Wakayama" w:date="2026-10-20T09:00:00Z">
              <w:r>
                <w:rPr>
                  <w:rFonts w:ascii="BIZ UDPゴシック" w:eastAsia="BIZ UDPゴシック" w:hAnsi="BIZ UDPゴシック"/>
                  <w:b/>
                  <w:sz w:val="20"/>
                  <w:szCs w:val="20"/>
                </w:rPr>
                <w:t xml:space="preserve">制度の内容</w:t>
              </w:r>
            </w:ins>
          </w:p>
        </w:tc>
        <w:tc>
          <w:tcPr>
            <w:tcW w:w="3250" w:type="dxa"/>
            <w:shd w:val="clear" w:color="auto" w:fill="DCE8DC"/>
            <w:tcMar>
              <w:top w:w="130" w:type="dxa"/>
              <w:left w:w="130" w:type="dxa"/>
              <w:bottom w:w="130" w:type="dxa"/>
              <w:right w:w="130" w:type="dxa"/>
            </w:tcMar>
            <w:vAlign w:val="center"/>
          </w:tcPr>
          <w:p>
            <w:pPr>
              <w:keepNext/>
              <w:spacing w:line="320" w:lineRule="auto"/>
              <w:jc w:val="center"/>
              <w:rPr>
                <w:ins w:id="90302" w:author="Ryo Wakayama" w:date="2026-10-20T09:00:00Z"/>
                <w:rFonts w:ascii="BIZ UDPゴシック" w:eastAsia="BIZ UDPゴシック" w:hAnsi="BIZ UDPゴシック"/>
                <w:sz w:val="20"/>
                <w:szCs w:val="20"/>
              </w:rPr>
            </w:pPr>
            <w:ins w:id="90303" w:author="Ryo Wakayama" w:date="2026-10-20T09:00:00Z">
              <w:r>
                <w:rPr>
                  <w:rFonts w:ascii="BIZ UDPゴシック" w:eastAsia="BIZ UDPゴシック" w:hAnsi="BIZ UDPゴシック"/>
                  <w:b/>
                  <w:sz w:val="20"/>
                  <w:szCs w:val="20"/>
                </w:rPr>
                <w:t xml:space="preserve">本町での扱い</w:t>
              </w:r>
            </w:ins>
          </w:p>
        </w:tc>
      </w:tr>
      <w:tr>
        <w:trPr>
          <w:cantSplit/>
          <w:ins w:id="90304" w:author="Ryo Wakayama" w:date="2026-10-20T09:00:00Z"/>
        </w:trPr>
        <w:tc>
          <w:tcPr>
            <w:tcW w:w="450" w:type="dxa"/>
            <w:tcMar>
              <w:top w:w="130" w:type="dxa"/>
              <w:left w:w="130" w:type="dxa"/>
              <w:bottom w:w="130" w:type="dxa"/>
              <w:right w:w="130" w:type="dxa"/>
            </w:tcMar>
            <w:vAlign w:val="center"/>
          </w:tcPr>
          <w:p>
            <w:pPr>
              <w:keepNext/>
              <w:spacing w:line="320" w:lineRule="auto"/>
              <w:rPr>
                <w:ins w:id="90305" w:author="Ryo Wakayama" w:date="2026-10-20T09:00:00Z"/>
                <w:rFonts w:ascii="BIZ UDPゴシック" w:eastAsia="BIZ UDPゴシック" w:hAnsi="BIZ UDPゴシック"/>
                <w:sz w:val="20"/>
                <w:szCs w:val="20"/>
              </w:rPr>
            </w:pPr>
            <w:ins w:id="90306" w:author="Ryo Wakayama" w:date="2026-10-20T09:00:00Z">
              <w:r>
                <w:rPr>
                  <w:rFonts w:ascii="BIZ UDPゴシック" w:eastAsia="BIZ UDPゴシック" w:hAnsi="BIZ UDPゴシック"/>
                  <w:sz w:val="20"/>
                  <w:szCs w:val="20"/>
                </w:rPr>
                <w:t xml:space="preserve">1</w:t>
              </w:r>
            </w:ins>
          </w:p>
        </w:tc>
        <w:tc>
          <w:tcPr>
            <w:tcW w:w="1800" w:type="dxa"/>
            <w:tcMar>
              <w:top w:w="130" w:type="dxa"/>
              <w:left w:w="130" w:type="dxa"/>
              <w:bottom w:w="130" w:type="dxa"/>
              <w:right w:w="130" w:type="dxa"/>
            </w:tcMar>
            <w:vAlign w:val="center"/>
          </w:tcPr>
          <w:p>
            <w:pPr>
              <w:keepNext/>
              <w:spacing w:line="320" w:lineRule="auto"/>
              <w:rPr>
                <w:ins w:id="90307" w:author="Ryo Wakayama" w:date="2026-10-20T09:00:00Z"/>
                <w:rFonts w:ascii="BIZ UDPゴシック" w:eastAsia="BIZ UDPゴシック" w:hAnsi="BIZ UDPゴシック"/>
                <w:sz w:val="20"/>
                <w:szCs w:val="20"/>
              </w:rPr>
            </w:pPr>
            <w:ins w:id="90308" w:author="Ryo Wakayama" w:date="2026-10-20T09:00:00Z">
              <w:r>
                <w:rPr>
                  <w:rFonts w:ascii="BIZ UDPゴシック" w:eastAsia="BIZ UDPゴシック" w:hAnsi="BIZ UDPゴシック"/>
                  <w:sz w:val="20"/>
                  <w:szCs w:val="20"/>
                </w:rPr>
                <w:t xml:space="preserve">40歳から64歳までの方（第2号被保険者）との重なり</w:t>
              </w:r>
            </w:ins>
          </w:p>
        </w:tc>
        <w:tc>
          <w:tcPr>
            <w:tcW w:w="3500" w:type="dxa"/>
            <w:tcMar>
              <w:top w:w="130" w:type="dxa"/>
              <w:left w:w="130" w:type="dxa"/>
              <w:bottom w:w="130" w:type="dxa"/>
              <w:right w:w="130" w:type="dxa"/>
            </w:tcMar>
            <w:vAlign w:val="center"/>
          </w:tcPr>
          <w:p>
            <w:pPr>
              <w:keepNext/>
              <w:spacing w:line="320" w:lineRule="auto"/>
              <w:rPr>
                <w:ins w:id="90309" w:author="Ryo Wakayama" w:date="2026-10-20T09:00:00Z"/>
                <w:rFonts w:ascii="BIZ UDPゴシック" w:eastAsia="BIZ UDPゴシック" w:hAnsi="BIZ UDPゴシック"/>
                <w:sz w:val="20"/>
                <w:szCs w:val="20"/>
              </w:rPr>
            </w:pPr>
            <w:ins w:id="90310" w:author="Ryo Wakayama" w:date="2026-10-20T09:00:00Z">
              <w:r>
                <w:rPr>
                  <w:rFonts w:ascii="BIZ UDPゴシック" w:eastAsia="BIZ UDPゴシック" w:hAnsi="BIZ UDPゴシック"/>
                  <w:sz w:val="20"/>
                  <w:szCs w:val="20"/>
                </w:rPr>
                <w:t xml:space="preserve">第2号被保険者は40歳以上65歳未満の医療保険加入者です。介護保険の給付を受けるには、加齢に伴って生ずる</w:t>
              </w:r>
            </w:ins>
            <w:ins w:id="90311" w:author="Ryo Wakayama" w:date="2026-10-20T09:00:00Z">
              <w:r>
                <w:rPr>
                  <w:rFonts w:ascii="BIZ UDPゴシック" w:eastAsia="BIZ UDPゴシック" w:hAnsi="BIZ UDPゴシック"/>
                  <w:b/>
                  <w:sz w:val="20"/>
                  <w:szCs w:val="20"/>
                </w:rPr>
                <w:t xml:space="preserve">特定疾病</w:t>
              </w:r>
            </w:ins>
            <w:ins w:id="90312" w:author="Ryo Wakayama" w:date="2026-10-20T09:00:00Z">
              <w:r>
                <w:rPr>
                  <w:rFonts w:ascii="BIZ UDPゴシック" w:eastAsia="BIZ UDPゴシック" w:hAnsi="BIZ UDPゴシック"/>
                  <w:sz w:val="20"/>
                  <w:szCs w:val="20"/>
                </w:rPr>
                <w:t xml:space="preserve">に起因して要介護・要支援の状態にあることが必要です。障がい福祉サービスを利用している方がこれに該当する場合、</w:t>
              </w:r>
            </w:ins>
            <w:ins w:id="90313" w:author="Ryo Wakayama" w:date="2026-10-20T09:00:00Z">
              <w:r>
                <w:rPr>
                  <w:rFonts w:ascii="BIZ UDPゴシック" w:eastAsia="BIZ UDPゴシック" w:hAnsi="BIZ UDPゴシック"/>
                  <w:b/>
                  <w:sz w:val="20"/>
                  <w:szCs w:val="20"/>
                </w:rPr>
                <w:t xml:space="preserve">65歳未満でも介護保険が優先する場面があります。</w:t>
              </w:r>
            </w:ins>
          </w:p>
        </w:tc>
        <w:tc>
          <w:tcPr>
            <w:tcW w:w="3250" w:type="dxa"/>
            <w:tcMar>
              <w:top w:w="130" w:type="dxa"/>
              <w:left w:w="130" w:type="dxa"/>
              <w:bottom w:w="130" w:type="dxa"/>
              <w:right w:w="130" w:type="dxa"/>
            </w:tcMar>
            <w:vAlign w:val="center"/>
          </w:tcPr>
          <w:p>
            <w:pPr>
              <w:keepNext/>
              <w:spacing w:line="320" w:lineRule="auto"/>
              <w:rPr>
                <w:ins w:id="90314" w:author="Ryo Wakayama" w:date="2026-10-20T09:00:00Z"/>
                <w:rFonts w:ascii="BIZ UDPゴシック" w:eastAsia="BIZ UDPゴシック" w:hAnsi="BIZ UDPゴシック"/>
                <w:sz w:val="20"/>
                <w:szCs w:val="20"/>
              </w:rPr>
            </w:pPr>
            <w:ins w:id="90315" w:author="Ryo Wakayama" w:date="2026-10-20T09:00:00Z">
              <w:r>
                <w:rPr>
                  <w:rFonts w:ascii="BIZ UDPゴシック" w:eastAsia="BIZ UDPゴシック" w:hAnsi="BIZ UDPゴシック"/>
                  <w:sz w:val="20"/>
                  <w:szCs w:val="20"/>
                </w:rPr>
                <w:t xml:space="preserve">障がい福祉サービスの受給者のうち、特定疾病により要介護認定を受けている方の人数を、両計画で同じ数として扱います。</w:t>
              </w:r>
            </w:ins>
          </w:p>
        </w:tc>
      </w:tr>
      <w:tr>
        <w:trPr>
          <w:cantSplit/>
          <w:ins w:id="90316" w:author="Ryo Wakayama" w:date="2026-10-20T09:00:00Z"/>
        </w:trPr>
        <w:tc>
          <w:tcPr>
            <w:tcW w:w="450" w:type="dxa"/>
            <w:tcMar>
              <w:top w:w="130" w:type="dxa"/>
              <w:left w:w="130" w:type="dxa"/>
              <w:bottom w:w="130" w:type="dxa"/>
              <w:right w:w="130" w:type="dxa"/>
            </w:tcMar>
            <w:vAlign w:val="center"/>
          </w:tcPr>
          <w:p>
            <w:pPr>
              <w:keepNext/>
              <w:spacing w:line="320" w:lineRule="auto"/>
              <w:rPr>
                <w:ins w:id="90317" w:author="Ryo Wakayama" w:date="2026-10-20T09:00:00Z"/>
                <w:rFonts w:ascii="BIZ UDPゴシック" w:eastAsia="BIZ UDPゴシック" w:hAnsi="BIZ UDPゴシック"/>
                <w:sz w:val="20"/>
                <w:szCs w:val="20"/>
              </w:rPr>
            </w:pPr>
            <w:ins w:id="90318" w:author="Ryo Wakayama" w:date="2026-10-20T09:00:00Z">
              <w:r>
                <w:rPr>
                  <w:rFonts w:ascii="BIZ UDPゴシック" w:eastAsia="BIZ UDPゴシック" w:hAnsi="BIZ UDPゴシック"/>
                  <w:sz w:val="20"/>
                  <w:szCs w:val="20"/>
                </w:rPr>
                <w:t xml:space="preserve">2</w:t>
              </w:r>
            </w:ins>
          </w:p>
        </w:tc>
        <w:tc>
          <w:tcPr>
            <w:tcW w:w="1800" w:type="dxa"/>
            <w:tcMar>
              <w:top w:w="130" w:type="dxa"/>
              <w:left w:w="130" w:type="dxa"/>
              <w:bottom w:w="130" w:type="dxa"/>
              <w:right w:w="130" w:type="dxa"/>
            </w:tcMar>
            <w:vAlign w:val="center"/>
          </w:tcPr>
          <w:p>
            <w:pPr>
              <w:keepNext/>
              <w:spacing w:line="320" w:lineRule="auto"/>
              <w:rPr>
                <w:ins w:id="90319" w:author="Ryo Wakayama" w:date="2026-10-20T09:00:00Z"/>
                <w:rFonts w:ascii="BIZ UDPゴシック" w:eastAsia="BIZ UDPゴシック" w:hAnsi="BIZ UDPゴシック"/>
                <w:sz w:val="20"/>
                <w:szCs w:val="20"/>
              </w:rPr>
            </w:pPr>
            <w:ins w:id="90320" w:author="Ryo Wakayama" w:date="2026-10-20T09:00:00Z">
              <w:r>
                <w:rPr>
                  <w:rFonts w:ascii="BIZ UDPゴシック" w:eastAsia="BIZ UDPゴシック" w:hAnsi="BIZ UDPゴシック"/>
                  <w:sz w:val="20"/>
                  <w:szCs w:val="20"/>
                </w:rPr>
                <w:t xml:space="preserve">65歳に達したときの判定と引継ぎ</w:t>
              </w:r>
            </w:ins>
          </w:p>
        </w:tc>
        <w:tc>
          <w:tcPr>
            <w:tcW w:w="3500" w:type="dxa"/>
            <w:tcMar>
              <w:top w:w="130" w:type="dxa"/>
              <w:left w:w="130" w:type="dxa"/>
              <w:bottom w:w="130" w:type="dxa"/>
              <w:right w:w="130" w:type="dxa"/>
            </w:tcMar>
            <w:vAlign w:val="center"/>
          </w:tcPr>
          <w:p>
            <w:pPr>
              <w:keepNext/>
              <w:spacing w:line="320" w:lineRule="auto"/>
              <w:rPr>
                <w:ins w:id="90321" w:author="Ryo Wakayama" w:date="2026-10-20T09:00:00Z"/>
                <w:rFonts w:ascii="BIZ UDPゴシック" w:eastAsia="BIZ UDPゴシック" w:hAnsi="BIZ UDPゴシック"/>
                <w:sz w:val="20"/>
                <w:szCs w:val="20"/>
              </w:rPr>
            </w:pPr>
            <w:ins w:id="90322" w:author="Ryo Wakayama" w:date="2026-10-20T09:00:00Z">
              <w:r>
                <w:rPr>
                  <w:rFonts w:ascii="BIZ UDPゴシック" w:eastAsia="BIZ UDPゴシック" w:hAnsi="BIZ UDPゴシック"/>
                  <w:sz w:val="20"/>
                  <w:szCs w:val="20"/>
                </w:rPr>
                <w:t xml:space="preserve">65歳に達した方は第1号被保険者になります。障がい福祉サービスから介護保険サービスへ移るかどうかは、</w:t>
              </w:r>
            </w:ins>
            <w:ins w:id="90323" w:author="Ryo Wakayama" w:date="2026-10-20T09:00:00Z">
              <w:r>
                <w:rPr>
                  <w:rFonts w:ascii="BIZ UDPゴシック" w:eastAsia="BIZ UDPゴシック" w:hAnsi="BIZ UDPゴシック"/>
                  <w:b/>
                  <w:sz w:val="20"/>
                  <w:szCs w:val="20"/>
                </w:rPr>
                <w:t xml:space="preserve">一律に決まるものではなく、個別に判定します。</w:t>
              </w:r>
            </w:ins>
          </w:p>
        </w:tc>
        <w:tc>
          <w:tcPr>
            <w:tcW w:w="3250" w:type="dxa"/>
            <w:tcMar>
              <w:top w:w="130" w:type="dxa"/>
              <w:left w:w="130" w:type="dxa"/>
              <w:bottom w:w="130" w:type="dxa"/>
              <w:right w:w="130" w:type="dxa"/>
            </w:tcMar>
            <w:vAlign w:val="center"/>
          </w:tcPr>
          <w:p>
            <w:pPr>
              <w:keepNext/>
              <w:spacing w:line="320" w:lineRule="auto"/>
              <w:rPr>
                <w:ins w:id="90324" w:author="Ryo Wakayama" w:date="2026-10-20T09:00:00Z"/>
                <w:rFonts w:ascii="BIZ UDPゴシック" w:eastAsia="BIZ UDPゴシック" w:hAnsi="BIZ UDPゴシック"/>
                <w:sz w:val="20"/>
                <w:szCs w:val="20"/>
              </w:rPr>
            </w:pPr>
            <w:ins w:id="90325" w:author="Ryo Wakayama" w:date="2026-10-20T09:00:00Z">
              <w:r>
                <w:rPr>
                  <w:rFonts w:ascii="BIZ UDPゴシック" w:eastAsia="BIZ UDPゴシック" w:hAnsi="BIZ UDPゴシック"/>
                  <w:sz w:val="20"/>
                  <w:szCs w:val="20"/>
                </w:rPr>
                <w:t xml:space="preserve">到達の年月・現に利用しているサービスと量・介護保険に相当するサービスの有無・受入れの可否・本人の意向を1件ずつ確かめ、</w:t>
              </w:r>
            </w:ins>
            <w:ins w:id="90326" w:author="Ryo Wakayama" w:date="2026-10-20T09:00:00Z">
              <w:r>
                <w:rPr>
                  <w:rFonts w:ascii="BIZ UDPゴシック" w:eastAsia="BIZ UDPゴシック" w:hAnsi="BIZ UDPゴシック"/>
                  <w:b/>
                  <w:sz w:val="20"/>
                  <w:szCs w:val="20"/>
                </w:rPr>
                <w:t xml:space="preserve">実際に移る分だけを両計画の見込量に同じ年度で反映します。</w:t>
              </w:r>
            </w:ins>
            <w:ins w:id="90327" w:author="Ryo Wakayama" w:date="2026-10-20T09:00:00Z">
              <w:r>
                <w:rPr>
                  <w:rFonts w:ascii="BIZ UDPゴシック" w:eastAsia="BIZ UDPゴシック" w:hAnsi="BIZ UDPゴシック"/>
                  <w:sz w:val="20"/>
                  <w:szCs w:val="20"/>
                </w:rPr>
                <w:t xml:space="preserve">地域包括支援センターと相談支援事業所が同時に動きます。</w:t>
              </w:r>
            </w:ins>
          </w:p>
        </w:tc>
      </w:tr>
      <w:tr>
        <w:trPr>
          <w:cantSplit/>
          <w:ins w:id="90328" w:author="Ryo Wakayama" w:date="2026-10-20T09:00:00Z"/>
        </w:trPr>
        <w:tc>
          <w:tcPr>
            <w:tcW w:w="450" w:type="dxa"/>
            <w:tcMar>
              <w:top w:w="130" w:type="dxa"/>
              <w:left w:w="130" w:type="dxa"/>
              <w:bottom w:w="130" w:type="dxa"/>
              <w:right w:w="130" w:type="dxa"/>
            </w:tcMar>
            <w:vAlign w:val="center"/>
          </w:tcPr>
          <w:p>
            <w:pPr>
              <w:keepNext/>
              <w:spacing w:line="320" w:lineRule="auto"/>
              <w:rPr>
                <w:ins w:id="90329" w:author="Ryo Wakayama" w:date="2026-10-20T09:00:00Z"/>
                <w:rFonts w:ascii="BIZ UDPゴシック" w:eastAsia="BIZ UDPゴシック" w:hAnsi="BIZ UDPゴシック"/>
                <w:sz w:val="20"/>
                <w:szCs w:val="20"/>
              </w:rPr>
            </w:pPr>
            <w:ins w:id="90330" w:author="Ryo Wakayama" w:date="2026-10-20T09:00:00Z">
              <w:r>
                <w:rPr>
                  <w:rFonts w:ascii="BIZ UDPゴシック" w:eastAsia="BIZ UDPゴシック" w:hAnsi="BIZ UDPゴシック"/>
                  <w:sz w:val="20"/>
                  <w:szCs w:val="20"/>
                </w:rPr>
                <w:t xml:space="preserve">3</w:t>
              </w:r>
            </w:ins>
          </w:p>
        </w:tc>
        <w:tc>
          <w:tcPr>
            <w:tcW w:w="1800" w:type="dxa"/>
            <w:tcMar>
              <w:top w:w="130" w:type="dxa"/>
              <w:left w:w="130" w:type="dxa"/>
              <w:bottom w:w="130" w:type="dxa"/>
              <w:right w:w="130" w:type="dxa"/>
            </w:tcMar>
            <w:vAlign w:val="center"/>
          </w:tcPr>
          <w:p>
            <w:pPr>
              <w:keepNext/>
              <w:spacing w:line="320" w:lineRule="auto"/>
              <w:rPr>
                <w:ins w:id="90331" w:author="Ryo Wakayama" w:date="2026-10-20T09:00:00Z"/>
                <w:rFonts w:ascii="BIZ UDPゴシック" w:eastAsia="BIZ UDPゴシック" w:hAnsi="BIZ UDPゴシック"/>
                <w:sz w:val="20"/>
                <w:szCs w:val="20"/>
              </w:rPr>
            </w:pPr>
            <w:ins w:id="90332" w:author="Ryo Wakayama" w:date="2026-10-20T09:00:00Z">
              <w:r>
                <w:rPr>
                  <w:rFonts w:ascii="BIZ UDPゴシック" w:eastAsia="BIZ UDPゴシック" w:hAnsi="BIZ UDPゴシック"/>
                  <w:sz w:val="20"/>
                  <w:szCs w:val="20"/>
                </w:rPr>
                <w:t xml:space="preserve">介護保険優先原則を一律に適用しないこと</w:t>
              </w:r>
            </w:ins>
          </w:p>
        </w:tc>
        <w:tc>
          <w:tcPr>
            <w:tcW w:w="3500" w:type="dxa"/>
            <w:tcMar>
              <w:top w:w="130" w:type="dxa"/>
              <w:left w:w="130" w:type="dxa"/>
              <w:bottom w:w="130" w:type="dxa"/>
              <w:right w:w="130" w:type="dxa"/>
            </w:tcMar>
            <w:vAlign w:val="center"/>
          </w:tcPr>
          <w:p>
            <w:pPr>
              <w:keepNext/>
              <w:spacing w:line="320" w:lineRule="auto"/>
              <w:rPr>
                <w:ins w:id="90333" w:author="Ryo Wakayama" w:date="2026-10-20T09:00:00Z"/>
                <w:rFonts w:ascii="BIZ UDPゴシック" w:eastAsia="BIZ UDPゴシック" w:hAnsi="BIZ UDPゴシック"/>
                <w:sz w:val="20"/>
                <w:szCs w:val="20"/>
              </w:rPr>
            </w:pPr>
            <w:ins w:id="90334" w:author="Ryo Wakayama" w:date="2026-10-20T09:00:00Z">
              <w:r>
                <w:rPr>
                  <w:rFonts w:ascii="BIZ UDPゴシック" w:eastAsia="BIZ UDPゴシック" w:hAnsi="BIZ UDPゴシック"/>
                  <w:sz w:val="20"/>
                  <w:szCs w:val="20"/>
                </w:rPr>
                <w:t xml:space="preserve">障害者総合支援法は、介護保険の給付が受けられる場合にはそちらを優先するとしていますが、</w:t>
              </w:r>
            </w:ins>
            <w:ins w:id="90335" w:author="Ryo Wakayama" w:date="2026-10-20T09:00:00Z">
              <w:r>
                <w:rPr>
                  <w:rFonts w:ascii="BIZ UDPゴシック" w:eastAsia="BIZ UDPゴシック" w:hAnsi="BIZ UDPゴシック"/>
                  <w:b/>
                  <w:sz w:val="20"/>
                  <w:szCs w:val="20"/>
                </w:rPr>
                <w:t xml:space="preserve">国の通知により、一律に適用するのではなく市町村が個別に判断する</w:t>
              </w:r>
            </w:ins>
            <w:ins w:id="90336" w:author="Ryo Wakayama" w:date="2026-10-20T09:00:00Z">
              <w:r>
                <w:rPr>
                  <w:rFonts w:ascii="BIZ UDPゴシック" w:eastAsia="BIZ UDPゴシック" w:hAnsi="BIZ UDPゴシック"/>
                  <w:sz w:val="20"/>
                  <w:szCs w:val="20"/>
                </w:rPr>
                <w:t xml:space="preserve">こととされています。</w:t>
              </w:r>
            </w:ins>
          </w:p>
        </w:tc>
        <w:tc>
          <w:tcPr>
            <w:tcW w:w="3250" w:type="dxa"/>
            <w:tcMar>
              <w:top w:w="130" w:type="dxa"/>
              <w:left w:w="130" w:type="dxa"/>
              <w:bottom w:w="130" w:type="dxa"/>
              <w:right w:w="130" w:type="dxa"/>
            </w:tcMar>
            <w:vAlign w:val="center"/>
          </w:tcPr>
          <w:p>
            <w:pPr>
              <w:keepNext/>
              <w:spacing w:line="320" w:lineRule="auto"/>
              <w:rPr>
                <w:ins w:id="90337" w:author="Ryo Wakayama" w:date="2026-10-20T09:00:00Z"/>
                <w:rFonts w:ascii="BIZ UDPゴシック" w:eastAsia="BIZ UDPゴシック" w:hAnsi="BIZ UDPゴシック"/>
                <w:sz w:val="20"/>
                <w:szCs w:val="20"/>
              </w:rPr>
            </w:pPr>
            <w:ins w:id="90338" w:author="Ryo Wakayama" w:date="2026-10-20T09:00:00Z">
              <w:r>
                <w:rPr>
                  <w:rFonts w:ascii="BIZ UDPゴシック" w:eastAsia="BIZ UDPゴシック" w:hAnsi="BIZ UDPゴシック"/>
                  <w:b/>
                  <w:sz w:val="20"/>
                  <w:szCs w:val="20"/>
                </w:rPr>
                <w:t xml:space="preserve">「65歳になったので介護保険へ」という扱いはしません。</w:t>
              </w:r>
            </w:ins>
            <w:ins w:id="90339" w:author="Ryo Wakayama" w:date="2026-10-20T09:00:00Z">
              <w:r>
                <w:rPr>
                  <w:rFonts w:ascii="BIZ UDPゴシック" w:eastAsia="BIZ UDPゴシック" w:hAnsi="BIZ UDPゴシック"/>
                  <w:sz w:val="20"/>
                  <w:szCs w:val="20"/>
                </w:rPr>
                <w:t xml:space="preserve"> 下の4・5の判定を経て決めます。</w:t>
              </w:r>
            </w:ins>
          </w:p>
        </w:tc>
      </w:tr>
      <w:tr>
        <w:trPr>
          <w:cantSplit/>
          <w:ins w:id="90340" w:author="Ryo Wakayama" w:date="2026-10-20T09:00:00Z"/>
        </w:trPr>
        <w:tc>
          <w:tcPr>
            <w:tcW w:w="450" w:type="dxa"/>
            <w:tcMar>
              <w:top w:w="130" w:type="dxa"/>
              <w:left w:w="130" w:type="dxa"/>
              <w:bottom w:w="130" w:type="dxa"/>
              <w:right w:w="130" w:type="dxa"/>
            </w:tcMar>
            <w:vAlign w:val="center"/>
          </w:tcPr>
          <w:p>
            <w:pPr>
              <w:keepNext/>
              <w:spacing w:line="320" w:lineRule="auto"/>
              <w:rPr>
                <w:ins w:id="90341" w:author="Ryo Wakayama" w:date="2026-10-20T09:00:00Z"/>
                <w:rFonts w:ascii="BIZ UDPゴシック" w:eastAsia="BIZ UDPゴシック" w:hAnsi="BIZ UDPゴシック"/>
                <w:sz w:val="20"/>
                <w:szCs w:val="20"/>
              </w:rPr>
            </w:pPr>
            <w:ins w:id="90342" w:author="Ryo Wakayama" w:date="2026-10-20T09:00:00Z">
              <w:r>
                <w:rPr>
                  <w:rFonts w:ascii="BIZ UDPゴシック" w:eastAsia="BIZ UDPゴシック" w:hAnsi="BIZ UDPゴシック"/>
                  <w:sz w:val="20"/>
                  <w:szCs w:val="20"/>
                </w:rPr>
                <w:t xml:space="preserve">4</w:t>
              </w:r>
            </w:ins>
          </w:p>
        </w:tc>
        <w:tc>
          <w:tcPr>
            <w:tcW w:w="1800" w:type="dxa"/>
            <w:tcMar>
              <w:top w:w="130" w:type="dxa"/>
              <w:left w:w="130" w:type="dxa"/>
              <w:bottom w:w="130" w:type="dxa"/>
              <w:right w:w="130" w:type="dxa"/>
            </w:tcMar>
            <w:vAlign w:val="center"/>
          </w:tcPr>
          <w:p>
            <w:pPr>
              <w:keepNext/>
              <w:spacing w:line="320" w:lineRule="auto"/>
              <w:rPr>
                <w:ins w:id="90343" w:author="Ryo Wakayama" w:date="2026-10-20T09:00:00Z"/>
                <w:rFonts w:ascii="BIZ UDPゴシック" w:eastAsia="BIZ UDPゴシック" w:hAnsi="BIZ UDPゴシック"/>
                <w:sz w:val="20"/>
                <w:szCs w:val="20"/>
              </w:rPr>
            </w:pPr>
            <w:ins w:id="90344" w:author="Ryo Wakayama" w:date="2026-10-20T09:00:00Z">
              <w:r>
                <w:rPr>
                  <w:rFonts w:ascii="BIZ UDPゴシック" w:eastAsia="BIZ UDPゴシック" w:hAnsi="BIZ UDPゴシック"/>
                  <w:sz w:val="20"/>
                  <w:szCs w:val="20"/>
                </w:rPr>
                <w:t xml:space="preserve">介護保険に相当するサービスがないもの</w:t>
              </w:r>
            </w:ins>
          </w:p>
        </w:tc>
        <w:tc>
          <w:tcPr>
            <w:tcW w:w="3500" w:type="dxa"/>
            <w:tcMar>
              <w:top w:w="130" w:type="dxa"/>
              <w:left w:w="130" w:type="dxa"/>
              <w:bottom w:w="130" w:type="dxa"/>
              <w:right w:w="130" w:type="dxa"/>
            </w:tcMar>
            <w:vAlign w:val="center"/>
          </w:tcPr>
          <w:p>
            <w:pPr>
              <w:keepNext/>
              <w:spacing w:line="320" w:lineRule="auto"/>
              <w:rPr>
                <w:ins w:id="90345" w:author="Ryo Wakayama" w:date="2026-10-20T09:00:00Z"/>
                <w:rFonts w:ascii="BIZ UDPゴシック" w:eastAsia="BIZ UDPゴシック" w:hAnsi="BIZ UDPゴシック"/>
                <w:sz w:val="20"/>
                <w:szCs w:val="20"/>
              </w:rPr>
            </w:pPr>
            <w:ins w:id="90346" w:author="Ryo Wakayama" w:date="2026-10-20T09:00:00Z">
              <w:r>
                <w:rPr>
                  <w:rFonts w:ascii="BIZ UDPゴシック" w:eastAsia="BIZ UDPゴシック" w:hAnsi="BIZ UDPゴシック"/>
                  <w:b/>
                  <w:sz w:val="20"/>
                  <w:szCs w:val="20"/>
                </w:rPr>
                <w:t xml:space="preserve">共同生活援助、施設入所支援、就労系のサービス、同行援護、行動援護などは、介護保険に相当するサービスがありません。</w:t>
              </w:r>
            </w:ins>
            <w:ins w:id="90347" w:author="Ryo Wakayama" w:date="2026-10-20T09:00:00Z">
              <w:r>
                <w:rPr>
                  <w:rFonts w:ascii="BIZ UDPゴシック" w:eastAsia="BIZ UDPゴシック" w:hAnsi="BIZ UDPゴシック"/>
                  <w:sz w:val="20"/>
                  <w:szCs w:val="20"/>
                </w:rPr>
                <w:t xml:space="preserve"> これらは65歳に達した後も障がい福祉サービスとして続きます。また、必要な量が介護保険の支給限度基準額で足りない場合は、</w:t>
              </w:r>
            </w:ins>
            <w:ins w:id="90348" w:author="Ryo Wakayama" w:date="2026-10-20T09:00:00Z">
              <w:r>
                <w:rPr>
                  <w:rFonts w:ascii="BIZ UDPゴシック" w:eastAsia="BIZ UDPゴシック" w:hAnsi="BIZ UDPゴシック"/>
                  <w:b/>
                  <w:sz w:val="20"/>
                  <w:szCs w:val="20"/>
                </w:rPr>
                <w:t xml:space="preserve">足りない部分を障がい福祉サービスで併せて用います。</w:t>
              </w:r>
            </w:ins>
          </w:p>
        </w:tc>
        <w:tc>
          <w:tcPr>
            <w:tcW w:w="3250" w:type="dxa"/>
            <w:tcMar>
              <w:top w:w="130" w:type="dxa"/>
              <w:left w:w="130" w:type="dxa"/>
              <w:bottom w:w="130" w:type="dxa"/>
              <w:right w:w="130" w:type="dxa"/>
            </w:tcMar>
            <w:vAlign w:val="center"/>
          </w:tcPr>
          <w:p>
            <w:pPr>
              <w:keepNext/>
              <w:spacing w:line="320" w:lineRule="auto"/>
              <w:rPr>
                <w:ins w:id="90349" w:author="Ryo Wakayama" w:date="2026-10-20T09:00:00Z"/>
                <w:rFonts w:ascii="BIZ UDPゴシック" w:eastAsia="BIZ UDPゴシック" w:hAnsi="BIZ UDPゴシック"/>
                <w:sz w:val="20"/>
                <w:szCs w:val="20"/>
              </w:rPr>
            </w:pPr>
            <w:ins w:id="90350" w:author="Ryo Wakayama" w:date="2026-10-20T09:00:00Z">
              <w:r>
                <w:rPr>
                  <w:rFonts w:ascii="BIZ UDPゴシック" w:eastAsia="BIZ UDPゴシック" w:hAnsi="BIZ UDPゴシック"/>
                  <w:sz w:val="20"/>
                  <w:szCs w:val="20"/>
                </w:rPr>
                <w:t xml:space="preserve">障がい計画の見込量から、これらを一律に減らすことはしません。介護保険計画の見込量にも、これらに当たる分を積みません。</w:t>
              </w:r>
            </w:ins>
          </w:p>
        </w:tc>
      </w:tr>
      <w:tr>
        <w:trPr>
          <w:cantSplit/>
          <w:ins w:id="90351" w:author="Ryo Wakayama" w:date="2026-10-20T09:00:00Z"/>
        </w:trPr>
        <w:tc>
          <w:tcPr>
            <w:tcW w:w="450" w:type="dxa"/>
            <w:tcMar>
              <w:top w:w="130" w:type="dxa"/>
              <w:left w:w="130" w:type="dxa"/>
              <w:bottom w:w="130" w:type="dxa"/>
              <w:right w:w="130" w:type="dxa"/>
            </w:tcMar>
            <w:vAlign w:val="center"/>
          </w:tcPr>
          <w:p>
            <w:pPr>
              <w:keepNext/>
              <w:spacing w:line="320" w:lineRule="auto"/>
              <w:rPr>
                <w:ins w:id="90352" w:author="Ryo Wakayama" w:date="2026-10-20T09:00:00Z"/>
                <w:rFonts w:ascii="BIZ UDPゴシック" w:eastAsia="BIZ UDPゴシック" w:hAnsi="BIZ UDPゴシック"/>
                <w:sz w:val="20"/>
                <w:szCs w:val="20"/>
              </w:rPr>
            </w:pPr>
            <w:ins w:id="90353" w:author="Ryo Wakayama" w:date="2026-10-20T09:00:00Z">
              <w:r>
                <w:rPr>
                  <w:rFonts w:ascii="BIZ UDPゴシック" w:eastAsia="BIZ UDPゴシック" w:hAnsi="BIZ UDPゴシック"/>
                  <w:sz w:val="20"/>
                  <w:szCs w:val="20"/>
                </w:rPr>
                <w:t xml:space="preserve">5</w:t>
              </w:r>
            </w:ins>
          </w:p>
        </w:tc>
        <w:tc>
          <w:tcPr>
            <w:tcW w:w="1800" w:type="dxa"/>
            <w:tcMar>
              <w:top w:w="130" w:type="dxa"/>
              <w:left w:w="130" w:type="dxa"/>
              <w:bottom w:w="130" w:type="dxa"/>
              <w:right w:w="130" w:type="dxa"/>
            </w:tcMar>
            <w:vAlign w:val="center"/>
          </w:tcPr>
          <w:p>
            <w:pPr>
              <w:keepNext/>
              <w:spacing w:line="320" w:lineRule="auto"/>
              <w:rPr>
                <w:ins w:id="90354" w:author="Ryo Wakayama" w:date="2026-10-20T09:00:00Z"/>
                <w:rFonts w:ascii="BIZ UDPゴシック" w:eastAsia="BIZ UDPゴシック" w:hAnsi="BIZ UDPゴシック"/>
                <w:sz w:val="20"/>
                <w:szCs w:val="20"/>
              </w:rPr>
            </w:pPr>
            <w:ins w:id="90355" w:author="Ryo Wakayama" w:date="2026-10-20T09:00:00Z">
              <w:r>
                <w:rPr>
                  <w:rFonts w:ascii="BIZ UDPゴシック" w:eastAsia="BIZ UDPゴシック" w:hAnsi="BIZ UDPゴシック"/>
                  <w:sz w:val="20"/>
                  <w:szCs w:val="20"/>
                </w:rPr>
                <w:t xml:space="preserve">介護保険の適用除外となる施設の入所者</w:t>
              </w:r>
            </w:ins>
          </w:p>
        </w:tc>
        <w:tc>
          <w:tcPr>
            <w:tcW w:w="3500" w:type="dxa"/>
            <w:tcMar>
              <w:top w:w="130" w:type="dxa"/>
              <w:left w:w="130" w:type="dxa"/>
              <w:bottom w:w="130" w:type="dxa"/>
              <w:right w:w="130" w:type="dxa"/>
            </w:tcMar>
            <w:vAlign w:val="center"/>
          </w:tcPr>
          <w:p>
            <w:pPr>
              <w:keepNext/>
              <w:spacing w:line="320" w:lineRule="auto"/>
              <w:rPr>
                <w:ins w:id="90356" w:author="Ryo Wakayama" w:date="2026-10-20T09:00:00Z"/>
                <w:rFonts w:ascii="BIZ UDPゴシック" w:eastAsia="BIZ UDPゴシック" w:hAnsi="BIZ UDPゴシック"/>
                <w:sz w:val="20"/>
                <w:szCs w:val="20"/>
              </w:rPr>
            </w:pPr>
            <w:ins w:id="90357" w:author="Ryo Wakayama" w:date="2026-10-20T09:00:00Z">
              <w:r>
                <w:rPr>
                  <w:rFonts w:ascii="BIZ UDPゴシック" w:eastAsia="BIZ UDPゴシック" w:hAnsi="BIZ UDPゴシック"/>
                  <w:b/>
                  <w:sz w:val="20"/>
                  <w:szCs w:val="20"/>
                </w:rPr>
                <w:t xml:space="preserve">指定障害者支援施設に、生活介護と施設入所支援の両方の支給決定を受けて入所している方は、介護保険の被保険者となりません。</w:t>
              </w:r>
            </w:ins>
            <w:ins w:id="90358" w:author="Ryo Wakayama" w:date="2026-10-20T09:00:00Z">
              <w:r>
                <w:rPr>
                  <w:rFonts w:ascii="BIZ UDPゴシック" w:eastAsia="BIZ UDPゴシック" w:hAnsi="BIZ UDPゴシック"/>
                  <w:sz w:val="20"/>
                  <w:szCs w:val="20"/>
                </w:rPr>
                <w:t xml:space="preserve"> 「施設入所支援を使っているか」ではなく、</w:t>
              </w:r>
            </w:ins>
            <w:ins w:id="90359" w:author="Ryo Wakayama" w:date="2026-10-20T09:00:00Z">
              <w:r>
                <w:rPr>
                  <w:rFonts w:ascii="BIZ UDPゴシック" w:eastAsia="BIZ UDPゴシック" w:hAnsi="BIZ UDPゴシック"/>
                  <w:b/>
                  <w:sz w:val="20"/>
                  <w:szCs w:val="20"/>
                </w:rPr>
                <w:t xml:space="preserve">どのような支給決定を受けているか</w:t>
              </w:r>
            </w:ins>
            <w:ins w:id="90360" w:author="Ryo Wakayama" w:date="2026-10-20T09:00:00Z">
              <w:r>
                <w:rPr>
                  <w:rFonts w:ascii="BIZ UDPゴシック" w:eastAsia="BIZ UDPゴシック" w:hAnsi="BIZ UDPゴシック"/>
                  <w:sz w:val="20"/>
                  <w:szCs w:val="20"/>
                </w:rPr>
                <w:t xml:space="preserve">で決まります。</w:t>
              </w:r>
            </w:ins>
          </w:p>
        </w:tc>
        <w:tc>
          <w:tcPr>
            <w:tcW w:w="3250" w:type="dxa"/>
            <w:tcMar>
              <w:top w:w="130" w:type="dxa"/>
              <w:left w:w="130" w:type="dxa"/>
              <w:bottom w:w="130" w:type="dxa"/>
              <w:right w:w="130" w:type="dxa"/>
            </w:tcMar>
            <w:vAlign w:val="center"/>
          </w:tcPr>
          <w:p>
            <w:pPr>
              <w:keepNext/>
              <w:spacing w:line="320" w:lineRule="auto"/>
              <w:rPr>
                <w:ins w:id="90361" w:author="Ryo Wakayama" w:date="2026-10-20T09:00:00Z"/>
                <w:rFonts w:ascii="BIZ UDPゴシック" w:eastAsia="BIZ UDPゴシック" w:hAnsi="BIZ UDPゴシック"/>
                <w:sz w:val="20"/>
                <w:szCs w:val="20"/>
              </w:rPr>
            </w:pPr>
            <w:ins w:id="90362" w:author="Ryo Wakayama" w:date="2026-10-20T09:00:00Z">
              <w:r>
                <w:rPr>
                  <w:rFonts w:ascii="BIZ UDPゴシック" w:eastAsia="BIZ UDPゴシック" w:hAnsi="BIZ UDPゴシック"/>
                  <w:b/>
                  <w:sz w:val="20"/>
                  <w:szCs w:val="20"/>
                </w:rPr>
                <w:t xml:space="preserve">該当する方は第1号被保険者数から除きます。</w:t>
              </w:r>
            </w:ins>
            <w:ins w:id="90363" w:author="Ryo Wakayama" w:date="2026-10-20T09:00:00Z">
              <w:r>
                <w:rPr>
                  <w:rFonts w:ascii="BIZ UDPゴシック" w:eastAsia="BIZ UDPゴシック" w:hAnsi="BIZ UDPゴシック"/>
                  <w:sz w:val="20"/>
                  <w:szCs w:val="20"/>
                </w:rPr>
                <w:t xml:space="preserve"> 第1号被保険者数は保険料の分母であり、認定率の分母でもあるため、該当する方がいる場合は保険料の算定に影響します。</w:t>
              </w:r>
            </w:ins>
          </w:p>
        </w:tc>
      </w:tr>
      <w:tr>
        <w:trPr>
          <w:cantSplit/>
          <w:ins w:id="90364" w:author="Ryo Wakayama" w:date="2026-10-20T09:00:00Z"/>
        </w:trPr>
        <w:tc>
          <w:tcPr>
            <w:tcW w:w="450" w:type="dxa"/>
            <w:tcMar>
              <w:top w:w="130" w:type="dxa"/>
              <w:left w:w="130" w:type="dxa"/>
              <w:bottom w:w="130" w:type="dxa"/>
              <w:right w:w="130" w:type="dxa"/>
            </w:tcMar>
            <w:vAlign w:val="center"/>
          </w:tcPr>
          <w:p>
            <w:pPr>
              <w:keepNext/>
              <w:spacing w:line="320" w:lineRule="auto"/>
              <w:rPr>
                <w:ins w:id="90365" w:author="Ryo Wakayama" w:date="2026-10-20T09:00:00Z"/>
                <w:rFonts w:ascii="BIZ UDPゴシック" w:eastAsia="BIZ UDPゴシック" w:hAnsi="BIZ UDPゴシック"/>
                <w:sz w:val="20"/>
                <w:szCs w:val="20"/>
              </w:rPr>
            </w:pPr>
            <w:ins w:id="90366" w:author="Ryo Wakayama" w:date="2026-10-20T09:00:00Z">
              <w:r>
                <w:rPr>
                  <w:rFonts w:ascii="BIZ UDPゴシック" w:eastAsia="BIZ UDPゴシック" w:hAnsi="BIZ UDPゴシック"/>
                  <w:sz w:val="20"/>
                  <w:szCs w:val="20"/>
                </w:rPr>
                <w:t xml:space="preserve">6</w:t>
              </w:r>
            </w:ins>
          </w:p>
        </w:tc>
        <w:tc>
          <w:tcPr>
            <w:tcW w:w="1800" w:type="dxa"/>
            <w:tcMar>
              <w:top w:w="130" w:type="dxa"/>
              <w:left w:w="130" w:type="dxa"/>
              <w:bottom w:w="130" w:type="dxa"/>
              <w:right w:w="130" w:type="dxa"/>
            </w:tcMar>
            <w:vAlign w:val="center"/>
          </w:tcPr>
          <w:p>
            <w:pPr>
              <w:keepNext/>
              <w:spacing w:line="320" w:lineRule="auto"/>
              <w:rPr>
                <w:ins w:id="90367" w:author="Ryo Wakayama" w:date="2026-10-20T09:00:00Z"/>
                <w:rFonts w:ascii="BIZ UDPゴシック" w:eastAsia="BIZ UDPゴシック" w:hAnsi="BIZ UDPゴシック"/>
                <w:sz w:val="20"/>
                <w:szCs w:val="20"/>
              </w:rPr>
            </w:pPr>
            <w:ins w:id="90368" w:author="Ryo Wakayama" w:date="2026-10-20T09:00:00Z">
              <w:r>
                <w:rPr>
                  <w:rFonts w:ascii="BIZ UDPゴシック" w:eastAsia="BIZ UDPゴシック" w:hAnsi="BIZ UDPゴシック"/>
                  <w:sz w:val="20"/>
                  <w:szCs w:val="20"/>
                </w:rPr>
                <w:t xml:space="preserve">共生型サービスと基準該当障害福祉サービスの区別</w:t>
              </w:r>
            </w:ins>
          </w:p>
        </w:tc>
        <w:tc>
          <w:tcPr>
            <w:tcW w:w="3500" w:type="dxa"/>
            <w:tcMar>
              <w:top w:w="130" w:type="dxa"/>
              <w:left w:w="130" w:type="dxa"/>
              <w:bottom w:w="130" w:type="dxa"/>
              <w:right w:w="130" w:type="dxa"/>
            </w:tcMar>
            <w:vAlign w:val="center"/>
          </w:tcPr>
          <w:p>
            <w:pPr>
              <w:keepNext/>
              <w:spacing w:line="320" w:lineRule="auto"/>
              <w:rPr>
                <w:ins w:id="90369" w:author="Ryo Wakayama" w:date="2026-10-20T09:00:00Z"/>
                <w:rFonts w:ascii="BIZ UDPゴシック" w:eastAsia="BIZ UDPゴシック" w:hAnsi="BIZ UDPゴシック"/>
                <w:sz w:val="20"/>
                <w:szCs w:val="20"/>
              </w:rPr>
            </w:pPr>
            <w:ins w:id="90370" w:author="Ryo Wakayama" w:date="2026-10-20T09:00:00Z">
              <w:r>
                <w:rPr>
                  <w:rFonts w:ascii="BIZ UDPゴシック" w:eastAsia="BIZ UDPゴシック" w:hAnsi="BIZ UDPゴシック"/>
                  <w:b/>
                  <w:sz w:val="20"/>
                  <w:szCs w:val="20"/>
                </w:rPr>
                <w:t xml:space="preserve">この2つは別の仕組みです。</w:t>
              </w:r>
            </w:ins>
            <w:ins w:id="90371" w:author="Ryo Wakayama" w:date="2026-10-20T09:00:00Z">
              <w:r>
                <w:rPr>
                  <w:rFonts w:ascii="BIZ UDPゴシック" w:eastAsia="BIZ UDPゴシック" w:hAnsi="BIZ UDPゴシック"/>
                  <w:sz w:val="20"/>
                  <w:szCs w:val="20"/>
                </w:rPr>
                <w:t xml:space="preserve"> 共生型サービスは、一方の制度の指定を受けた事業所が</w:t>
              </w:r>
            </w:ins>
            <w:ins w:id="90372" w:author="Ryo Wakayama" w:date="2026-10-20T09:00:00Z">
              <w:r>
                <w:rPr>
                  <w:rFonts w:ascii="BIZ UDPゴシック" w:eastAsia="BIZ UDPゴシック" w:hAnsi="BIZ UDPゴシック"/>
                  <w:b/>
                  <w:sz w:val="20"/>
                  <w:szCs w:val="20"/>
                </w:rPr>
                <w:t xml:space="preserve">申請して</w:t>
              </w:r>
            </w:ins>
            <w:ins w:id="90373" w:author="Ryo Wakayama" w:date="2026-10-20T09:00:00Z">
              <w:r>
                <w:rPr>
                  <w:rFonts w:ascii="BIZ UDPゴシック" w:eastAsia="BIZ UDPゴシック" w:hAnsi="BIZ UDPゴシック"/>
                  <w:sz w:val="20"/>
                  <w:szCs w:val="20"/>
                </w:rPr>
                <w:t xml:space="preserve">もう一方の制度の指定を受けるものです。基準該当障害福祉サービスは、通常の指定を受けていない事業所について</w:t>
              </w:r>
            </w:ins>
            <w:ins w:id="90374" w:author="Ryo Wakayama" w:date="2026-10-20T09:00:00Z">
              <w:r>
                <w:rPr>
                  <w:rFonts w:ascii="BIZ UDPゴシック" w:eastAsia="BIZ UDPゴシック" w:hAnsi="BIZ UDPゴシック"/>
                  <w:b/>
                  <w:sz w:val="20"/>
                  <w:szCs w:val="20"/>
                </w:rPr>
                <w:t xml:space="preserve">市町村が給付の対象とする</w:t>
              </w:r>
            </w:ins>
            <w:ins w:id="90375" w:author="Ryo Wakayama" w:date="2026-10-20T09:00:00Z">
              <w:r>
                <w:rPr>
                  <w:rFonts w:ascii="BIZ UDPゴシック" w:eastAsia="BIZ UDPゴシック" w:hAnsi="BIZ UDPゴシック"/>
                  <w:sz w:val="20"/>
                  <w:szCs w:val="20"/>
                </w:rPr>
                <w:t xml:space="preserve">ものです。</w:t>
              </w:r>
            </w:ins>
          </w:p>
        </w:tc>
        <w:tc>
          <w:tcPr>
            <w:tcW w:w="3250" w:type="dxa"/>
            <w:tcMar>
              <w:top w:w="130" w:type="dxa"/>
              <w:left w:w="130" w:type="dxa"/>
              <w:bottom w:w="130" w:type="dxa"/>
              <w:right w:w="130" w:type="dxa"/>
            </w:tcMar>
            <w:vAlign w:val="center"/>
          </w:tcPr>
          <w:p>
            <w:pPr>
              <w:keepNext/>
              <w:spacing w:line="320" w:lineRule="auto"/>
              <w:rPr>
                <w:ins w:id="90376" w:author="Ryo Wakayama" w:date="2026-10-20T09:00:00Z"/>
                <w:rFonts w:ascii="BIZ UDPゴシック" w:eastAsia="BIZ UDPゴシック" w:hAnsi="BIZ UDPゴシック"/>
                <w:sz w:val="20"/>
                <w:szCs w:val="20"/>
              </w:rPr>
            </w:pPr>
            <w:ins w:id="90377" w:author="Ryo Wakayama" w:date="2026-10-20T09:00:00Z">
              <w:r>
                <w:rPr>
                  <w:rFonts w:ascii="BIZ UDPゴシック" w:eastAsia="BIZ UDPゴシック" w:hAnsi="BIZ UDPゴシック"/>
                  <w:b/>
                  <w:sz w:val="20"/>
                  <w:szCs w:val="20"/>
                </w:rPr>
                <w:t xml:space="preserve">同じ事業所が両計画に現れます。</w:t>
              </w:r>
            </w:ins>
            <w:ins w:id="90378" w:author="Ryo Wakayama" w:date="2026-10-20T09:00:00Z">
              <w:r>
                <w:rPr>
                  <w:rFonts w:ascii="BIZ UDPゴシック" w:eastAsia="BIZ UDPゴシック" w:hAnsi="BIZ UDPゴシック"/>
                  <w:sz w:val="20"/>
                  <w:szCs w:val="20"/>
                </w:rPr>
                <w:t xml:space="preserve"> 事業所の数を数えるときは、事業所番号で名寄せし、どちらの指定によるものかを分けて書きます。</w:t>
              </w:r>
            </w:ins>
          </w:p>
        </w:tc>
      </w:tr>
      <w:tr>
        <w:trPr>
          <w:cantSplit/>
          <w:ins w:id="90379" w:author="Ryo Wakayama" w:date="2026-10-20T09:00:00Z"/>
        </w:trPr>
        <w:tc>
          <w:tcPr>
            <w:tcW w:w="450" w:type="dxa"/>
            <w:tcMar>
              <w:top w:w="130" w:type="dxa"/>
              <w:left w:w="130" w:type="dxa"/>
              <w:bottom w:w="130" w:type="dxa"/>
              <w:right w:w="130" w:type="dxa"/>
            </w:tcMar>
            <w:vAlign w:val="center"/>
          </w:tcPr>
          <w:p>
            <w:pPr>
              <w:keepNext/>
              <w:spacing w:line="320" w:lineRule="auto"/>
              <w:rPr>
                <w:ins w:id="90380" w:author="Ryo Wakayama" w:date="2026-10-20T09:00:00Z"/>
                <w:rFonts w:ascii="BIZ UDPゴシック" w:eastAsia="BIZ UDPゴシック" w:hAnsi="BIZ UDPゴシック"/>
                <w:sz w:val="20"/>
                <w:szCs w:val="20"/>
              </w:rPr>
            </w:pPr>
            <w:ins w:id="90381" w:author="Ryo Wakayama" w:date="2026-10-20T09:00:00Z">
              <w:r>
                <w:rPr>
                  <w:rFonts w:ascii="BIZ UDPゴシック" w:eastAsia="BIZ UDPゴシック" w:hAnsi="BIZ UDPゴシック"/>
                  <w:sz w:val="20"/>
                  <w:szCs w:val="20"/>
                </w:rPr>
                <w:t xml:space="preserve">7</w:t>
              </w:r>
            </w:ins>
          </w:p>
        </w:tc>
        <w:tc>
          <w:tcPr>
            <w:tcW w:w="1800" w:type="dxa"/>
            <w:tcMar>
              <w:top w:w="130" w:type="dxa"/>
              <w:left w:w="130" w:type="dxa"/>
              <w:bottom w:w="130" w:type="dxa"/>
              <w:right w:w="130" w:type="dxa"/>
            </w:tcMar>
            <w:vAlign w:val="center"/>
          </w:tcPr>
          <w:p>
            <w:pPr>
              <w:keepNext/>
              <w:spacing w:line="320" w:lineRule="auto"/>
              <w:rPr>
                <w:ins w:id="90382" w:author="Ryo Wakayama" w:date="2026-10-20T09:00:00Z"/>
                <w:rFonts w:ascii="BIZ UDPゴシック" w:eastAsia="BIZ UDPゴシック" w:hAnsi="BIZ UDPゴシック"/>
                <w:sz w:val="20"/>
                <w:szCs w:val="20"/>
              </w:rPr>
            </w:pPr>
            <w:ins w:id="90383" w:author="Ryo Wakayama" w:date="2026-10-20T09:00:00Z">
              <w:r>
                <w:rPr>
                  <w:rFonts w:ascii="BIZ UDPゴシック" w:eastAsia="BIZ UDPゴシック" w:hAnsi="BIZ UDPゴシック"/>
                  <w:sz w:val="20"/>
                  <w:szCs w:val="20"/>
                </w:rPr>
                <w:t xml:space="preserve">介護保険へ移った方の利用者負担の軽減</w:t>
              </w:r>
            </w:ins>
          </w:p>
        </w:tc>
        <w:tc>
          <w:tcPr>
            <w:tcW w:w="3500" w:type="dxa"/>
            <w:tcMar>
              <w:top w:w="130" w:type="dxa"/>
              <w:left w:w="130" w:type="dxa"/>
              <w:bottom w:w="130" w:type="dxa"/>
              <w:right w:w="130" w:type="dxa"/>
            </w:tcMar>
            <w:vAlign w:val="center"/>
          </w:tcPr>
          <w:p>
            <w:pPr>
              <w:keepNext/>
              <w:spacing w:line="320" w:lineRule="auto"/>
              <w:rPr>
                <w:ins w:id="90384" w:author="Ryo Wakayama" w:date="2026-10-20T09:00:00Z"/>
                <w:rFonts w:ascii="BIZ UDPゴシック" w:eastAsia="BIZ UDPゴシック" w:hAnsi="BIZ UDPゴシック"/>
                <w:sz w:val="20"/>
                <w:szCs w:val="20"/>
              </w:rPr>
            </w:pPr>
            <w:ins w:id="90385" w:author="Ryo Wakayama" w:date="2026-10-20T09:00:00Z">
              <w:r>
                <w:rPr>
                  <w:rFonts w:ascii="BIZ UDPゴシック" w:eastAsia="BIZ UDPゴシック" w:hAnsi="BIZ UDPゴシック"/>
                  <w:sz w:val="20"/>
                  <w:szCs w:val="20"/>
                </w:rPr>
                <w:t xml:space="preserve">障がい福祉サービスを長く利用してきた方が介護保険へ移ったときに、利用者負担を軽減する給付があります。</w:t>
              </w:r>
            </w:ins>
            <w:ins w:id="90386" w:author="Ryo Wakayama" w:date="2026-10-20T09:00:00Z">
              <w:r>
                <w:rPr>
                  <w:rFonts w:ascii="BIZ UDPゴシック" w:eastAsia="BIZ UDPゴシック" w:hAnsi="BIZ UDPゴシック"/>
                  <w:b/>
                  <w:sz w:val="20"/>
                  <w:szCs w:val="20"/>
                </w:rPr>
                <w:t xml:space="preserve">対象となるサービスの種類は限られており、介護予防サービスは対象外です。</w:t>
              </w:r>
            </w:ins>
          </w:p>
        </w:tc>
        <w:tc>
          <w:tcPr>
            <w:tcW w:w="3250" w:type="dxa"/>
            <w:tcMar>
              <w:top w:w="130" w:type="dxa"/>
              <w:left w:w="130" w:type="dxa"/>
              <w:bottom w:w="130" w:type="dxa"/>
              <w:right w:w="130" w:type="dxa"/>
            </w:tcMar>
            <w:vAlign w:val="center"/>
          </w:tcPr>
          <w:p>
            <w:pPr>
              <w:keepNext/>
              <w:spacing w:line="320" w:lineRule="auto"/>
              <w:rPr>
                <w:ins w:id="90387" w:author="Ryo Wakayama" w:date="2026-10-20T09:00:00Z"/>
                <w:rFonts w:ascii="BIZ UDPゴシック" w:eastAsia="BIZ UDPゴシック" w:hAnsi="BIZ UDPゴシック"/>
                <w:sz w:val="20"/>
                <w:szCs w:val="20"/>
              </w:rPr>
            </w:pPr>
            <w:ins w:id="90388" w:author="Ryo Wakayama" w:date="2026-10-20T09:00:00Z">
              <w:r>
                <w:rPr>
                  <w:rFonts w:ascii="BIZ UDPゴシック" w:eastAsia="BIZ UDPゴシック" w:hAnsi="BIZ UDPゴシック"/>
                  <w:b/>
                  <w:sz w:val="20"/>
                  <w:szCs w:val="20"/>
                </w:rPr>
                <w:t xml:space="preserve">申請の窓口は介護保険の側です。</w:t>
              </w:r>
            </w:ins>
            <w:ins w:id="90389" w:author="Ryo Wakayama" w:date="2026-10-20T09:00:00Z">
              <w:r>
                <w:rPr>
                  <w:rFonts w:ascii="BIZ UDPゴシック" w:eastAsia="BIZ UDPゴシック" w:hAnsi="BIZ UDPゴシック"/>
                  <w:sz w:val="20"/>
                  <w:szCs w:val="20"/>
                </w:rPr>
                <w:t xml:space="preserve"> 障がい福祉の担当から介護保険の担当へつなぐ手順を定め、両計画に同じ内容を書きます。</w:t>
              </w:r>
            </w:ins>
          </w:p>
        </w:tc>
      </w:tr>
      <w:tr>
        <w:trPr>
          <w:cantSplit/>
          <w:ins w:id="90390" w:author="Ryo Wakayama" w:date="2026-10-20T09:00:00Z"/>
        </w:trPr>
        <w:tc>
          <w:tcPr>
            <w:tcW w:w="450" w:type="dxa"/>
            <w:tcMar>
              <w:top w:w="130" w:type="dxa"/>
              <w:left w:w="130" w:type="dxa"/>
              <w:bottom w:w="130" w:type="dxa"/>
              <w:right w:w="130" w:type="dxa"/>
            </w:tcMar>
            <w:vAlign w:val="center"/>
          </w:tcPr>
          <w:p>
            <w:pPr>
              <w:keepNext/>
              <w:spacing w:line="320" w:lineRule="auto"/>
              <w:rPr>
                <w:ins w:id="90391" w:author="Ryo Wakayama" w:date="2026-10-20T09:00:00Z"/>
                <w:rFonts w:ascii="BIZ UDPゴシック" w:eastAsia="BIZ UDPゴシック" w:hAnsi="BIZ UDPゴシック"/>
                <w:sz w:val="20"/>
                <w:szCs w:val="20"/>
              </w:rPr>
            </w:pPr>
            <w:ins w:id="90392" w:author="Ryo Wakayama" w:date="2026-10-20T09:00:00Z">
              <w:r>
                <w:rPr>
                  <w:rFonts w:ascii="BIZ UDPゴシック" w:eastAsia="BIZ UDPゴシック" w:hAnsi="BIZ UDPゴシック"/>
                  <w:sz w:val="20"/>
                  <w:szCs w:val="20"/>
                </w:rPr>
                <w:t xml:space="preserve">8</w:t>
              </w:r>
            </w:ins>
          </w:p>
        </w:tc>
        <w:tc>
          <w:tcPr>
            <w:tcW w:w="1800" w:type="dxa"/>
            <w:tcMar>
              <w:top w:w="130" w:type="dxa"/>
              <w:left w:w="130" w:type="dxa"/>
              <w:bottom w:w="130" w:type="dxa"/>
              <w:right w:w="130" w:type="dxa"/>
            </w:tcMar>
            <w:vAlign w:val="center"/>
          </w:tcPr>
          <w:p>
            <w:pPr>
              <w:keepNext/>
              <w:spacing w:line="320" w:lineRule="auto"/>
              <w:rPr>
                <w:ins w:id="90393" w:author="Ryo Wakayama" w:date="2026-10-20T09:00:00Z"/>
                <w:rFonts w:ascii="BIZ UDPゴシック" w:eastAsia="BIZ UDPゴシック" w:hAnsi="BIZ UDPゴシック"/>
                <w:sz w:val="20"/>
                <w:szCs w:val="20"/>
              </w:rPr>
            </w:pPr>
            <w:ins w:id="90394" w:author="Ryo Wakayama" w:date="2026-10-20T09:00:00Z">
              <w:r>
                <w:rPr>
                  <w:rFonts w:ascii="BIZ UDPゴシック" w:eastAsia="BIZ UDPゴシック" w:hAnsi="BIZ UDPゴシック"/>
                  <w:sz w:val="20"/>
                  <w:szCs w:val="20"/>
                </w:rPr>
                <w:t xml:space="preserve">計画相談支援から居宅介護支援への引継ぎ</w:t>
              </w:r>
            </w:ins>
          </w:p>
        </w:tc>
        <w:tc>
          <w:tcPr>
            <w:tcW w:w="3500" w:type="dxa"/>
            <w:tcMar>
              <w:top w:w="130" w:type="dxa"/>
              <w:left w:w="130" w:type="dxa"/>
              <w:bottom w:w="130" w:type="dxa"/>
              <w:right w:w="130" w:type="dxa"/>
            </w:tcMar>
            <w:vAlign w:val="center"/>
          </w:tcPr>
          <w:p>
            <w:pPr>
              <w:keepNext/>
              <w:spacing w:line="320" w:lineRule="auto"/>
              <w:rPr>
                <w:ins w:id="90395" w:author="Ryo Wakayama" w:date="2026-10-20T09:00:00Z"/>
                <w:rFonts w:ascii="BIZ UDPゴシック" w:eastAsia="BIZ UDPゴシック" w:hAnsi="BIZ UDPゴシック"/>
                <w:sz w:val="20"/>
                <w:szCs w:val="20"/>
              </w:rPr>
            </w:pPr>
            <w:ins w:id="90396" w:author="Ryo Wakayama" w:date="2026-10-20T09:00:00Z">
              <w:r>
                <w:rPr>
                  <w:rFonts w:ascii="BIZ UDPゴシック" w:eastAsia="BIZ UDPゴシック" w:hAnsi="BIZ UDPゴシック"/>
                  <w:sz w:val="20"/>
                  <w:szCs w:val="20"/>
                </w:rPr>
                <w:t xml:space="preserve">介護保険へ移った方のケアマネジメントは</w:t>
              </w:r>
            </w:ins>
            <w:ins w:id="90397" w:author="Ryo Wakayama" w:date="2026-10-20T09:00:00Z">
              <w:r>
                <w:rPr>
                  <w:rFonts w:ascii="BIZ UDPゴシック" w:eastAsia="BIZ UDPゴシック" w:hAnsi="BIZ UDPゴシック"/>
                  <w:b/>
                  <w:sz w:val="20"/>
                  <w:szCs w:val="20"/>
                </w:rPr>
                <w:t xml:space="preserve">居宅介護支援</w:t>
              </w:r>
            </w:ins>
            <w:ins w:id="90398" w:author="Ryo Wakayama" w:date="2026-10-20T09:00:00Z">
              <w:r>
                <w:rPr>
                  <w:rFonts w:ascii="BIZ UDPゴシック" w:eastAsia="BIZ UDPゴシック" w:hAnsi="BIZ UDPゴシック"/>
                  <w:sz w:val="20"/>
                  <w:szCs w:val="20"/>
                </w:rPr>
                <w:t xml:space="preserve">が担います。その方は計画相談支援の対象から外れます。</w:t>
              </w:r>
            </w:ins>
          </w:p>
        </w:tc>
        <w:tc>
          <w:tcPr>
            <w:tcW w:w="3250" w:type="dxa"/>
            <w:tcMar>
              <w:top w:w="130" w:type="dxa"/>
              <w:left w:w="130" w:type="dxa"/>
              <w:bottom w:w="130" w:type="dxa"/>
              <w:right w:w="130" w:type="dxa"/>
            </w:tcMar>
            <w:vAlign w:val="center"/>
          </w:tcPr>
          <w:p>
            <w:pPr>
              <w:keepNext/>
              <w:spacing w:line="320" w:lineRule="auto"/>
              <w:rPr>
                <w:ins w:id="90399" w:author="Ryo Wakayama" w:date="2026-10-20T09:00:00Z"/>
                <w:rFonts w:ascii="BIZ UDPゴシック" w:eastAsia="BIZ UDPゴシック" w:hAnsi="BIZ UDPゴシック"/>
                <w:sz w:val="20"/>
                <w:szCs w:val="20"/>
              </w:rPr>
            </w:pPr>
            <w:ins w:id="90400" w:author="Ryo Wakayama" w:date="2026-10-20T09:00:00Z">
              <w:r>
                <w:rPr>
                  <w:rFonts w:ascii="BIZ UDPゴシック" w:eastAsia="BIZ UDPゴシック" w:hAnsi="BIZ UDPゴシック"/>
                  <w:sz w:val="20"/>
                  <w:szCs w:val="20"/>
                </w:rPr>
                <w:t xml:space="preserve">障がい計画の計画相談支援の見込量から移った分を減らし、介護保険計画の居宅介護支援の見込量に同じ分を加えます。</w:t>
              </w:r>
            </w:ins>
            <w:ins w:id="90401" w:author="Ryo Wakayama" w:date="2026-10-20T09:00:00Z">
              <w:r>
                <w:rPr>
                  <w:rFonts w:ascii="BIZ UDPゴシック" w:eastAsia="BIZ UDPゴシック" w:hAnsi="BIZ UDPゴシック"/>
                  <w:b/>
                  <w:sz w:val="20"/>
                  <w:szCs w:val="20"/>
                </w:rPr>
                <w:t xml:space="preserve">どちらか一方だけを動かすと、合計が合わなくなります。</w:t>
              </w:r>
            </w:ins>
          </w:p>
        </w:tc>
      </w:tr>
      <w:tr>
        <w:trPr>
          <w:cantSplit/>
          <w:ins w:id="90402" w:author="Ryo Wakayama" w:date="2026-10-20T09:00:00Z"/>
        </w:trPr>
        <w:tc>
          <w:tcPr>
            <w:tcW w:w="450" w:type="dxa"/>
            <w:tcMar>
              <w:top w:w="130" w:type="dxa"/>
              <w:left w:w="130" w:type="dxa"/>
              <w:bottom w:w="130" w:type="dxa"/>
              <w:right w:w="130" w:type="dxa"/>
            </w:tcMar>
            <w:vAlign w:val="center"/>
          </w:tcPr>
          <w:p>
            <w:pPr>
              <w:keepNext/>
              <w:spacing w:line="320" w:lineRule="auto"/>
              <w:rPr>
                <w:ins w:id="90403" w:author="Ryo Wakayama" w:date="2026-10-20T09:00:00Z"/>
                <w:rFonts w:ascii="BIZ UDPゴシック" w:eastAsia="BIZ UDPゴシック" w:hAnsi="BIZ UDPゴシック"/>
                <w:sz w:val="20"/>
                <w:szCs w:val="20"/>
              </w:rPr>
            </w:pPr>
            <w:ins w:id="90404" w:author="Ryo Wakayama" w:date="2026-10-20T09:00:00Z">
              <w:r>
                <w:rPr>
                  <w:rFonts w:ascii="BIZ UDPゴシック" w:eastAsia="BIZ UDPゴシック" w:hAnsi="BIZ UDPゴシック"/>
                  <w:sz w:val="20"/>
                  <w:szCs w:val="20"/>
                </w:rPr>
                <w:t xml:space="preserve">9</w:t>
              </w:r>
            </w:ins>
          </w:p>
        </w:tc>
        <w:tc>
          <w:tcPr>
            <w:tcW w:w="1800" w:type="dxa"/>
            <w:tcMar>
              <w:top w:w="130" w:type="dxa"/>
              <w:left w:w="130" w:type="dxa"/>
              <w:bottom w:w="130" w:type="dxa"/>
              <w:right w:w="130" w:type="dxa"/>
            </w:tcMar>
            <w:vAlign w:val="center"/>
          </w:tcPr>
          <w:p>
            <w:pPr>
              <w:keepNext/>
              <w:spacing w:line="320" w:lineRule="auto"/>
              <w:rPr>
                <w:ins w:id="90405" w:author="Ryo Wakayama" w:date="2026-10-20T09:00:00Z"/>
                <w:rFonts w:ascii="BIZ UDPゴシック" w:eastAsia="BIZ UDPゴシック" w:hAnsi="BIZ UDPゴシック"/>
                <w:sz w:val="20"/>
                <w:szCs w:val="20"/>
              </w:rPr>
            </w:pPr>
            <w:ins w:id="90406" w:author="Ryo Wakayama" w:date="2026-10-20T09:00:00Z">
              <w:r>
                <w:rPr>
                  <w:rFonts w:ascii="BIZ UDPゴシック" w:eastAsia="BIZ UDPゴシック" w:hAnsi="BIZ UDPゴシック"/>
                  <w:sz w:val="20"/>
                  <w:szCs w:val="20"/>
                </w:rPr>
                <w:t xml:space="preserve">両計画で同じ方・同じ量を二重に数えないこと</w:t>
              </w:r>
            </w:ins>
          </w:p>
        </w:tc>
        <w:tc>
          <w:tcPr>
            <w:tcW w:w="3500" w:type="dxa"/>
            <w:tcMar>
              <w:top w:w="130" w:type="dxa"/>
              <w:left w:w="130" w:type="dxa"/>
              <w:bottom w:w="130" w:type="dxa"/>
              <w:right w:w="130" w:type="dxa"/>
            </w:tcMar>
            <w:vAlign w:val="center"/>
          </w:tcPr>
          <w:p>
            <w:pPr>
              <w:keepNext/>
              <w:spacing w:line="320" w:lineRule="auto"/>
              <w:rPr>
                <w:ins w:id="90407" w:author="Ryo Wakayama" w:date="2026-10-20T09:00:00Z"/>
                <w:rFonts w:ascii="BIZ UDPゴシック" w:eastAsia="BIZ UDPゴシック" w:hAnsi="BIZ UDPゴシック"/>
                <w:sz w:val="20"/>
                <w:szCs w:val="20"/>
              </w:rPr>
            </w:pPr>
            <w:ins w:id="90408" w:author="Ryo Wakayama" w:date="2026-10-20T09:00:00Z">
              <w:r>
                <w:rPr>
                  <w:rFonts w:ascii="BIZ UDPゴシック" w:eastAsia="BIZ UDPゴシック" w:hAnsi="BIZ UDPゴシック"/>
                  <w:sz w:val="20"/>
                  <w:szCs w:val="20"/>
                </w:rPr>
                <w:t xml:space="preserve">上の1から8までは、いずれも</w:t>
              </w:r>
            </w:ins>
            <w:ins w:id="90409" w:author="Ryo Wakayama" w:date="2026-10-20T09:00:00Z">
              <w:r>
                <w:rPr>
                  <w:rFonts w:ascii="BIZ UDPゴシック" w:eastAsia="BIZ UDPゴシック" w:hAnsi="BIZ UDPゴシック"/>
                  <w:b/>
                  <w:sz w:val="20"/>
                  <w:szCs w:val="20"/>
                </w:rPr>
                <w:t xml:space="preserve">同じ方が両方の計画に現れうる</w:t>
              </w:r>
            </w:ins>
            <w:ins w:id="90410" w:author="Ryo Wakayama" w:date="2026-10-20T09:00:00Z">
              <w:r>
                <w:rPr>
                  <w:rFonts w:ascii="BIZ UDPゴシック" w:eastAsia="BIZ UDPゴシック" w:hAnsi="BIZ UDPゴシック"/>
                  <w:sz w:val="20"/>
                  <w:szCs w:val="20"/>
                </w:rPr>
                <w:t xml:space="preserve">場面です。両計画がそれぞれに見込むと、</w:t>
              </w:r>
            </w:ins>
            <w:ins w:id="90411" w:author="Ryo Wakayama" w:date="2026-10-20T09:00:00Z">
              <w:r>
                <w:rPr>
                  <w:rFonts w:ascii="BIZ UDPゴシック" w:eastAsia="BIZ UDPゴシック" w:hAnsi="BIZ UDPゴシック"/>
                  <w:b/>
                  <w:sz w:val="20"/>
                  <w:szCs w:val="20"/>
                </w:rPr>
                <w:t xml:space="preserve">同じ方のサービスを二重に見込むことになります。</w:t>
              </w:r>
            </w:ins>
          </w:p>
        </w:tc>
        <w:tc>
          <w:tcPr>
            <w:tcW w:w="3250" w:type="dxa"/>
            <w:tcMar>
              <w:top w:w="130" w:type="dxa"/>
              <w:left w:w="130" w:type="dxa"/>
              <w:bottom w:w="130" w:type="dxa"/>
              <w:right w:w="130" w:type="dxa"/>
            </w:tcMar>
            <w:vAlign w:val="center"/>
          </w:tcPr>
          <w:p>
            <w:pPr>
              <w:keepNext/>
              <w:spacing w:line="320" w:lineRule="auto"/>
              <w:rPr>
                <w:ins w:id="90412" w:author="Ryo Wakayama" w:date="2026-10-20T09:00:00Z"/>
                <w:rFonts w:ascii="BIZ UDPゴシック" w:eastAsia="BIZ UDPゴシック" w:hAnsi="BIZ UDPゴシック"/>
                <w:sz w:val="20"/>
                <w:szCs w:val="20"/>
              </w:rPr>
            </w:pPr>
            <w:ins w:id="90413" w:author="Ryo Wakayama" w:date="2026-10-20T09:00:00Z">
              <w:r>
                <w:rPr>
                  <w:rFonts w:ascii="BIZ UDPゴシック" w:eastAsia="BIZ UDPゴシック" w:hAnsi="BIZ UDPゴシック"/>
                  <w:b/>
                  <w:sz w:val="20"/>
                  <w:szCs w:val="20"/>
                </w:rPr>
                <w:t xml:space="preserve">移る方の一覧を1つ作り、両計画がそこから引きます。</w:t>
              </w:r>
            </w:ins>
            <w:ins w:id="90414" w:author="Ryo Wakayama" w:date="2026-10-20T09:00:00Z">
              <w:r>
                <w:rPr>
                  <w:rFonts w:ascii="BIZ UDPゴシック" w:eastAsia="BIZ UDPゴシック" w:hAnsi="BIZ UDPゴシック"/>
                  <w:sz w:val="20"/>
                  <w:szCs w:val="20"/>
                </w:rPr>
                <w:t xml:space="preserve"> 一覧は、到達の年度・利用しているサービス・移る先・移る年度を持つものとします。</w:t>
              </w:r>
            </w:ins>
          </w:p>
        </w:tc>
      </w:tr>
      <w:tr>
        <w:trPr>
          <w:cantSplit/>
          <w:ins w:id="90415" w:author="Ryo Wakayama" w:date="2026-10-20T09:00:00Z"/>
        </w:trPr>
        <w:tc>
          <w:tcPr>
            <w:tcW w:w="450" w:type="dxa"/>
            <w:tcMar>
              <w:top w:w="130" w:type="dxa"/>
              <w:left w:w="130" w:type="dxa"/>
              <w:bottom w:w="130" w:type="dxa"/>
              <w:right w:w="130" w:type="dxa"/>
            </w:tcMar>
            <w:vAlign w:val="center"/>
          </w:tcPr>
          <w:p>
            <w:pPr>
              <w:keepNext/>
              <w:spacing w:line="320" w:lineRule="auto"/>
              <w:rPr>
                <w:ins w:id="90416" w:author="Ryo Wakayama" w:date="2026-10-20T09:00:00Z"/>
                <w:rFonts w:ascii="BIZ UDPゴシック" w:eastAsia="BIZ UDPゴシック" w:hAnsi="BIZ UDPゴシック"/>
                <w:sz w:val="20"/>
                <w:szCs w:val="20"/>
              </w:rPr>
            </w:pPr>
            <w:ins w:id="90417" w:author="Ryo Wakayama" w:date="2026-10-20T09:00:00Z">
              <w:r>
                <w:rPr>
                  <w:rFonts w:ascii="BIZ UDPゴシック" w:eastAsia="BIZ UDPゴシック" w:hAnsi="BIZ UDPゴシック"/>
                  <w:sz w:val="20"/>
                  <w:szCs w:val="20"/>
                </w:rPr>
                <w:t xml:space="preserve">10</w:t>
              </w:r>
            </w:ins>
          </w:p>
        </w:tc>
        <w:tc>
          <w:tcPr>
            <w:tcW w:w="1800" w:type="dxa"/>
            <w:tcMar>
              <w:top w:w="130" w:type="dxa"/>
              <w:left w:w="130" w:type="dxa"/>
              <w:bottom w:w="130" w:type="dxa"/>
              <w:right w:w="130" w:type="dxa"/>
            </w:tcMar>
            <w:vAlign w:val="center"/>
          </w:tcPr>
          <w:p>
            <w:pPr>
              <w:keepNext/>
              <w:spacing w:line="320" w:lineRule="auto"/>
              <w:rPr>
                <w:ins w:id="90418" w:author="Ryo Wakayama" w:date="2026-10-20T09:00:00Z"/>
                <w:rFonts w:ascii="BIZ UDPゴシック" w:eastAsia="BIZ UDPゴシック" w:hAnsi="BIZ UDPゴシック"/>
                <w:sz w:val="20"/>
                <w:szCs w:val="20"/>
              </w:rPr>
            </w:pPr>
            <w:ins w:id="90419" w:author="Ryo Wakayama" w:date="2026-10-20T09:00:00Z">
              <w:r>
                <w:rPr>
                  <w:rFonts w:ascii="BIZ UDPゴシック" w:eastAsia="BIZ UDPゴシック" w:hAnsi="BIZ UDPゴシック"/>
                  <w:sz w:val="20"/>
                  <w:szCs w:val="20"/>
                </w:rPr>
                <w:t xml:space="preserve">支援会議と支援協議会が互いに連携すること（</w:t>
              </w:r>
            </w:ins>
            <w:ins w:id="90420" w:author="Ryo Wakayama" w:date="2026-10-20T09:00:00Z">
              <w:r>
                <w:rPr>
                  <w:rFonts w:ascii="BIZ UDPゴシック" w:eastAsia="BIZ UDPゴシック" w:hAnsi="BIZ UDPゴシック"/>
                  <w:b/>
                  <w:sz w:val="20"/>
                  <w:szCs w:val="20"/>
                </w:rPr>
                <w:t xml:space="preserve">法定</w:t>
              </w:r>
            </w:ins>
            <w:ins w:id="90421" w:author="Ryo Wakayama" w:date="2026-10-20T09:00:00Z">
              <w:r>
                <w:rPr>
                  <w:rFonts w:ascii="BIZ UDPゴシック" w:eastAsia="BIZ UDPゴシック" w:hAnsi="BIZ UDPゴシック"/>
                  <w:sz w:val="20"/>
                  <w:szCs w:val="20"/>
                </w:rPr>
                <w:t xml:space="preserve">）</w:t>
              </w:r>
            </w:ins>
          </w:p>
        </w:tc>
        <w:tc>
          <w:tcPr>
            <w:tcW w:w="3500" w:type="dxa"/>
            <w:tcMar>
              <w:top w:w="130" w:type="dxa"/>
              <w:left w:w="130" w:type="dxa"/>
              <w:bottom w:w="130" w:type="dxa"/>
              <w:right w:w="130" w:type="dxa"/>
            </w:tcMar>
            <w:vAlign w:val="center"/>
          </w:tcPr>
          <w:p>
            <w:pPr>
              <w:keepNext/>
              <w:spacing w:line="320" w:lineRule="auto"/>
              <w:rPr>
                <w:ins w:id="90422" w:author="Ryo Wakayama" w:date="2026-10-20T09:00:00Z"/>
                <w:rFonts w:ascii="BIZ UDPゴシック" w:eastAsia="BIZ UDPゴシック" w:hAnsi="BIZ UDPゴシック"/>
                <w:sz w:val="20"/>
                <w:szCs w:val="20"/>
              </w:rPr>
            </w:pPr>
            <w:ins w:id="90423" w:author="Ryo Wakayama" w:date="2026-10-20T09:00:00Z">
              <w:r>
                <w:rPr>
                  <w:rFonts w:ascii="BIZ UDPゴシック" w:eastAsia="BIZ UDPゴシック" w:hAnsi="BIZ UDPゴシック"/>
                  <w:sz w:val="20"/>
                  <w:szCs w:val="20"/>
                </w:rPr>
                <w:t xml:space="preserve">令和8年法律第51号により、</w:t>
              </w:r>
            </w:ins>
            <w:ins w:id="90424" w:author="Ryo Wakayama" w:date="2026-10-20T09:00:00Z">
              <w:r>
                <w:rPr>
                  <w:rFonts w:ascii="BIZ UDPゴシック" w:eastAsia="BIZ UDPゴシック" w:hAnsi="BIZ UDPゴシック"/>
                  <w:b/>
                  <w:sz w:val="20"/>
                  <w:szCs w:val="20"/>
                </w:rPr>
                <w:t xml:space="preserve">介護保険法第115条の48第5項</w:t>
              </w:r>
            </w:ins>
            <w:ins w:id="90425" w:author="Ryo Wakayama" w:date="2026-10-20T09:00:00Z">
              <w:r>
                <w:rPr>
                  <w:rFonts w:ascii="BIZ UDPゴシック" w:eastAsia="BIZ UDPゴシック" w:hAnsi="BIZ UDPゴシック"/>
                  <w:sz w:val="20"/>
                  <w:szCs w:val="20"/>
                </w:rPr>
                <w:t xml:space="preserve">と</w:t>
              </w:r>
            </w:ins>
            <w:ins w:id="90426" w:author="Ryo Wakayama" w:date="2026-10-20T09:00:00Z">
              <w:r>
                <w:rPr>
                  <w:rFonts w:ascii="BIZ UDPゴシック" w:eastAsia="BIZ UDPゴシック" w:hAnsi="BIZ UDPゴシック"/>
                  <w:b/>
                  <w:sz w:val="20"/>
                  <w:szCs w:val="20"/>
                </w:rPr>
                <w:t xml:space="preserve">障害者総合支援法第89条の3第5項</w:t>
              </w:r>
            </w:ins>
            <w:ins w:id="90427" w:author="Ryo Wakayama" w:date="2026-10-20T09:00:00Z">
              <w:r>
                <w:rPr>
                  <w:rFonts w:ascii="BIZ UDPゴシック" w:eastAsia="BIZ UDPゴシック" w:hAnsi="BIZ UDPゴシック"/>
                  <w:sz w:val="20"/>
                  <w:szCs w:val="20"/>
                </w:rPr>
                <w:t xml:space="preserve">が新たに置かれました。介護保険法の</w:t>
              </w:r>
            </w:ins>
            <w:ins w:id="90428" w:author="Ryo Wakayama" w:date="2026-10-20T09:00:00Z">
              <w:r>
                <w:rPr>
                  <w:rFonts w:ascii="BIZ UDPゴシック" w:eastAsia="BIZ UDPゴシック" w:hAnsi="BIZ UDPゴシック"/>
                  <w:b/>
                  <w:sz w:val="20"/>
                  <w:szCs w:val="20"/>
                </w:rPr>
                <w:t xml:space="preserve">支援会議</w:t>
              </w:r>
            </w:ins>
            <w:ins w:id="90429" w:author="Ryo Wakayama" w:date="2026-10-20T09:00:00Z">
              <w:r>
                <w:rPr>
                  <w:rFonts w:ascii="BIZ UDPゴシック" w:eastAsia="BIZ UDPゴシック" w:hAnsi="BIZ UDPゴシック"/>
                  <w:sz w:val="20"/>
                  <w:szCs w:val="20"/>
                </w:rPr>
                <w:t xml:space="preserve">（改正前は「会議」）と、障害者総合支援法の</w:t>
              </w:r>
            </w:ins>
            <w:ins w:id="90430" w:author="Ryo Wakayama" w:date="2026-10-20T09:00:00Z">
              <w:r>
                <w:rPr>
                  <w:rFonts w:ascii="BIZ UDPゴシック" w:eastAsia="BIZ UDPゴシック" w:hAnsi="BIZ UDPゴシック"/>
                  <w:b/>
                  <w:sz w:val="20"/>
                  <w:szCs w:val="20"/>
                </w:rPr>
                <w:t xml:space="preserve">支援協議会</w:t>
              </w:r>
            </w:ins>
            <w:ins w:id="90431" w:author="Ryo Wakayama" w:date="2026-10-20T09:00:00Z">
              <w:r>
                <w:rPr>
                  <w:rFonts w:ascii="BIZ UDPゴシック" w:eastAsia="BIZ UDPゴシック" w:hAnsi="BIZ UDPゴシック"/>
                  <w:sz w:val="20"/>
                  <w:szCs w:val="20"/>
                </w:rPr>
                <w:t xml:space="preserve">（改正前は「協議会」）は、同じ地方公共団体にもう一方が置かれているときは、</w:t>
              </w:r>
            </w:ins>
            <w:ins w:id="90432" w:author="Ryo Wakayama" w:date="2026-10-20T09:00:00Z">
              <w:r>
                <w:rPr>
                  <w:rFonts w:ascii="BIZ UDPゴシック" w:eastAsia="BIZ UDPゴシック" w:hAnsi="BIZ UDPゴシック"/>
                  <w:b/>
                  <w:sz w:val="20"/>
                  <w:szCs w:val="20"/>
                </w:rPr>
                <w:t xml:space="preserve">相互に連携を図るよう努めなければならない</w:t>
              </w:r>
            </w:ins>
            <w:ins w:id="90433" w:author="Ryo Wakayama" w:date="2026-10-20T09:00:00Z">
              <w:r>
                <w:rPr>
                  <w:rFonts w:ascii="BIZ UDPゴシック" w:eastAsia="BIZ UDPゴシック" w:hAnsi="BIZ UDPゴシック"/>
                  <w:sz w:val="20"/>
                  <w:szCs w:val="20"/>
                </w:rPr>
                <w:t xml:space="preserve">こととされます。</w:t>
              </w:r>
            </w:ins>
            <w:ins w:id="90434" w:author="Ryo Wakayama" w:date="2026-10-20T09:00:00Z">
              <w:r>
                <w:rPr>
                  <w:rFonts w:ascii="BIZ UDPゴシック" w:eastAsia="BIZ UDPゴシック" w:hAnsi="BIZ UDPゴシック"/>
                  <w:b/>
                  <w:sz w:val="20"/>
                  <w:szCs w:val="20"/>
                </w:rPr>
                <w:t xml:space="preserve">互いの名前が互いの条文に書かれており、双方向の規定です。</w:t>
              </w:r>
            </w:ins>
            <w:ins w:id="90435" w:author="Ryo Wakayama" w:date="2026-10-20T09:00:00Z">
              <w:r>
                <w:rPr>
                  <w:rFonts w:ascii="BIZ UDPゴシック" w:eastAsia="BIZ UDPゴシック" w:hAnsi="BIZ UDPゴシック"/>
                  <w:sz w:val="20"/>
                  <w:szCs w:val="20"/>
                </w:rPr>
                <w:t xml:space="preserve">令和9年4月1日施行で、本計画期間の初日に当たります。</w:t>
              </w:r>
            </w:ins>
            <w:ins w:id="90436" w:author="Ryo Wakayama" w:date="2026-10-20T09:00:00Z">
              <w:r>
                <w:rPr>
                  <w:rFonts w:ascii="BIZ UDPゴシック" w:eastAsia="BIZ UDPゴシック" w:hAnsi="BIZ UDPゴシック"/>
                  <w:b/>
                  <w:sz w:val="20"/>
                  <w:szCs w:val="20"/>
                </w:rPr>
                <w:t xml:space="preserve">なお、条文が名指ししているのは2つではなく5つです。</w:t>
              </w:r>
            </w:ins>
            <w:ins w:id="90437" w:author="Ryo Wakayama" w:date="2026-10-20T09:00:00Z">
              <w:r>
                <w:rPr>
                  <w:rFonts w:ascii="BIZ UDPゴシック" w:eastAsia="BIZ UDPゴシック" w:hAnsi="BIZ UDPゴシック"/>
                  <w:sz w:val="20"/>
                  <w:szCs w:val="20"/>
                </w:rPr>
                <w:t xml:space="preserve"> 介護保険法第115条の48第5項は、障害者総合支援法第89条の3第1項の支援協議会のほか、</w:t>
              </w:r>
            </w:ins>
            <w:ins w:id="90438" w:author="Ryo Wakayama" w:date="2026-10-20T09:00:00Z">
              <w:r>
                <w:rPr>
                  <w:rFonts w:ascii="BIZ UDPゴシック" w:eastAsia="BIZ UDPゴシック" w:hAnsi="BIZ UDPゴシック"/>
                  <w:b/>
                  <w:sz w:val="20"/>
                  <w:szCs w:val="20"/>
                </w:rPr>
                <w:t xml:space="preserve">社会福祉法第106条の3の2第1項の支援会議、住宅セーフティネット法第81条第1項の支援協議会、生活困窮者自立支援法第9条第1項の支援会議</w:t>
              </w:r>
            </w:ins>
            <w:ins w:id="90439" w:author="Ryo Wakayama" w:date="2026-10-20T09:00:00Z">
              <w:r>
                <w:rPr>
                  <w:rFonts w:ascii="BIZ UDPゴシック" w:eastAsia="BIZ UDPゴシック" w:hAnsi="BIZ UDPゴシック"/>
                  <w:sz w:val="20"/>
                  <w:szCs w:val="20"/>
                </w:rPr>
                <w:t xml:space="preserve">、その他支援体制の構築に資する会議を挙げています（障害者総合支援法第89条の3第5項も同じ構成です）。</w:t>
              </w:r>
            </w:ins>
          </w:p>
        </w:tc>
        <w:tc>
          <w:tcPr>
            <w:tcW w:w="3250" w:type="dxa"/>
            <w:tcMar>
              <w:top w:w="130" w:type="dxa"/>
              <w:left w:w="130" w:type="dxa"/>
              <w:bottom w:w="130" w:type="dxa"/>
              <w:right w:w="130" w:type="dxa"/>
            </w:tcMar>
            <w:vAlign w:val="center"/>
          </w:tcPr>
          <w:p>
            <w:pPr>
              <w:keepNext/>
              <w:spacing w:line="320" w:lineRule="auto"/>
              <w:rPr>
                <w:ins w:id="90440" w:author="Ryo Wakayama" w:date="2026-10-20T09:00:00Z"/>
                <w:rFonts w:ascii="BIZ UDPゴシック" w:eastAsia="BIZ UDPゴシック" w:hAnsi="BIZ UDPゴシック"/>
                <w:sz w:val="20"/>
                <w:szCs w:val="20"/>
              </w:rPr>
            </w:pPr>
            <w:ins w:id="90441" w:author="Ryo Wakayama" w:date="2026-10-20T09:00:00Z">
              <w:r>
                <w:rPr>
                  <w:rFonts w:ascii="BIZ UDPゴシック" w:eastAsia="BIZ UDPゴシック" w:hAnsi="BIZ UDPゴシック"/>
                  <w:b/>
                  <w:sz w:val="20"/>
                  <w:szCs w:val="20"/>
                </w:rPr>
                <w:t xml:space="preserve">上の1から9までの判定を、これらの会議の連携の場で行います。</w:t>
              </w:r>
            </w:ins>
            <w:ins w:id="90442" w:author="Ryo Wakayama" w:date="2026-10-20T09:00:00Z">
              <w:r>
                <w:rPr>
                  <w:rFonts w:ascii="BIZ UDPゴシック" w:eastAsia="BIZ UDPゴシック" w:hAnsi="BIZ UDPゴシック"/>
                  <w:sz w:val="20"/>
                  <w:szCs w:val="20"/>
                </w:rPr>
                <w:t xml:space="preserve"> 介護保険法の支援会議は、実施の一部を地域包括支援センターの設置者に委託することができ（同条第6項）、運営に当たり包括的支援事業との連携を図ることその他地域の住民の意見を反映させるために必要な措置を講ずるよう努めるものとされます（同条第7項）。本町にどれが置かれているかを確かめたうえで、</w:t>
              </w:r>
            </w:ins>
            <w:ins w:id="90443" w:author="Ryo Wakayama" w:date="2026-10-20T09:00:00Z">
              <w:r>
                <w:rPr>
                  <w:rFonts w:ascii="BIZ UDPゴシック" w:eastAsia="BIZ UDPゴシック" w:hAnsi="BIZ UDPゴシック"/>
                  <w:b/>
                  <w:sz w:val="20"/>
                  <w:szCs w:val="20"/>
                </w:rPr>
                <w:t xml:space="preserve">どの場で、いつ、誰が判定するかを両計画に同じ内容で書きます。</w:t>
              </w:r>
            </w:ins>
          </w:p>
        </w:tc>
      </w:tr>
    </w:tbl>
    <w:p>
      <w:pPr>
        <w:spacing w:after="200" w:line="360" w:lineRule="auto"/>
        <w:ind w:firstLineChars="100" w:firstLine="220"/>
        <w:rPr>
          <w:ins w:id="90444" w:author="Ryo Wakayama" w:date="2026-10-20T09:00:00Z"/>
          <w:rFonts w:ascii="BIZ UDPゴシック" w:eastAsia="BIZ UDPゴシック" w:hAnsi="BIZ UDPゴシック"/>
        </w:rPr>
      </w:pPr>
      <w:ins w:id="90445" w:author="Ryo Wakayama" w:date="2026-10-20T09:00:00Z">
        <w:r>
          <w:rPr>
            <w:rFonts w:ascii="BIZ UDPゴシック" w:eastAsia="BIZ UDPゴシック" w:hAnsi="BIZ UDPゴシック"/>
            <w:b/>
            <w:sz w:val="22"/>
            <w:szCs w:val="22"/>
          </w:rPr>
          <w:t xml:space="preserve">両計画の人口の前提をそろえます。</w:t>
        </w:r>
      </w:ins>
      <w:ins w:id="90446" w:author="Ryo Wakayama" w:date="2026-10-20T09:00:00Z">
        <w:r>
          <w:rPr>
            <w:rFonts w:ascii="BIZ UDPゴシック" w:eastAsia="BIZ UDPゴシック" w:hAnsi="BIZ UDPゴシック"/>
            <w:sz w:val="22"/>
            <w:szCs w:val="22"/>
          </w:rPr>
          <w:t xml:space="preserve">高齢者計画は、保険料を国の推計ワークシートにより算定するため、国が配布する推計用人口を用いています（第2章6）。障がい計画はこれから人口の基礎を置くところであり、</w:t>
        </w:r>
      </w:ins>
      <w:ins w:id="90447" w:author="Ryo Wakayama" w:date="2026-10-20T09:00:00Z">
        <w:r>
          <w:rPr>
            <w:rFonts w:ascii="BIZ UDPゴシック" w:eastAsia="BIZ UDPゴシック" w:hAnsi="BIZ UDPゴシック"/>
            <w:b/>
            <w:sz w:val="22"/>
            <w:szCs w:val="22"/>
          </w:rPr>
          <w:t xml:space="preserve">高齢者計画と同じ系列を用います。</w:t>
        </w:r>
      </w:ins>
      <w:ins w:id="90448" w:author="Ryo Wakayama" w:date="2026-10-20T09:00:00Z">
        <w:r>
          <w:rPr>
            <w:rFonts w:ascii="BIZ UDPゴシック" w:eastAsia="BIZ UDPゴシック" w:hAnsi="BIZ UDPゴシック"/>
            <w:sz w:val="22"/>
            <w:szCs w:val="22"/>
          </w:rPr>
          <w:t xml:space="preserve">同じ町の2つの計画が同じ年の人口を違う数で載せることは避けます。</w:t>
        </w:r>
      </w:ins>
    </w:p>
    <w:p>
      <w:pPr>
        <w:spacing w:after="160" w:line="320" w:lineRule="auto"/>
        <w:rPr>
          <w:ins w:id="90449" w:author="Ryo Wakayama" w:date="2026-10-20T09:00:00Z"/>
          <w:rFonts w:ascii="BIZ UDPゴシック" w:eastAsia="BIZ UDPゴシック" w:hAnsi="BIZ UDPゴシック"/>
        </w:rPr>
      </w:pPr>
      <w:ins w:id="90450" w:author="Ryo Wakayama" w:date="2026-10-20T09:00:00Z">
        <w:r>
          <w:rPr>
            <w:rFonts w:ascii="BIZ UDPゴシック" w:eastAsia="BIZ UDPゴシック" w:hAnsi="BIZ UDPゴシック"/>
            <w:sz w:val="19"/>
            <w:szCs w:val="19"/>
          </w:rPr>
          <w:t xml:space="preserve">※ 10に掲げた条項は、</w:t>
        </w:r>
      </w:ins>
      <w:ins w:id="90451" w:author="Ryo Wakayama" w:date="2026-10-20T09:00:00Z">
        <w:r>
          <w:rPr>
            <w:rFonts w:ascii="BIZ UDPゴシック" w:eastAsia="BIZ UDPゴシック" w:hAnsi="BIZ UDPゴシック"/>
            <w:b/>
            <w:sz w:val="19"/>
            <w:szCs w:val="19"/>
          </w:rPr>
          <w:t xml:space="preserve">e-Gov 法令API（デジタル庁）により、令和9年4月1日時点に効力をもつ条文の現物で確かめたもの</w:t>
        </w:r>
      </w:ins>
      <w:ins w:id="90452" w:author="Ryo Wakayama" w:date="2026-10-20T09:00:00Z">
        <w:r>
          <w:rPr>
            <w:rFonts w:ascii="BIZ UDPゴシック" w:eastAsia="BIZ UDPゴシック" w:hAnsi="BIZ UDPゴシック"/>
            <w:sz w:val="19"/>
            <w:szCs w:val="19"/>
          </w:rPr>
          <w:t xml:space="preserve">です（令和8年10月19日取得）。令和9年4月1日は本計画期間の初日であり、</w:t>
        </w:r>
      </w:ins>
      <w:ins w:id="90453" w:author="Ryo Wakayama" w:date="2026-10-20T09:00:00Z">
        <w:r>
          <w:rPr>
            <w:rFonts w:ascii="BIZ UDPゴシック" w:eastAsia="BIZ UDPゴシック" w:hAnsi="BIZ UDPゴシック"/>
            <w:b/>
            <w:sz w:val="19"/>
            <w:szCs w:val="19"/>
          </w:rPr>
          <w:t xml:space="preserve">計画期間に適用される条文は改正後のものです。</w:t>
        </w:r>
      </w:ins>
      <w:ins w:id="90454" w:author="Ryo Wakayama" w:date="2026-10-20T09:00:00Z">
        <w:r>
          <w:rPr>
            <w:rFonts w:ascii="BIZ UDPゴシック" w:eastAsia="BIZ UDPゴシック" w:hAnsi="BIZ UDPゴシック"/>
            <w:sz w:val="19"/>
            <w:szCs w:val="19"/>
          </w:rPr>
          <w:t xml:space="preserve"> 改正の本体は社会福祉法等の一部を改正する法律（令和8年法律第51号。公布 令和8年6月25日）です。1から9までの制度の内容について、</w:t>
        </w:r>
      </w:ins>
      <w:ins w:id="90455" w:author="Ryo Wakayama" w:date="2026-10-20T09:00:00Z">
        <w:r>
          <w:rPr>
            <w:rFonts w:ascii="BIZ UDPゴシック" w:eastAsia="BIZ UDPゴシック" w:hAnsi="BIZ UDPゴシック"/>
            <w:b/>
            <w:sz w:val="19"/>
            <w:szCs w:val="19"/>
          </w:rPr>
          <w:t xml:space="preserve">根拠となる条項の番号は原典で確かめたうえで記載します。</w:t>
        </w:r>
      </w:ins>
      <w:ins w:id="90456" w:author="Ryo Wakayama" w:date="2026-10-20T09:00:00Z">
        <w:r>
          <w:rPr>
            <w:rFonts w:ascii="BIZ UDPゴシック" w:eastAsia="BIZ UDPゴシック" w:hAnsi="BIZ UDPゴシック"/>
            <w:sz w:val="19"/>
            <w:szCs w:val="19"/>
          </w:rPr>
          <w:t xml:space="preserve"> </w:t>
        </w:r>
      </w:ins>
      <w:ins w:id="90457" w:author="Ryo Wakayama" w:date="2026-10-20T09:00:00Z">
        <w:r>
          <w:rPr>
            <w:rFonts w:ascii="BIZ UDPゴシック" w:eastAsia="BIZ UDPゴシック" w:hAnsi="BIZ UDPゴシック"/>
            <w:b/>
            <w:sz w:val="19"/>
            <w:szCs w:val="19"/>
          </w:rPr>
          <w:t xml:space="preserve">介護保険法施行法・同法施行令・同法施行規則・障害者総合支援法施行令・同法施行規則も、同じ法令APIで取得できます。</w:t>
        </w:r>
      </w:ins>
      <w:ins w:id="90458" w:author="Ryo Wakayama" w:date="2026-10-20T09:00:00Z">
        <w:r>
          <w:rPr>
            <w:rFonts w:ascii="BIZ UDPゴシック" w:eastAsia="BIZ UDPゴシック" w:hAnsi="BIZ UDPゴシック"/>
            <w:sz w:val="19"/>
            <w:szCs w:val="19"/>
          </w:rPr>
          <w:t xml:space="preserve"> </w:t>
        </w:r>
      </w:ins>
      <w:ins w:id="90459" w:author="Ryo Wakayama" w:date="2026-10-20T09:00:00Z">
        <w:r>
          <w:rPr>
            <w:rFonts w:ascii="BIZ UDPゴシック" w:eastAsia="BIZ UDPゴシック" w:hAnsi="BIZ UDPゴシック"/>
            <w:b/>
            <w:sz w:val="19"/>
            <w:szCs w:val="19"/>
          </w:rPr>
          <w:t xml:space="preserve">ただし告示は法令APIの対象外です。</w:t>
        </w:r>
      </w:ins>
      <w:ins w:id="90460" w:author="Ryo Wakayama" w:date="2026-10-20T09:00:00Z">
        <w:r>
          <w:rPr>
            <w:rFonts w:ascii="BIZ UDPゴシック" w:eastAsia="BIZ UDPゴシック" w:hAnsi="BIZ UDPゴシック"/>
            <w:sz w:val="19"/>
            <w:szCs w:val="19"/>
          </w:rPr>
          <w:t xml:space="preserve"> 7の対象となるサービスの種類も、原典で確かめてから具体に書きます。</w:t>
        </w:r>
      </w:ins>
    </w:p>
    <w:p>
      <w:pPr>
        <w:spacing w:after="200" w:line="360" w:lineRule="auto"/>
        <w:ind w:firstLineChars="100" w:firstLine="220"/>
        <w:rPr>
          <w:ins w:id="90461" w:author="Ryo Wakayama" w:date="2026-10-20T09:00:00Z"/>
          <w:rFonts w:ascii="BIZ UDPゴシック" w:eastAsia="BIZ UDPゴシック" w:hAnsi="BIZ UDPゴシック"/>
        </w:rPr>
      </w:pPr>
      <w:ins w:id="90462" w:author="Ryo Wakayama" w:date="2026-10-20T09:00:00Z">
        <w:r>
          <w:rPr>
            <w:rFonts w:ascii="BIZ UDPゴシック" w:eastAsia="BIZ UDPゴシック" w:hAnsi="BIZ UDPゴシック"/>
            <w:b/>
            <w:sz w:val="22"/>
            <w:szCs w:val="22"/>
          </w:rPr>
          <w:t xml:space="preserve">上の判定を行うために、次のことを町に確かめます。</w:t>
        </w:r>
      </w:ins>
    </w:p>
    <w:p>
      <w:pPr>
        <w:spacing w:before="260" w:after="160"/>
        <w:rPr>
          <w:ins w:id="92168" w:author="Ryo Wakayama" w:date="2026-10-20T09:00:00Z"/>
          <w:rFonts w:ascii="BIZ UDPゴシック" w:eastAsia="BIZ UDPゴシック" w:hAnsi="BIZ UDPゴシック"/>
        </w:rPr>
      </w:pPr>
      <w:ins w:id="92169" w:author="Ryo Wakayama" w:date="2026-10-20T09:00:00Z">
        <w:r>
          <w:rPr>
            <w:rFonts w:ascii="BIZ UDPゴシック" w:eastAsia="BIZ UDPゴシック" w:hAnsi="BIZ UDPゴシック"/>
            <w:sz w:val="22"/>
            <w:szCs w:val="22"/>
          </w:rPr>
          <w:t xml:space="preserve">【表166】両計画の接点について町に確かめること</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6300"/>
        <w:gridCol w:w="2250"/>
      </w:tblGrid>
      <w:tr>
        <w:trPr>
          <w:cantSplit/>
          <w:tblHeader/>
          <w:ins w:id="90463" w:author="Ryo Wakayama" w:date="2026-10-20T09:00:00Z"/>
        </w:trPr>
        <w:tc>
          <w:tcPr>
            <w:tcW w:w="450" w:type="dxa"/>
            <w:shd w:val="clear" w:color="auto" w:fill="DCE8DC"/>
            <w:tcMar>
              <w:top w:w="130" w:type="dxa"/>
              <w:left w:w="130" w:type="dxa"/>
              <w:bottom w:w="130" w:type="dxa"/>
              <w:right w:w="130" w:type="dxa"/>
            </w:tcMar>
            <w:vAlign w:val="center"/>
          </w:tcPr>
          <w:p>
            <w:pPr>
              <w:keepNext/>
              <w:spacing w:line="320" w:lineRule="auto"/>
              <w:jc w:val="center"/>
              <w:rPr>
                <w:ins w:id="90464" w:author="Ryo Wakayama" w:date="2026-10-20T09:00:00Z"/>
                <w:rFonts w:ascii="BIZ UDPゴシック" w:eastAsia="BIZ UDPゴシック" w:hAnsi="BIZ UDPゴシック"/>
                <w:sz w:val="20"/>
                <w:szCs w:val="20"/>
              </w:rPr>
            </w:pPr>
            <w:ins w:id="90465" w:author="Ryo Wakayama" w:date="2026-10-20T09:00:00Z">
              <w:r>
                <w:rPr>
                  <w:rFonts w:ascii="BIZ UDPゴシック" w:eastAsia="BIZ UDPゴシック" w:hAnsi="BIZ UDPゴシック"/>
                  <w:b/>
                  <w:sz w:val="20"/>
                  <w:szCs w:val="20"/>
                </w:rPr>
                <w:t xml:space="preserve">#</w:t>
              </w:r>
            </w:ins>
          </w:p>
        </w:tc>
        <w:tc>
          <w:tcPr>
            <w:tcW w:w="6300" w:type="dxa"/>
            <w:shd w:val="clear" w:color="auto" w:fill="DCE8DC"/>
            <w:tcMar>
              <w:top w:w="130" w:type="dxa"/>
              <w:left w:w="130" w:type="dxa"/>
              <w:bottom w:w="130" w:type="dxa"/>
              <w:right w:w="130" w:type="dxa"/>
            </w:tcMar>
            <w:vAlign w:val="center"/>
          </w:tcPr>
          <w:p>
            <w:pPr>
              <w:keepNext/>
              <w:spacing w:line="320" w:lineRule="auto"/>
              <w:jc w:val="center"/>
              <w:rPr>
                <w:ins w:id="90466" w:author="Ryo Wakayama" w:date="2026-10-20T09:00:00Z"/>
                <w:rFonts w:ascii="BIZ UDPゴシック" w:eastAsia="BIZ UDPゴシック" w:hAnsi="BIZ UDPゴシック"/>
                <w:sz w:val="20"/>
                <w:szCs w:val="20"/>
              </w:rPr>
            </w:pPr>
            <w:ins w:id="90467" w:author="Ryo Wakayama" w:date="2026-10-20T09:00:00Z">
              <w:r>
                <w:rPr>
                  <w:rFonts w:ascii="BIZ UDPゴシック" w:eastAsia="BIZ UDPゴシック" w:hAnsi="BIZ UDPゴシック"/>
                  <w:b/>
                  <w:sz w:val="20"/>
                  <w:szCs w:val="20"/>
                </w:rPr>
                <w:t xml:space="preserve">確かめること</w:t>
              </w:r>
            </w:ins>
          </w:p>
        </w:tc>
        <w:tc>
          <w:tcPr>
            <w:tcW w:w="2250" w:type="dxa"/>
            <w:shd w:val="clear" w:color="auto" w:fill="DCE8DC"/>
            <w:tcMar>
              <w:top w:w="130" w:type="dxa"/>
              <w:left w:w="130" w:type="dxa"/>
              <w:bottom w:w="130" w:type="dxa"/>
              <w:right w:w="130" w:type="dxa"/>
            </w:tcMar>
            <w:vAlign w:val="center"/>
          </w:tcPr>
          <w:p>
            <w:pPr>
              <w:keepNext/>
              <w:spacing w:line="320" w:lineRule="auto"/>
              <w:jc w:val="center"/>
              <w:rPr>
                <w:ins w:id="90468" w:author="Ryo Wakayama" w:date="2026-10-20T09:00:00Z"/>
                <w:rFonts w:ascii="BIZ UDPゴシック" w:eastAsia="BIZ UDPゴシック" w:hAnsi="BIZ UDPゴシック"/>
                <w:sz w:val="20"/>
                <w:szCs w:val="20"/>
              </w:rPr>
            </w:pPr>
            <w:ins w:id="90469" w:author="Ryo Wakayama" w:date="2026-10-20T09:00:00Z">
              <w:r>
                <w:rPr>
                  <w:rFonts w:ascii="BIZ UDPゴシック" w:eastAsia="BIZ UDPゴシック" w:hAnsi="BIZ UDPゴシック"/>
                  <w:b/>
                  <w:sz w:val="20"/>
                  <w:szCs w:val="20"/>
                </w:rPr>
                <w:t xml:space="preserve">効くもの</w:t>
              </w:r>
            </w:ins>
          </w:p>
        </w:tc>
      </w:tr>
      <w:tr>
        <w:trPr>
          <w:cantSplit/>
          <w:ins w:id="90470" w:author="Ryo Wakayama" w:date="2026-10-20T09:00:00Z"/>
        </w:trPr>
        <w:tc>
          <w:tcPr>
            <w:tcW w:w="450" w:type="dxa"/>
            <w:tcMar>
              <w:top w:w="130" w:type="dxa"/>
              <w:left w:w="130" w:type="dxa"/>
              <w:bottom w:w="130" w:type="dxa"/>
              <w:right w:w="130" w:type="dxa"/>
            </w:tcMar>
            <w:vAlign w:val="center"/>
          </w:tcPr>
          <w:p>
            <w:pPr>
              <w:keepNext/>
              <w:spacing w:line="320" w:lineRule="auto"/>
              <w:rPr>
                <w:ins w:id="90471" w:author="Ryo Wakayama" w:date="2026-10-20T09:00:00Z"/>
                <w:rFonts w:ascii="BIZ UDPゴシック" w:eastAsia="BIZ UDPゴシック" w:hAnsi="BIZ UDPゴシック"/>
                <w:sz w:val="20"/>
                <w:szCs w:val="20"/>
              </w:rPr>
            </w:pPr>
            <w:ins w:id="90472" w:author="Ryo Wakayama" w:date="2026-10-20T09:00:00Z">
              <w:r>
                <w:rPr>
                  <w:rFonts w:ascii="BIZ UDPゴシック" w:eastAsia="BIZ UDPゴシック" w:hAnsi="BIZ UDPゴシック"/>
                  <w:sz w:val="20"/>
                  <w:szCs w:val="20"/>
                </w:rPr>
                <w:t xml:space="preserve">1</w:t>
              </w:r>
            </w:ins>
          </w:p>
        </w:tc>
        <w:tc>
          <w:tcPr>
            <w:tcW w:w="6300" w:type="dxa"/>
            <w:tcMar>
              <w:top w:w="130" w:type="dxa"/>
              <w:left w:w="130" w:type="dxa"/>
              <w:bottom w:w="130" w:type="dxa"/>
              <w:right w:w="130" w:type="dxa"/>
            </w:tcMar>
            <w:vAlign w:val="center"/>
          </w:tcPr>
          <w:p>
            <w:pPr>
              <w:keepNext/>
              <w:spacing w:line="320" w:lineRule="auto"/>
              <w:rPr>
                <w:ins w:id="90473" w:author="Ryo Wakayama" w:date="2026-10-20T09:00:00Z"/>
                <w:rFonts w:ascii="BIZ UDPゴシック" w:eastAsia="BIZ UDPゴシック" w:hAnsi="BIZ UDPゴシック"/>
                <w:sz w:val="20"/>
                <w:szCs w:val="20"/>
              </w:rPr>
            </w:pPr>
            <w:ins w:id="90474" w:author="Ryo Wakayama" w:date="2026-10-20T09:00:00Z">
              <w:r>
                <w:rPr>
                  <w:rFonts w:ascii="BIZ UDPゴシック" w:eastAsia="BIZ UDPゴシック" w:hAnsi="BIZ UDPゴシック"/>
                  <w:sz w:val="20"/>
                  <w:szCs w:val="20"/>
                </w:rPr>
                <w:t xml:space="preserve">介護保険の適用除外に当たる方の有無（指定障害者支援施設に生活介護と施設入所支援の両方の支給決定を受けて入所している方）</w:t>
              </w:r>
            </w:ins>
          </w:p>
        </w:tc>
        <w:tc>
          <w:tcPr>
            <w:tcW w:w="2250" w:type="dxa"/>
            <w:tcMar>
              <w:top w:w="130" w:type="dxa"/>
              <w:left w:w="130" w:type="dxa"/>
              <w:bottom w:w="130" w:type="dxa"/>
              <w:right w:w="130" w:type="dxa"/>
            </w:tcMar>
            <w:vAlign w:val="center"/>
          </w:tcPr>
          <w:p>
            <w:pPr>
              <w:keepNext/>
              <w:spacing w:line="320" w:lineRule="auto"/>
              <w:rPr>
                <w:ins w:id="90475" w:author="Ryo Wakayama" w:date="2026-10-20T09:00:00Z"/>
                <w:rFonts w:ascii="BIZ UDPゴシック" w:eastAsia="BIZ UDPゴシック" w:hAnsi="BIZ UDPゴシック"/>
                <w:sz w:val="20"/>
                <w:szCs w:val="20"/>
              </w:rPr>
            </w:pPr>
            <w:ins w:id="90476" w:author="Ryo Wakayama" w:date="2026-10-20T09:00:00Z">
              <w:r>
                <w:rPr>
                  <w:rFonts w:ascii="BIZ UDPゴシック" w:eastAsia="BIZ UDPゴシック" w:hAnsi="BIZ UDPゴシック"/>
                  <w:sz w:val="20"/>
                  <w:szCs w:val="20"/>
                </w:rPr>
                <w:t xml:space="preserve">5（保険料の分母）</w:t>
              </w:r>
            </w:ins>
          </w:p>
        </w:tc>
      </w:tr>
      <w:tr>
        <w:trPr>
          <w:cantSplit/>
          <w:ins w:id="90477" w:author="Ryo Wakayama" w:date="2026-10-20T09:00:00Z"/>
        </w:trPr>
        <w:tc>
          <w:tcPr>
            <w:tcW w:w="450" w:type="dxa"/>
            <w:tcMar>
              <w:top w:w="130" w:type="dxa"/>
              <w:left w:w="130" w:type="dxa"/>
              <w:bottom w:w="130" w:type="dxa"/>
              <w:right w:w="130" w:type="dxa"/>
            </w:tcMar>
            <w:vAlign w:val="center"/>
          </w:tcPr>
          <w:p>
            <w:pPr>
              <w:keepNext/>
              <w:spacing w:line="320" w:lineRule="auto"/>
              <w:rPr>
                <w:ins w:id="90478" w:author="Ryo Wakayama" w:date="2026-10-20T09:00:00Z"/>
                <w:rFonts w:ascii="BIZ UDPゴシック" w:eastAsia="BIZ UDPゴシック" w:hAnsi="BIZ UDPゴシック"/>
                <w:sz w:val="20"/>
                <w:szCs w:val="20"/>
              </w:rPr>
            </w:pPr>
            <w:ins w:id="90479" w:author="Ryo Wakayama" w:date="2026-10-20T09:00:00Z">
              <w:r>
                <w:rPr>
                  <w:rFonts w:ascii="BIZ UDPゴシック" w:eastAsia="BIZ UDPゴシック" w:hAnsi="BIZ UDPゴシック"/>
                  <w:sz w:val="20"/>
                  <w:szCs w:val="20"/>
                </w:rPr>
                <w:t xml:space="preserve">2</w:t>
              </w:r>
            </w:ins>
          </w:p>
        </w:tc>
        <w:tc>
          <w:tcPr>
            <w:tcW w:w="6300" w:type="dxa"/>
            <w:tcMar>
              <w:top w:w="130" w:type="dxa"/>
              <w:left w:w="130" w:type="dxa"/>
              <w:bottom w:w="130" w:type="dxa"/>
              <w:right w:w="130" w:type="dxa"/>
            </w:tcMar>
            <w:vAlign w:val="center"/>
          </w:tcPr>
          <w:p>
            <w:pPr>
              <w:keepNext/>
              <w:spacing w:line="320" w:lineRule="auto"/>
              <w:rPr>
                <w:ins w:id="90480" w:author="Ryo Wakayama" w:date="2026-10-20T09:00:00Z"/>
                <w:rFonts w:ascii="BIZ UDPゴシック" w:eastAsia="BIZ UDPゴシック" w:hAnsi="BIZ UDPゴシック"/>
                <w:sz w:val="20"/>
                <w:szCs w:val="20"/>
              </w:rPr>
            </w:pPr>
            <w:ins w:id="90481" w:author="Ryo Wakayama" w:date="2026-10-20T09:00:00Z">
              <w:r>
                <w:rPr>
                  <w:rFonts w:ascii="BIZ UDPゴシック" w:eastAsia="BIZ UDPゴシック" w:hAnsi="BIZ UDPゴシック"/>
                  <w:sz w:val="20"/>
                  <w:szCs w:val="20"/>
                </w:rPr>
                <w:t xml:space="preserve">令和9年度から令和11年度までに65歳に達する障がい福祉サービス利用者の一覧（到達年度・利用しているサービスと量・障がい支援区分・市町村民税の課税状況）</w:t>
              </w:r>
            </w:ins>
          </w:p>
        </w:tc>
        <w:tc>
          <w:tcPr>
            <w:tcW w:w="2250" w:type="dxa"/>
            <w:tcMar>
              <w:top w:w="130" w:type="dxa"/>
              <w:left w:w="130" w:type="dxa"/>
              <w:bottom w:w="130" w:type="dxa"/>
              <w:right w:w="130" w:type="dxa"/>
            </w:tcMar>
            <w:vAlign w:val="center"/>
          </w:tcPr>
          <w:p>
            <w:pPr>
              <w:keepNext/>
              <w:spacing w:line="320" w:lineRule="auto"/>
              <w:rPr>
                <w:ins w:id="90482" w:author="Ryo Wakayama" w:date="2026-10-20T09:00:00Z"/>
                <w:rFonts w:ascii="BIZ UDPゴシック" w:eastAsia="BIZ UDPゴシック" w:hAnsi="BIZ UDPゴシック"/>
                <w:sz w:val="20"/>
                <w:szCs w:val="20"/>
              </w:rPr>
            </w:pPr>
            <w:ins w:id="90483" w:author="Ryo Wakayama" w:date="2026-10-20T09:00:00Z">
              <w:r>
                <w:rPr>
                  <w:rFonts w:ascii="BIZ UDPゴシック" w:eastAsia="BIZ UDPゴシック" w:hAnsi="BIZ UDPゴシック"/>
                  <w:sz w:val="20"/>
                  <w:szCs w:val="20"/>
                </w:rPr>
                <w:t xml:space="preserve">2・4・7・9（両計画の見込量）</w:t>
              </w:r>
            </w:ins>
          </w:p>
        </w:tc>
      </w:tr>
      <w:tr>
        <w:trPr>
          <w:cantSplit/>
          <w:ins w:id="90484" w:author="Ryo Wakayama" w:date="2026-10-20T09:00:00Z"/>
        </w:trPr>
        <w:tc>
          <w:tcPr>
            <w:tcW w:w="450" w:type="dxa"/>
            <w:tcMar>
              <w:top w:w="130" w:type="dxa"/>
              <w:left w:w="130" w:type="dxa"/>
              <w:bottom w:w="130" w:type="dxa"/>
              <w:right w:w="130" w:type="dxa"/>
            </w:tcMar>
            <w:vAlign w:val="center"/>
          </w:tcPr>
          <w:p>
            <w:pPr>
              <w:keepNext/>
              <w:spacing w:line="320" w:lineRule="auto"/>
              <w:rPr>
                <w:ins w:id="90485" w:author="Ryo Wakayama" w:date="2026-10-20T09:00:00Z"/>
                <w:rFonts w:ascii="BIZ UDPゴシック" w:eastAsia="BIZ UDPゴシック" w:hAnsi="BIZ UDPゴシック"/>
                <w:sz w:val="20"/>
                <w:szCs w:val="20"/>
              </w:rPr>
            </w:pPr>
            <w:ins w:id="90486" w:author="Ryo Wakayama" w:date="2026-10-20T09:00:00Z">
              <w:r>
                <w:rPr>
                  <w:rFonts w:ascii="BIZ UDPゴシック" w:eastAsia="BIZ UDPゴシック" w:hAnsi="BIZ UDPゴシック"/>
                  <w:sz w:val="20"/>
                  <w:szCs w:val="20"/>
                </w:rPr>
                <w:t xml:space="preserve">3</w:t>
              </w:r>
            </w:ins>
          </w:p>
        </w:tc>
        <w:tc>
          <w:tcPr>
            <w:tcW w:w="6300" w:type="dxa"/>
            <w:tcMar>
              <w:top w:w="130" w:type="dxa"/>
              <w:left w:w="130" w:type="dxa"/>
              <w:bottom w:w="130" w:type="dxa"/>
              <w:right w:w="130" w:type="dxa"/>
            </w:tcMar>
            <w:vAlign w:val="center"/>
          </w:tcPr>
          <w:p>
            <w:pPr>
              <w:keepNext/>
              <w:spacing w:line="320" w:lineRule="auto"/>
              <w:rPr>
                <w:ins w:id="90487" w:author="Ryo Wakayama" w:date="2026-10-20T09:00:00Z"/>
                <w:rFonts w:ascii="BIZ UDPゴシック" w:eastAsia="BIZ UDPゴシック" w:hAnsi="BIZ UDPゴシック"/>
                <w:sz w:val="20"/>
                <w:szCs w:val="20"/>
              </w:rPr>
            </w:pPr>
            <w:ins w:id="90488" w:author="Ryo Wakayama" w:date="2026-10-20T09:00:00Z">
              <w:r>
                <w:rPr>
                  <w:rFonts w:ascii="BIZ UDPゴシック" w:eastAsia="BIZ UDPゴシック" w:hAnsi="BIZ UDPゴシック"/>
                  <w:sz w:val="20"/>
                  <w:szCs w:val="20"/>
                </w:rPr>
                <w:t xml:space="preserve">第2号被保険者の認定者のうち、障がい福祉サービスの受給者証をお持ちの方の人数と利用しているサービス</w:t>
              </w:r>
            </w:ins>
          </w:p>
        </w:tc>
        <w:tc>
          <w:tcPr>
            <w:tcW w:w="2250" w:type="dxa"/>
            <w:tcMar>
              <w:top w:w="130" w:type="dxa"/>
              <w:left w:w="130" w:type="dxa"/>
              <w:bottom w:w="130" w:type="dxa"/>
              <w:right w:w="130" w:type="dxa"/>
            </w:tcMar>
            <w:vAlign w:val="center"/>
          </w:tcPr>
          <w:p>
            <w:pPr>
              <w:keepNext/>
              <w:spacing w:line="320" w:lineRule="auto"/>
              <w:rPr>
                <w:ins w:id="90489" w:author="Ryo Wakayama" w:date="2026-10-20T09:00:00Z"/>
                <w:rFonts w:ascii="BIZ UDPゴシック" w:eastAsia="BIZ UDPゴシック" w:hAnsi="BIZ UDPゴシック"/>
                <w:sz w:val="20"/>
                <w:szCs w:val="20"/>
              </w:rPr>
            </w:pPr>
            <w:ins w:id="90490" w:author="Ryo Wakayama" w:date="2026-10-20T09:00:00Z">
              <w:r>
                <w:rPr>
                  <w:rFonts w:ascii="BIZ UDPゴシック" w:eastAsia="BIZ UDPゴシック" w:hAnsi="BIZ UDPゴシック"/>
                  <w:sz w:val="20"/>
                  <w:szCs w:val="20"/>
                </w:rPr>
                <w:t xml:space="preserve">1（両計画の見込量）</w:t>
              </w:r>
            </w:ins>
          </w:p>
        </w:tc>
      </w:tr>
      <w:tr>
        <w:trPr>
          <w:cantSplit/>
          <w:ins w:id="90491" w:author="Ryo Wakayama" w:date="2026-10-20T09:00:00Z"/>
        </w:trPr>
        <w:tc>
          <w:tcPr>
            <w:tcW w:w="450" w:type="dxa"/>
            <w:tcMar>
              <w:top w:w="130" w:type="dxa"/>
              <w:left w:w="130" w:type="dxa"/>
              <w:bottom w:w="130" w:type="dxa"/>
              <w:right w:w="130" w:type="dxa"/>
            </w:tcMar>
            <w:vAlign w:val="center"/>
          </w:tcPr>
          <w:p>
            <w:pPr>
              <w:keepNext/>
              <w:spacing w:line="320" w:lineRule="auto"/>
              <w:rPr>
                <w:ins w:id="90492" w:author="Ryo Wakayama" w:date="2026-10-20T09:00:00Z"/>
                <w:rFonts w:ascii="BIZ UDPゴシック" w:eastAsia="BIZ UDPゴシック" w:hAnsi="BIZ UDPゴシック"/>
                <w:sz w:val="20"/>
                <w:szCs w:val="20"/>
              </w:rPr>
            </w:pPr>
            <w:ins w:id="90493" w:author="Ryo Wakayama" w:date="2026-10-20T09:00:00Z">
              <w:r>
                <w:rPr>
                  <w:rFonts w:ascii="BIZ UDPゴシック" w:eastAsia="BIZ UDPゴシック" w:hAnsi="BIZ UDPゴシック"/>
                  <w:sz w:val="20"/>
                  <w:szCs w:val="20"/>
                </w:rPr>
                <w:t xml:space="preserve">4</w:t>
              </w:r>
            </w:ins>
          </w:p>
        </w:tc>
        <w:tc>
          <w:tcPr>
            <w:tcW w:w="6300" w:type="dxa"/>
            <w:tcMar>
              <w:top w:w="130" w:type="dxa"/>
              <w:left w:w="130" w:type="dxa"/>
              <w:bottom w:w="130" w:type="dxa"/>
              <w:right w:w="130" w:type="dxa"/>
            </w:tcMar>
            <w:vAlign w:val="center"/>
          </w:tcPr>
          <w:p>
            <w:pPr>
              <w:keepNext/>
              <w:spacing w:line="320" w:lineRule="auto"/>
              <w:rPr>
                <w:ins w:id="90494" w:author="Ryo Wakayama" w:date="2026-10-20T09:00:00Z"/>
                <w:rFonts w:ascii="BIZ UDPゴシック" w:eastAsia="BIZ UDPゴシック" w:hAnsi="BIZ UDPゴシック"/>
                <w:sz w:val="20"/>
                <w:szCs w:val="20"/>
              </w:rPr>
            </w:pPr>
            <w:ins w:id="90495" w:author="Ryo Wakayama" w:date="2026-10-20T09:00:00Z">
              <w:r>
                <w:rPr>
                  <w:rFonts w:ascii="BIZ UDPゴシック" w:eastAsia="BIZ UDPゴシック" w:hAnsi="BIZ UDPゴシック"/>
                  <w:sz w:val="20"/>
                  <w:szCs w:val="20"/>
                </w:rPr>
                <w:t xml:space="preserve">町内事業所の事業所番号と指定の種類（共生型サービスの指定の有無、基準該当障害福祉サービスの有無）</w:t>
              </w:r>
            </w:ins>
          </w:p>
        </w:tc>
        <w:tc>
          <w:tcPr>
            <w:tcW w:w="2250" w:type="dxa"/>
            <w:tcMar>
              <w:top w:w="130" w:type="dxa"/>
              <w:left w:w="130" w:type="dxa"/>
              <w:bottom w:w="130" w:type="dxa"/>
              <w:right w:w="130" w:type="dxa"/>
            </w:tcMar>
            <w:vAlign w:val="center"/>
          </w:tcPr>
          <w:p>
            <w:pPr>
              <w:keepNext/>
              <w:spacing w:line="320" w:lineRule="auto"/>
              <w:rPr>
                <w:ins w:id="90496" w:author="Ryo Wakayama" w:date="2026-10-20T09:00:00Z"/>
                <w:rFonts w:ascii="BIZ UDPゴシック" w:eastAsia="BIZ UDPゴシック" w:hAnsi="BIZ UDPゴシック"/>
                <w:sz w:val="20"/>
                <w:szCs w:val="20"/>
              </w:rPr>
            </w:pPr>
            <w:ins w:id="90497" w:author="Ryo Wakayama" w:date="2026-10-20T09:00:00Z">
              <w:r>
                <w:rPr>
                  <w:rFonts w:ascii="BIZ UDPゴシック" w:eastAsia="BIZ UDPゴシック" w:hAnsi="BIZ UDPゴシック"/>
                  <w:sz w:val="20"/>
                  <w:szCs w:val="20"/>
                </w:rPr>
                <w:t xml:space="preserve">6（事業所の数え方）</w:t>
              </w:r>
            </w:ins>
          </w:p>
        </w:tc>
      </w:tr>
      <w:tr>
        <w:trPr>
          <w:cantSplit/>
          <w:ins w:id="90498" w:author="Ryo Wakayama" w:date="2026-10-20T09:00:00Z"/>
        </w:trPr>
        <w:tc>
          <w:tcPr>
            <w:tcW w:w="450" w:type="dxa"/>
            <w:tcMar>
              <w:top w:w="130" w:type="dxa"/>
              <w:left w:w="130" w:type="dxa"/>
              <w:bottom w:w="130" w:type="dxa"/>
              <w:right w:w="130" w:type="dxa"/>
            </w:tcMar>
            <w:vAlign w:val="center"/>
          </w:tcPr>
          <w:p>
            <w:pPr>
              <w:keepNext/>
              <w:spacing w:line="320" w:lineRule="auto"/>
              <w:rPr>
                <w:ins w:id="90499" w:author="Ryo Wakayama" w:date="2026-10-20T09:00:00Z"/>
                <w:rFonts w:ascii="BIZ UDPゴシック" w:eastAsia="BIZ UDPゴシック" w:hAnsi="BIZ UDPゴシック"/>
                <w:sz w:val="20"/>
                <w:szCs w:val="20"/>
              </w:rPr>
            </w:pPr>
            <w:ins w:id="90500" w:author="Ryo Wakayama" w:date="2026-10-20T09:00:00Z">
              <w:r>
                <w:rPr>
                  <w:rFonts w:ascii="BIZ UDPゴシック" w:eastAsia="BIZ UDPゴシック" w:hAnsi="BIZ UDPゴシック"/>
                  <w:sz w:val="20"/>
                  <w:szCs w:val="20"/>
                </w:rPr>
                <w:t xml:space="preserve">5</w:t>
              </w:r>
            </w:ins>
          </w:p>
        </w:tc>
        <w:tc>
          <w:tcPr>
            <w:tcW w:w="6300" w:type="dxa"/>
            <w:tcMar>
              <w:top w:w="130" w:type="dxa"/>
              <w:left w:w="130" w:type="dxa"/>
              <w:bottom w:w="130" w:type="dxa"/>
              <w:right w:w="130" w:type="dxa"/>
            </w:tcMar>
            <w:vAlign w:val="center"/>
          </w:tcPr>
          <w:p>
            <w:pPr>
              <w:keepNext/>
              <w:spacing w:line="320" w:lineRule="auto"/>
              <w:rPr>
                <w:ins w:id="90501" w:author="Ryo Wakayama" w:date="2026-10-20T09:00:00Z"/>
                <w:rFonts w:ascii="BIZ UDPゴシック" w:eastAsia="BIZ UDPゴシック" w:hAnsi="BIZ UDPゴシック"/>
                <w:sz w:val="20"/>
                <w:szCs w:val="20"/>
              </w:rPr>
            </w:pPr>
            <w:ins w:id="90502" w:author="Ryo Wakayama" w:date="2026-10-20T09:00:00Z">
              <w:r>
                <w:rPr>
                  <w:rFonts w:ascii="BIZ UDPゴシック" w:eastAsia="BIZ UDPゴシック" w:hAnsi="BIZ UDPゴシック"/>
                  <w:sz w:val="20"/>
                  <w:szCs w:val="20"/>
                </w:rPr>
                <w:t xml:space="preserve">計画相談支援の実利用者数のうち、65歳以上の方の人数</w:t>
              </w:r>
            </w:ins>
          </w:p>
        </w:tc>
        <w:tc>
          <w:tcPr>
            <w:tcW w:w="2250" w:type="dxa"/>
            <w:tcMar>
              <w:top w:w="130" w:type="dxa"/>
              <w:left w:w="130" w:type="dxa"/>
              <w:bottom w:w="130" w:type="dxa"/>
              <w:right w:w="130" w:type="dxa"/>
            </w:tcMar>
            <w:vAlign w:val="center"/>
          </w:tcPr>
          <w:p>
            <w:pPr>
              <w:keepNext/>
              <w:spacing w:line="320" w:lineRule="auto"/>
              <w:rPr>
                <w:ins w:id="90503" w:author="Ryo Wakayama" w:date="2026-10-20T09:00:00Z"/>
                <w:rFonts w:ascii="BIZ UDPゴシック" w:eastAsia="BIZ UDPゴシック" w:hAnsi="BIZ UDPゴシック"/>
                <w:sz w:val="20"/>
                <w:szCs w:val="20"/>
              </w:rPr>
            </w:pPr>
            <w:ins w:id="90504" w:author="Ryo Wakayama" w:date="2026-10-20T09:00:00Z">
              <w:r>
                <w:rPr>
                  <w:rFonts w:ascii="BIZ UDPゴシック" w:eastAsia="BIZ UDPゴシック" w:hAnsi="BIZ UDPゴシック"/>
                  <w:sz w:val="20"/>
                  <w:szCs w:val="20"/>
                </w:rPr>
                <w:t xml:space="preserve">8（引継ぎ）</w:t>
              </w:r>
            </w:ins>
          </w:p>
        </w:tc>
      </w:tr>
      <w:tr>
        <w:trPr>
          <w:cantSplit/>
          <w:ins w:id="90505" w:author="Ryo Wakayama" w:date="2026-10-20T09:00:00Z"/>
        </w:trPr>
        <w:tc>
          <w:tcPr>
            <w:tcW w:w="450" w:type="dxa"/>
            <w:tcMar>
              <w:top w:w="130" w:type="dxa"/>
              <w:left w:w="130" w:type="dxa"/>
              <w:bottom w:w="130" w:type="dxa"/>
              <w:right w:w="130" w:type="dxa"/>
            </w:tcMar>
            <w:vAlign w:val="center"/>
          </w:tcPr>
          <w:p>
            <w:pPr>
              <w:keepNext/>
              <w:spacing w:line="320" w:lineRule="auto"/>
              <w:rPr>
                <w:ins w:id="90506" w:author="Ryo Wakayama" w:date="2026-10-20T09:00:00Z"/>
                <w:rFonts w:ascii="BIZ UDPゴシック" w:eastAsia="BIZ UDPゴシック" w:hAnsi="BIZ UDPゴシック"/>
                <w:sz w:val="20"/>
                <w:szCs w:val="20"/>
              </w:rPr>
            </w:pPr>
            <w:ins w:id="90507" w:author="Ryo Wakayama" w:date="2026-10-20T09:00:00Z">
              <w:r>
                <w:rPr>
                  <w:rFonts w:ascii="BIZ UDPゴシック" w:eastAsia="BIZ UDPゴシック" w:hAnsi="BIZ UDPゴシック"/>
                  <w:sz w:val="20"/>
                  <w:szCs w:val="20"/>
                </w:rPr>
                <w:t xml:space="preserve">6</w:t>
              </w:r>
            </w:ins>
          </w:p>
        </w:tc>
        <w:tc>
          <w:tcPr>
            <w:tcW w:w="6300" w:type="dxa"/>
            <w:tcMar>
              <w:top w:w="130" w:type="dxa"/>
              <w:left w:w="130" w:type="dxa"/>
              <w:bottom w:w="130" w:type="dxa"/>
              <w:right w:w="130" w:type="dxa"/>
            </w:tcMar>
            <w:vAlign w:val="center"/>
          </w:tcPr>
          <w:p>
            <w:pPr>
              <w:keepNext/>
              <w:spacing w:line="320" w:lineRule="auto"/>
              <w:rPr>
                <w:ins w:id="90508" w:author="Ryo Wakayama" w:date="2026-10-20T09:00:00Z"/>
                <w:rFonts w:ascii="BIZ UDPゴシック" w:eastAsia="BIZ UDPゴシック" w:hAnsi="BIZ UDPゴシック"/>
                <w:sz w:val="20"/>
                <w:szCs w:val="20"/>
              </w:rPr>
            </w:pPr>
            <w:ins w:id="90509" w:author="Ryo Wakayama" w:date="2026-10-20T09:00:00Z">
              <w:r>
                <w:rPr>
                  <w:rFonts w:ascii="BIZ UDPゴシック" w:eastAsia="BIZ UDPゴシック" w:hAnsi="BIZ UDPゴシック"/>
                  <w:b/>
                  <w:sz w:val="20"/>
                  <w:szCs w:val="20"/>
                </w:rPr>
                <w:t xml:space="preserve">障害者総合支援法第89条の3の支援協議会（自立支援協議会）と、介護保険法第115条の48の支援会議の設置の有無。</w:t>
              </w:r>
            </w:ins>
            <w:ins w:id="90510" w:author="Ryo Wakayama" w:date="2026-10-20T09:00:00Z">
              <w:r>
                <w:rPr>
                  <w:rFonts w:ascii="BIZ UDPゴシック" w:eastAsia="BIZ UDPゴシック" w:hAnsi="BIZ UDPゴシック"/>
                  <w:sz w:val="20"/>
                  <w:szCs w:val="20"/>
                </w:rPr>
                <w:t xml:space="preserve">単独設置か田村地方での共同設置か、年間の開催回数と構成員</w:t>
              </w:r>
            </w:ins>
          </w:p>
        </w:tc>
        <w:tc>
          <w:tcPr>
            <w:tcW w:w="2250" w:type="dxa"/>
            <w:tcMar>
              <w:top w:w="130" w:type="dxa"/>
              <w:left w:w="130" w:type="dxa"/>
              <w:bottom w:w="130" w:type="dxa"/>
              <w:right w:w="130" w:type="dxa"/>
            </w:tcMar>
            <w:vAlign w:val="center"/>
          </w:tcPr>
          <w:p>
            <w:pPr>
              <w:keepNext/>
              <w:spacing w:line="320" w:lineRule="auto"/>
              <w:rPr>
                <w:ins w:id="90511" w:author="Ryo Wakayama" w:date="2026-10-20T09:00:00Z"/>
                <w:rFonts w:ascii="BIZ UDPゴシック" w:eastAsia="BIZ UDPゴシック" w:hAnsi="BIZ UDPゴシック"/>
                <w:sz w:val="20"/>
                <w:szCs w:val="20"/>
              </w:rPr>
            </w:pPr>
            <w:ins w:id="90512" w:author="Ryo Wakayama" w:date="2026-10-20T09:00:00Z">
              <w:r>
                <w:rPr>
                  <w:rFonts w:ascii="BIZ UDPゴシック" w:eastAsia="BIZ UDPゴシック" w:hAnsi="BIZ UDPゴシック"/>
                  <w:sz w:val="20"/>
                  <w:szCs w:val="20"/>
                </w:rPr>
                <w:t xml:space="preserve">10（判定を行う場）</w:t>
              </w:r>
            </w:ins>
          </w:p>
        </w:tc>
      </w:tr>
      <w:tr>
        <w:trPr>
          <w:cantSplit/>
          <w:ins w:id="90513" w:author="Ryo Wakayama" w:date="2026-10-20T09:00:00Z"/>
        </w:trPr>
        <w:tc>
          <w:tcPr>
            <w:tcW w:w="450" w:type="dxa"/>
            <w:tcMar>
              <w:top w:w="130" w:type="dxa"/>
              <w:left w:w="130" w:type="dxa"/>
              <w:bottom w:w="130" w:type="dxa"/>
              <w:right w:w="130" w:type="dxa"/>
            </w:tcMar>
            <w:vAlign w:val="center"/>
          </w:tcPr>
          <w:p>
            <w:pPr>
              <w:keepNext/>
              <w:spacing w:line="320" w:lineRule="auto"/>
              <w:rPr>
                <w:ins w:id="90514" w:author="Ryo Wakayama" w:date="2026-10-20T09:00:00Z"/>
                <w:rFonts w:ascii="BIZ UDPゴシック" w:eastAsia="BIZ UDPゴシック" w:hAnsi="BIZ UDPゴシック"/>
                <w:sz w:val="20"/>
                <w:szCs w:val="20"/>
              </w:rPr>
            </w:pPr>
            <w:ins w:id="90515" w:author="Ryo Wakayama" w:date="2026-10-20T09:00:00Z">
              <w:r>
                <w:rPr>
                  <w:rFonts w:ascii="BIZ UDPゴシック" w:eastAsia="BIZ UDPゴシック" w:hAnsi="BIZ UDPゴシック"/>
                  <w:sz w:val="20"/>
                  <w:szCs w:val="20"/>
                </w:rPr>
                <w:t xml:space="preserve">7</w:t>
              </w:r>
            </w:ins>
          </w:p>
        </w:tc>
        <w:tc>
          <w:tcPr>
            <w:tcW w:w="6300" w:type="dxa"/>
            <w:tcMar>
              <w:top w:w="130" w:type="dxa"/>
              <w:left w:w="130" w:type="dxa"/>
              <w:bottom w:w="130" w:type="dxa"/>
              <w:right w:w="130" w:type="dxa"/>
            </w:tcMar>
            <w:vAlign w:val="center"/>
          </w:tcPr>
          <w:p>
            <w:pPr>
              <w:keepNext/>
              <w:spacing w:line="320" w:lineRule="auto"/>
              <w:rPr>
                <w:ins w:id="90516" w:author="Ryo Wakayama" w:date="2026-10-20T09:00:00Z"/>
                <w:rFonts w:ascii="BIZ UDPゴシック" w:eastAsia="BIZ UDPゴシック" w:hAnsi="BIZ UDPゴシック"/>
                <w:sz w:val="20"/>
                <w:szCs w:val="20"/>
              </w:rPr>
            </w:pPr>
            <w:ins w:id="90517" w:author="Ryo Wakayama" w:date="2026-10-20T09:00:00Z">
              <w:r>
                <w:rPr>
                  <w:rFonts w:ascii="BIZ UDPゴシック" w:eastAsia="BIZ UDPゴシック" w:hAnsi="BIZ UDPゴシック"/>
                  <w:b/>
                  <w:sz w:val="20"/>
                  <w:szCs w:val="20"/>
                </w:rPr>
                <w:t xml:space="preserve">社会福祉法第106条の3の2の支援会議、住宅セーフティネット法第81条第1項の居住支援協議会、生活困窮者自立支援法第9条第1項の支援会議の設置の有無。</w:t>
              </w:r>
            </w:ins>
            <w:ins w:id="90518" w:author="Ryo Wakayama" w:date="2026-10-20T09:00:00Z">
              <w:r>
                <w:rPr>
                  <w:rFonts w:ascii="BIZ UDPゴシック" w:eastAsia="BIZ UDPゴシック" w:hAnsi="BIZ UDPゴシック"/>
                  <w:sz w:val="20"/>
                  <w:szCs w:val="20"/>
                </w:rPr>
                <w:t xml:space="preserve">改正後の介護保険法第115条の48第5項は、これらとの相互の連携も努力義務としているため、置かれている会議体を一覧にします</w:t>
              </w:r>
            </w:ins>
          </w:p>
        </w:tc>
        <w:tc>
          <w:tcPr>
            <w:tcW w:w="2250" w:type="dxa"/>
            <w:tcMar>
              <w:top w:w="130" w:type="dxa"/>
              <w:left w:w="130" w:type="dxa"/>
              <w:bottom w:w="130" w:type="dxa"/>
              <w:right w:w="130" w:type="dxa"/>
            </w:tcMar>
            <w:vAlign w:val="center"/>
          </w:tcPr>
          <w:p>
            <w:pPr>
              <w:keepNext/>
              <w:spacing w:line="320" w:lineRule="auto"/>
              <w:rPr>
                <w:ins w:id="90519" w:author="Ryo Wakayama" w:date="2026-10-20T09:00:00Z"/>
                <w:rFonts w:ascii="BIZ UDPゴシック" w:eastAsia="BIZ UDPゴシック" w:hAnsi="BIZ UDPゴシック"/>
                <w:sz w:val="20"/>
                <w:szCs w:val="20"/>
              </w:rPr>
            </w:pPr>
            <w:ins w:id="90520" w:author="Ryo Wakayama" w:date="2026-10-20T09:00:00Z">
              <w:r>
                <w:rPr>
                  <w:rFonts w:ascii="BIZ UDPゴシック" w:eastAsia="BIZ UDPゴシック" w:hAnsi="BIZ UDPゴシック"/>
                  <w:sz w:val="20"/>
                  <w:szCs w:val="20"/>
                </w:rPr>
                <w:t xml:space="preserve">10（判定を行う場）</w:t>
              </w:r>
            </w:ins>
          </w:p>
        </w:tc>
      </w:tr>
    </w:tbl>
    <w:p>
      <w:pPr>
        <w:spacing w:after="200" w:line="360" w:lineRule="auto"/>
        <w:ind w:firstLineChars="100" w:firstLine="220"/>
        <w:rPr>
          <w:ins w:id="90521" w:author="Ryo Wakayama" w:date="2026-10-20T09:00:00Z"/>
          <w:rFonts w:ascii="BIZ UDPゴシック" w:eastAsia="BIZ UDPゴシック" w:hAnsi="BIZ UDPゴシック"/>
        </w:rPr>
      </w:pPr>
      <w:ins w:id="90522" w:author="Ryo Wakayama" w:date="2026-10-20T09:00:00Z">
        <w:r>
          <w:rPr>
            <w:rFonts w:ascii="BIZ UDPゴシック" w:eastAsia="BIZ UDPゴシック" w:hAnsi="BIZ UDPゴシック"/>
            <w:sz w:val="22"/>
            <w:szCs w:val="22"/>
          </w:rPr>
          <w:t xml:space="preserve">いずれも【要確認】です。</w:t>
        </w:r>
      </w:ins>
      <w:ins w:id="90523" w:author="Ryo Wakayama" w:date="2026-10-20T09:00:00Z">
        <w:r>
          <w:rPr>
            <w:rFonts w:ascii="BIZ UDPゴシック" w:eastAsia="BIZ UDPゴシック" w:hAnsi="BIZ UDPゴシック"/>
            <w:b/>
            <w:sz w:val="22"/>
            <w:szCs w:val="22"/>
          </w:rPr>
          <w:t xml:space="preserve">2の一覧が得られれば、2・4・7・9がまとめて片付きます。</w:t>
        </w:r>
      </w:ins>
    </w:p>
    <w:p w14:paraId="06FA5A42" w14:textId="77777777" w:rsidR="00F7182C" w:rsidRDefault="00520DB3" w:rsidP="00F7182C">
      <w:pPr>
        <w:pStyle w:val="a4"/>
        <w:pageBreakBefore/>
      </w:pPr>
      <w:r>
        <w:rPr>
          <w:noProof/>
        </w:rPr>
        <w:lastRenderedPageBreak/>
        <mc:AlternateContent>
          <mc:Choice Requires="wps">
            <w:drawing>
              <wp:anchor distT="0" distB="0" distL="114300" distR="114300" simplePos="0" relativeHeight="251677696" behindDoc="0" locked="0" layoutInCell="1" allowOverlap="1" wp14:anchorId="7B969652" wp14:editId="21BCEFA9">
                <wp:simplePos x="0" y="0"/>
                <wp:positionH relativeFrom="page">
                  <wp:align>left</wp:align>
                </wp:positionH>
                <wp:positionV relativeFrom="paragraph">
                  <wp:posOffset>-825500</wp:posOffset>
                </wp:positionV>
                <wp:extent cx="7569816" cy="10648950"/>
                <wp:effectExtent l="0" t="0" r="0" b="0"/>
                <wp:wrapNone/>
                <wp:docPr id="7458006" name="正方形/長方形 1"/>
                <wp:cNvGraphicFramePr/>
                <a:graphic xmlns:a="http://schemas.openxmlformats.org/drawingml/2006/main">
                  <a:graphicData uri="http://schemas.microsoft.com/office/word/2010/wordprocessingShape">
                    <wps:wsp>
                      <wps:cNvSpPr/>
                      <wps:spPr>
                        <a:xfrm>
                          <a:off x="0" y="0"/>
                          <a:ext cx="7569816" cy="10648950"/>
                        </a:xfrm>
                        <a:prstGeom prst="rect">
                          <a:avLst/>
                        </a:prstGeom>
                        <a:solidFill>
                          <a:schemeClr val="accent2">
                            <a:lumMod val="40000"/>
                            <a:lumOff val="60000"/>
                          </a:schemeClr>
                        </a:solidFill>
                        <a:ln w="12700" cap="flat" cmpd="sng" algn="ctr">
                          <a:noFill/>
                          <a:prstDash val="solid"/>
                          <a:miter lim="800000"/>
                        </a:ln>
                        <a:effectLst/>
                      </wps:spPr>
                      <wps:txbx>
                        <w:txbxContent>
                          <w:p w14:paraId="4A16ADCF" w14:textId="77777777" w:rsidR="00520DB3" w:rsidRPr="00520DB3" w:rsidRDefault="00520DB3" w:rsidP="00520DB3">
                            <w:pPr>
                              <w:jc w:val="center"/>
                              <w:rPr>
                                <w:rFonts w:ascii="BIZ UDPゴシック" w:eastAsia="BIZ UDPゴシック" w:hAnsi="BIZ UDPゴシック"/>
                                <w:b/>
                                <w:bCs/>
                                <w:color w:val="FFFFFF" w:themeColor="background1"/>
                                <w:sz w:val="144"/>
                                <w:szCs w:val="144"/>
                              </w:rPr>
                            </w:pPr>
                            <w:r>
                              <w:rPr>
                                <w:rFonts w:ascii="BIZ UDPゴシック" w:eastAsia="BIZ UDPゴシック" w:hAnsi="BIZ UDPゴシック" w:hint="eastAsia"/>
                                <w:b/>
                                <w:bCs/>
                                <w:color w:val="FFFFFF" w:themeColor="background1"/>
                                <w:sz w:val="144"/>
                                <w:szCs w:val="144"/>
                              </w:rPr>
                              <w:t>資料編</w:t>
                            </w:r>
                          </w:p>
                          <w:p w14:paraId="6316B869" w14:textId="77777777" w:rsidR="00520DB3" w:rsidRPr="00257B3E" w:rsidRDefault="00520DB3" w:rsidP="00520DB3">
                            <w:pPr>
                              <w:jc w:val="center"/>
                              <w:rPr>
                                <w:rFonts w:ascii="BIZ UDPゴシック" w:eastAsia="BIZ UDPゴシック" w:hAnsi="BIZ UDPゴシック"/>
                                <w:b/>
                                <w:bCs/>
                                <w:sz w:val="144"/>
                                <w:szCs w:val="1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969652" id="_x0000_s1034" style="position:absolute;margin-left:0;margin-top:-65pt;width:596.05pt;height:838.5pt;z-index:25167769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" fillcolor="#f7caac [1301]" stroked="f" strokeweight="1pt">
                <v:textbox>
                  <w:txbxContent>
                    <w:p w14:paraId="4A16ADCF" w14:textId="77777777" w:rsidR="00520DB3" w:rsidRPr="00520DB3" w:rsidRDefault="00520DB3" w:rsidP="00520DB3">
                      <w:pPr>
                        <w:jc w:val="center"/>
                        <w:rPr>
                          <w:rFonts w:ascii="BIZ UDPゴシック" w:eastAsia="BIZ UDPゴシック" w:hAnsi="BIZ UDPゴシック"/>
                          <w:b/>
                          <w:bCs/>
                          <w:color w:val="FFFFFF" w:themeColor="background1"/>
                          <w:sz w:val="144"/>
                          <w:szCs w:val="144"/>
                        </w:rPr>
                      </w:pPr>
                      <w:r>
                        <w:rPr>
                          <w:rFonts w:ascii="BIZ UDPゴシック" w:eastAsia="BIZ UDPゴシック" w:hAnsi="BIZ UDPゴシック" w:hint="eastAsia"/>
                          <w:b/>
                          <w:bCs/>
                          <w:color w:val="FFFFFF" w:themeColor="background1"/>
                          <w:sz w:val="144"/>
                          <w:szCs w:val="144"/>
                        </w:rPr>
                        <w:t>資料編</w:t>
                      </w:r>
                    </w:p>
                    <w:p w14:paraId="6316B869" w14:textId="77777777" w:rsidR="00520DB3" w:rsidRPr="00257B3E" w:rsidRDefault="00520DB3" w:rsidP="00520DB3">
                      <w:pPr>
                        <w:jc w:val="center"/>
                        <w:rPr>
                          <w:rFonts w:ascii="BIZ UDPゴシック" w:eastAsia="BIZ UDPゴシック" w:hAnsi="BIZ UDPゴシック"/>
                          <w:b/>
                          <w:bCs/>
                          <w:sz w:val="144"/>
                          <w:szCs w:val="144"/>
                        </w:rPr>
                      </w:pPr>
                    </w:p>
                  </w:txbxContent>
                </v:textbox>
                <w10:wrap anchorx="page"/>
              </v:rect>
            </w:pict>
          </mc:Fallback>
        </mc:AlternateContent>
      </w:r>
    </w:p>
    <w:p w14:paraId="4D65428F" w14:textId="77777777" w:rsidR="00F7182C" w:rsidRDefault="00F7182C" w:rsidP="00F7182C">
      <w:pPr>
        <w:pStyle w:val="a4"/>
      </w:pPr>
    </w:p>
    <w:p w14:paraId="40B744B6" w14:textId="77777777" w:rsidR="00F7182C" w:rsidRDefault="00F7182C" w:rsidP="00F7182C">
      <w:pPr>
        <w:pStyle w:val="a4"/>
      </w:pPr>
    </w:p>
    <w:p w14:paraId="51D3CF03" w14:textId="77777777" w:rsidR="00F7182C" w:rsidRDefault="00F7182C" w:rsidP="00F7182C">
      <w:pPr>
        <w:pStyle w:val="a4"/>
      </w:pPr>
    </w:p>
    <w:p w14:paraId="45B97836" w14:textId="77777777" w:rsidR="00F7182C" w:rsidRDefault="00F7182C" w:rsidP="00F7182C">
      <w:pPr>
        <w:pStyle w:val="a4"/>
      </w:pPr>
    </w:p>
    <w:p w14:paraId="77458C73" w14:textId="77777777" w:rsidR="00F7182C" w:rsidRDefault="00F7182C" w:rsidP="00F7182C">
      <w:pPr>
        <w:pStyle w:val="a4"/>
      </w:pPr>
    </w:p>
    <w:p w14:paraId="422A1A01" w14:textId="77777777" w:rsidR="00F7182C" w:rsidRDefault="00F7182C" w:rsidP="00F7182C">
      <w:pPr>
        <w:pStyle w:val="a4"/>
      </w:pPr>
    </w:p>
    <w:p w14:paraId="64346683" w14:textId="77777777" w:rsidR="00F7182C" w:rsidRDefault="00F7182C" w:rsidP="00F7182C">
      <w:pPr>
        <w:pStyle w:val="a4"/>
      </w:pPr>
    </w:p>
    <w:p w14:paraId="494D9ABD" w14:textId="77777777" w:rsidR="00F7182C" w:rsidRDefault="00F7182C" w:rsidP="00F7182C">
      <w:pPr>
        <w:pStyle w:val="a4"/>
      </w:pPr>
    </w:p>
    <w:p w14:paraId="413614C2" w14:textId="77777777" w:rsidR="00F7182C" w:rsidRDefault="00F7182C" w:rsidP="00F7182C">
      <w:pPr>
        <w:pStyle w:val="a4"/>
      </w:pPr>
    </w:p>
    <w:p w14:paraId="52C736FC" w14:textId="77777777" w:rsidR="00F7182C" w:rsidRDefault="00F7182C" w:rsidP="00F7182C">
      <w:pPr>
        <w:pStyle w:val="a4"/>
      </w:pPr>
    </w:p>
    <w:p w14:paraId="3F953997" w14:textId="77777777" w:rsidR="00F7182C" w:rsidRDefault="00F7182C" w:rsidP="00F7182C">
      <w:pPr>
        <w:pStyle w:val="a4"/>
      </w:pPr>
    </w:p>
    <w:p w14:paraId="5ACF19BD" w14:textId="77777777" w:rsidR="00F7182C" w:rsidRDefault="00F7182C" w:rsidP="00F7182C">
      <w:pPr>
        <w:pStyle w:val="a4"/>
      </w:pPr>
    </w:p>
    <w:p w14:paraId="561B573A" w14:textId="77777777" w:rsidR="00F7182C" w:rsidRDefault="00F7182C" w:rsidP="00F7182C">
      <w:pPr>
        <w:pStyle w:val="a4"/>
      </w:pPr>
    </w:p>
    <w:p w14:paraId="71EE37AA" w14:textId="77777777" w:rsidR="00F7182C" w:rsidRDefault="00F7182C" w:rsidP="00F7182C">
      <w:pPr>
        <w:pStyle w:val="a4"/>
      </w:pPr>
    </w:p>
    <w:p w14:paraId="5ADA6EAA" w14:textId="77777777" w:rsidR="00F7182C" w:rsidRDefault="00F7182C" w:rsidP="00F7182C">
      <w:pPr>
        <w:pStyle w:val="a4"/>
      </w:pPr>
    </w:p>
    <w:p w14:paraId="08D45DFB" w14:textId="77777777" w:rsidR="00F7182C" w:rsidRDefault="00F7182C" w:rsidP="00F7182C">
      <w:pPr>
        <w:pStyle w:val="a4"/>
      </w:pPr>
    </w:p>
    <w:p w14:paraId="56262114" w14:textId="77777777" w:rsidR="00F7182C" w:rsidRDefault="00F7182C" w:rsidP="00F7182C">
      <w:pPr>
        <w:pStyle w:val="a4"/>
      </w:pPr>
    </w:p>
    <w:p w14:paraId="0FCFCD44" w14:textId="77777777" w:rsidR="00F7182C" w:rsidRDefault="00F7182C" w:rsidP="00F7182C">
      <w:pPr>
        <w:pStyle w:val="a4"/>
      </w:pPr>
    </w:p>
    <w:p w14:paraId="32026ABE" w14:textId="77777777" w:rsidR="00F7182C" w:rsidRDefault="00F7182C" w:rsidP="00F7182C">
      <w:pPr>
        <w:pStyle w:val="a4"/>
      </w:pPr>
    </w:p>
    <w:p w14:paraId="21C5C7FA" w14:textId="77777777" w:rsidR="00F7182C" w:rsidRDefault="00F7182C" w:rsidP="00F7182C">
      <w:pPr>
        <w:pStyle w:val="a4"/>
      </w:pPr>
    </w:p>
    <w:p w14:paraId="3B958A34" w14:textId="77777777" w:rsidR="00F7182C" w:rsidRDefault="00F7182C" w:rsidP="00F7182C">
      <w:pPr>
        <w:pStyle w:val="a4"/>
      </w:pPr>
    </w:p>
    <w:p w14:paraId="72E3B232" w14:textId="77777777" w:rsidR="00F7182C" w:rsidRDefault="00520DB3" w:rsidP="00F7182C">
      <w:pPr>
        <w:pStyle w:val="a4"/>
      </w:pPr>
      <w:r>
        <w:rPr>
          <w:rFonts w:ascii="BIZ UDPゴシック" w:eastAsia="BIZ UDPゴシック" w:hAnsi="BIZ UDPゴシック"/>
          <w:noProof/>
          <w:sz w:val="22"/>
          <w:szCs w:val="22"/>
        </w:rPr>
        <w:drawing>
          <wp:anchor distT="0" distB="0" distL="114300" distR="114300" simplePos="0" relativeHeight="251678720" behindDoc="0" locked="0" layoutInCell="1" allowOverlap="1" wp14:anchorId="559D7BE0" wp14:editId="49512E5C">
            <wp:simplePos x="0" y="0"/>
            <wp:positionH relativeFrom="margin">
              <wp:align>right</wp:align>
            </wp:positionH>
            <wp:positionV relativeFrom="paragraph">
              <wp:posOffset>10160</wp:posOffset>
            </wp:positionV>
            <wp:extent cx="5553075" cy="3676743"/>
            <wp:effectExtent l="0" t="0" r="0" b="0"/>
            <wp:wrapNone/>
            <wp:docPr id="5451010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53075" cy="3676743"/>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2438290B" w14:textId="77777777" w:rsidR="009D6CAB" w:rsidRPr="00370011" w:rsidRDefault="00000000">
      <w:pPr>
        <w:pStyle w:val="2"/>
        <w:pageBreakBefore/>
        <w:shd w:val="clear" w:color="auto" w:fill="DCE8DC"/>
        <w:spacing w:before="400" w:after="240"/>
        <w:ind w:left="40"/>
        <w:rPr>
          <w:rFonts w:ascii="BIZ UDPゴシック" w:eastAsia="BIZ UDPゴシック" w:hAnsi="BIZ UDPゴシック"/>
        </w:rPr>
      </w:pPr>
      <w:bookmarkStart w:id="29" w:name="_TocOno032"/>
      <w:r>
        <w:rPr>
          <w:rFonts w:ascii="BIZ UDPゴシック" w:eastAsia="BIZ UDPゴシック" w:hAnsi="BIZ UDPゴシック"/>
          <w:b/>
          <w:bCs/>
          <w:color w:val="1B3B2A"/>
          <w:sz w:val="25"/>
          <w:szCs w:val="25"/>
        </w:rPr>
        <w:lastRenderedPageBreak/>
        <w:t>1　小野町自立支援協議会設置要綱</w:t>
      </w:r>
      <w:bookmarkEnd w:id="29"/>
    </w:p>
    <w:p w14:paraId="198B4EA9" w14:textId="77777777" w:rsidR="009D6CAB" w:rsidRPr="00370011" w:rsidRDefault="00000000">
      <w:pPr>
        <w:spacing w:after="200"/>
        <w:jc w:val="right"/>
        <w:rPr>
          <w:rFonts w:ascii="BIZ UDPゴシック" w:eastAsia="BIZ UDPゴシック" w:hAnsi="BIZ UDPゴシック"/>
        </w:rPr>
      </w:pPr>
      <w:r>
        <w:rPr>
          <w:rFonts w:ascii="BIZ UDPゴシック" w:eastAsia="BIZ UDPゴシック" w:hAnsi="BIZ UDPゴシック"/>
          <w:sz w:val="20"/>
          <w:szCs w:val="20"/>
        </w:rPr>
        <w:t>（平成23年6月15日要綱第9号）</w:t>
      </w:r>
    </w:p>
    <w:p w14:paraId="10555DB3" w14:textId="77777777" w:rsidR="009D6CAB" w:rsidRPr="00370011" w:rsidRDefault="00000000">
      <w:pPr>
        <w:spacing w:before="160" w:after="60"/>
        <w:rPr>
          <w:rFonts w:ascii="BIZ UDPゴシック" w:eastAsia="BIZ UDPゴシック" w:hAnsi="BIZ UDPゴシック"/>
        </w:rPr>
      </w:pPr>
      <w:r>
        <w:rPr>
          <w:rFonts w:ascii="BIZ UDPゴシック" w:eastAsia="BIZ UDPゴシック" w:hAnsi="BIZ UDPゴシック"/>
          <w:b/>
          <w:bCs/>
          <w:sz w:val="20"/>
          <w:szCs w:val="20"/>
        </w:rPr>
        <w:t>（目的）</w:t>
      </w:r>
    </w:p>
    <w:p w14:paraId="35F84743"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第1条　障がい者及び障がい児（以下「障がい者等」という。）がその有する能力及び適性に応じ、自立した日常生活又は社会生活を営むことができる地域社会の実現に向け、地域における福祉サービスに関するシステムづくりを協議する場として、小野町自立支援協議会（以下「協議会」という。）を設置する。</w:t>
      </w:r>
    </w:p>
    <w:p w14:paraId="10D2A7C4" w14:textId="77777777" w:rsidR="009D6CAB" w:rsidRPr="00370011" w:rsidRDefault="00000000">
      <w:pPr>
        <w:spacing w:before="160" w:after="60"/>
        <w:rPr>
          <w:rFonts w:ascii="BIZ UDPゴシック" w:eastAsia="BIZ UDPゴシック" w:hAnsi="BIZ UDPゴシック"/>
        </w:rPr>
      </w:pPr>
      <w:r>
        <w:rPr>
          <w:rFonts w:ascii="BIZ UDPゴシック" w:eastAsia="BIZ UDPゴシック" w:hAnsi="BIZ UDPゴシック"/>
          <w:b/>
          <w:bCs/>
          <w:sz w:val="20"/>
          <w:szCs w:val="20"/>
        </w:rPr>
        <w:t>（協議事項）</w:t>
      </w:r>
    </w:p>
    <w:p w14:paraId="7C7AB62F"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第2条　協議会は、次に掲げる事項について協議する。</w:t>
      </w:r>
    </w:p>
    <w:p w14:paraId="0AAC1AD2" w14:textId="77777777" w:rsidR="009D6CAB" w:rsidRPr="00370011" w:rsidRDefault="00000000">
      <w:pPr>
        <w:spacing w:after="120" w:line="340" w:lineRule="auto"/>
        <w:ind w:left="240" w:hanging="240"/>
        <w:rPr>
          <w:rFonts w:ascii="BIZ UDPゴシック" w:eastAsia="BIZ UDPゴシック" w:hAnsi="BIZ UDPゴシック"/>
        </w:rPr>
      </w:pPr>
      <w:r>
        <w:rPr>
          <w:rFonts w:ascii="BIZ UDPゴシック" w:eastAsia="BIZ UDPゴシック" w:hAnsi="BIZ UDPゴシック"/>
          <w:sz w:val="22"/>
          <w:szCs w:val="22"/>
        </w:rPr>
        <w:t>・（1）障がい者等に係る地域の課題発見と対応に関すること。</w:t>
      </w:r>
    </w:p>
    <w:p w14:paraId="078D9394" w14:textId="77777777" w:rsidR="009D6CAB" w:rsidRPr="00370011" w:rsidRDefault="00000000">
      <w:pPr>
        <w:spacing w:after="120" w:line="340" w:lineRule="auto"/>
        <w:ind w:left="240" w:hanging="240"/>
        <w:rPr>
          <w:rFonts w:ascii="BIZ UDPゴシック" w:eastAsia="BIZ UDPゴシック" w:hAnsi="BIZ UDPゴシック"/>
        </w:rPr>
      </w:pPr>
      <w:r>
        <w:rPr>
          <w:rFonts w:ascii="BIZ UDPゴシック" w:eastAsia="BIZ UDPゴシック" w:hAnsi="BIZ UDPゴシック"/>
          <w:sz w:val="22"/>
          <w:szCs w:val="22"/>
        </w:rPr>
        <w:t>・（2）障がい者等福祉に関する計画の策定及び見直しに対する具申に関すること。</w:t>
      </w:r>
    </w:p>
    <w:p w14:paraId="5D634B76" w14:textId="77777777" w:rsidR="009D6CAB" w:rsidRPr="00370011" w:rsidRDefault="00000000">
      <w:pPr>
        <w:spacing w:after="120" w:line="340" w:lineRule="auto"/>
        <w:ind w:left="240" w:hanging="240"/>
        <w:rPr>
          <w:rFonts w:ascii="BIZ UDPゴシック" w:eastAsia="BIZ UDPゴシック" w:hAnsi="BIZ UDPゴシック"/>
        </w:rPr>
      </w:pPr>
      <w:r>
        <w:rPr>
          <w:rFonts w:ascii="BIZ UDPゴシック" w:eastAsia="BIZ UDPゴシック" w:hAnsi="BIZ UDPゴシック"/>
          <w:sz w:val="22"/>
          <w:szCs w:val="22"/>
        </w:rPr>
        <w:t>・（3）困難事例への対応のあり方に関すること。</w:t>
      </w:r>
    </w:p>
    <w:p w14:paraId="4552DEA2" w14:textId="77777777" w:rsidR="009D6CAB" w:rsidRPr="00370011" w:rsidRDefault="00000000">
      <w:pPr>
        <w:spacing w:after="120" w:line="340" w:lineRule="auto"/>
        <w:ind w:left="240" w:hanging="240"/>
        <w:rPr>
          <w:rFonts w:ascii="BIZ UDPゴシック" w:eastAsia="BIZ UDPゴシック" w:hAnsi="BIZ UDPゴシック"/>
        </w:rPr>
      </w:pPr>
      <w:r>
        <w:rPr>
          <w:rFonts w:ascii="BIZ UDPゴシック" w:eastAsia="BIZ UDPゴシック" w:hAnsi="BIZ UDPゴシック"/>
          <w:sz w:val="22"/>
          <w:szCs w:val="22"/>
        </w:rPr>
        <w:t>・（4）関係機関、団体の連携強化に関すること。</w:t>
      </w:r>
    </w:p>
    <w:p w14:paraId="1733D4DB" w14:textId="77777777" w:rsidR="009D6CAB" w:rsidRPr="00370011" w:rsidRDefault="00000000">
      <w:pPr>
        <w:spacing w:after="120" w:line="340" w:lineRule="auto"/>
        <w:ind w:left="240" w:hanging="240"/>
        <w:rPr>
          <w:rFonts w:ascii="BIZ UDPゴシック" w:eastAsia="BIZ UDPゴシック" w:hAnsi="BIZ UDPゴシック"/>
        </w:rPr>
      </w:pPr>
      <w:r>
        <w:rPr>
          <w:rFonts w:ascii="BIZ UDPゴシック" w:eastAsia="BIZ UDPゴシック" w:hAnsi="BIZ UDPゴシック"/>
          <w:sz w:val="22"/>
          <w:szCs w:val="22"/>
        </w:rPr>
        <w:t>・（5）その他障がい者等福祉に関するシステムづくりのために必要な事項に関すること。</w:t>
      </w:r>
    </w:p>
    <w:p w14:paraId="3A798D88" w14:textId="77777777" w:rsidR="009D6CAB" w:rsidRPr="00370011" w:rsidRDefault="00000000">
      <w:pPr>
        <w:spacing w:before="160" w:after="60"/>
        <w:rPr>
          <w:rFonts w:ascii="BIZ UDPゴシック" w:eastAsia="BIZ UDPゴシック" w:hAnsi="BIZ UDPゴシック"/>
        </w:rPr>
      </w:pPr>
      <w:r>
        <w:rPr>
          <w:rFonts w:ascii="BIZ UDPゴシック" w:eastAsia="BIZ UDPゴシック" w:hAnsi="BIZ UDPゴシック"/>
          <w:b/>
          <w:bCs/>
          <w:sz w:val="20"/>
          <w:szCs w:val="20"/>
        </w:rPr>
        <w:t>（組織）</w:t>
      </w:r>
    </w:p>
    <w:p w14:paraId="6437682E"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第3条　協議会は、福祉、保健、医療、教育、就労、警察、地域及び障がい者等の福祉に関連する職務に従事する者をもって組織する。</w:t>
      </w:r>
    </w:p>
    <w:p w14:paraId="3CA49B61"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2　協議会の定員は、15名以内とする。</w:t>
      </w:r>
    </w:p>
    <w:p w14:paraId="11E9BCF2"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3　協議会には、必要に応じて専門部会を置くことができる。</w:t>
      </w:r>
    </w:p>
    <w:p w14:paraId="4F02482F" w14:textId="77777777" w:rsidR="009D6CAB" w:rsidRPr="00370011" w:rsidRDefault="00000000">
      <w:pPr>
        <w:spacing w:before="160" w:after="60"/>
        <w:rPr>
          <w:rFonts w:ascii="BIZ UDPゴシック" w:eastAsia="BIZ UDPゴシック" w:hAnsi="BIZ UDPゴシック"/>
        </w:rPr>
      </w:pPr>
      <w:r>
        <w:rPr>
          <w:rFonts w:ascii="BIZ UDPゴシック" w:eastAsia="BIZ UDPゴシック" w:hAnsi="BIZ UDPゴシック"/>
          <w:b/>
          <w:bCs/>
          <w:sz w:val="20"/>
          <w:szCs w:val="20"/>
        </w:rPr>
        <w:t>（役員）</w:t>
      </w:r>
    </w:p>
    <w:p w14:paraId="25981CBA"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第4条　協議会に会長及び副会長を置き、委員の互選によりこれを定める。</w:t>
      </w:r>
    </w:p>
    <w:p w14:paraId="5792C364"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2　会長は会務を総理し、協議会を代表する。</w:t>
      </w:r>
    </w:p>
    <w:p w14:paraId="345EB988"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3　副会長は、会長を補佐し、会長に事故あるとき又は会長が欠けたときは、その職務を代理する。</w:t>
      </w:r>
    </w:p>
    <w:p w14:paraId="310066F5" w14:textId="77777777" w:rsidR="009D6CAB" w:rsidRPr="00370011" w:rsidRDefault="00000000">
      <w:pPr>
        <w:spacing w:before="160" w:after="60"/>
        <w:rPr>
          <w:rFonts w:ascii="BIZ UDPゴシック" w:eastAsia="BIZ UDPゴシック" w:hAnsi="BIZ UDPゴシック"/>
        </w:rPr>
      </w:pPr>
      <w:r>
        <w:rPr>
          <w:rFonts w:ascii="BIZ UDPゴシック" w:eastAsia="BIZ UDPゴシック" w:hAnsi="BIZ UDPゴシック"/>
          <w:b/>
          <w:bCs/>
          <w:sz w:val="20"/>
          <w:szCs w:val="20"/>
        </w:rPr>
        <w:t>（任期）</w:t>
      </w:r>
    </w:p>
    <w:p w14:paraId="777A8298"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第5条　委員の任期は3年とする。ただし、補欠の委員の任期は前任者の残任期間とし、再任は妨げない。</w:t>
      </w:r>
    </w:p>
    <w:p w14:paraId="31F0E6E6" w14:textId="77777777" w:rsidR="009D6CAB" w:rsidRPr="00370011" w:rsidRDefault="00000000">
      <w:pPr>
        <w:spacing w:before="160" w:after="60"/>
        <w:rPr>
          <w:rFonts w:ascii="BIZ UDPゴシック" w:eastAsia="BIZ UDPゴシック" w:hAnsi="BIZ UDPゴシック"/>
        </w:rPr>
      </w:pPr>
      <w:r>
        <w:rPr>
          <w:rFonts w:ascii="BIZ UDPゴシック" w:eastAsia="BIZ UDPゴシック" w:hAnsi="BIZ UDPゴシック"/>
          <w:b/>
          <w:bCs/>
          <w:sz w:val="20"/>
          <w:szCs w:val="20"/>
        </w:rPr>
        <w:lastRenderedPageBreak/>
        <w:t>（会議）</w:t>
      </w:r>
    </w:p>
    <w:p w14:paraId="01D6CBC4"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第6条　会長は、協議会の会議（以下「会議」という。）を、必要に応じて招集し、その議長となる。</w:t>
      </w:r>
    </w:p>
    <w:p w14:paraId="2853D940"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2　会長は、会議の協議上必要があると認めるときは、委員以外の関係者を招致し、意見又は説明を求めることができる。</w:t>
      </w:r>
    </w:p>
    <w:p w14:paraId="33C224D3" w14:textId="77777777" w:rsidR="009D6CAB" w:rsidRPr="00370011" w:rsidRDefault="00000000">
      <w:pPr>
        <w:spacing w:before="160" w:after="60"/>
        <w:rPr>
          <w:rFonts w:ascii="BIZ UDPゴシック" w:eastAsia="BIZ UDPゴシック" w:hAnsi="BIZ UDPゴシック"/>
        </w:rPr>
      </w:pPr>
      <w:r>
        <w:rPr>
          <w:rFonts w:ascii="BIZ UDPゴシック" w:eastAsia="BIZ UDPゴシック" w:hAnsi="BIZ UDPゴシック"/>
          <w:b/>
          <w:bCs/>
          <w:sz w:val="20"/>
          <w:szCs w:val="20"/>
        </w:rPr>
        <w:t>（個別支援会議）</w:t>
      </w:r>
    </w:p>
    <w:p w14:paraId="3A0B8274"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第7条　会長は、個別の案件に機動的に対応するため、構成機関、団体の協力を得て、個別支援会議を開催できるものとする。</w:t>
      </w:r>
    </w:p>
    <w:p w14:paraId="669860C6" w14:textId="77777777" w:rsidR="009D6CAB" w:rsidRPr="00370011" w:rsidRDefault="00000000">
      <w:pPr>
        <w:spacing w:before="160" w:after="60"/>
        <w:rPr>
          <w:rFonts w:ascii="BIZ UDPゴシック" w:eastAsia="BIZ UDPゴシック" w:hAnsi="BIZ UDPゴシック"/>
        </w:rPr>
      </w:pPr>
      <w:r>
        <w:rPr>
          <w:rFonts w:ascii="BIZ UDPゴシック" w:eastAsia="BIZ UDPゴシック" w:hAnsi="BIZ UDPゴシック"/>
          <w:b/>
          <w:bCs/>
          <w:sz w:val="20"/>
          <w:szCs w:val="20"/>
        </w:rPr>
        <w:t>（庶務）</w:t>
      </w:r>
    </w:p>
    <w:p w14:paraId="7EC57473"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第8条　協議会の庶務は、障がい福祉担当課において処理する。</w:t>
      </w:r>
    </w:p>
    <w:p w14:paraId="78116EE3" w14:textId="77777777" w:rsidR="009D6CAB" w:rsidRPr="00370011" w:rsidRDefault="00000000">
      <w:pPr>
        <w:spacing w:before="160" w:after="60"/>
        <w:rPr>
          <w:rFonts w:ascii="BIZ UDPゴシック" w:eastAsia="BIZ UDPゴシック" w:hAnsi="BIZ UDPゴシック"/>
        </w:rPr>
      </w:pPr>
      <w:r>
        <w:rPr>
          <w:rFonts w:ascii="BIZ UDPゴシック" w:eastAsia="BIZ UDPゴシック" w:hAnsi="BIZ UDPゴシック"/>
          <w:b/>
          <w:bCs/>
          <w:sz w:val="20"/>
          <w:szCs w:val="20"/>
        </w:rPr>
        <w:t>（委任）</w:t>
      </w:r>
    </w:p>
    <w:p w14:paraId="4FD7F845"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第9条　この要綱に定めるもののほか、協議会の運営に必要な事項は会長が定める。</w:t>
      </w:r>
    </w:p>
    <w:p w14:paraId="2B5C4802" w14:textId="77777777" w:rsidR="009D6CAB" w:rsidRPr="00370011" w:rsidRDefault="00000000">
      <w:pPr>
        <w:spacing w:before="200" w:after="60"/>
        <w:rPr>
          <w:rFonts w:ascii="BIZ UDPゴシック" w:eastAsia="BIZ UDPゴシック" w:hAnsi="BIZ UDPゴシック"/>
        </w:rPr>
      </w:pPr>
      <w:r>
        <w:rPr>
          <w:rFonts w:ascii="BIZ UDPゴシック" w:eastAsia="BIZ UDPゴシック" w:hAnsi="BIZ UDPゴシック"/>
          <w:b/>
          <w:bCs/>
          <w:sz w:val="20"/>
          <w:szCs w:val="20"/>
        </w:rPr>
        <w:t>附　則</w:t>
      </w:r>
    </w:p>
    <w:p w14:paraId="0E433F82"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この要綱は、平成23年6月15日から施行する。</w:t>
      </w:r>
    </w:p>
    <w:p w14:paraId="44E81C58"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179425B3" w14:textId="77777777" w:rsidR="009D6CAB" w:rsidRPr="00370011" w:rsidRDefault="00000000">
      <w:pPr>
        <w:pStyle w:val="2"/>
        <w:shd w:val="clear" w:color="auto" w:fill="DCE8DC"/>
        <w:spacing w:before="400" w:after="240"/>
        <w:ind w:left="40"/>
        <w:rPr>
          <w:rFonts w:ascii="BIZ UDPゴシック" w:eastAsia="BIZ UDPゴシック" w:hAnsi="BIZ UDPゴシック"/>
        </w:rPr>
      </w:pPr>
      <w:bookmarkStart w:id="30" w:name="_TocOno033"/>
      <w:r>
        <w:rPr>
          <w:rFonts w:ascii="BIZ UDPゴシック" w:eastAsia="BIZ UDPゴシック" w:hAnsi="BIZ UDPゴシック"/>
          <w:b/>
          <w:bCs/>
          <w:color w:val="1B3B2A"/>
          <w:sz w:val="25"/>
          <w:szCs w:val="25"/>
        </w:rPr>
        <w:lastRenderedPageBreak/>
        <w:t>2　小野町自立支援協議会委員名簿</w:t>
      </w:r>
      <w:bookmarkEnd w:id="30"/>
    </w:p>
    <w:p w14:paraId="297713AE" w14:textId="77777777" w:rsidR="009D6CAB" w:rsidRPr="00370011" w:rsidRDefault="00000000">
      <w:pPr>
        <w:spacing w:after="160"/>
        <w:jc w:val="right"/>
        <w:rPr>
          <w:rFonts w:ascii="BIZ UDPゴシック" w:eastAsia="BIZ UDPゴシック" w:hAnsi="BIZ UDPゴシック"/>
        </w:rPr>
      </w:pPr>
      <w:r>
        <w:rPr>
          <w:rFonts w:ascii="BIZ UDPゴシック" w:eastAsia="BIZ UDPゴシック" w:hAnsi="BIZ UDPゴシック"/>
          <w:sz w:val="20"/>
          <w:szCs w:val="20"/>
        </w:rPr>
        <w:t>（任期：令和7年8月1日～令和10年7月31日）</w:t>
      </w:r>
    </w:p>
    <w:p>
      <w:pPr>
        <w:spacing w:before="260" w:after="160"/>
        <w:rPr>
          <w:ins w:id="92170" w:author="Ryo Wakayama" w:date="2026-10-20T09:00:00Z"/>
          <w:rFonts w:ascii="BIZ UDPゴシック" w:eastAsia="BIZ UDPゴシック" w:hAnsi="BIZ UDPゴシック"/>
        </w:rPr>
      </w:pPr>
      <w:ins w:id="92171" w:author="Ryo Wakayama" w:date="2026-10-20T09:00:00Z">
        <w:r>
          <w:rPr>
            <w:rFonts w:ascii="BIZ UDPゴシック" w:eastAsia="BIZ UDPゴシック" w:hAnsi="BIZ UDPゴシック"/>
            <w:sz w:val="22"/>
            <w:szCs w:val="22"/>
          </w:rPr>
          <w:t xml:space="preserve">【表167】小野町自立支援協議会委員名簿</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00"/>
        <w:gridCol w:w="5300"/>
        <w:gridCol w:w="1000"/>
      </w:tblGrid>
      <w:tr w:rsidR="009D6CAB" w:rsidRPr="00370011" w14:paraId="6F221853" w14:textId="77777777">
        <w:trPr>
          <w:tblHeader/>
        </w:trPr>
        <w:tc>
          <w:tcPr>
            <w:tcW w:w="1200" w:type="dxa"/>
            <w:shd w:val="clear" w:color="auto" w:fill="DCE8DC"/>
            <w:tcMar>
              <w:top w:w="130" w:type="dxa"/>
              <w:left w:w="130" w:type="dxa"/>
              <w:bottom w:w="130" w:type="dxa"/>
              <w:right w:w="130" w:type="dxa"/>
            </w:tcMar>
            <w:vAlign w:val="center"/>
          </w:tcPr>
          <w:p w14:paraId="583AB0E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部門</w:t>
            </w:r>
          </w:p>
        </w:tc>
        <w:tc>
          <w:tcPr>
            <w:tcW w:w="1500" w:type="dxa"/>
            <w:shd w:val="clear" w:color="auto" w:fill="DCE8DC"/>
            <w:tcMar>
              <w:top w:w="130" w:type="dxa"/>
              <w:left w:w="130" w:type="dxa"/>
              <w:bottom w:w="130" w:type="dxa"/>
              <w:right w:w="130" w:type="dxa"/>
            </w:tcMar>
            <w:vAlign w:val="center"/>
          </w:tcPr>
          <w:p w14:paraId="5EA1A50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氏名</w:t>
            </w:r>
          </w:p>
        </w:tc>
        <w:tc>
          <w:tcPr>
            <w:tcW w:w="5300" w:type="dxa"/>
            <w:shd w:val="clear" w:color="auto" w:fill="DCE8DC"/>
            <w:tcMar>
              <w:top w:w="130" w:type="dxa"/>
              <w:left w:w="130" w:type="dxa"/>
              <w:bottom w:w="130" w:type="dxa"/>
              <w:right w:w="130" w:type="dxa"/>
            </w:tcMar>
            <w:vAlign w:val="center"/>
          </w:tcPr>
          <w:p w14:paraId="7A45A55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所属</w:t>
            </w:r>
          </w:p>
        </w:tc>
        <w:tc>
          <w:tcPr>
            <w:tcW w:w="1000" w:type="dxa"/>
            <w:shd w:val="clear" w:color="auto" w:fill="DCE8DC"/>
            <w:tcMar>
              <w:top w:w="130" w:type="dxa"/>
              <w:left w:w="130" w:type="dxa"/>
              <w:bottom w:w="130" w:type="dxa"/>
              <w:right w:w="130" w:type="dxa"/>
            </w:tcMar>
            <w:vAlign w:val="center"/>
          </w:tcPr>
          <w:p w14:paraId="5CE598C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595FDF5E" w14:textId="77777777">
        <w:tc>
          <w:tcPr>
            <w:tcW w:w="1200" w:type="dxa"/>
            <w:tcMar>
              <w:top w:w="130" w:type="dxa"/>
              <w:left w:w="130" w:type="dxa"/>
              <w:bottom w:w="130" w:type="dxa"/>
              <w:right w:w="130" w:type="dxa"/>
            </w:tcMar>
            <w:vAlign w:val="center"/>
          </w:tcPr>
          <w:p w14:paraId="0A0C1DCB" w14:textId="77777777" w:rsidR="009D6CAB" w:rsidRPr="00370011" w:rsidRDefault="009D6CAB">
            <w:pPr>
              <w:spacing w:line="320" w:lineRule="auto"/>
              <w:rPr>
                <w:rFonts w:ascii="BIZ UDPゴシック" w:eastAsia="BIZ UDPゴシック" w:hAnsi="BIZ UDPゴシック"/>
              </w:rPr>
            </w:pPr>
            <w:r>
              <w:rPr>
                <w:rFonts w:ascii="BIZ UDPゴシック" w:eastAsia="BIZ UDPゴシック" w:hAnsi="BIZ UDPゴシック"/>
                <w:sz w:val="20"/>
                <w:szCs w:val="20"/>
              </w:rPr>
              <w:t>福祉</w:t>
            </w:r>
          </w:p>
        </w:tc>
        <w:tc>
          <w:tcPr>
            <w:tcW w:w="1500" w:type="dxa"/>
            <w:tcMar>
              <w:top w:w="130" w:type="dxa"/>
              <w:left w:w="130" w:type="dxa"/>
              <w:bottom w:w="130" w:type="dxa"/>
              <w:right w:w="130" w:type="dxa"/>
            </w:tcMar>
            <w:vAlign w:val="center"/>
          </w:tcPr>
          <w:p w14:paraId="0DDFAF1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先﨑　悟</w:t>
            </w:r>
          </w:p>
        </w:tc>
        <w:tc>
          <w:tcPr>
            <w:tcW w:w="5300" w:type="dxa"/>
            <w:tcMar>
              <w:top w:w="130" w:type="dxa"/>
              <w:left w:w="130" w:type="dxa"/>
              <w:bottom w:w="130" w:type="dxa"/>
              <w:right w:w="130" w:type="dxa"/>
            </w:tcMar>
            <w:vAlign w:val="center"/>
          </w:tcPr>
          <w:p w14:paraId="594DD87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民生児童委員協議会　会長</w:t>
            </w:r>
          </w:p>
        </w:tc>
        <w:tc>
          <w:tcPr>
            <w:tcW w:w="1000" w:type="dxa"/>
            <w:tcMar>
              <w:top w:w="130" w:type="dxa"/>
              <w:left w:w="130" w:type="dxa"/>
              <w:bottom w:w="130" w:type="dxa"/>
              <w:right w:w="130" w:type="dxa"/>
            </w:tcMar>
            <w:vAlign w:val="center"/>
          </w:tcPr>
          <w:p w14:paraId="1A76C49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会長</w:t>
            </w:r>
          </w:p>
        </w:tc>
      </w:tr>
      <w:tr w:rsidR="009D6CAB" w:rsidRPr="00370011" w14:paraId="01D73DAD" w14:textId="77777777">
        <w:tc>
          <w:tcPr>
            <w:tcW w:w="1200" w:type="dxa"/>
            <w:tcMar>
              <w:top w:w="130" w:type="dxa"/>
              <w:left w:w="130" w:type="dxa"/>
              <w:bottom w:w="130" w:type="dxa"/>
              <w:right w:w="130" w:type="dxa"/>
            </w:tcMar>
            <w:vAlign w:val="center"/>
          </w:tcPr>
          <w:p w14:paraId="4E08FA2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福祉</w:t>
            </w:r>
          </w:p>
        </w:tc>
        <w:tc>
          <w:tcPr>
            <w:tcW w:w="1500" w:type="dxa"/>
            <w:tcMar>
              <w:top w:w="130" w:type="dxa"/>
              <w:left w:w="130" w:type="dxa"/>
              <w:bottom w:w="130" w:type="dxa"/>
              <w:right w:w="130" w:type="dxa"/>
            </w:tcMar>
            <w:vAlign w:val="center"/>
          </w:tcPr>
          <w:p w14:paraId="4972992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草野　恵子</w:t>
            </w:r>
          </w:p>
        </w:tc>
        <w:tc>
          <w:tcPr>
            <w:tcW w:w="5300" w:type="dxa"/>
            <w:tcMar>
              <w:top w:w="130" w:type="dxa"/>
              <w:left w:w="130" w:type="dxa"/>
              <w:bottom w:w="130" w:type="dxa"/>
              <w:right w:w="130" w:type="dxa"/>
            </w:tcMar>
            <w:vAlign w:val="center"/>
          </w:tcPr>
          <w:p w14:paraId="4C6AD40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ＮＰＯ法人ほっと（プラスこまち）</w:t>
            </w:r>
          </w:p>
        </w:tc>
        <w:tc>
          <w:tcPr>
            <w:tcW w:w="1000" w:type="dxa"/>
            <w:tcMar>
              <w:top w:w="130" w:type="dxa"/>
              <w:left w:w="130" w:type="dxa"/>
              <w:bottom w:w="130" w:type="dxa"/>
              <w:right w:w="130" w:type="dxa"/>
            </w:tcMar>
            <w:vAlign w:val="center"/>
          </w:tcPr>
          <w:p w14:paraId="3954B602" w14:textId="77777777" w:rsidR="009D6CAB" w:rsidRPr="00370011" w:rsidRDefault="009D6CAB">
            <w:pPr>
              <w:spacing w:line="320" w:lineRule="auto"/>
              <w:rPr>
                <w:rFonts w:ascii="BIZ UDPゴシック" w:eastAsia="BIZ UDPゴシック" w:hAnsi="BIZ UDPゴシック"/>
              </w:rPr>
            </w:pPr>
          </w:p>
        </w:tc>
      </w:tr>
      <w:tr w:rsidR="009D6CAB" w:rsidRPr="00370011" w14:paraId="4D3FDC49" w14:textId="77777777">
        <w:tc>
          <w:tcPr>
            <w:tcW w:w="1200" w:type="dxa"/>
            <w:tcMar>
              <w:top w:w="130" w:type="dxa"/>
              <w:left w:w="130" w:type="dxa"/>
              <w:bottom w:w="130" w:type="dxa"/>
              <w:right w:w="130" w:type="dxa"/>
            </w:tcMar>
            <w:vAlign w:val="center"/>
          </w:tcPr>
          <w:p w14:paraId="3965CC3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福祉</w:t>
            </w:r>
          </w:p>
        </w:tc>
        <w:tc>
          <w:tcPr>
            <w:tcW w:w="1500" w:type="dxa"/>
            <w:tcMar>
              <w:top w:w="130" w:type="dxa"/>
              <w:left w:w="130" w:type="dxa"/>
              <w:bottom w:w="130" w:type="dxa"/>
              <w:right w:w="130" w:type="dxa"/>
            </w:tcMar>
            <w:vAlign w:val="center"/>
          </w:tcPr>
          <w:p w14:paraId="115961C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村上　麻美</w:t>
            </w:r>
          </w:p>
        </w:tc>
        <w:tc>
          <w:tcPr>
            <w:tcW w:w="5300" w:type="dxa"/>
            <w:tcMar>
              <w:top w:w="130" w:type="dxa"/>
              <w:left w:w="130" w:type="dxa"/>
              <w:bottom w:w="130" w:type="dxa"/>
              <w:right w:w="130" w:type="dxa"/>
            </w:tcMar>
            <w:vAlign w:val="center"/>
          </w:tcPr>
          <w:p w14:paraId="2D091EC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社会福祉法人ほっと福祉記念会（ぷえんて）</w:t>
            </w:r>
          </w:p>
        </w:tc>
        <w:tc>
          <w:tcPr>
            <w:tcW w:w="1000" w:type="dxa"/>
            <w:tcMar>
              <w:top w:w="130" w:type="dxa"/>
              <w:left w:w="130" w:type="dxa"/>
              <w:bottom w:w="130" w:type="dxa"/>
              <w:right w:w="130" w:type="dxa"/>
            </w:tcMar>
            <w:vAlign w:val="center"/>
          </w:tcPr>
          <w:p w14:paraId="51EEB26D" w14:textId="77777777" w:rsidR="009D6CAB" w:rsidRPr="00370011" w:rsidRDefault="009D6CAB">
            <w:pPr>
              <w:spacing w:line="320" w:lineRule="auto"/>
              <w:rPr>
                <w:rFonts w:ascii="BIZ UDPゴシック" w:eastAsia="BIZ UDPゴシック" w:hAnsi="BIZ UDPゴシック"/>
              </w:rPr>
            </w:pPr>
          </w:p>
        </w:tc>
      </w:tr>
      <w:tr w:rsidR="009D6CAB" w:rsidRPr="00370011" w14:paraId="3E747023" w14:textId="77777777">
        <w:tc>
          <w:tcPr>
            <w:tcW w:w="1200" w:type="dxa"/>
            <w:tcMar>
              <w:top w:w="130" w:type="dxa"/>
              <w:left w:w="130" w:type="dxa"/>
              <w:bottom w:w="130" w:type="dxa"/>
              <w:right w:w="130" w:type="dxa"/>
            </w:tcMar>
            <w:vAlign w:val="center"/>
          </w:tcPr>
          <w:p w14:paraId="25F2AA7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教育</w:t>
            </w:r>
          </w:p>
        </w:tc>
        <w:tc>
          <w:tcPr>
            <w:tcW w:w="1500" w:type="dxa"/>
            <w:tcMar>
              <w:top w:w="130" w:type="dxa"/>
              <w:left w:w="130" w:type="dxa"/>
              <w:bottom w:w="130" w:type="dxa"/>
              <w:right w:w="130" w:type="dxa"/>
            </w:tcMar>
            <w:vAlign w:val="center"/>
          </w:tcPr>
          <w:p w14:paraId="6981ADA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豊田　真由美</w:t>
            </w:r>
          </w:p>
        </w:tc>
        <w:tc>
          <w:tcPr>
            <w:tcW w:w="5300" w:type="dxa"/>
            <w:tcMar>
              <w:top w:w="130" w:type="dxa"/>
              <w:left w:w="130" w:type="dxa"/>
              <w:bottom w:w="130" w:type="dxa"/>
              <w:right w:w="130" w:type="dxa"/>
            </w:tcMar>
            <w:vAlign w:val="center"/>
          </w:tcPr>
          <w:p w14:paraId="2EEFE27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スクールソーシャルワーカー</w:t>
            </w:r>
          </w:p>
        </w:tc>
        <w:tc>
          <w:tcPr>
            <w:tcW w:w="1000" w:type="dxa"/>
            <w:tcMar>
              <w:top w:w="130" w:type="dxa"/>
              <w:left w:w="130" w:type="dxa"/>
              <w:bottom w:w="130" w:type="dxa"/>
              <w:right w:w="130" w:type="dxa"/>
            </w:tcMar>
            <w:vAlign w:val="center"/>
          </w:tcPr>
          <w:p w14:paraId="43D0DB28" w14:textId="77777777" w:rsidR="009D6CAB" w:rsidRPr="00370011" w:rsidRDefault="009D6CAB">
            <w:pPr>
              <w:spacing w:line="320" w:lineRule="auto"/>
              <w:rPr>
                <w:rFonts w:ascii="BIZ UDPゴシック" w:eastAsia="BIZ UDPゴシック" w:hAnsi="BIZ UDPゴシック"/>
              </w:rPr>
            </w:pPr>
          </w:p>
        </w:tc>
      </w:tr>
      <w:tr w:rsidR="009D6CAB" w:rsidRPr="00370011" w14:paraId="23580002" w14:textId="77777777">
        <w:tc>
          <w:tcPr>
            <w:tcW w:w="1200" w:type="dxa"/>
            <w:tcMar>
              <w:top w:w="130" w:type="dxa"/>
              <w:left w:w="130" w:type="dxa"/>
              <w:bottom w:w="130" w:type="dxa"/>
              <w:right w:w="130" w:type="dxa"/>
            </w:tcMar>
            <w:vAlign w:val="center"/>
          </w:tcPr>
          <w:p w14:paraId="13FECA0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教育</w:t>
            </w:r>
          </w:p>
        </w:tc>
        <w:tc>
          <w:tcPr>
            <w:tcW w:w="1500" w:type="dxa"/>
            <w:tcMar>
              <w:top w:w="130" w:type="dxa"/>
              <w:left w:w="130" w:type="dxa"/>
              <w:bottom w:w="130" w:type="dxa"/>
              <w:right w:w="130" w:type="dxa"/>
            </w:tcMar>
            <w:vAlign w:val="center"/>
          </w:tcPr>
          <w:p w14:paraId="309A3EA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草野　ゆかり</w:t>
            </w:r>
          </w:p>
        </w:tc>
        <w:tc>
          <w:tcPr>
            <w:tcW w:w="5300" w:type="dxa"/>
            <w:tcMar>
              <w:top w:w="130" w:type="dxa"/>
              <w:left w:w="130" w:type="dxa"/>
              <w:bottom w:w="130" w:type="dxa"/>
              <w:right w:w="130" w:type="dxa"/>
            </w:tcMar>
            <w:vAlign w:val="center"/>
          </w:tcPr>
          <w:p w14:paraId="2863202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小野町認定こども園</w:t>
            </w:r>
          </w:p>
        </w:tc>
        <w:tc>
          <w:tcPr>
            <w:tcW w:w="1000" w:type="dxa"/>
            <w:tcMar>
              <w:top w:w="130" w:type="dxa"/>
              <w:left w:w="130" w:type="dxa"/>
              <w:bottom w:w="130" w:type="dxa"/>
              <w:right w:w="130" w:type="dxa"/>
            </w:tcMar>
            <w:vAlign w:val="center"/>
          </w:tcPr>
          <w:p w14:paraId="7DD65A6D" w14:textId="77777777" w:rsidR="009D6CAB" w:rsidRPr="00370011" w:rsidRDefault="009D6CAB">
            <w:pPr>
              <w:spacing w:line="320" w:lineRule="auto"/>
              <w:rPr>
                <w:rFonts w:ascii="BIZ UDPゴシック" w:eastAsia="BIZ UDPゴシック" w:hAnsi="BIZ UDPゴシック"/>
              </w:rPr>
            </w:pPr>
          </w:p>
        </w:tc>
      </w:tr>
      <w:tr w:rsidR="009D6CAB" w:rsidRPr="00370011" w14:paraId="3673DB43" w14:textId="77777777">
        <w:tc>
          <w:tcPr>
            <w:tcW w:w="1200" w:type="dxa"/>
            <w:tcMar>
              <w:top w:w="130" w:type="dxa"/>
              <w:left w:w="130" w:type="dxa"/>
              <w:bottom w:w="130" w:type="dxa"/>
              <w:right w:w="130" w:type="dxa"/>
            </w:tcMar>
            <w:vAlign w:val="center"/>
          </w:tcPr>
          <w:p w14:paraId="020522A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w:t>
            </w:r>
          </w:p>
        </w:tc>
        <w:tc>
          <w:tcPr>
            <w:tcW w:w="1500" w:type="dxa"/>
            <w:tcMar>
              <w:top w:w="130" w:type="dxa"/>
              <w:left w:w="130" w:type="dxa"/>
              <w:bottom w:w="130" w:type="dxa"/>
              <w:right w:w="130" w:type="dxa"/>
            </w:tcMar>
            <w:vAlign w:val="center"/>
          </w:tcPr>
          <w:p w14:paraId="1A0FE11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木村　美和</w:t>
            </w:r>
          </w:p>
        </w:tc>
        <w:tc>
          <w:tcPr>
            <w:tcW w:w="5300" w:type="dxa"/>
            <w:tcMar>
              <w:top w:w="130" w:type="dxa"/>
              <w:left w:w="130" w:type="dxa"/>
              <w:bottom w:w="130" w:type="dxa"/>
              <w:right w:w="130" w:type="dxa"/>
            </w:tcMar>
            <w:vAlign w:val="center"/>
          </w:tcPr>
          <w:p w14:paraId="6E3A5F6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県中地域障害者就業・生活支援センター（社会福祉法人ほっと福祉記念会）</w:t>
            </w:r>
          </w:p>
        </w:tc>
        <w:tc>
          <w:tcPr>
            <w:tcW w:w="1000" w:type="dxa"/>
            <w:tcMar>
              <w:top w:w="130" w:type="dxa"/>
              <w:left w:w="130" w:type="dxa"/>
              <w:bottom w:w="130" w:type="dxa"/>
              <w:right w:w="130" w:type="dxa"/>
            </w:tcMar>
            <w:vAlign w:val="center"/>
          </w:tcPr>
          <w:p w14:paraId="506B10E4" w14:textId="77777777" w:rsidR="009D6CAB" w:rsidRPr="00370011" w:rsidRDefault="009D6CAB">
            <w:pPr>
              <w:spacing w:line="320" w:lineRule="auto"/>
              <w:rPr>
                <w:rFonts w:ascii="BIZ UDPゴシック" w:eastAsia="BIZ UDPゴシック" w:hAnsi="BIZ UDPゴシック"/>
              </w:rPr>
            </w:pPr>
          </w:p>
        </w:tc>
      </w:tr>
      <w:tr w:rsidR="009D6CAB" w:rsidRPr="00370011" w14:paraId="31266B15" w14:textId="77777777">
        <w:tc>
          <w:tcPr>
            <w:tcW w:w="1200" w:type="dxa"/>
            <w:tcMar>
              <w:top w:w="130" w:type="dxa"/>
              <w:left w:w="130" w:type="dxa"/>
              <w:bottom w:w="130" w:type="dxa"/>
              <w:right w:w="130" w:type="dxa"/>
            </w:tcMar>
            <w:vAlign w:val="center"/>
          </w:tcPr>
          <w:p w14:paraId="15AF6A6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警察</w:t>
            </w:r>
          </w:p>
        </w:tc>
        <w:tc>
          <w:tcPr>
            <w:tcW w:w="1500" w:type="dxa"/>
            <w:tcMar>
              <w:top w:w="130" w:type="dxa"/>
              <w:left w:w="130" w:type="dxa"/>
              <w:bottom w:w="130" w:type="dxa"/>
              <w:right w:w="130" w:type="dxa"/>
            </w:tcMar>
            <w:vAlign w:val="center"/>
          </w:tcPr>
          <w:p w14:paraId="05922C8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橘　雅之</w:t>
            </w:r>
          </w:p>
        </w:tc>
        <w:tc>
          <w:tcPr>
            <w:tcW w:w="5300" w:type="dxa"/>
            <w:tcMar>
              <w:top w:w="130" w:type="dxa"/>
              <w:left w:w="130" w:type="dxa"/>
              <w:bottom w:w="130" w:type="dxa"/>
              <w:right w:w="130" w:type="dxa"/>
            </w:tcMar>
            <w:vAlign w:val="center"/>
          </w:tcPr>
          <w:p w14:paraId="53C28CC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田村警察署小野分庁舎　生活安全第二係長</w:t>
            </w:r>
          </w:p>
        </w:tc>
        <w:tc>
          <w:tcPr>
            <w:tcW w:w="1000" w:type="dxa"/>
            <w:tcMar>
              <w:top w:w="130" w:type="dxa"/>
              <w:left w:w="130" w:type="dxa"/>
              <w:bottom w:w="130" w:type="dxa"/>
              <w:right w:w="130" w:type="dxa"/>
            </w:tcMar>
            <w:vAlign w:val="center"/>
          </w:tcPr>
          <w:p w14:paraId="699FC3C6" w14:textId="77777777" w:rsidR="009D6CAB" w:rsidRPr="00370011" w:rsidRDefault="009D6CAB">
            <w:pPr>
              <w:spacing w:line="320" w:lineRule="auto"/>
              <w:rPr>
                <w:rFonts w:ascii="BIZ UDPゴシック" w:eastAsia="BIZ UDPゴシック" w:hAnsi="BIZ UDPゴシック"/>
              </w:rPr>
            </w:pPr>
          </w:p>
        </w:tc>
      </w:tr>
      <w:tr w:rsidR="009D6CAB" w:rsidRPr="00370011" w14:paraId="21326EAA" w14:textId="77777777">
        <w:tc>
          <w:tcPr>
            <w:tcW w:w="1200" w:type="dxa"/>
            <w:tcMar>
              <w:top w:w="130" w:type="dxa"/>
              <w:left w:w="130" w:type="dxa"/>
              <w:bottom w:w="130" w:type="dxa"/>
              <w:right w:w="130" w:type="dxa"/>
            </w:tcMar>
            <w:vAlign w:val="center"/>
          </w:tcPr>
          <w:p w14:paraId="29E6CA8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地域</w:t>
            </w:r>
          </w:p>
        </w:tc>
        <w:tc>
          <w:tcPr>
            <w:tcW w:w="1500" w:type="dxa"/>
            <w:tcMar>
              <w:top w:w="130" w:type="dxa"/>
              <w:left w:w="130" w:type="dxa"/>
              <w:bottom w:w="130" w:type="dxa"/>
              <w:right w:w="130" w:type="dxa"/>
            </w:tcMar>
            <w:vAlign w:val="center"/>
          </w:tcPr>
          <w:p w14:paraId="15F4D5A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上遠野　芳勝</w:t>
            </w:r>
          </w:p>
        </w:tc>
        <w:tc>
          <w:tcPr>
            <w:tcW w:w="5300" w:type="dxa"/>
            <w:tcMar>
              <w:top w:w="130" w:type="dxa"/>
              <w:left w:w="130" w:type="dxa"/>
              <w:bottom w:w="130" w:type="dxa"/>
              <w:right w:w="130" w:type="dxa"/>
            </w:tcMar>
            <w:vAlign w:val="center"/>
          </w:tcPr>
          <w:p w14:paraId="6CB5CA2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小野町社会福祉協議会　次長</w:t>
            </w:r>
          </w:p>
        </w:tc>
        <w:tc>
          <w:tcPr>
            <w:tcW w:w="1000" w:type="dxa"/>
            <w:tcMar>
              <w:top w:w="130" w:type="dxa"/>
              <w:left w:w="130" w:type="dxa"/>
              <w:bottom w:w="130" w:type="dxa"/>
              <w:right w:w="130" w:type="dxa"/>
            </w:tcMar>
            <w:vAlign w:val="center"/>
          </w:tcPr>
          <w:p w14:paraId="1519FE0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副会長</w:t>
            </w:r>
          </w:p>
        </w:tc>
      </w:tr>
      <w:tr w:rsidR="009D6CAB" w:rsidRPr="00370011" w14:paraId="278244A0" w14:textId="77777777">
        <w:tc>
          <w:tcPr>
            <w:tcW w:w="1200" w:type="dxa"/>
            <w:tcMar>
              <w:top w:w="130" w:type="dxa"/>
              <w:left w:w="130" w:type="dxa"/>
              <w:bottom w:w="130" w:type="dxa"/>
              <w:right w:w="130" w:type="dxa"/>
            </w:tcMar>
            <w:vAlign w:val="center"/>
          </w:tcPr>
          <w:p w14:paraId="26CC44B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地域</w:t>
            </w:r>
          </w:p>
        </w:tc>
        <w:tc>
          <w:tcPr>
            <w:tcW w:w="1500" w:type="dxa"/>
            <w:tcMar>
              <w:top w:w="130" w:type="dxa"/>
              <w:left w:w="130" w:type="dxa"/>
              <w:bottom w:w="130" w:type="dxa"/>
              <w:right w:w="130" w:type="dxa"/>
            </w:tcMar>
            <w:vAlign w:val="center"/>
          </w:tcPr>
          <w:p w14:paraId="05756CA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宇佐見　智子</w:t>
            </w:r>
          </w:p>
        </w:tc>
        <w:tc>
          <w:tcPr>
            <w:tcW w:w="5300" w:type="dxa"/>
            <w:tcMar>
              <w:top w:w="130" w:type="dxa"/>
              <w:left w:w="130" w:type="dxa"/>
              <w:bottom w:w="130" w:type="dxa"/>
              <w:right w:w="130" w:type="dxa"/>
            </w:tcMar>
            <w:vAlign w:val="center"/>
          </w:tcPr>
          <w:p w14:paraId="04D6681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小野町指定特定相談支援事業所　相談員</w:t>
            </w:r>
          </w:p>
        </w:tc>
        <w:tc>
          <w:tcPr>
            <w:tcW w:w="1000" w:type="dxa"/>
            <w:tcMar>
              <w:top w:w="130" w:type="dxa"/>
              <w:left w:w="130" w:type="dxa"/>
              <w:bottom w:w="130" w:type="dxa"/>
              <w:right w:w="130" w:type="dxa"/>
            </w:tcMar>
            <w:vAlign w:val="center"/>
          </w:tcPr>
          <w:p w14:paraId="3064D669" w14:textId="77777777" w:rsidR="009D6CAB" w:rsidRPr="00370011" w:rsidRDefault="009D6CAB">
            <w:pPr>
              <w:spacing w:line="320" w:lineRule="auto"/>
              <w:rPr>
                <w:rFonts w:ascii="BIZ UDPゴシック" w:eastAsia="BIZ UDPゴシック" w:hAnsi="BIZ UDPゴシック"/>
              </w:rPr>
            </w:pPr>
          </w:p>
        </w:tc>
      </w:tr>
      <w:tr w:rsidR="009D6CAB" w:rsidRPr="00370011" w14:paraId="3E15317B" w14:textId="77777777">
        <w:tc>
          <w:tcPr>
            <w:tcW w:w="1200" w:type="dxa"/>
            <w:tcMar>
              <w:top w:w="130" w:type="dxa"/>
              <w:left w:w="130" w:type="dxa"/>
              <w:bottom w:w="130" w:type="dxa"/>
              <w:right w:w="130" w:type="dxa"/>
            </w:tcMar>
            <w:vAlign w:val="center"/>
          </w:tcPr>
          <w:p w14:paraId="4B8F76B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県</w:t>
            </w:r>
          </w:p>
        </w:tc>
        <w:tc>
          <w:tcPr>
            <w:tcW w:w="1500" w:type="dxa"/>
            <w:tcMar>
              <w:top w:w="130" w:type="dxa"/>
              <w:left w:w="130" w:type="dxa"/>
              <w:bottom w:w="130" w:type="dxa"/>
              <w:right w:w="130" w:type="dxa"/>
            </w:tcMar>
            <w:vAlign w:val="center"/>
          </w:tcPr>
          <w:p w14:paraId="59CABE2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吉田　美文</w:t>
            </w:r>
          </w:p>
        </w:tc>
        <w:tc>
          <w:tcPr>
            <w:tcW w:w="5300" w:type="dxa"/>
            <w:tcMar>
              <w:top w:w="130" w:type="dxa"/>
              <w:left w:w="130" w:type="dxa"/>
              <w:bottom w:w="130" w:type="dxa"/>
              <w:right w:w="130" w:type="dxa"/>
            </w:tcMar>
            <w:vAlign w:val="center"/>
          </w:tcPr>
          <w:p w14:paraId="51ED85F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県中保健福祉事務所　障がい者支援チーム</w:t>
            </w:r>
          </w:p>
        </w:tc>
        <w:tc>
          <w:tcPr>
            <w:tcW w:w="1000" w:type="dxa"/>
            <w:tcMar>
              <w:top w:w="130" w:type="dxa"/>
              <w:left w:w="130" w:type="dxa"/>
              <w:bottom w:w="130" w:type="dxa"/>
              <w:right w:w="130" w:type="dxa"/>
            </w:tcMar>
            <w:vAlign w:val="center"/>
          </w:tcPr>
          <w:p w14:paraId="2038CCCA" w14:textId="77777777" w:rsidR="009D6CAB" w:rsidRPr="00370011" w:rsidRDefault="009D6CAB">
            <w:pPr>
              <w:spacing w:line="320" w:lineRule="auto"/>
              <w:rPr>
                <w:rFonts w:ascii="BIZ UDPゴシック" w:eastAsia="BIZ UDPゴシック" w:hAnsi="BIZ UDPゴシック"/>
              </w:rPr>
            </w:pPr>
          </w:p>
        </w:tc>
      </w:tr>
      <w:tr w:rsidR="009D6CAB" w:rsidRPr="00370011" w14:paraId="6451AB03" w14:textId="77777777">
        <w:tc>
          <w:tcPr>
            <w:tcW w:w="1200" w:type="dxa"/>
            <w:tcMar>
              <w:top w:w="130" w:type="dxa"/>
              <w:left w:w="130" w:type="dxa"/>
              <w:bottom w:w="130" w:type="dxa"/>
              <w:right w:w="130" w:type="dxa"/>
            </w:tcMar>
            <w:vAlign w:val="center"/>
          </w:tcPr>
          <w:p w14:paraId="4E181C3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県</w:t>
            </w:r>
          </w:p>
        </w:tc>
        <w:tc>
          <w:tcPr>
            <w:tcW w:w="1500" w:type="dxa"/>
            <w:tcMar>
              <w:top w:w="130" w:type="dxa"/>
              <w:left w:w="130" w:type="dxa"/>
              <w:bottom w:w="130" w:type="dxa"/>
              <w:right w:w="130" w:type="dxa"/>
            </w:tcMar>
            <w:vAlign w:val="center"/>
          </w:tcPr>
          <w:p w14:paraId="0DFE5BD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田中　浩史</w:t>
            </w:r>
          </w:p>
        </w:tc>
        <w:tc>
          <w:tcPr>
            <w:tcW w:w="5300" w:type="dxa"/>
            <w:tcMar>
              <w:top w:w="130" w:type="dxa"/>
              <w:left w:w="130" w:type="dxa"/>
              <w:bottom w:w="130" w:type="dxa"/>
              <w:right w:w="130" w:type="dxa"/>
            </w:tcMar>
            <w:vAlign w:val="center"/>
          </w:tcPr>
          <w:p w14:paraId="7216315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県中児童相談所　児童福祉司</w:t>
            </w:r>
          </w:p>
        </w:tc>
        <w:tc>
          <w:tcPr>
            <w:tcW w:w="1000" w:type="dxa"/>
            <w:tcMar>
              <w:top w:w="130" w:type="dxa"/>
              <w:left w:w="130" w:type="dxa"/>
              <w:bottom w:w="130" w:type="dxa"/>
              <w:right w:w="130" w:type="dxa"/>
            </w:tcMar>
            <w:vAlign w:val="center"/>
          </w:tcPr>
          <w:p w14:paraId="58703943" w14:textId="77777777" w:rsidR="009D6CAB" w:rsidRPr="00370011" w:rsidRDefault="009D6CAB">
            <w:pPr>
              <w:spacing w:line="320" w:lineRule="auto"/>
              <w:rPr>
                <w:rFonts w:ascii="BIZ UDPゴシック" w:eastAsia="BIZ UDPゴシック" w:hAnsi="BIZ UDPゴシック"/>
              </w:rPr>
            </w:pPr>
          </w:p>
        </w:tc>
      </w:tr>
    </w:tbl>
    <w:p w14:paraId="2C1A6C9B"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※委員は令和7年度の改選を経て構成されています。任期満了時には、関係団体・機関からの推薦に基づき改めて委嘱します。</w:t>
      </w:r>
    </w:p>
    <w:p w14:paraId="0CC539F9" w14:textId="77777777" w:rsidR="009D6CAB" w:rsidRPr="00370011" w:rsidRDefault="00000000">
      <w:pPr>
        <w:pStyle w:val="2"/>
        <w:keepNext/>
        <w:pageBreakBefore/>
        <w:shd w:val="clear" w:color="auto" w:fill="DCE8DC"/>
        <w:spacing w:before="400" w:after="240"/>
        <w:ind w:left="40"/>
        <w:rPr>
          <w:rFonts w:ascii="BIZ UDPゴシック" w:eastAsia="BIZ UDPゴシック" w:hAnsi="BIZ UDPゴシック"/>
        </w:rPr>
      </w:pPr>
      <w:bookmarkStart w:id="31" w:name="_TocOno105"/>
      <w:r>
        <w:rPr>
          <w:rFonts w:ascii="BIZ UDPゴシック" w:eastAsia="BIZ UDPゴシック" w:hAnsi="BIZ UDPゴシック"/>
          <w:b/>
          <w:bCs/>
          <w:color w:val="1B3B2A"/>
          <w:sz w:val="25"/>
          <w:szCs w:val="25"/>
        </w:rPr>
        <w:lastRenderedPageBreak/>
        <w:t>3　計画の策定経過</w:t>
      </w:r>
      <w:bookmarkEnd w:id="31"/>
    </w:p>
    <w:p>
      <w:pPr>
        <w:spacing w:before="260" w:after="160"/>
        <w:rPr>
          <w:ins w:id="92172" w:author="Ryo Wakayama" w:date="2026-10-20T09:00:00Z"/>
          <w:rFonts w:ascii="BIZ UDPゴシック" w:eastAsia="BIZ UDPゴシック" w:hAnsi="BIZ UDPゴシック"/>
        </w:rPr>
      </w:pPr>
      <w:ins w:id="92173" w:author="Ryo Wakayama" w:date="2026-10-20T09:00:00Z">
        <w:r>
          <w:rPr>
            <w:rFonts w:ascii="BIZ UDPゴシック" w:eastAsia="BIZ UDPゴシック" w:hAnsi="BIZ UDPゴシック"/>
            <w:sz w:val="22"/>
            <w:szCs w:val="22"/>
          </w:rPr>
          <w:t xml:space="preserve">【表168】計画の策定経過</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120"/>
      </w:tblGrid>
      <w:tr w:rsidR="001E7E48" w14:paraId="43BAC053" w14:textId="77777777">
        <w:trPr>
          <w:cantSplit/>
          <w:tblHeader/>
        </w:trPr>
        <w:tc>
          <w:tcPr>
            <w:tcW w:w="2880" w:type="dxa"/>
            <w:shd w:val="clear" w:color="auto" w:fill="DCE8DC"/>
            <w:tcMar>
              <w:top w:w="130" w:type="dxa"/>
              <w:left w:w="130" w:type="dxa"/>
              <w:bottom w:w="130" w:type="dxa"/>
              <w:right w:w="130" w:type="dxa"/>
            </w:tcMar>
            <w:vAlign w:val="center"/>
          </w:tcPr>
          <w:p w14:paraId="054DB9C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年月日</w:t>
            </w:r>
          </w:p>
        </w:tc>
        <w:tc>
          <w:tcPr>
            <w:tcW w:w="6120" w:type="dxa"/>
            <w:shd w:val="clear" w:color="auto" w:fill="DCE8DC"/>
            <w:tcMar>
              <w:top w:w="130" w:type="dxa"/>
              <w:left w:w="130" w:type="dxa"/>
              <w:bottom w:w="130" w:type="dxa"/>
              <w:right w:w="130" w:type="dxa"/>
            </w:tcMar>
            <w:vAlign w:val="center"/>
          </w:tcPr>
          <w:p w14:paraId="11DC1914"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内容</w:t>
            </w:r>
          </w:p>
        </w:tc>
      </w:tr>
      <w:tr w:rsidR="001E7E48" w14:paraId="57F68E63" w14:textId="77777777">
        <w:trPr>
          <w:cantSplit/>
        </w:trPr>
        <w:tc>
          <w:tcPr>
            <w:tcW w:w="2880" w:type="dxa"/>
            <w:tcMar>
              <w:top w:w="130" w:type="dxa"/>
              <w:left w:w="130" w:type="dxa"/>
              <w:bottom w:w="130" w:type="dxa"/>
              <w:right w:w="130" w:type="dxa"/>
            </w:tcMar>
            <w:vAlign w:val="center"/>
          </w:tcPr>
          <w:p w14:paraId="6E71027F" w14:textId="77777777" w:rsidR="001E7E48" w:rsidRDefault="00000000">
            <w:pPr>
              <w:keepNext/>
              <w:spacing w:line="320" w:lineRule="auto"/>
              <w:rPr>
                <w:rFonts w:ascii="BIZ UDPゴシック" w:eastAsia="BIZ UDPゴシック" w:hAnsi="BIZ UDPゴシック"/>
                <w:sz w:val="20"/>
                <w:szCs w:val="20"/>
              </w:rPr>
            </w:pPr>
            <w:del w:id="90684" w:author="Ryo Wakayama" w:date="2026-10-23T09:00:00Z">
              <w:r>
                <w:rPr>
                  <w:rFonts w:ascii="BIZ UDPゴシック" w:eastAsia="BIZ UDPゴシック" w:hAnsi="BIZ UDPゴシック"/>
                  <w:sz w:val="20"/>
                  <w:szCs w:val="20"/>
                </w:rPr>
                <w:delText>令和５年10月</w:delText>
              </w:r>
            </w:del>
            <w:ins w:id="90685" w:author="Ryo Wakayama" w:date="2026-10-20T09:00:00Z">
              <w:r>
                <w:rPr>
                  <w:rFonts w:ascii="BIZ UDPゴシック" w:eastAsia="BIZ UDPゴシック" w:hAnsi="BIZ UDPゴシック"/>
                  <w:sz w:val="20"/>
                  <w:szCs w:val="20"/>
                </w:rPr>
                <w:t xml:space="preserve">令和8年8月14日～9月25日</w:t>
              </w:r>
            </w:ins>
          </w:p>
        </w:tc>
        <w:tc>
          <w:tcPr>
            <w:tcW w:w="6120" w:type="dxa"/>
            <w:tcMar>
              <w:top w:w="130" w:type="dxa"/>
              <w:left w:w="130" w:type="dxa"/>
              <w:bottom w:w="130" w:type="dxa"/>
              <w:right w:w="130" w:type="dxa"/>
            </w:tcMar>
            <w:vAlign w:val="center"/>
          </w:tcPr>
          <w:p w14:paraId="0079B3E2" w14:textId="77777777" w:rsidR="001E7E48" w:rsidRDefault="00000000">
            <w:pPr>
              <w:keepNext/>
              <w:spacing w:line="320" w:lineRule="auto"/>
              <w:rPr>
                <w:rFonts w:ascii="BIZ UDPゴシック" w:eastAsia="BIZ UDPゴシック" w:hAnsi="BIZ UDPゴシック"/>
                <w:sz w:val="20"/>
                <w:szCs w:val="20"/>
              </w:rPr>
            </w:pPr>
            <w:del w:id="90686" w:author="Ryo Wakayama" w:date="2026-10-23T09:00:00Z">
              <w:r>
                <w:rPr>
                  <w:rFonts w:ascii="BIZ UDPゴシック" w:eastAsia="BIZ UDPゴシック" w:hAnsi="BIZ UDPゴシック"/>
                  <w:sz w:val="20"/>
                  <w:szCs w:val="20"/>
                </w:rPr>
                <w:delText>障がい福祉に関するアンケート調査の実施（障がい者・障がい児）</w:delText>
              </w:r>
            </w:del>
            <w:ins w:id="90687" w:author="Ryo Wakayama" w:date="2026-10-20T09:00:00Z">
              <w:r>
                <w:rPr>
                  <w:rFonts w:ascii="BIZ UDPゴシック" w:eastAsia="BIZ UDPゴシック" w:hAnsi="BIZ UDPゴシック"/>
                  <w:sz w:val="20"/>
                  <w:szCs w:val="20"/>
                </w:rPr>
                <w:t xml:space="preserve">障がい福祉に関するアンケート調査の実施（障がい者・障がい児）</w:t>
              </w:r>
            </w:ins>
          </w:p>
        </w:tc>
      </w:tr>
      <w:tr w:rsidR="001E7E48" w14:paraId="285B0721" w14:textId="77777777">
        <w:trPr>
          <w:cantSplit/>
        </w:trPr>
        <w:tc>
          <w:tcPr>
            <w:tcW w:w="2880" w:type="dxa"/>
            <w:tcMar>
              <w:top w:w="130" w:type="dxa"/>
              <w:left w:w="130" w:type="dxa"/>
              <w:bottom w:w="130" w:type="dxa"/>
              <w:right w:w="130" w:type="dxa"/>
            </w:tcMar>
            <w:vAlign w:val="center"/>
          </w:tcPr>
          <w:p w14:paraId="28C14907"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令和8年8月19日</w:t>
            </w:r>
          </w:p>
        </w:tc>
        <w:tc>
          <w:tcPr>
            <w:tcW w:w="6120" w:type="dxa"/>
            <w:tcMar>
              <w:top w:w="130" w:type="dxa"/>
              <w:left w:w="130" w:type="dxa"/>
              <w:bottom w:w="130" w:type="dxa"/>
              <w:right w:w="130" w:type="dxa"/>
            </w:tcMar>
            <w:vAlign w:val="center"/>
          </w:tcPr>
          <w:p w14:paraId="1A1B676A"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小野町自立支援協議会でのヒアリング</w:t>
            </w:r>
          </w:p>
        </w:tc>
      </w:tr>
      <w:tr w:rsidR="001E7E48" w14:paraId="66DED126" w14:textId="77777777">
        <w:trPr>
          <w:cantSplit/>
        </w:trPr>
        <w:tc>
          <w:tcPr>
            <w:tcW w:w="2880" w:type="dxa"/>
            <w:tcMar>
              <w:top w:w="130" w:type="dxa"/>
              <w:left w:w="130" w:type="dxa"/>
              <w:bottom w:w="130" w:type="dxa"/>
              <w:right w:w="130" w:type="dxa"/>
            </w:tcMar>
            <w:vAlign w:val="center"/>
          </w:tcPr>
          <w:p w14:paraId="472D4A9D"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令和8年8月26日</w:t>
            </w:r>
          </w:p>
        </w:tc>
        <w:tc>
          <w:tcPr>
            <w:tcW w:w="6120" w:type="dxa"/>
            <w:tcMar>
              <w:top w:w="130" w:type="dxa"/>
              <w:left w:w="130" w:type="dxa"/>
              <w:bottom w:w="130" w:type="dxa"/>
              <w:right w:w="130" w:type="dxa"/>
            </w:tcMar>
            <w:vAlign w:val="center"/>
          </w:tcPr>
          <w:p w14:paraId="2F9449C5"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民生児童委員協議会（高齢福祉部会・社会福祉部会・児童福祉部会）でのヒアリング</w:t>
            </w:r>
          </w:p>
        </w:tc>
      </w:tr>
      <w:tr w:rsidR="001E7E48" w14:paraId="4D146D85" w14:textId="77777777">
        <w:trPr>
          <w:cantSplit/>
        </w:trPr>
        <w:tc>
          <w:tcPr>
            <w:tcW w:w="2880" w:type="dxa"/>
            <w:tcMar>
              <w:top w:w="130" w:type="dxa"/>
              <w:left w:w="130" w:type="dxa"/>
              <w:bottom w:w="130" w:type="dxa"/>
              <w:right w:w="130" w:type="dxa"/>
            </w:tcMar>
            <w:vAlign w:val="center"/>
          </w:tcPr>
          <w:p w14:paraId="0D0A7CB1"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令和○年○月○日</w:t>
            </w:r>
          </w:p>
        </w:tc>
        <w:tc>
          <w:tcPr>
            <w:tcW w:w="6120" w:type="dxa"/>
            <w:tcMar>
              <w:top w:w="130" w:type="dxa"/>
              <w:left w:w="130" w:type="dxa"/>
              <w:bottom w:w="130" w:type="dxa"/>
              <w:right w:w="130" w:type="dxa"/>
            </w:tcMar>
            <w:vAlign w:val="center"/>
          </w:tcPr>
          <w:p w14:paraId="665E5CA1"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小野町自立支援協議会（計画案の協議）</w:t>
            </w:r>
            <w:r>
              <w:rPr>
                <w:rFonts w:ascii="BIZ UDPゴシック" w:eastAsia="BIZ UDPゴシック" w:hAnsi="BIZ UDPゴシック"/>
                <w:sz w:val="20"/>
                <w:szCs w:val="20"/>
                <w:highlight w:val="yellow"/>
              </w:rPr>
              <w:t>【要確認】</w:t>
            </w:r>
          </w:p>
        </w:tc>
      </w:tr>
      <w:tr w:rsidR="001E7E48" w14:paraId="4B5EEEB5" w14:textId="77777777">
        <w:trPr>
          <w:cantSplit/>
        </w:trPr>
        <w:tc>
          <w:tcPr>
            <w:tcW w:w="2880" w:type="dxa"/>
            <w:tcMar>
              <w:top w:w="130" w:type="dxa"/>
              <w:left w:w="130" w:type="dxa"/>
              <w:bottom w:w="130" w:type="dxa"/>
              <w:right w:w="130" w:type="dxa"/>
            </w:tcMar>
            <w:vAlign w:val="center"/>
          </w:tcPr>
          <w:p w14:paraId="23BA69C6"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令和9年○月○日～○月○日</w:t>
            </w:r>
          </w:p>
        </w:tc>
        <w:tc>
          <w:tcPr>
            <w:tcW w:w="6120" w:type="dxa"/>
            <w:tcMar>
              <w:top w:w="130" w:type="dxa"/>
              <w:left w:w="130" w:type="dxa"/>
              <w:bottom w:w="130" w:type="dxa"/>
              <w:right w:w="130" w:type="dxa"/>
            </w:tcMar>
            <w:vAlign w:val="center"/>
          </w:tcPr>
          <w:p w14:paraId="41789E55"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パブリックコメントの実施</w:t>
            </w:r>
            <w:r>
              <w:rPr>
                <w:rFonts w:ascii="BIZ UDPゴシック" w:eastAsia="BIZ UDPゴシック" w:hAnsi="BIZ UDPゴシック"/>
                <w:sz w:val="20"/>
                <w:szCs w:val="20"/>
                <w:highlight w:val="yellow"/>
              </w:rPr>
              <w:t>【要確認】</w:t>
            </w:r>
          </w:p>
        </w:tc>
      </w:tr>
      <w:tr w:rsidR="001E7E48" w14:paraId="07615548" w14:textId="77777777">
        <w:trPr>
          <w:cantSplit/>
        </w:trPr>
        <w:tc>
          <w:tcPr>
            <w:tcW w:w="2880" w:type="dxa"/>
            <w:tcMar>
              <w:top w:w="130" w:type="dxa"/>
              <w:left w:w="130" w:type="dxa"/>
              <w:bottom w:w="130" w:type="dxa"/>
              <w:right w:w="130" w:type="dxa"/>
            </w:tcMar>
            <w:vAlign w:val="center"/>
          </w:tcPr>
          <w:p w14:paraId="13F868B4"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令和9年3月</w:t>
            </w:r>
          </w:p>
        </w:tc>
        <w:tc>
          <w:tcPr>
            <w:tcW w:w="6120" w:type="dxa"/>
            <w:tcMar>
              <w:top w:w="130" w:type="dxa"/>
              <w:left w:w="130" w:type="dxa"/>
              <w:bottom w:w="130" w:type="dxa"/>
              <w:right w:w="130" w:type="dxa"/>
            </w:tcMar>
            <w:vAlign w:val="center"/>
          </w:tcPr>
          <w:p w14:paraId="3BD577CA"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計画の策定・公表</w:t>
            </w:r>
          </w:p>
        </w:tc>
      </w:tr>
    </w:tbl>
    <w:p w14:paraId="3C1156EA" w14:textId="77777777" w:rsidR="009D6CAB" w:rsidRPr="00370011" w:rsidRDefault="00000000">
      <w:pPr>
        <w:pStyle w:val="2"/>
        <w:keepNext/>
        <w:shd w:val="clear" w:color="auto" w:fill="DCE8DC"/>
        <w:spacing w:before="400" w:after="240"/>
        <w:ind w:left="40"/>
        <w:rPr>
          <w:rFonts w:ascii="BIZ UDPゴシック" w:eastAsia="BIZ UDPゴシック" w:hAnsi="BIZ UDPゴシック"/>
        </w:rPr>
      </w:pPr>
      <w:bookmarkStart w:id="32" w:name="_TocOno106"/>
      <w:r>
        <w:rPr>
          <w:rFonts w:ascii="BIZ UDPゴシック" w:eastAsia="BIZ UDPゴシック" w:hAnsi="BIZ UDPゴシック"/>
          <w:b/>
          <w:bCs/>
          <w:color w:val="1B3B2A"/>
          <w:sz w:val="25"/>
          <w:szCs w:val="25"/>
        </w:rPr>
        <w:t>4　近年の障がい者施策の動向</w:t>
      </w:r>
      <w:bookmarkEnd w:id="32"/>
    </w:p>
    <w:p>
      <w:pPr>
        <w:spacing w:before="260" w:after="160"/>
        <w:rPr>
          <w:ins w:id="92174" w:author="Ryo Wakayama" w:date="2026-10-20T09:00:00Z"/>
          <w:rFonts w:ascii="BIZ UDPゴシック" w:eastAsia="BIZ UDPゴシック" w:hAnsi="BIZ UDPゴシック"/>
        </w:rPr>
      </w:pPr>
      <w:ins w:id="92175" w:author="Ryo Wakayama" w:date="2026-10-20T09:00:00Z">
        <w:r>
          <w:rPr>
            <w:rFonts w:ascii="BIZ UDPゴシック" w:eastAsia="BIZ UDPゴシック" w:hAnsi="BIZ UDPゴシック"/>
            <w:sz w:val="22"/>
            <w:szCs w:val="22"/>
          </w:rPr>
          <w:t xml:space="preserve">【表169】近年の障がい者施策の動向</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0"/>
        <w:gridCol w:w="7740"/>
      </w:tblGrid>
      <w:tr w:rsidR="001E7E48" w14:paraId="58445FE1" w14:textId="77777777">
        <w:trPr>
          <w:cantSplit/>
          <w:tblHeader/>
        </w:trPr>
        <w:tc>
          <w:tcPr>
            <w:tcW w:w="1260" w:type="dxa"/>
            <w:shd w:val="clear" w:color="auto" w:fill="DCE8DC"/>
            <w:tcMar>
              <w:top w:w="130" w:type="dxa"/>
              <w:left w:w="130" w:type="dxa"/>
              <w:bottom w:w="130" w:type="dxa"/>
              <w:right w:w="130" w:type="dxa"/>
            </w:tcMar>
            <w:vAlign w:val="center"/>
          </w:tcPr>
          <w:p w14:paraId="00402BD9"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b/>
                <w:bCs/>
                <w:sz w:val="18"/>
                <w:szCs w:val="18"/>
              </w:rPr>
              <w:t>年</w:t>
            </w:r>
          </w:p>
        </w:tc>
        <w:tc>
          <w:tcPr>
            <w:tcW w:w="7740" w:type="dxa"/>
            <w:shd w:val="clear" w:color="auto" w:fill="DCE8DC"/>
            <w:tcMar>
              <w:top w:w="130" w:type="dxa"/>
              <w:left w:w="130" w:type="dxa"/>
              <w:bottom w:w="130" w:type="dxa"/>
              <w:right w:w="130" w:type="dxa"/>
            </w:tcMar>
            <w:vAlign w:val="center"/>
          </w:tcPr>
          <w:p w14:paraId="38DED955"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b/>
                <w:bCs/>
                <w:sz w:val="18"/>
                <w:szCs w:val="18"/>
              </w:rPr>
              <w:t>主な動向</w:t>
            </w:r>
          </w:p>
        </w:tc>
      </w:tr>
      <w:tr w:rsidR="001E7E48" w14:paraId="1809012B" w14:textId="77777777">
        <w:trPr>
          <w:cantSplit/>
        </w:trPr>
        <w:tc>
          <w:tcPr>
            <w:tcW w:w="1260" w:type="dxa"/>
            <w:tcMar>
              <w:top w:w="130" w:type="dxa"/>
              <w:left w:w="130" w:type="dxa"/>
              <w:bottom w:w="130" w:type="dxa"/>
              <w:right w:w="130" w:type="dxa"/>
            </w:tcMar>
            <w:vAlign w:val="center"/>
          </w:tcPr>
          <w:p w14:paraId="521F2656"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平成15年</w:t>
            </w:r>
          </w:p>
        </w:tc>
        <w:tc>
          <w:tcPr>
            <w:tcW w:w="7740" w:type="dxa"/>
            <w:tcMar>
              <w:top w:w="130" w:type="dxa"/>
              <w:left w:w="130" w:type="dxa"/>
              <w:bottom w:w="130" w:type="dxa"/>
              <w:right w:w="130" w:type="dxa"/>
            </w:tcMar>
            <w:vAlign w:val="center"/>
          </w:tcPr>
          <w:p w14:paraId="100E84CA"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「支援費制度」施行</w:t>
            </w:r>
          </w:p>
        </w:tc>
      </w:tr>
      <w:tr w:rsidR="001E7E48" w14:paraId="04AE2F4F" w14:textId="77777777">
        <w:trPr>
          <w:cantSplit/>
        </w:trPr>
        <w:tc>
          <w:tcPr>
            <w:tcW w:w="1260" w:type="dxa"/>
            <w:tcMar>
              <w:top w:w="130" w:type="dxa"/>
              <w:left w:w="130" w:type="dxa"/>
              <w:bottom w:w="130" w:type="dxa"/>
              <w:right w:w="130" w:type="dxa"/>
            </w:tcMar>
            <w:vAlign w:val="center"/>
          </w:tcPr>
          <w:p w14:paraId="2C7E828C"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平成18年</w:t>
            </w:r>
          </w:p>
        </w:tc>
        <w:tc>
          <w:tcPr>
            <w:tcW w:w="7740" w:type="dxa"/>
            <w:tcMar>
              <w:top w:w="130" w:type="dxa"/>
              <w:left w:w="130" w:type="dxa"/>
              <w:bottom w:w="130" w:type="dxa"/>
              <w:right w:w="130" w:type="dxa"/>
            </w:tcMar>
            <w:vAlign w:val="center"/>
          </w:tcPr>
          <w:p w14:paraId="0C6309FB"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「障害者自立支援法」施行</w:t>
            </w:r>
          </w:p>
          <w:p w14:paraId="4E82A2D9"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「高齢者、障害者等の移動等の円滑化の促進に関する法律（バリアフリー法）」施行</w:t>
            </w:r>
          </w:p>
        </w:tc>
      </w:tr>
      <w:tr w:rsidR="001E7E48" w14:paraId="335B8D9D" w14:textId="77777777">
        <w:trPr>
          <w:cantSplit/>
        </w:trPr>
        <w:tc>
          <w:tcPr>
            <w:tcW w:w="1260" w:type="dxa"/>
            <w:tcMar>
              <w:top w:w="130" w:type="dxa"/>
              <w:left w:w="130" w:type="dxa"/>
              <w:bottom w:w="130" w:type="dxa"/>
              <w:right w:w="130" w:type="dxa"/>
            </w:tcMar>
            <w:vAlign w:val="center"/>
          </w:tcPr>
          <w:p w14:paraId="2959A053"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平成19年</w:t>
            </w:r>
          </w:p>
        </w:tc>
        <w:tc>
          <w:tcPr>
            <w:tcW w:w="7740" w:type="dxa"/>
            <w:tcMar>
              <w:top w:w="130" w:type="dxa"/>
              <w:left w:w="130" w:type="dxa"/>
              <w:bottom w:w="130" w:type="dxa"/>
              <w:right w:w="130" w:type="dxa"/>
            </w:tcMar>
            <w:vAlign w:val="center"/>
          </w:tcPr>
          <w:p w14:paraId="6E685396"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「障害者の権利に関する条約」署名</w:t>
            </w:r>
          </w:p>
        </w:tc>
      </w:tr>
      <w:tr w:rsidR="001E7E48" w14:paraId="0562E7A1" w14:textId="77777777">
        <w:trPr>
          <w:cantSplit/>
        </w:trPr>
        <w:tc>
          <w:tcPr>
            <w:tcW w:w="1260" w:type="dxa"/>
            <w:tcMar>
              <w:top w:w="130" w:type="dxa"/>
              <w:left w:w="130" w:type="dxa"/>
              <w:bottom w:w="130" w:type="dxa"/>
              <w:right w:w="130" w:type="dxa"/>
            </w:tcMar>
            <w:vAlign w:val="center"/>
          </w:tcPr>
          <w:p w14:paraId="5A549E12"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平成23年</w:t>
            </w:r>
          </w:p>
        </w:tc>
        <w:tc>
          <w:tcPr>
            <w:tcW w:w="7740" w:type="dxa"/>
            <w:tcMar>
              <w:top w:w="130" w:type="dxa"/>
              <w:left w:w="130" w:type="dxa"/>
              <w:bottom w:w="130" w:type="dxa"/>
              <w:right w:w="130" w:type="dxa"/>
            </w:tcMar>
            <w:vAlign w:val="center"/>
          </w:tcPr>
          <w:p w14:paraId="7B40F0CD"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「障害者基本法」改正（「合理的配慮」の概念や差別の禁止等を規定）</w:t>
            </w:r>
          </w:p>
        </w:tc>
      </w:tr>
      <w:tr w:rsidR="001E7E48" w14:paraId="5993F608" w14:textId="77777777">
        <w:trPr>
          <w:cantSplit/>
        </w:trPr>
        <w:tc>
          <w:tcPr>
            <w:tcW w:w="1260" w:type="dxa"/>
            <w:tcMar>
              <w:top w:w="130" w:type="dxa"/>
              <w:left w:w="130" w:type="dxa"/>
              <w:bottom w:w="130" w:type="dxa"/>
              <w:right w:w="130" w:type="dxa"/>
            </w:tcMar>
            <w:vAlign w:val="center"/>
          </w:tcPr>
          <w:p w14:paraId="3E5CC868"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平成24年</w:t>
            </w:r>
          </w:p>
        </w:tc>
        <w:tc>
          <w:tcPr>
            <w:tcW w:w="7740" w:type="dxa"/>
            <w:tcMar>
              <w:top w:w="130" w:type="dxa"/>
              <w:left w:w="130" w:type="dxa"/>
              <w:bottom w:w="130" w:type="dxa"/>
              <w:right w:w="130" w:type="dxa"/>
            </w:tcMar>
            <w:vAlign w:val="center"/>
          </w:tcPr>
          <w:p w14:paraId="08810B1C"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「障害者虐待の防止、障害者の養護者に対する支援等に関する法律（障害者虐待防止法）」施行</w:t>
            </w:r>
          </w:p>
        </w:tc>
      </w:tr>
      <w:tr w:rsidR="001E7E48" w14:paraId="12B12CFB" w14:textId="77777777">
        <w:trPr>
          <w:cantSplit/>
        </w:trPr>
        <w:tc>
          <w:tcPr>
            <w:tcW w:w="1260" w:type="dxa"/>
            <w:tcMar>
              <w:top w:w="130" w:type="dxa"/>
              <w:left w:w="130" w:type="dxa"/>
              <w:bottom w:w="130" w:type="dxa"/>
              <w:right w:w="130" w:type="dxa"/>
            </w:tcMar>
            <w:vAlign w:val="center"/>
          </w:tcPr>
          <w:p w14:paraId="1C5267FA"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平成25年</w:t>
            </w:r>
          </w:p>
        </w:tc>
        <w:tc>
          <w:tcPr>
            <w:tcW w:w="7740" w:type="dxa"/>
            <w:tcMar>
              <w:top w:w="130" w:type="dxa"/>
              <w:left w:w="130" w:type="dxa"/>
              <w:bottom w:w="130" w:type="dxa"/>
              <w:right w:w="130" w:type="dxa"/>
            </w:tcMar>
            <w:vAlign w:val="center"/>
          </w:tcPr>
          <w:p w14:paraId="206B97D9"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「障害者の日常生活及び社会生活を総合的に支援するための法律（障害者総合支援法）」施行</w:t>
            </w:r>
          </w:p>
          <w:p w14:paraId="5AAD11E2"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「国等による障害者就労施設等からの物品等の調達の推進等に関する法律（障害者優先調達推進法）」施行</w:t>
            </w:r>
          </w:p>
          <w:p w14:paraId="3C93F1D4"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「成年被後見人の選挙権の回復等のための公職選挙法等の一部を改正する法律」施行</w:t>
            </w:r>
          </w:p>
        </w:tc>
      </w:tr>
      <w:tr w:rsidR="001E7E48" w14:paraId="38DFE1EB" w14:textId="77777777">
        <w:trPr>
          <w:cantSplit/>
        </w:trPr>
        <w:tc>
          <w:tcPr>
            <w:tcW w:w="1260" w:type="dxa"/>
            <w:tcMar>
              <w:top w:w="130" w:type="dxa"/>
              <w:left w:w="130" w:type="dxa"/>
              <w:bottom w:w="130" w:type="dxa"/>
              <w:right w:w="130" w:type="dxa"/>
            </w:tcMar>
            <w:vAlign w:val="center"/>
          </w:tcPr>
          <w:p w14:paraId="3217604B"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平成26年</w:t>
            </w:r>
          </w:p>
        </w:tc>
        <w:tc>
          <w:tcPr>
            <w:tcW w:w="7740" w:type="dxa"/>
            <w:tcMar>
              <w:top w:w="130" w:type="dxa"/>
              <w:left w:w="130" w:type="dxa"/>
              <w:bottom w:w="130" w:type="dxa"/>
              <w:right w:w="130" w:type="dxa"/>
            </w:tcMar>
            <w:vAlign w:val="center"/>
          </w:tcPr>
          <w:p w14:paraId="45D5DF2F"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「障害者の権利に関する条約」批准</w:t>
            </w:r>
          </w:p>
        </w:tc>
      </w:tr>
      <w:tr w:rsidR="001E7E48" w14:paraId="15CA5BC8" w14:textId="77777777">
        <w:trPr>
          <w:cantSplit/>
        </w:trPr>
        <w:tc>
          <w:tcPr>
            <w:tcW w:w="1260" w:type="dxa"/>
            <w:tcMar>
              <w:top w:w="130" w:type="dxa"/>
              <w:left w:w="130" w:type="dxa"/>
              <w:bottom w:w="130" w:type="dxa"/>
              <w:right w:w="130" w:type="dxa"/>
            </w:tcMar>
            <w:vAlign w:val="center"/>
          </w:tcPr>
          <w:p w14:paraId="7FEAD806"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平成28年</w:t>
            </w:r>
          </w:p>
        </w:tc>
        <w:tc>
          <w:tcPr>
            <w:tcW w:w="7740" w:type="dxa"/>
            <w:tcMar>
              <w:top w:w="130" w:type="dxa"/>
              <w:left w:w="130" w:type="dxa"/>
              <w:bottom w:w="130" w:type="dxa"/>
              <w:right w:w="130" w:type="dxa"/>
            </w:tcMar>
            <w:vAlign w:val="center"/>
          </w:tcPr>
          <w:p w14:paraId="6F6E4E58"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「障害を理由とする差別の解消の推進に関する法律（障害者差別解消法）」施行</w:t>
            </w:r>
          </w:p>
          <w:p w14:paraId="75C08305"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「障害者の雇用の促進等に関する法律」改正法一部施行</w:t>
            </w:r>
          </w:p>
          <w:p w14:paraId="756F5D29"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「成年後見制度の利用の促進に関する法律」施行</w:t>
            </w:r>
          </w:p>
          <w:p w14:paraId="4C55E1F5"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「発達障害者支援法の一部を改正する法律」施行</w:t>
            </w:r>
          </w:p>
        </w:tc>
      </w:tr>
      <w:tr w:rsidR="001E7E48" w14:paraId="75ED42A5" w14:textId="77777777">
        <w:trPr>
          <w:cantSplit/>
        </w:trPr>
        <w:tc>
          <w:tcPr>
            <w:tcW w:w="1260" w:type="dxa"/>
            <w:tcMar>
              <w:top w:w="130" w:type="dxa"/>
              <w:left w:w="130" w:type="dxa"/>
              <w:bottom w:w="130" w:type="dxa"/>
              <w:right w:w="130" w:type="dxa"/>
            </w:tcMar>
            <w:vAlign w:val="center"/>
          </w:tcPr>
          <w:p w14:paraId="0F2FD117"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lastRenderedPageBreak/>
              <w:t>平成30年</w:t>
            </w:r>
          </w:p>
        </w:tc>
        <w:tc>
          <w:tcPr>
            <w:tcW w:w="7740" w:type="dxa"/>
            <w:tcMar>
              <w:top w:w="130" w:type="dxa"/>
              <w:left w:w="130" w:type="dxa"/>
              <w:bottom w:w="130" w:type="dxa"/>
              <w:right w:w="130" w:type="dxa"/>
            </w:tcMar>
            <w:vAlign w:val="center"/>
          </w:tcPr>
          <w:p w14:paraId="38751322"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「障害者基本計画（第4次）」閣議決定</w:t>
            </w:r>
          </w:p>
          <w:p w14:paraId="7E6BC688"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「障害者の日常生活及び社会生活を総合的に支援するための法律及び児童福祉法の一部を改正する法律」施行</w:t>
            </w:r>
          </w:p>
          <w:p w14:paraId="07AC3EAE"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「障害者による文化芸術活動の推進に関する法律」施行</w:t>
            </w:r>
          </w:p>
        </w:tc>
      </w:tr>
      <w:tr w:rsidR="001E7E48" w14:paraId="56B9FEF0" w14:textId="77777777">
        <w:trPr>
          <w:cantSplit/>
        </w:trPr>
        <w:tc>
          <w:tcPr>
            <w:tcW w:w="1260" w:type="dxa"/>
            <w:tcMar>
              <w:top w:w="130" w:type="dxa"/>
              <w:left w:w="130" w:type="dxa"/>
              <w:bottom w:w="130" w:type="dxa"/>
              <w:right w:w="130" w:type="dxa"/>
            </w:tcMar>
            <w:vAlign w:val="center"/>
          </w:tcPr>
          <w:p w14:paraId="2A229EF1"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令和元年</w:t>
            </w:r>
          </w:p>
        </w:tc>
        <w:tc>
          <w:tcPr>
            <w:tcW w:w="7740" w:type="dxa"/>
            <w:tcMar>
              <w:top w:w="130" w:type="dxa"/>
              <w:left w:w="130" w:type="dxa"/>
              <w:bottom w:w="130" w:type="dxa"/>
              <w:right w:w="130" w:type="dxa"/>
            </w:tcMar>
            <w:vAlign w:val="center"/>
          </w:tcPr>
          <w:p w14:paraId="0D3845B7"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「障害者の雇用の促進等に関する法律の一部を改正する法律」成立</w:t>
            </w:r>
          </w:p>
          <w:p w14:paraId="42D73FDE"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「視覚障害者等の読書環境の整備の推進に関する法律」施行</w:t>
            </w:r>
          </w:p>
        </w:tc>
      </w:tr>
      <w:tr w:rsidR="001E7E48" w14:paraId="098C3635" w14:textId="77777777">
        <w:trPr>
          <w:cantSplit/>
        </w:trPr>
        <w:tc>
          <w:tcPr>
            <w:tcW w:w="1260" w:type="dxa"/>
            <w:tcMar>
              <w:top w:w="130" w:type="dxa"/>
              <w:left w:w="130" w:type="dxa"/>
              <w:bottom w:w="130" w:type="dxa"/>
              <w:right w:w="130" w:type="dxa"/>
            </w:tcMar>
            <w:vAlign w:val="center"/>
          </w:tcPr>
          <w:p w14:paraId="38762E7B"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令和3年</w:t>
            </w:r>
          </w:p>
        </w:tc>
        <w:tc>
          <w:tcPr>
            <w:tcW w:w="7740" w:type="dxa"/>
            <w:tcMar>
              <w:top w:w="130" w:type="dxa"/>
              <w:left w:w="130" w:type="dxa"/>
              <w:bottom w:w="130" w:type="dxa"/>
              <w:right w:w="130" w:type="dxa"/>
            </w:tcMar>
            <w:vAlign w:val="center"/>
          </w:tcPr>
          <w:p w14:paraId="28E1F0BD"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「医療的ケア児及びその家族に対する支援に関する法律」施行</w:t>
            </w:r>
          </w:p>
          <w:p w14:paraId="7EDD4425"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「障害を理由とする差別の解消の推進に関する法律の一部を改正する法律」成立</w:t>
            </w:r>
          </w:p>
        </w:tc>
      </w:tr>
      <w:tr w:rsidR="001E7E48" w14:paraId="58B1F71D" w14:textId="77777777">
        <w:trPr>
          <w:cantSplit/>
        </w:trPr>
        <w:tc>
          <w:tcPr>
            <w:tcW w:w="1260" w:type="dxa"/>
            <w:tcMar>
              <w:top w:w="130" w:type="dxa"/>
              <w:left w:w="130" w:type="dxa"/>
              <w:bottom w:w="130" w:type="dxa"/>
              <w:right w:w="130" w:type="dxa"/>
            </w:tcMar>
            <w:vAlign w:val="center"/>
          </w:tcPr>
          <w:p w14:paraId="63083EFB"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令和4年</w:t>
            </w:r>
          </w:p>
        </w:tc>
        <w:tc>
          <w:tcPr>
            <w:tcW w:w="7740" w:type="dxa"/>
            <w:tcMar>
              <w:top w:w="130" w:type="dxa"/>
              <w:left w:w="130" w:type="dxa"/>
              <w:bottom w:w="130" w:type="dxa"/>
              <w:right w:w="130" w:type="dxa"/>
            </w:tcMar>
            <w:vAlign w:val="center"/>
          </w:tcPr>
          <w:p w14:paraId="4E651812"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「障害者による情報の取得及び利用並びに意思疎通に係る施策の推進に関する法律（障害者情報アクセシビリティ・コミュニケーション施策推進法）」施行</w:t>
            </w:r>
          </w:p>
          <w:p w14:paraId="1759522B"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「第二期成年後見制度利用促進基本計画」閣議決定</w:t>
            </w:r>
          </w:p>
        </w:tc>
      </w:tr>
      <w:tr w:rsidR="001E7E48" w14:paraId="2DA59598" w14:textId="77777777">
        <w:trPr>
          <w:cantSplit/>
        </w:trPr>
        <w:tc>
          <w:tcPr>
            <w:tcW w:w="1260" w:type="dxa"/>
            <w:tcMar>
              <w:top w:w="130" w:type="dxa"/>
              <w:left w:w="130" w:type="dxa"/>
              <w:bottom w:w="130" w:type="dxa"/>
              <w:right w:w="130" w:type="dxa"/>
            </w:tcMar>
            <w:vAlign w:val="center"/>
          </w:tcPr>
          <w:p w14:paraId="3E61F5EB"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令和5年</w:t>
            </w:r>
          </w:p>
        </w:tc>
        <w:tc>
          <w:tcPr>
            <w:tcW w:w="7740" w:type="dxa"/>
            <w:tcMar>
              <w:top w:w="130" w:type="dxa"/>
              <w:left w:w="130" w:type="dxa"/>
              <w:bottom w:w="130" w:type="dxa"/>
              <w:right w:w="130" w:type="dxa"/>
            </w:tcMar>
            <w:vAlign w:val="center"/>
          </w:tcPr>
          <w:p w14:paraId="4F23FECE"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「こども家庭庁」設立、「こども基本法」施行</w:t>
            </w:r>
          </w:p>
          <w:p w14:paraId="32F2F4C9"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「障害者基本計画（第5次）」（令和5～9年度）開始</w:t>
            </w:r>
          </w:p>
        </w:tc>
      </w:tr>
      <w:tr w:rsidR="001E7E48" w14:paraId="49AB42B2" w14:textId="77777777">
        <w:trPr>
          <w:cantSplit/>
        </w:trPr>
        <w:tc>
          <w:tcPr>
            <w:tcW w:w="1260" w:type="dxa"/>
            <w:tcMar>
              <w:top w:w="130" w:type="dxa"/>
              <w:left w:w="130" w:type="dxa"/>
              <w:bottom w:w="130" w:type="dxa"/>
              <w:right w:w="130" w:type="dxa"/>
            </w:tcMar>
            <w:vAlign w:val="center"/>
          </w:tcPr>
          <w:p w14:paraId="4468A223"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令和6年</w:t>
            </w:r>
          </w:p>
        </w:tc>
        <w:tc>
          <w:tcPr>
            <w:tcW w:w="7740" w:type="dxa"/>
            <w:tcMar>
              <w:top w:w="130" w:type="dxa"/>
              <w:left w:w="130" w:type="dxa"/>
              <w:bottom w:w="130" w:type="dxa"/>
              <w:right w:w="130" w:type="dxa"/>
            </w:tcMar>
            <w:vAlign w:val="center"/>
          </w:tcPr>
          <w:p w14:paraId="7D210236"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改正「障害者総合支援法」「児童福祉法」施行（グループホームの支援内容の明確化、基幹相談支援センター・地域生活支援拠点等の整備の努力義務化、児童発達支援の類型の一元化等）</w:t>
            </w:r>
          </w:p>
          <w:p w14:paraId="765EC83A"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改正「障害者差別解消法」施行（事業者の合理的配慮の提供の義務化）</w:t>
            </w:r>
          </w:p>
          <w:p w14:paraId="2D344797"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障害者法定雇用率の引上げ（民間企業2.5％）</w:t>
            </w:r>
          </w:p>
        </w:tc>
      </w:tr>
      <w:tr w:rsidR="001E7E48" w14:paraId="58697073" w14:textId="77777777">
        <w:trPr>
          <w:cantSplit/>
        </w:trPr>
        <w:tc>
          <w:tcPr>
            <w:tcW w:w="1260" w:type="dxa"/>
            <w:tcMar>
              <w:top w:w="130" w:type="dxa"/>
              <w:left w:w="130" w:type="dxa"/>
              <w:bottom w:w="130" w:type="dxa"/>
              <w:right w:w="130" w:type="dxa"/>
            </w:tcMar>
            <w:vAlign w:val="center"/>
          </w:tcPr>
          <w:p w14:paraId="4A2A9482"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令和7年</w:t>
            </w:r>
          </w:p>
        </w:tc>
        <w:tc>
          <w:tcPr>
            <w:tcW w:w="7740" w:type="dxa"/>
            <w:tcMar>
              <w:top w:w="130" w:type="dxa"/>
              <w:left w:w="130" w:type="dxa"/>
              <w:bottom w:w="130" w:type="dxa"/>
              <w:right w:w="130" w:type="dxa"/>
            </w:tcMar>
            <w:vAlign w:val="center"/>
          </w:tcPr>
          <w:p w14:paraId="5E902401"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「就労選択支援」の創設（10月）</w:t>
            </w:r>
          </w:p>
          <w:p w14:paraId="5AC21FF7"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「手話に関する施策の推進に関する法律」施行（6月）</w:t>
            </w:r>
          </w:p>
          <w:p w14:paraId="64512C42"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「高次脳機能障害者支援法」公布（12月）</w:t>
            </w:r>
          </w:p>
          <w:p w14:paraId="191BBE8A"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精神障害者保健福祉手帳所持者へのＪＲ等の運賃割引開始（4月）</w:t>
            </w:r>
          </w:p>
        </w:tc>
      </w:tr>
      <w:tr w:rsidR="001E7E48" w14:paraId="4782E48C" w14:textId="77777777">
        <w:trPr>
          <w:cantSplit/>
        </w:trPr>
        <w:tc>
          <w:tcPr>
            <w:tcW w:w="1260" w:type="dxa"/>
            <w:tcMar>
              <w:top w:w="130" w:type="dxa"/>
              <w:left w:w="130" w:type="dxa"/>
              <w:bottom w:w="130" w:type="dxa"/>
              <w:right w:w="130" w:type="dxa"/>
            </w:tcMar>
            <w:vAlign w:val="center"/>
          </w:tcPr>
          <w:p w14:paraId="600BCE15"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令和8年</w:t>
            </w:r>
          </w:p>
        </w:tc>
        <w:tc>
          <w:tcPr>
            <w:tcW w:w="7740" w:type="dxa"/>
            <w:tcMar>
              <w:top w:w="130" w:type="dxa"/>
              <w:left w:w="130" w:type="dxa"/>
              <w:bottom w:w="130" w:type="dxa"/>
              <w:right w:w="130" w:type="dxa"/>
            </w:tcMar>
            <w:vAlign w:val="center"/>
          </w:tcPr>
          <w:p w14:paraId="3FEDE175"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第8期障害福祉計画・第4期障害児福祉計画に係る基本指針告示（3月31日）</w:t>
            </w:r>
          </w:p>
          <w:p w14:paraId="23EF1993"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「高次脳機能障害者支援法」施行（4月）</w:t>
            </w:r>
          </w:p>
          <w:p w14:paraId="26B4EE9A"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福祉・介護職員等処遇改善加算の対象拡大（6月、計画相談支援等）</w:t>
            </w:r>
          </w:p>
          <w:p w14:paraId="06324764"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「民法等の一部を改正する法律」（成年後見制度の見直し）公布（6月）</w:t>
            </w:r>
          </w:p>
          <w:p w14:paraId="51E978B5"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「社会福祉法等の一部を改正する法律」公布（6月）</w:t>
            </w:r>
          </w:p>
          <w:p w14:paraId="04C88622"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「医療的ケア児支援法の一部を改正する法律」公布（7月）</w:t>
            </w:r>
          </w:p>
          <w:p w14:paraId="1BCE79AE"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障害者法定雇用率の引上げ（民間企業2.7％、7月）</w:t>
            </w:r>
          </w:p>
          <w:p w14:paraId="5B1ECBF2"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基本指針の改正告示（10月予定・令和9年4月適用）</w:t>
            </w:r>
          </w:p>
        </w:tc>
      </w:tr>
      <w:tr w:rsidR="001E7E48" w14:paraId="77AA774E" w14:textId="77777777">
        <w:trPr>
          <w:cantSplit/>
        </w:trPr>
        <w:tc>
          <w:tcPr>
            <w:tcW w:w="1260" w:type="dxa"/>
            <w:tcMar>
              <w:top w:w="130" w:type="dxa"/>
              <w:left w:w="130" w:type="dxa"/>
              <w:bottom w:w="130" w:type="dxa"/>
              <w:right w:w="130" w:type="dxa"/>
            </w:tcMar>
            <w:vAlign w:val="center"/>
          </w:tcPr>
          <w:p w14:paraId="03869C57"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lastRenderedPageBreak/>
              <w:t>令和9年</w:t>
            </w:r>
          </w:p>
        </w:tc>
        <w:tc>
          <w:tcPr>
            <w:tcW w:w="7740" w:type="dxa"/>
            <w:tcMar>
              <w:top w:w="130" w:type="dxa"/>
              <w:left w:w="130" w:type="dxa"/>
              <w:bottom w:w="130" w:type="dxa"/>
              <w:right w:w="130" w:type="dxa"/>
            </w:tcMar>
            <w:vAlign w:val="center"/>
          </w:tcPr>
          <w:p w14:paraId="5E286209"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「社会福祉法等の一部を改正する法律」「医療的ケア児等支援法」施行（4月予定）</w:t>
            </w:r>
          </w:p>
          <w:p w14:paraId="4E45E875"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第8期障害福祉計画・第4期障害児福祉計画（令和9～11年度）開始</w:t>
            </w:r>
          </w:p>
          <w:p w14:paraId="6AF3ADA3"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第三期成年後見制度利用促進基本計画（令和9～13年度）開始（予定）</w:t>
            </w:r>
          </w:p>
          <w:p w14:paraId="21593DF4"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就労継続支援Ａ型の新規利用時における就労選択支援の原則利用（4月予定）</w:t>
            </w:r>
          </w:p>
        </w:tc>
      </w:tr>
      <w:tr w:rsidR="001E7E48" w14:paraId="491DB428" w14:textId="77777777">
        <w:trPr>
          <w:cantSplit/>
        </w:trPr>
        <w:tc>
          <w:tcPr>
            <w:tcW w:w="1260" w:type="dxa"/>
            <w:tcMar>
              <w:top w:w="130" w:type="dxa"/>
              <w:left w:w="130" w:type="dxa"/>
              <w:bottom w:w="130" w:type="dxa"/>
              <w:right w:w="130" w:type="dxa"/>
            </w:tcMar>
            <w:vAlign w:val="center"/>
          </w:tcPr>
          <w:p w14:paraId="61AFD7FB"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令和10年</w:t>
            </w:r>
          </w:p>
        </w:tc>
        <w:tc>
          <w:tcPr>
            <w:tcW w:w="7740" w:type="dxa"/>
            <w:tcMar>
              <w:top w:w="130" w:type="dxa"/>
              <w:left w:w="130" w:type="dxa"/>
              <w:bottom w:w="130" w:type="dxa"/>
              <w:right w:w="130" w:type="dxa"/>
            </w:tcMar>
            <w:vAlign w:val="center"/>
          </w:tcPr>
          <w:p w14:paraId="31FDA0B6"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次期障害者基本計画（第6次）開始（予定）</w:t>
            </w:r>
          </w:p>
          <w:p w14:paraId="6A0B2880"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改正民法（成年後見制度の見直し）施行（公布から2年6月以内）</w:t>
            </w:r>
          </w:p>
        </w:tc>
      </w:tr>
      <w:tr w:rsidR="001E7E48" w14:paraId="10B7C63A" w14:textId="77777777">
        <w:trPr>
          <w:cantSplit/>
        </w:trPr>
        <w:tc>
          <w:tcPr>
            <w:tcW w:w="1260" w:type="dxa"/>
            <w:tcMar>
              <w:top w:w="130" w:type="dxa"/>
              <w:left w:w="130" w:type="dxa"/>
              <w:bottom w:w="130" w:type="dxa"/>
              <w:right w:w="130" w:type="dxa"/>
            </w:tcMar>
            <w:vAlign w:val="center"/>
          </w:tcPr>
          <w:p w14:paraId="13952D76"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令和11年</w:t>
            </w:r>
          </w:p>
        </w:tc>
        <w:tc>
          <w:tcPr>
            <w:tcW w:w="7740" w:type="dxa"/>
            <w:tcMar>
              <w:top w:w="130" w:type="dxa"/>
              <w:left w:w="130" w:type="dxa"/>
              <w:bottom w:w="130" w:type="dxa"/>
              <w:right w:w="130" w:type="dxa"/>
            </w:tcMar>
            <w:vAlign w:val="center"/>
          </w:tcPr>
          <w:p w14:paraId="5CFDD3EB"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第8期障害福祉計画・第4期障害児福祉計画の最終年度</w:t>
            </w:r>
          </w:p>
        </w:tc>
      </w:tr>
    </w:tbl>
    <w:p w14:paraId="753C491A" w14:textId="77777777" w:rsidR="009D6CAB" w:rsidRDefault="00000000">
      <w:pPr>
        <w:spacing w:before="100" w:after="320"/>
        <w:jc w:val="right"/>
        <w:rPr>
          <w:rFonts w:ascii="BIZ UDPゴシック" w:eastAsia="BIZ UDPゴシック" w:hAnsi="BIZ UDPゴシック"/>
          <w:color w:val="5B5B5B"/>
          <w:sz w:val="18"/>
          <w:szCs w:val="18"/>
        </w:rPr>
      </w:pPr>
      <w:r>
        <w:rPr>
          <w:rFonts w:ascii="BIZ UDPゴシック" w:eastAsia="BIZ UDPゴシック" w:hAnsi="BIZ UDPゴシック"/>
          <w:color w:val="5B5B5B"/>
          <w:sz w:val="18"/>
          <w:szCs w:val="18"/>
        </w:rPr>
        <w:t>資料：ワークシート「近年の障がい者施策（国）」により作成</w:t>
      </w:r>
    </w:p>
    <w:p w14:paraId="24CD66D4" w14:textId="77777777" w:rsidR="006973FA" w:rsidRPr="00E23A1B" w:rsidRDefault="00E23A1B" w:rsidP="00E23A1B">
      <w:pPr>
        <w:pStyle w:val="2"/>
        <w:pageBreakBefore/>
        <w:shd w:val="clear" w:color="auto" w:fill="DCE8DC"/>
        <w:spacing w:before="400" w:after="240"/>
        <w:ind w:left="40"/>
        <w:rPr>
          <w:rFonts w:ascii="BIZ UDPゴシック" w:eastAsia="BIZ UDPゴシック" w:hAnsi="BIZ UDPゴシック"/>
        </w:rPr>
      </w:pPr>
      <w:bookmarkStart w:id="33" w:name="_TocOno034"/>
      <w:r>
        <w:rPr>
          <w:rFonts w:ascii="BIZ UDPゴシック" w:eastAsia="BIZ UDPゴシック" w:hAnsi="BIZ UDPゴシック" w:hint="eastAsia"/>
          <w:b/>
          <w:bCs/>
          <w:color w:val="1B3B2A"/>
          <w:sz w:val="25"/>
          <w:szCs w:val="25"/>
        </w:rPr>
        <w:lastRenderedPageBreak/>
        <w:t>5　田村地方の障がい福祉サービス事業所一覧（令和8年4月1日現在）</w:t>
      </w:r>
      <w:bookmarkEnd w:id="33"/>
    </w:p>
    <w:tbl>
      <w:tblPr>
        <w:tblW w:w="5000" w:type="pct"/>
        <w:tblCellMar>
          <w:left w:w="99" w:type="dxa"/>
          <w:right w:w="99" w:type="dxa"/>
        </w:tblCellMar>
        <w:tblLook w:val="04A0" w:firstRow="1" w:lastRow="0" w:firstColumn="1" w:lastColumn="0" w:noHBand="0" w:noVBand="1"/>
      </w:tblPr>
      <w:tblGrid>
        <w:gridCol w:w="3032"/>
        <w:gridCol w:w="3033"/>
        <w:gridCol w:w="3031"/>
      </w:tblGrid>
      <w:tr w:rsidR="00E23A1B" w:rsidRPr="00E23A1B" w14:paraId="37AC0225" w14:textId="77777777" w:rsidTr="00E23A1B">
        <w:trPr>
          <w:trHeight w:val="435"/>
        </w:trPr>
        <w:tc>
          <w:tcPr>
            <w:tcW w:w="1667" w:type="pct"/>
            <w:tcBorders>
              <w:top w:val="single" w:sz="4" w:space="0" w:color="808080"/>
              <w:left w:val="single" w:sz="4" w:space="0" w:color="808080"/>
              <w:bottom w:val="single" w:sz="4" w:space="0" w:color="808080"/>
              <w:right w:val="single" w:sz="4" w:space="0" w:color="808080"/>
            </w:tcBorders>
            <w:shd w:val="clear" w:color="DEEBF7" w:fill="DDEBF7"/>
            <w:noWrap/>
            <w:vAlign w:val="bottom"/>
            <w:hideMark/>
          </w:tcPr>
          <w:p w14:paraId="76EE9A92"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田村市</w:t>
            </w:r>
          </w:p>
        </w:tc>
        <w:tc>
          <w:tcPr>
            <w:tcW w:w="1667" w:type="pct"/>
            <w:tcBorders>
              <w:top w:val="single" w:sz="4" w:space="0" w:color="808080"/>
              <w:left w:val="nil"/>
              <w:bottom w:val="single" w:sz="4" w:space="0" w:color="808080"/>
              <w:right w:val="single" w:sz="4" w:space="0" w:color="808080"/>
            </w:tcBorders>
            <w:shd w:val="clear" w:color="E2F0D9" w:fill="E2EFDA"/>
            <w:noWrap/>
            <w:vAlign w:val="bottom"/>
            <w:hideMark/>
          </w:tcPr>
          <w:p w14:paraId="3AACBEC9"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三春町</w:t>
            </w:r>
          </w:p>
        </w:tc>
        <w:tc>
          <w:tcPr>
            <w:tcW w:w="1667" w:type="pct"/>
            <w:tcBorders>
              <w:top w:val="single" w:sz="4" w:space="0" w:color="808080"/>
              <w:left w:val="nil"/>
              <w:bottom w:val="single" w:sz="4" w:space="0" w:color="808080"/>
              <w:right w:val="single" w:sz="4" w:space="0" w:color="808080"/>
            </w:tcBorders>
            <w:shd w:val="clear" w:color="FBE5D6" w:fill="FFF2CC"/>
            <w:noWrap/>
            <w:vAlign w:val="bottom"/>
            <w:hideMark/>
          </w:tcPr>
          <w:p w14:paraId="102006A8"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小野町</w:t>
            </w:r>
          </w:p>
        </w:tc>
      </w:tr>
    </w:tbl>
    <w:p w14:paraId="5CDB183C" w14:textId="77777777" w:rsidR="006973FA" w:rsidRDefault="006973FA">
      <w:pPr>
        <w:rPr>
          <w:rFonts w:ascii="BIZ UDPゴシック" w:eastAsia="BIZ UDPゴシック" w:hAnsi="BIZ UDPゴシック"/>
        </w:rPr>
      </w:pPr>
    </w:p>
    <w:p>
      <w:pPr>
        <w:spacing w:before="260" w:after="160"/>
        <w:rPr>
          <w:ins w:id="92176" w:author="Ryo Wakayama" w:date="2026-10-20T09:00:00Z"/>
          <w:rFonts w:ascii="BIZ UDPゴシック" w:eastAsia="BIZ UDPゴシック" w:hAnsi="BIZ UDPゴシック"/>
        </w:rPr>
      </w:pPr>
      <w:ins w:id="92177" w:author="Ryo Wakayama" w:date="2026-10-20T09:00:00Z">
        <w:r>
          <w:rPr>
            <w:rFonts w:ascii="BIZ UDPゴシック" w:eastAsia="BIZ UDPゴシック" w:hAnsi="BIZ UDPゴシック"/>
            <w:sz w:val="22"/>
            <w:szCs w:val="22"/>
          </w:rPr>
          <w:t xml:space="preserve">【表170】田村地方の障がい福祉サービス事業所一覧</w:t>
        </w:r>
      </w:ins>
    </w:p>
    <w:tbl>
      <w:tblPr>
        <w:tblW w:w="5000" w:type="pct"/>
        <w:tblCellMar>
          <w:left w:w="99" w:type="dxa"/>
          <w:right w:w="99" w:type="dxa"/>
        </w:tblCellMar>
        <w:tblLook w:val="04A0" w:firstRow="1" w:lastRow="0" w:firstColumn="1" w:lastColumn="0" w:noHBand="0" w:noVBand="1"/>
      </w:tblPr>
      <w:tblGrid>
        <w:gridCol w:w="1699"/>
        <w:gridCol w:w="2400"/>
        <w:gridCol w:w="1947"/>
        <w:gridCol w:w="1054"/>
        <w:gridCol w:w="1996"/>
      </w:tblGrid>
      <w:tr w:rsidR="00E23A1B" w:rsidRPr="00E23A1B" w14:paraId="356D07C2" w14:textId="77777777" w:rsidTr="00E23A1B">
        <w:trPr>
          <w:trHeight w:val="435"/>
        </w:trPr>
        <w:tc>
          <w:tcPr>
            <w:tcW w:w="904" w:type="pct"/>
            <w:tcBorders>
              <w:top w:val="single" w:sz="4" w:space="0" w:color="808080"/>
              <w:left w:val="single" w:sz="4" w:space="0" w:color="808080"/>
              <w:bottom w:val="single" w:sz="4" w:space="0" w:color="808080"/>
              <w:right w:val="single" w:sz="4" w:space="0" w:color="808080"/>
            </w:tcBorders>
            <w:shd w:val="clear" w:color="D6D0E8" w:fill="D9D9D9"/>
            <w:noWrap/>
            <w:vAlign w:val="center"/>
            <w:hideMark/>
          </w:tcPr>
          <w:p w14:paraId="5C3DAAFC" w14:textId="77777777" w:rsidR="00E23A1B" w:rsidRPr="00E23A1B" w:rsidRDefault="00E23A1B" w:rsidP="00E23A1B">
            <w:pPr>
              <w:widowControl/>
              <w:spacing w:line="240" w:lineRule="auto"/>
              <w:jc w:val="center"/>
              <w:rPr>
                <w:rFonts w:ascii="BIZ UDPゴシック" w:eastAsia="BIZ UDPゴシック" w:hAnsi="BIZ UDPゴシック"/>
                <w:b/>
                <w:bCs/>
                <w:sz w:val="22"/>
                <w:szCs w:val="22"/>
              </w:rPr>
            </w:pPr>
            <w:r>
              <w:rPr>
                <w:rFonts w:ascii="BIZ UDPゴシック" w:eastAsia="BIZ UDPゴシック" w:hAnsi="BIZ UDPゴシック"/>
                <w:b/>
                <w:bCs/>
                <w:sz w:val="22"/>
                <w:szCs w:val="22"/>
              </w:rPr>
              <w:t>種別</w:t>
            </w:r>
          </w:p>
        </w:tc>
        <w:tc>
          <w:tcPr>
            <w:tcW w:w="1205" w:type="pct"/>
            <w:tcBorders>
              <w:top w:val="single" w:sz="4" w:space="0" w:color="808080"/>
              <w:left w:val="nil"/>
              <w:bottom w:val="single" w:sz="4" w:space="0" w:color="808080"/>
              <w:right w:val="single" w:sz="4" w:space="0" w:color="808080"/>
            </w:tcBorders>
            <w:shd w:val="clear" w:color="D6D0E8" w:fill="D9D9D9"/>
            <w:noWrap/>
            <w:vAlign w:val="center"/>
            <w:hideMark/>
          </w:tcPr>
          <w:p w14:paraId="44D562AF" w14:textId="77777777" w:rsidR="00E23A1B" w:rsidRPr="00E23A1B" w:rsidRDefault="00E23A1B" w:rsidP="00E23A1B">
            <w:pPr>
              <w:widowControl/>
              <w:spacing w:line="240" w:lineRule="auto"/>
              <w:jc w:val="center"/>
              <w:rPr>
                <w:rFonts w:ascii="BIZ UDPゴシック" w:eastAsia="BIZ UDPゴシック" w:hAnsi="BIZ UDPゴシック"/>
                <w:b/>
                <w:bCs/>
                <w:sz w:val="22"/>
                <w:szCs w:val="22"/>
              </w:rPr>
            </w:pPr>
            <w:r>
              <w:rPr>
                <w:rFonts w:ascii="BIZ UDPゴシック" w:eastAsia="BIZ UDPゴシック" w:hAnsi="BIZ UDPゴシック"/>
                <w:b/>
                <w:bCs/>
                <w:sz w:val="22"/>
                <w:szCs w:val="22"/>
              </w:rPr>
              <w:t>名称</w:t>
            </w:r>
          </w:p>
        </w:tc>
        <w:tc>
          <w:tcPr>
            <w:tcW w:w="1265" w:type="pct"/>
            <w:tcBorders>
              <w:top w:val="single" w:sz="4" w:space="0" w:color="808080"/>
              <w:left w:val="nil"/>
              <w:bottom w:val="single" w:sz="4" w:space="0" w:color="808080"/>
              <w:right w:val="single" w:sz="4" w:space="0" w:color="808080"/>
            </w:tcBorders>
            <w:shd w:val="clear" w:color="D6D0E8" w:fill="D9D9D9"/>
            <w:noWrap/>
            <w:vAlign w:val="center"/>
            <w:hideMark/>
          </w:tcPr>
          <w:p w14:paraId="4937A4F2" w14:textId="77777777" w:rsidR="00E23A1B" w:rsidRPr="00E23A1B" w:rsidRDefault="00E23A1B" w:rsidP="00E23A1B">
            <w:pPr>
              <w:widowControl/>
              <w:spacing w:line="240" w:lineRule="auto"/>
              <w:jc w:val="center"/>
              <w:rPr>
                <w:rFonts w:ascii="BIZ UDPゴシック" w:eastAsia="BIZ UDPゴシック" w:hAnsi="BIZ UDPゴシック"/>
                <w:b/>
                <w:bCs/>
                <w:sz w:val="22"/>
                <w:szCs w:val="22"/>
              </w:rPr>
            </w:pPr>
            <w:r>
              <w:rPr>
                <w:rFonts w:ascii="BIZ UDPゴシック" w:eastAsia="BIZ UDPゴシック" w:hAnsi="BIZ UDPゴシック"/>
                <w:b/>
                <w:bCs/>
                <w:sz w:val="22"/>
                <w:szCs w:val="22"/>
              </w:rPr>
              <w:t>住所</w:t>
            </w:r>
          </w:p>
        </w:tc>
        <w:tc>
          <w:tcPr>
            <w:tcW w:w="482" w:type="pct"/>
            <w:tcBorders>
              <w:top w:val="single" w:sz="4" w:space="0" w:color="808080"/>
              <w:left w:val="nil"/>
              <w:bottom w:val="single" w:sz="4" w:space="0" w:color="808080"/>
              <w:right w:val="single" w:sz="4" w:space="0" w:color="808080"/>
            </w:tcBorders>
            <w:shd w:val="clear" w:color="D6D0E8" w:fill="D9D9D9"/>
            <w:noWrap/>
            <w:vAlign w:val="center"/>
            <w:hideMark/>
          </w:tcPr>
          <w:p w14:paraId="76BFBBCA" w14:textId="77777777" w:rsidR="00E23A1B" w:rsidRPr="00E23A1B" w:rsidRDefault="00E23A1B" w:rsidP="00E23A1B">
            <w:pPr>
              <w:widowControl/>
              <w:spacing w:line="240" w:lineRule="auto"/>
              <w:jc w:val="center"/>
              <w:rPr>
                <w:rFonts w:ascii="BIZ UDPゴシック" w:eastAsia="BIZ UDPゴシック" w:hAnsi="BIZ UDPゴシック"/>
                <w:b/>
                <w:bCs/>
                <w:sz w:val="22"/>
                <w:szCs w:val="22"/>
              </w:rPr>
            </w:pPr>
            <w:r>
              <w:rPr>
                <w:rFonts w:ascii="BIZ UDPゴシック" w:eastAsia="BIZ UDPゴシック" w:hAnsi="BIZ UDPゴシック"/>
                <w:b/>
                <w:bCs/>
                <w:sz w:val="22"/>
                <w:szCs w:val="22"/>
              </w:rPr>
              <w:t>電話番号</w:t>
            </w:r>
          </w:p>
        </w:tc>
        <w:tc>
          <w:tcPr>
            <w:tcW w:w="1145" w:type="pct"/>
            <w:tcBorders>
              <w:top w:val="single" w:sz="4" w:space="0" w:color="808080"/>
              <w:left w:val="nil"/>
              <w:bottom w:val="single" w:sz="4" w:space="0" w:color="808080"/>
              <w:right w:val="single" w:sz="4" w:space="0" w:color="808080"/>
            </w:tcBorders>
            <w:shd w:val="clear" w:color="D6D0E8" w:fill="D9D9D9"/>
            <w:noWrap/>
            <w:vAlign w:val="center"/>
            <w:hideMark/>
          </w:tcPr>
          <w:p w14:paraId="34943975" w14:textId="77777777" w:rsidR="00E23A1B" w:rsidRPr="00E23A1B" w:rsidRDefault="00E23A1B" w:rsidP="00E23A1B">
            <w:pPr>
              <w:widowControl/>
              <w:spacing w:line="240" w:lineRule="auto"/>
              <w:jc w:val="center"/>
              <w:rPr>
                <w:rFonts w:ascii="BIZ UDPゴシック" w:eastAsia="BIZ UDPゴシック" w:hAnsi="BIZ UDPゴシック"/>
                <w:b/>
                <w:bCs/>
                <w:sz w:val="22"/>
                <w:szCs w:val="22"/>
              </w:rPr>
            </w:pPr>
            <w:r>
              <w:rPr>
                <w:rFonts w:ascii="BIZ UDPゴシック" w:eastAsia="BIZ UDPゴシック" w:hAnsi="BIZ UDPゴシック"/>
                <w:b/>
                <w:bCs/>
                <w:sz w:val="22"/>
                <w:szCs w:val="22"/>
              </w:rPr>
              <w:t>法人</w:t>
            </w:r>
          </w:p>
        </w:tc>
      </w:tr>
      <w:tr w:rsidR="00E23A1B" w:rsidRPr="00E23A1B" w14:paraId="464DAFB6"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32CF778B"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児童発達支援・放課後等デイサービス</w:t>
            </w:r>
          </w:p>
        </w:tc>
        <w:tc>
          <w:tcPr>
            <w:tcW w:w="1205" w:type="pct"/>
            <w:tcBorders>
              <w:top w:val="nil"/>
              <w:left w:val="nil"/>
              <w:bottom w:val="single" w:sz="4" w:space="0" w:color="808080"/>
              <w:right w:val="single" w:sz="4" w:space="0" w:color="808080"/>
            </w:tcBorders>
            <w:shd w:val="clear" w:color="DEEBF7" w:fill="DDEBF7"/>
            <w:noWrap/>
            <w:vAlign w:val="center"/>
            <w:hideMark/>
          </w:tcPr>
          <w:p w14:paraId="5C29CFB5"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ひかり田村教室</w:t>
            </w:r>
          </w:p>
        </w:tc>
        <w:tc>
          <w:tcPr>
            <w:tcW w:w="1265" w:type="pct"/>
            <w:tcBorders>
              <w:top w:val="nil"/>
              <w:left w:val="nil"/>
              <w:bottom w:val="single" w:sz="4" w:space="0" w:color="808080"/>
              <w:right w:val="single" w:sz="4" w:space="0" w:color="808080"/>
            </w:tcBorders>
            <w:shd w:val="clear" w:color="DEEBF7" w:fill="DDEBF7"/>
            <w:noWrap/>
            <w:vAlign w:val="center"/>
            <w:hideMark/>
          </w:tcPr>
          <w:p w14:paraId="4B124625"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田村市船引町船引字北町通48－1</w:t>
            </w:r>
          </w:p>
        </w:tc>
        <w:tc>
          <w:tcPr>
            <w:tcW w:w="482" w:type="pct"/>
            <w:tcBorders>
              <w:top w:val="nil"/>
              <w:left w:val="nil"/>
              <w:bottom w:val="single" w:sz="4" w:space="0" w:color="808080"/>
              <w:right w:val="single" w:sz="4" w:space="0" w:color="808080"/>
            </w:tcBorders>
            <w:shd w:val="clear" w:color="DEEBF7" w:fill="DDEBF7"/>
            <w:noWrap/>
            <w:vAlign w:val="center"/>
            <w:hideMark/>
          </w:tcPr>
          <w:p w14:paraId="1719C8CB"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0247-61-5540</w:t>
            </w:r>
          </w:p>
        </w:tc>
        <w:tc>
          <w:tcPr>
            <w:tcW w:w="1145" w:type="pct"/>
            <w:tcBorders>
              <w:top w:val="nil"/>
              <w:left w:val="nil"/>
              <w:bottom w:val="single" w:sz="4" w:space="0" w:color="808080"/>
              <w:right w:val="single" w:sz="4" w:space="0" w:color="808080"/>
            </w:tcBorders>
            <w:shd w:val="clear" w:color="DEEBF7" w:fill="DDEBF7"/>
            <w:noWrap/>
            <w:vAlign w:val="center"/>
            <w:hideMark/>
          </w:tcPr>
          <w:p w14:paraId="5338D4EF"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株式会社　ぽーと</w:t>
            </w:r>
          </w:p>
        </w:tc>
      </w:tr>
      <w:tr w:rsidR="00E23A1B" w:rsidRPr="00E23A1B" w14:paraId="18C7D004"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2D5ABF9F"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児童発達支援・放課後等デイサービス</w:t>
            </w:r>
          </w:p>
        </w:tc>
        <w:tc>
          <w:tcPr>
            <w:tcW w:w="1205" w:type="pct"/>
            <w:tcBorders>
              <w:top w:val="nil"/>
              <w:left w:val="nil"/>
              <w:bottom w:val="single" w:sz="4" w:space="0" w:color="808080"/>
              <w:right w:val="single" w:sz="4" w:space="0" w:color="808080"/>
            </w:tcBorders>
            <w:shd w:val="clear" w:color="DEEBF7" w:fill="DDEBF7"/>
            <w:noWrap/>
            <w:vAlign w:val="center"/>
            <w:hideMark/>
          </w:tcPr>
          <w:p w14:paraId="0D75FCD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のびっこらんど田村</w:t>
            </w:r>
          </w:p>
        </w:tc>
        <w:tc>
          <w:tcPr>
            <w:tcW w:w="1265" w:type="pct"/>
            <w:tcBorders>
              <w:top w:val="nil"/>
              <w:left w:val="nil"/>
              <w:bottom w:val="single" w:sz="4" w:space="0" w:color="808080"/>
              <w:right w:val="single" w:sz="4" w:space="0" w:color="808080"/>
            </w:tcBorders>
            <w:shd w:val="clear" w:color="DEEBF7" w:fill="DDEBF7"/>
            <w:noWrap/>
            <w:vAlign w:val="center"/>
            <w:hideMark/>
          </w:tcPr>
          <w:p w14:paraId="0270D7C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田村市船引町船引字中島22</w:t>
            </w:r>
          </w:p>
        </w:tc>
        <w:tc>
          <w:tcPr>
            <w:tcW w:w="482" w:type="pct"/>
            <w:tcBorders>
              <w:top w:val="nil"/>
              <w:left w:val="nil"/>
              <w:bottom w:val="single" w:sz="4" w:space="0" w:color="808080"/>
              <w:right w:val="single" w:sz="4" w:space="0" w:color="808080"/>
            </w:tcBorders>
            <w:shd w:val="clear" w:color="DEEBF7" w:fill="DDEBF7"/>
            <w:noWrap/>
            <w:vAlign w:val="center"/>
            <w:hideMark/>
          </w:tcPr>
          <w:p w14:paraId="3E1214A7"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0247-73-8253</w:t>
            </w:r>
          </w:p>
        </w:tc>
        <w:tc>
          <w:tcPr>
            <w:tcW w:w="1145" w:type="pct"/>
            <w:tcBorders>
              <w:top w:val="nil"/>
              <w:left w:val="nil"/>
              <w:bottom w:val="single" w:sz="4" w:space="0" w:color="808080"/>
              <w:right w:val="single" w:sz="4" w:space="0" w:color="808080"/>
            </w:tcBorders>
            <w:shd w:val="clear" w:color="DEEBF7" w:fill="DDEBF7"/>
            <w:noWrap/>
            <w:vAlign w:val="center"/>
            <w:hideMark/>
          </w:tcPr>
          <w:p w14:paraId="56AF291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福島県福祉事業協会</w:t>
            </w:r>
          </w:p>
        </w:tc>
      </w:tr>
      <w:tr w:rsidR="00E23A1B" w:rsidRPr="00E23A1B" w14:paraId="1230EDCD"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4483E492"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児童発達支援・放課後等デイサービス</w:t>
            </w:r>
          </w:p>
        </w:tc>
        <w:tc>
          <w:tcPr>
            <w:tcW w:w="1205" w:type="pct"/>
            <w:tcBorders>
              <w:top w:val="nil"/>
              <w:left w:val="nil"/>
              <w:bottom w:val="single" w:sz="4" w:space="0" w:color="808080"/>
              <w:right w:val="single" w:sz="4" w:space="0" w:color="808080"/>
            </w:tcBorders>
            <w:shd w:val="clear" w:color="DEEBF7" w:fill="DDEBF7"/>
            <w:noWrap/>
            <w:vAlign w:val="center"/>
            <w:hideMark/>
          </w:tcPr>
          <w:p w14:paraId="12E49AF2"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のびっこらんど美山</w:t>
            </w:r>
          </w:p>
        </w:tc>
        <w:tc>
          <w:tcPr>
            <w:tcW w:w="1265" w:type="pct"/>
            <w:tcBorders>
              <w:top w:val="nil"/>
              <w:left w:val="nil"/>
              <w:bottom w:val="single" w:sz="4" w:space="0" w:color="808080"/>
              <w:right w:val="single" w:sz="4" w:space="0" w:color="808080"/>
            </w:tcBorders>
            <w:shd w:val="clear" w:color="DEEBF7" w:fill="DDEBF7"/>
            <w:noWrap/>
            <w:vAlign w:val="center"/>
            <w:hideMark/>
          </w:tcPr>
          <w:p w14:paraId="6718EA9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田村市船引町北鹿又字沼ノ下150－97</w:t>
            </w:r>
          </w:p>
        </w:tc>
        <w:tc>
          <w:tcPr>
            <w:tcW w:w="482" w:type="pct"/>
            <w:tcBorders>
              <w:top w:val="nil"/>
              <w:left w:val="nil"/>
              <w:bottom w:val="single" w:sz="4" w:space="0" w:color="808080"/>
              <w:right w:val="single" w:sz="4" w:space="0" w:color="808080"/>
            </w:tcBorders>
            <w:shd w:val="clear" w:color="DEEBF7" w:fill="DDEBF7"/>
            <w:noWrap/>
            <w:vAlign w:val="center"/>
            <w:hideMark/>
          </w:tcPr>
          <w:p w14:paraId="41EC70EE"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0247-61-5151</w:t>
            </w:r>
          </w:p>
        </w:tc>
        <w:tc>
          <w:tcPr>
            <w:tcW w:w="1145" w:type="pct"/>
            <w:tcBorders>
              <w:top w:val="nil"/>
              <w:left w:val="nil"/>
              <w:bottom w:val="single" w:sz="4" w:space="0" w:color="808080"/>
              <w:right w:val="single" w:sz="4" w:space="0" w:color="808080"/>
            </w:tcBorders>
            <w:shd w:val="clear" w:color="DEEBF7" w:fill="DDEBF7"/>
            <w:noWrap/>
            <w:vAlign w:val="center"/>
            <w:hideMark/>
          </w:tcPr>
          <w:p w14:paraId="26B53EA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福島県福祉事業協会</w:t>
            </w:r>
          </w:p>
        </w:tc>
      </w:tr>
      <w:tr w:rsidR="00E23A1B" w:rsidRPr="00E23A1B" w14:paraId="6A7D1284"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7A1F8B3D"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児童発達支援・放課後等デイサービス</w:t>
            </w:r>
          </w:p>
        </w:tc>
        <w:tc>
          <w:tcPr>
            <w:tcW w:w="1205" w:type="pct"/>
            <w:tcBorders>
              <w:top w:val="nil"/>
              <w:left w:val="nil"/>
              <w:bottom w:val="single" w:sz="4" w:space="0" w:color="808080"/>
              <w:right w:val="single" w:sz="4" w:space="0" w:color="808080"/>
            </w:tcBorders>
            <w:shd w:val="clear" w:color="DEEBF7" w:fill="DDEBF7"/>
            <w:noWrap/>
            <w:vAlign w:val="center"/>
            <w:hideMark/>
          </w:tcPr>
          <w:p w14:paraId="272DA51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児童発達支援センターつくし</w:t>
            </w:r>
          </w:p>
        </w:tc>
        <w:tc>
          <w:tcPr>
            <w:tcW w:w="1265" w:type="pct"/>
            <w:tcBorders>
              <w:top w:val="nil"/>
              <w:left w:val="nil"/>
              <w:bottom w:val="single" w:sz="4" w:space="0" w:color="808080"/>
              <w:right w:val="single" w:sz="4" w:space="0" w:color="808080"/>
            </w:tcBorders>
            <w:shd w:val="clear" w:color="DEEBF7" w:fill="DDEBF7"/>
            <w:noWrap/>
            <w:vAlign w:val="center"/>
            <w:hideMark/>
          </w:tcPr>
          <w:p w14:paraId="1D2315A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田村市船引町北鹿又字沼ノ下121－191</w:t>
            </w:r>
          </w:p>
        </w:tc>
        <w:tc>
          <w:tcPr>
            <w:tcW w:w="482" w:type="pct"/>
            <w:tcBorders>
              <w:top w:val="nil"/>
              <w:left w:val="nil"/>
              <w:bottom w:val="single" w:sz="4" w:space="0" w:color="808080"/>
              <w:right w:val="single" w:sz="4" w:space="0" w:color="808080"/>
            </w:tcBorders>
            <w:shd w:val="clear" w:color="DEEBF7" w:fill="DDEBF7"/>
            <w:noWrap/>
            <w:vAlign w:val="center"/>
            <w:hideMark/>
          </w:tcPr>
          <w:p w14:paraId="6601BD1E"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0247-73-8056</w:t>
            </w:r>
          </w:p>
        </w:tc>
        <w:tc>
          <w:tcPr>
            <w:tcW w:w="1145" w:type="pct"/>
            <w:tcBorders>
              <w:top w:val="nil"/>
              <w:left w:val="nil"/>
              <w:bottom w:val="single" w:sz="4" w:space="0" w:color="808080"/>
              <w:right w:val="single" w:sz="4" w:space="0" w:color="808080"/>
            </w:tcBorders>
            <w:shd w:val="clear" w:color="DEEBF7" w:fill="DDEBF7"/>
            <w:noWrap/>
            <w:vAlign w:val="center"/>
            <w:hideMark/>
          </w:tcPr>
          <w:p w14:paraId="6BC11CDC"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福島県福祉事業協会</w:t>
            </w:r>
          </w:p>
        </w:tc>
      </w:tr>
      <w:tr w:rsidR="00E23A1B" w:rsidRPr="00E23A1B" w14:paraId="07F92B14"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5B3C2FB0"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児童発達支援・放課後等デイサービス</w:t>
            </w:r>
          </w:p>
        </w:tc>
        <w:tc>
          <w:tcPr>
            <w:tcW w:w="1205" w:type="pct"/>
            <w:tcBorders>
              <w:top w:val="nil"/>
              <w:left w:val="nil"/>
              <w:bottom w:val="single" w:sz="4" w:space="0" w:color="808080"/>
              <w:right w:val="single" w:sz="4" w:space="0" w:color="808080"/>
            </w:tcBorders>
            <w:shd w:val="clear" w:color="E2F0D9" w:fill="E2EFDA"/>
            <w:noWrap/>
            <w:vAlign w:val="center"/>
            <w:hideMark/>
          </w:tcPr>
          <w:p w14:paraId="2EFE55B2"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ひかり三春教室</w:t>
            </w:r>
          </w:p>
        </w:tc>
        <w:tc>
          <w:tcPr>
            <w:tcW w:w="1265" w:type="pct"/>
            <w:tcBorders>
              <w:top w:val="nil"/>
              <w:left w:val="nil"/>
              <w:bottom w:val="single" w:sz="4" w:space="0" w:color="808080"/>
              <w:right w:val="single" w:sz="4" w:space="0" w:color="808080"/>
            </w:tcBorders>
            <w:shd w:val="clear" w:color="E2F0D9" w:fill="E2EFDA"/>
            <w:noWrap/>
            <w:vAlign w:val="center"/>
            <w:hideMark/>
          </w:tcPr>
          <w:p w14:paraId="6E2A509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三春町大字上舞木字大谷ツ29－15</w:t>
            </w:r>
          </w:p>
        </w:tc>
        <w:tc>
          <w:tcPr>
            <w:tcW w:w="482" w:type="pct"/>
            <w:tcBorders>
              <w:top w:val="nil"/>
              <w:left w:val="nil"/>
              <w:bottom w:val="single" w:sz="4" w:space="0" w:color="808080"/>
              <w:right w:val="single" w:sz="4" w:space="0" w:color="808080"/>
            </w:tcBorders>
            <w:shd w:val="clear" w:color="E2F0D9" w:fill="E2EFDA"/>
            <w:noWrap/>
            <w:vAlign w:val="center"/>
            <w:hideMark/>
          </w:tcPr>
          <w:p w14:paraId="6861F91B"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024-954-4004</w:t>
            </w:r>
          </w:p>
        </w:tc>
        <w:tc>
          <w:tcPr>
            <w:tcW w:w="1145" w:type="pct"/>
            <w:tcBorders>
              <w:top w:val="nil"/>
              <w:left w:val="nil"/>
              <w:bottom w:val="single" w:sz="4" w:space="0" w:color="808080"/>
              <w:right w:val="single" w:sz="4" w:space="0" w:color="808080"/>
            </w:tcBorders>
            <w:shd w:val="clear" w:color="E2F0D9" w:fill="E2EFDA"/>
            <w:noWrap/>
            <w:vAlign w:val="center"/>
            <w:hideMark/>
          </w:tcPr>
          <w:p w14:paraId="119E7B9F"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株式会社　ぽーと</w:t>
            </w:r>
          </w:p>
        </w:tc>
      </w:tr>
      <w:tr w:rsidR="00E23A1B" w:rsidRPr="00E23A1B" w14:paraId="15D80D31"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7CF64719"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児童発達支援・放課後等デイサービス</w:t>
            </w:r>
          </w:p>
        </w:tc>
        <w:tc>
          <w:tcPr>
            <w:tcW w:w="1205" w:type="pct"/>
            <w:tcBorders>
              <w:top w:val="nil"/>
              <w:left w:val="nil"/>
              <w:bottom w:val="single" w:sz="4" w:space="0" w:color="808080"/>
              <w:right w:val="single" w:sz="4" w:space="0" w:color="808080"/>
            </w:tcBorders>
            <w:shd w:val="clear" w:color="E2F0D9" w:fill="E2EFDA"/>
            <w:noWrap/>
            <w:vAlign w:val="center"/>
            <w:hideMark/>
          </w:tcPr>
          <w:p w14:paraId="0F128A10"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のびっこらんど三春</w:t>
            </w:r>
          </w:p>
        </w:tc>
        <w:tc>
          <w:tcPr>
            <w:tcW w:w="1265" w:type="pct"/>
            <w:tcBorders>
              <w:top w:val="nil"/>
              <w:left w:val="nil"/>
              <w:bottom w:val="single" w:sz="4" w:space="0" w:color="808080"/>
              <w:right w:val="single" w:sz="4" w:space="0" w:color="808080"/>
            </w:tcBorders>
            <w:shd w:val="clear" w:color="E2F0D9" w:fill="E2EFDA"/>
            <w:noWrap/>
            <w:vAlign w:val="center"/>
            <w:hideMark/>
          </w:tcPr>
          <w:p w14:paraId="5547449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三春町大字平沢字高戸屋19－2</w:t>
            </w:r>
          </w:p>
        </w:tc>
        <w:tc>
          <w:tcPr>
            <w:tcW w:w="482" w:type="pct"/>
            <w:tcBorders>
              <w:top w:val="nil"/>
              <w:left w:val="nil"/>
              <w:bottom w:val="single" w:sz="4" w:space="0" w:color="808080"/>
              <w:right w:val="single" w:sz="4" w:space="0" w:color="808080"/>
            </w:tcBorders>
            <w:shd w:val="clear" w:color="E2F0D9" w:fill="E2EFDA"/>
            <w:noWrap/>
            <w:vAlign w:val="center"/>
            <w:hideMark/>
          </w:tcPr>
          <w:p w14:paraId="2A1EC785"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0247-61-6058</w:t>
            </w:r>
          </w:p>
        </w:tc>
        <w:tc>
          <w:tcPr>
            <w:tcW w:w="1145" w:type="pct"/>
            <w:tcBorders>
              <w:top w:val="nil"/>
              <w:left w:val="nil"/>
              <w:bottom w:val="single" w:sz="4" w:space="0" w:color="808080"/>
              <w:right w:val="single" w:sz="4" w:space="0" w:color="808080"/>
            </w:tcBorders>
            <w:shd w:val="clear" w:color="E2F0D9" w:fill="E2EFDA"/>
            <w:noWrap/>
            <w:vAlign w:val="center"/>
            <w:hideMark/>
          </w:tcPr>
          <w:p w14:paraId="79D9066A"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福島県福祉事業協会</w:t>
            </w:r>
          </w:p>
        </w:tc>
      </w:tr>
      <w:tr w:rsidR="00E23A1B" w:rsidRPr="00E23A1B" w14:paraId="793F42C2" w14:textId="77777777" w:rsidTr="00E23A1B">
        <w:trPr>
          <w:trHeight w:val="435"/>
        </w:trPr>
        <w:tc>
          <w:tcPr>
            <w:tcW w:w="904" w:type="pct"/>
            <w:tcBorders>
              <w:top w:val="single" w:sz="8" w:space="0" w:color="404040"/>
              <w:left w:val="single" w:sz="4" w:space="0" w:color="808080"/>
              <w:bottom w:val="single" w:sz="4" w:space="0" w:color="808080"/>
              <w:right w:val="single" w:sz="4" w:space="0" w:color="808080"/>
            </w:tcBorders>
            <w:shd w:val="clear" w:color="DEEBF7" w:fill="DDEBF7"/>
            <w:noWrap/>
            <w:vAlign w:val="center"/>
            <w:hideMark/>
          </w:tcPr>
          <w:p w14:paraId="1C7ECDDF"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保育所等訪問支援</w:t>
            </w:r>
          </w:p>
        </w:tc>
        <w:tc>
          <w:tcPr>
            <w:tcW w:w="1205" w:type="pct"/>
            <w:tcBorders>
              <w:top w:val="single" w:sz="8" w:space="0" w:color="404040"/>
              <w:left w:val="nil"/>
              <w:bottom w:val="single" w:sz="4" w:space="0" w:color="808080"/>
              <w:right w:val="single" w:sz="4" w:space="0" w:color="808080"/>
            </w:tcBorders>
            <w:shd w:val="clear" w:color="DEEBF7" w:fill="DDEBF7"/>
            <w:noWrap/>
            <w:vAlign w:val="center"/>
            <w:hideMark/>
          </w:tcPr>
          <w:p w14:paraId="47AC98E9"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児童発達支援センターつくし</w:t>
            </w:r>
          </w:p>
        </w:tc>
        <w:tc>
          <w:tcPr>
            <w:tcW w:w="1265" w:type="pct"/>
            <w:tcBorders>
              <w:top w:val="single" w:sz="8" w:space="0" w:color="404040"/>
              <w:left w:val="nil"/>
              <w:bottom w:val="single" w:sz="4" w:space="0" w:color="808080"/>
              <w:right w:val="single" w:sz="4" w:space="0" w:color="808080"/>
            </w:tcBorders>
            <w:shd w:val="clear" w:color="DEEBF7" w:fill="DDEBF7"/>
            <w:noWrap/>
            <w:vAlign w:val="center"/>
            <w:hideMark/>
          </w:tcPr>
          <w:p w14:paraId="437305A0"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田村市船引町北鹿又字沼ノ下121－191</w:t>
            </w:r>
          </w:p>
        </w:tc>
        <w:tc>
          <w:tcPr>
            <w:tcW w:w="482" w:type="pct"/>
            <w:tcBorders>
              <w:top w:val="single" w:sz="8" w:space="0" w:color="404040"/>
              <w:left w:val="nil"/>
              <w:bottom w:val="single" w:sz="4" w:space="0" w:color="808080"/>
              <w:right w:val="single" w:sz="4" w:space="0" w:color="808080"/>
            </w:tcBorders>
            <w:shd w:val="clear" w:color="DEEBF7" w:fill="DDEBF7"/>
            <w:noWrap/>
            <w:vAlign w:val="center"/>
            <w:hideMark/>
          </w:tcPr>
          <w:p w14:paraId="2EABA2F1"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0247-73-8056</w:t>
            </w:r>
          </w:p>
        </w:tc>
        <w:tc>
          <w:tcPr>
            <w:tcW w:w="1145" w:type="pct"/>
            <w:tcBorders>
              <w:top w:val="single" w:sz="8" w:space="0" w:color="404040"/>
              <w:left w:val="nil"/>
              <w:bottom w:val="single" w:sz="4" w:space="0" w:color="808080"/>
              <w:right w:val="single" w:sz="4" w:space="0" w:color="808080"/>
            </w:tcBorders>
            <w:shd w:val="clear" w:color="DEEBF7" w:fill="DDEBF7"/>
            <w:noWrap/>
            <w:vAlign w:val="center"/>
            <w:hideMark/>
          </w:tcPr>
          <w:p w14:paraId="0996CCE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福島県福祉事業協会</w:t>
            </w:r>
          </w:p>
        </w:tc>
      </w:tr>
      <w:tr w:rsidR="00E23A1B" w:rsidRPr="00E23A1B" w14:paraId="52E18697" w14:textId="77777777" w:rsidTr="00E23A1B">
        <w:trPr>
          <w:trHeight w:val="435"/>
        </w:trPr>
        <w:tc>
          <w:tcPr>
            <w:tcW w:w="904" w:type="pct"/>
            <w:tcBorders>
              <w:top w:val="single" w:sz="8" w:space="0" w:color="404040"/>
              <w:left w:val="single" w:sz="4" w:space="0" w:color="808080"/>
              <w:bottom w:val="single" w:sz="4" w:space="0" w:color="808080"/>
              <w:right w:val="single" w:sz="4" w:space="0" w:color="808080"/>
            </w:tcBorders>
            <w:shd w:val="clear" w:color="DEEBF7" w:fill="DDEBF7"/>
            <w:noWrap/>
            <w:vAlign w:val="center"/>
            <w:hideMark/>
          </w:tcPr>
          <w:p w14:paraId="0AF0F6F4"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日中一時支援</w:t>
            </w:r>
          </w:p>
        </w:tc>
        <w:tc>
          <w:tcPr>
            <w:tcW w:w="1205" w:type="pct"/>
            <w:tcBorders>
              <w:top w:val="single" w:sz="8" w:space="0" w:color="404040"/>
              <w:left w:val="nil"/>
              <w:bottom w:val="single" w:sz="4" w:space="0" w:color="808080"/>
              <w:right w:val="single" w:sz="4" w:space="0" w:color="808080"/>
            </w:tcBorders>
            <w:shd w:val="clear" w:color="DEEBF7" w:fill="DDEBF7"/>
            <w:noWrap/>
            <w:vAlign w:val="center"/>
            <w:hideMark/>
          </w:tcPr>
          <w:p w14:paraId="593EA67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障がい者多機能型事業所みらくる</w:t>
            </w:r>
          </w:p>
        </w:tc>
        <w:tc>
          <w:tcPr>
            <w:tcW w:w="1265" w:type="pct"/>
            <w:tcBorders>
              <w:top w:val="single" w:sz="8" w:space="0" w:color="404040"/>
              <w:left w:val="nil"/>
              <w:bottom w:val="single" w:sz="4" w:space="0" w:color="808080"/>
              <w:right w:val="single" w:sz="4" w:space="0" w:color="808080"/>
            </w:tcBorders>
            <w:shd w:val="clear" w:color="DEEBF7" w:fill="DDEBF7"/>
            <w:noWrap/>
            <w:vAlign w:val="center"/>
            <w:hideMark/>
          </w:tcPr>
          <w:p w14:paraId="5384E312"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田村市船引町東部台2丁目285</w:t>
            </w:r>
          </w:p>
        </w:tc>
        <w:tc>
          <w:tcPr>
            <w:tcW w:w="482" w:type="pct"/>
            <w:tcBorders>
              <w:top w:val="single" w:sz="8" w:space="0" w:color="404040"/>
              <w:left w:val="nil"/>
              <w:bottom w:val="single" w:sz="4" w:space="0" w:color="808080"/>
              <w:right w:val="single" w:sz="4" w:space="0" w:color="808080"/>
            </w:tcBorders>
            <w:shd w:val="clear" w:color="DEEBF7" w:fill="DDEBF7"/>
            <w:noWrap/>
            <w:vAlign w:val="center"/>
            <w:hideMark/>
          </w:tcPr>
          <w:p w14:paraId="2C07FA17"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0247-82-2909</w:t>
            </w:r>
          </w:p>
        </w:tc>
        <w:tc>
          <w:tcPr>
            <w:tcW w:w="1145" w:type="pct"/>
            <w:tcBorders>
              <w:top w:val="single" w:sz="8" w:space="0" w:color="404040"/>
              <w:left w:val="nil"/>
              <w:bottom w:val="single" w:sz="4" w:space="0" w:color="808080"/>
              <w:right w:val="single" w:sz="4" w:space="0" w:color="808080"/>
            </w:tcBorders>
            <w:shd w:val="clear" w:color="DEEBF7" w:fill="DDEBF7"/>
            <w:noWrap/>
            <w:vAlign w:val="center"/>
            <w:hideMark/>
          </w:tcPr>
          <w:p w14:paraId="491201F2"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ケアステーションゆうとぴあ</w:t>
            </w:r>
          </w:p>
        </w:tc>
      </w:tr>
      <w:tr w:rsidR="00E23A1B" w:rsidRPr="00E23A1B" w14:paraId="00A86D80"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30F53B5A"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日中一時支援</w:t>
            </w:r>
          </w:p>
        </w:tc>
        <w:tc>
          <w:tcPr>
            <w:tcW w:w="1205" w:type="pct"/>
            <w:tcBorders>
              <w:top w:val="nil"/>
              <w:left w:val="nil"/>
              <w:bottom w:val="single" w:sz="4" w:space="0" w:color="808080"/>
              <w:right w:val="single" w:sz="4" w:space="0" w:color="808080"/>
            </w:tcBorders>
            <w:shd w:val="clear" w:color="DEEBF7" w:fill="DDEBF7"/>
            <w:noWrap/>
            <w:vAlign w:val="center"/>
            <w:hideMark/>
          </w:tcPr>
          <w:p w14:paraId="4AF2C622"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はるはる笑心たむら</w:t>
            </w:r>
          </w:p>
        </w:tc>
        <w:tc>
          <w:tcPr>
            <w:tcW w:w="1265" w:type="pct"/>
            <w:tcBorders>
              <w:top w:val="nil"/>
              <w:left w:val="nil"/>
              <w:bottom w:val="single" w:sz="4" w:space="0" w:color="808080"/>
              <w:right w:val="single" w:sz="4" w:space="0" w:color="808080"/>
            </w:tcBorders>
            <w:shd w:val="clear" w:color="DEEBF7" w:fill="DDEBF7"/>
            <w:noWrap/>
            <w:vAlign w:val="center"/>
            <w:hideMark/>
          </w:tcPr>
          <w:p w14:paraId="5EA7E968"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田村市船引町船引字大日坊35</w:t>
            </w:r>
          </w:p>
        </w:tc>
        <w:tc>
          <w:tcPr>
            <w:tcW w:w="482" w:type="pct"/>
            <w:tcBorders>
              <w:top w:val="nil"/>
              <w:left w:val="nil"/>
              <w:bottom w:val="single" w:sz="4" w:space="0" w:color="808080"/>
              <w:right w:val="single" w:sz="4" w:space="0" w:color="808080"/>
            </w:tcBorders>
            <w:shd w:val="clear" w:color="DEEBF7" w:fill="DDEBF7"/>
            <w:noWrap/>
            <w:vAlign w:val="center"/>
            <w:hideMark/>
          </w:tcPr>
          <w:p w14:paraId="6AB21990"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0247-61-6281</w:t>
            </w:r>
          </w:p>
        </w:tc>
        <w:tc>
          <w:tcPr>
            <w:tcW w:w="1145" w:type="pct"/>
            <w:tcBorders>
              <w:top w:val="nil"/>
              <w:left w:val="nil"/>
              <w:bottom w:val="single" w:sz="4" w:space="0" w:color="808080"/>
              <w:right w:val="single" w:sz="4" w:space="0" w:color="808080"/>
            </w:tcBorders>
            <w:shd w:val="clear" w:color="DEEBF7" w:fill="DDEBF7"/>
            <w:noWrap/>
            <w:vAlign w:val="center"/>
            <w:hideMark/>
          </w:tcPr>
          <w:p w14:paraId="4D8BA0E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一般社団法人　つくし</w:t>
            </w:r>
          </w:p>
        </w:tc>
      </w:tr>
      <w:tr w:rsidR="00E23A1B" w:rsidRPr="00E23A1B" w14:paraId="7646122C"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FBE5D6" w:fill="FFF2CC"/>
            <w:noWrap/>
            <w:vAlign w:val="center"/>
            <w:hideMark/>
          </w:tcPr>
          <w:p w14:paraId="587D8816"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日中一時支援</w:t>
            </w:r>
          </w:p>
        </w:tc>
        <w:tc>
          <w:tcPr>
            <w:tcW w:w="1205" w:type="pct"/>
            <w:tcBorders>
              <w:top w:val="nil"/>
              <w:left w:val="nil"/>
              <w:bottom w:val="single" w:sz="4" w:space="0" w:color="808080"/>
              <w:right w:val="single" w:sz="4" w:space="0" w:color="808080"/>
            </w:tcBorders>
            <w:shd w:val="clear" w:color="FBE5D6" w:fill="FFF2CC"/>
            <w:noWrap/>
            <w:vAlign w:val="center"/>
            <w:hideMark/>
          </w:tcPr>
          <w:p w14:paraId="62DAA3DC"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ぷえんて</w:t>
            </w:r>
          </w:p>
        </w:tc>
        <w:tc>
          <w:tcPr>
            <w:tcW w:w="1265" w:type="pct"/>
            <w:tcBorders>
              <w:top w:val="nil"/>
              <w:left w:val="nil"/>
              <w:bottom w:val="single" w:sz="4" w:space="0" w:color="808080"/>
              <w:right w:val="single" w:sz="4" w:space="0" w:color="808080"/>
            </w:tcBorders>
            <w:shd w:val="clear" w:color="FBE5D6" w:fill="FFF2CC"/>
            <w:noWrap/>
            <w:vAlign w:val="center"/>
            <w:hideMark/>
          </w:tcPr>
          <w:p w14:paraId="78CD1B7D"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小野町大字小野新町字七合田67</w:t>
            </w:r>
          </w:p>
        </w:tc>
        <w:tc>
          <w:tcPr>
            <w:tcW w:w="482" w:type="pct"/>
            <w:tcBorders>
              <w:top w:val="nil"/>
              <w:left w:val="nil"/>
              <w:bottom w:val="single" w:sz="4" w:space="0" w:color="808080"/>
              <w:right w:val="single" w:sz="4" w:space="0" w:color="808080"/>
            </w:tcBorders>
            <w:shd w:val="clear" w:color="FBE5D6" w:fill="FFF2CC"/>
            <w:noWrap/>
            <w:vAlign w:val="center"/>
            <w:hideMark/>
          </w:tcPr>
          <w:p w14:paraId="6FA4922D"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0247-61-5115</w:t>
            </w:r>
          </w:p>
        </w:tc>
        <w:tc>
          <w:tcPr>
            <w:tcW w:w="1145" w:type="pct"/>
            <w:tcBorders>
              <w:top w:val="nil"/>
              <w:left w:val="nil"/>
              <w:bottom w:val="single" w:sz="4" w:space="0" w:color="808080"/>
              <w:right w:val="single" w:sz="4" w:space="0" w:color="808080"/>
            </w:tcBorders>
            <w:shd w:val="clear" w:color="FBE5D6" w:fill="FFF2CC"/>
            <w:noWrap/>
            <w:vAlign w:val="center"/>
            <w:hideMark/>
          </w:tcPr>
          <w:p w14:paraId="1788CDA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ほっと福祉記念会</w:t>
            </w:r>
          </w:p>
        </w:tc>
      </w:tr>
      <w:tr w:rsidR="00E23A1B" w:rsidRPr="00E23A1B" w14:paraId="5558D1D6" w14:textId="77777777" w:rsidTr="00E23A1B">
        <w:trPr>
          <w:trHeight w:val="435"/>
        </w:trPr>
        <w:tc>
          <w:tcPr>
            <w:tcW w:w="904" w:type="pct"/>
            <w:tcBorders>
              <w:top w:val="single" w:sz="8" w:space="0" w:color="404040"/>
              <w:left w:val="single" w:sz="4" w:space="0" w:color="808080"/>
              <w:bottom w:val="single" w:sz="4" w:space="0" w:color="808080"/>
              <w:right w:val="single" w:sz="4" w:space="0" w:color="808080"/>
            </w:tcBorders>
            <w:shd w:val="clear" w:color="DEEBF7" w:fill="DDEBF7"/>
            <w:noWrap/>
            <w:vAlign w:val="center"/>
            <w:hideMark/>
          </w:tcPr>
          <w:p w14:paraId="79341D03"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居宅介護・同行援護・重度訪問</w:t>
            </w:r>
          </w:p>
        </w:tc>
        <w:tc>
          <w:tcPr>
            <w:tcW w:w="1205" w:type="pct"/>
            <w:tcBorders>
              <w:top w:val="single" w:sz="8" w:space="0" w:color="404040"/>
              <w:left w:val="nil"/>
              <w:bottom w:val="single" w:sz="4" w:space="0" w:color="808080"/>
              <w:right w:val="single" w:sz="4" w:space="0" w:color="808080"/>
            </w:tcBorders>
            <w:shd w:val="clear" w:color="DEEBF7" w:fill="DDEBF7"/>
            <w:noWrap/>
            <w:vAlign w:val="center"/>
            <w:hideMark/>
          </w:tcPr>
          <w:p w14:paraId="5F4A062E"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ケアステーションゆうとぴあ</w:t>
            </w:r>
          </w:p>
        </w:tc>
        <w:tc>
          <w:tcPr>
            <w:tcW w:w="1265" w:type="pct"/>
            <w:tcBorders>
              <w:top w:val="single" w:sz="8" w:space="0" w:color="404040"/>
              <w:left w:val="nil"/>
              <w:bottom w:val="single" w:sz="4" w:space="0" w:color="808080"/>
              <w:right w:val="single" w:sz="4" w:space="0" w:color="808080"/>
            </w:tcBorders>
            <w:shd w:val="clear" w:color="DEEBF7" w:fill="DDEBF7"/>
            <w:noWrap/>
            <w:vAlign w:val="center"/>
            <w:hideMark/>
          </w:tcPr>
          <w:p w14:paraId="35DC09EC"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田村市船引町東部台3丁目38</w:t>
            </w:r>
          </w:p>
        </w:tc>
        <w:tc>
          <w:tcPr>
            <w:tcW w:w="482" w:type="pct"/>
            <w:tcBorders>
              <w:top w:val="single" w:sz="8" w:space="0" w:color="404040"/>
              <w:left w:val="nil"/>
              <w:bottom w:val="single" w:sz="4" w:space="0" w:color="808080"/>
              <w:right w:val="single" w:sz="4" w:space="0" w:color="808080"/>
            </w:tcBorders>
            <w:shd w:val="clear" w:color="DEEBF7" w:fill="DDEBF7"/>
            <w:noWrap/>
            <w:vAlign w:val="center"/>
            <w:hideMark/>
          </w:tcPr>
          <w:p w14:paraId="55757C33"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0247-82-5508</w:t>
            </w:r>
          </w:p>
        </w:tc>
        <w:tc>
          <w:tcPr>
            <w:tcW w:w="1145" w:type="pct"/>
            <w:tcBorders>
              <w:top w:val="single" w:sz="8" w:space="0" w:color="404040"/>
              <w:left w:val="nil"/>
              <w:bottom w:val="single" w:sz="4" w:space="0" w:color="808080"/>
              <w:right w:val="single" w:sz="4" w:space="0" w:color="808080"/>
            </w:tcBorders>
            <w:shd w:val="clear" w:color="DEEBF7" w:fill="DDEBF7"/>
            <w:noWrap/>
            <w:vAlign w:val="center"/>
            <w:hideMark/>
          </w:tcPr>
          <w:p w14:paraId="172A85B9"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ケアステーションゆうとぴあ</w:t>
            </w:r>
          </w:p>
        </w:tc>
      </w:tr>
      <w:tr w:rsidR="00E23A1B" w:rsidRPr="00E23A1B" w14:paraId="7054A7F5"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4B76F175"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居宅介護・同行援護・重度訪問</w:t>
            </w:r>
          </w:p>
        </w:tc>
        <w:tc>
          <w:tcPr>
            <w:tcW w:w="1205" w:type="pct"/>
            <w:tcBorders>
              <w:top w:val="nil"/>
              <w:left w:val="nil"/>
              <w:bottom w:val="single" w:sz="4" w:space="0" w:color="808080"/>
              <w:right w:val="single" w:sz="4" w:space="0" w:color="808080"/>
            </w:tcBorders>
            <w:shd w:val="clear" w:color="DEEBF7" w:fill="DDEBF7"/>
            <w:noWrap/>
            <w:vAlign w:val="center"/>
            <w:hideMark/>
          </w:tcPr>
          <w:p w14:paraId="2D19F2DE"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田村市居宅介護事業所</w:t>
            </w:r>
          </w:p>
        </w:tc>
        <w:tc>
          <w:tcPr>
            <w:tcW w:w="1265" w:type="pct"/>
            <w:tcBorders>
              <w:top w:val="nil"/>
              <w:left w:val="nil"/>
              <w:bottom w:val="single" w:sz="4" w:space="0" w:color="808080"/>
              <w:right w:val="single" w:sz="4" w:space="0" w:color="808080"/>
            </w:tcBorders>
            <w:shd w:val="clear" w:color="DEEBF7" w:fill="DDEBF7"/>
            <w:noWrap/>
            <w:vAlign w:val="center"/>
            <w:hideMark/>
          </w:tcPr>
          <w:p w14:paraId="5786EE90"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田村市大越町上大越字古川49－2</w:t>
            </w:r>
          </w:p>
        </w:tc>
        <w:tc>
          <w:tcPr>
            <w:tcW w:w="482" w:type="pct"/>
            <w:tcBorders>
              <w:top w:val="nil"/>
              <w:left w:val="nil"/>
              <w:bottom w:val="single" w:sz="4" w:space="0" w:color="808080"/>
              <w:right w:val="single" w:sz="4" w:space="0" w:color="808080"/>
            </w:tcBorders>
            <w:shd w:val="clear" w:color="DEEBF7" w:fill="DDEBF7"/>
            <w:noWrap/>
            <w:vAlign w:val="center"/>
            <w:hideMark/>
          </w:tcPr>
          <w:p w14:paraId="6E7AE1D4"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0247-79-1225</w:t>
            </w:r>
          </w:p>
        </w:tc>
        <w:tc>
          <w:tcPr>
            <w:tcW w:w="1145" w:type="pct"/>
            <w:tcBorders>
              <w:top w:val="nil"/>
              <w:left w:val="nil"/>
              <w:bottom w:val="single" w:sz="4" w:space="0" w:color="808080"/>
              <w:right w:val="single" w:sz="4" w:space="0" w:color="808080"/>
            </w:tcBorders>
            <w:shd w:val="clear" w:color="DEEBF7" w:fill="DDEBF7"/>
            <w:noWrap/>
            <w:vAlign w:val="center"/>
            <w:hideMark/>
          </w:tcPr>
          <w:p w14:paraId="7B3661D8"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田村市社会福祉協議会</w:t>
            </w:r>
          </w:p>
        </w:tc>
      </w:tr>
      <w:tr w:rsidR="00E23A1B" w:rsidRPr="00E23A1B" w14:paraId="7E8C7FEC"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7ABC5205"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居宅介護・同行援護・重度訪問</w:t>
            </w:r>
          </w:p>
        </w:tc>
        <w:tc>
          <w:tcPr>
            <w:tcW w:w="1205" w:type="pct"/>
            <w:tcBorders>
              <w:top w:val="nil"/>
              <w:left w:val="nil"/>
              <w:bottom w:val="single" w:sz="4" w:space="0" w:color="808080"/>
              <w:right w:val="single" w:sz="4" w:space="0" w:color="808080"/>
            </w:tcBorders>
            <w:shd w:val="clear" w:color="DEEBF7" w:fill="DDEBF7"/>
            <w:noWrap/>
            <w:vAlign w:val="center"/>
            <w:hideMark/>
          </w:tcPr>
          <w:p w14:paraId="25A378F0"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船引クリニックヘルパーステーションすみれ</w:t>
            </w:r>
          </w:p>
        </w:tc>
        <w:tc>
          <w:tcPr>
            <w:tcW w:w="1265" w:type="pct"/>
            <w:tcBorders>
              <w:top w:val="nil"/>
              <w:left w:val="nil"/>
              <w:bottom w:val="single" w:sz="4" w:space="0" w:color="808080"/>
              <w:right w:val="single" w:sz="4" w:space="0" w:color="808080"/>
            </w:tcBorders>
            <w:shd w:val="clear" w:color="DEEBF7" w:fill="DDEBF7"/>
            <w:noWrap/>
            <w:vAlign w:val="center"/>
            <w:hideMark/>
          </w:tcPr>
          <w:p w14:paraId="0B63510E"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田村市船引町船引字砂子田192</w:t>
            </w:r>
          </w:p>
        </w:tc>
        <w:tc>
          <w:tcPr>
            <w:tcW w:w="482" w:type="pct"/>
            <w:tcBorders>
              <w:top w:val="nil"/>
              <w:left w:val="nil"/>
              <w:bottom w:val="single" w:sz="4" w:space="0" w:color="808080"/>
              <w:right w:val="single" w:sz="4" w:space="0" w:color="808080"/>
            </w:tcBorders>
            <w:shd w:val="clear" w:color="DEEBF7" w:fill="DDEBF7"/>
            <w:noWrap/>
            <w:vAlign w:val="center"/>
            <w:hideMark/>
          </w:tcPr>
          <w:p w14:paraId="7C292C99"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0247-82-5369</w:t>
            </w:r>
          </w:p>
        </w:tc>
        <w:tc>
          <w:tcPr>
            <w:tcW w:w="1145" w:type="pct"/>
            <w:tcBorders>
              <w:top w:val="nil"/>
              <w:left w:val="nil"/>
              <w:bottom w:val="single" w:sz="4" w:space="0" w:color="808080"/>
              <w:right w:val="single" w:sz="4" w:space="0" w:color="808080"/>
            </w:tcBorders>
            <w:shd w:val="clear" w:color="DEEBF7" w:fill="DDEBF7"/>
            <w:noWrap/>
            <w:vAlign w:val="center"/>
            <w:hideMark/>
          </w:tcPr>
          <w:p w14:paraId="52A0D15B"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医療法人　健山会</w:t>
            </w:r>
          </w:p>
        </w:tc>
      </w:tr>
      <w:tr w:rsidR="00E23A1B" w:rsidRPr="00E23A1B" w14:paraId="4AA5B59E"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6F148834"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居宅介護・同行援護・重度訪問</w:t>
            </w:r>
          </w:p>
        </w:tc>
        <w:tc>
          <w:tcPr>
            <w:tcW w:w="1205" w:type="pct"/>
            <w:tcBorders>
              <w:top w:val="nil"/>
              <w:left w:val="nil"/>
              <w:bottom w:val="single" w:sz="4" w:space="0" w:color="808080"/>
              <w:right w:val="single" w:sz="4" w:space="0" w:color="808080"/>
            </w:tcBorders>
            <w:shd w:val="clear" w:color="E2F0D9" w:fill="E2EFDA"/>
            <w:noWrap/>
            <w:vAlign w:val="center"/>
            <w:hideMark/>
          </w:tcPr>
          <w:p w14:paraId="01BA1C52"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三春町居宅介護事業所</w:t>
            </w:r>
          </w:p>
        </w:tc>
        <w:tc>
          <w:tcPr>
            <w:tcW w:w="1265" w:type="pct"/>
            <w:tcBorders>
              <w:top w:val="nil"/>
              <w:left w:val="nil"/>
              <w:bottom w:val="single" w:sz="4" w:space="0" w:color="808080"/>
              <w:right w:val="single" w:sz="4" w:space="0" w:color="808080"/>
            </w:tcBorders>
            <w:shd w:val="clear" w:color="E2F0D9" w:fill="E2EFDA"/>
            <w:noWrap/>
            <w:vAlign w:val="center"/>
            <w:hideMark/>
          </w:tcPr>
          <w:p w14:paraId="5BDD18C7"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三春町字南町1</w:t>
            </w:r>
          </w:p>
        </w:tc>
        <w:tc>
          <w:tcPr>
            <w:tcW w:w="482" w:type="pct"/>
            <w:tcBorders>
              <w:top w:val="nil"/>
              <w:left w:val="nil"/>
              <w:bottom w:val="single" w:sz="4" w:space="0" w:color="808080"/>
              <w:right w:val="single" w:sz="4" w:space="0" w:color="808080"/>
            </w:tcBorders>
            <w:shd w:val="clear" w:color="E2F0D9" w:fill="E2EFDA"/>
            <w:noWrap/>
            <w:vAlign w:val="center"/>
            <w:hideMark/>
          </w:tcPr>
          <w:p w14:paraId="4C0C83D4"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0247-62-8586</w:t>
            </w:r>
          </w:p>
        </w:tc>
        <w:tc>
          <w:tcPr>
            <w:tcW w:w="1145" w:type="pct"/>
            <w:tcBorders>
              <w:top w:val="nil"/>
              <w:left w:val="nil"/>
              <w:bottom w:val="single" w:sz="4" w:space="0" w:color="808080"/>
              <w:right w:val="single" w:sz="4" w:space="0" w:color="808080"/>
            </w:tcBorders>
            <w:shd w:val="clear" w:color="E2F0D9" w:fill="E2EFDA"/>
            <w:noWrap/>
            <w:vAlign w:val="center"/>
            <w:hideMark/>
          </w:tcPr>
          <w:p w14:paraId="172A3E5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三春町社会福祉協議会</w:t>
            </w:r>
          </w:p>
        </w:tc>
      </w:tr>
      <w:tr w:rsidR="00E23A1B" w:rsidRPr="00E23A1B" w14:paraId="697081D4" w14:textId="77777777" w:rsidTr="00E23A1B">
        <w:trPr>
          <w:trHeight w:val="435"/>
        </w:trPr>
        <w:tc>
          <w:tcPr>
            <w:tcW w:w="904" w:type="pct"/>
            <w:tcBorders>
              <w:top w:val="single" w:sz="8" w:space="0" w:color="404040"/>
              <w:left w:val="single" w:sz="4" w:space="0" w:color="808080"/>
              <w:bottom w:val="single" w:sz="4" w:space="0" w:color="808080"/>
              <w:right w:val="single" w:sz="4" w:space="0" w:color="808080"/>
            </w:tcBorders>
            <w:shd w:val="clear" w:color="DEEBF7" w:fill="DDEBF7"/>
            <w:noWrap/>
            <w:vAlign w:val="center"/>
            <w:hideMark/>
          </w:tcPr>
          <w:p w14:paraId="52354278"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訪問看護（医療）</w:t>
            </w:r>
          </w:p>
        </w:tc>
        <w:tc>
          <w:tcPr>
            <w:tcW w:w="1205" w:type="pct"/>
            <w:tcBorders>
              <w:top w:val="single" w:sz="8" w:space="0" w:color="404040"/>
              <w:left w:val="nil"/>
              <w:bottom w:val="single" w:sz="4" w:space="0" w:color="808080"/>
              <w:right w:val="single" w:sz="4" w:space="0" w:color="808080"/>
            </w:tcBorders>
            <w:shd w:val="clear" w:color="DEEBF7" w:fill="DDEBF7"/>
            <w:noWrap/>
            <w:vAlign w:val="center"/>
            <w:hideMark/>
          </w:tcPr>
          <w:p w14:paraId="6043C7CA"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南東北訪問看護ステーション船引</w:t>
            </w:r>
          </w:p>
        </w:tc>
        <w:tc>
          <w:tcPr>
            <w:tcW w:w="1265" w:type="pct"/>
            <w:tcBorders>
              <w:top w:val="single" w:sz="8" w:space="0" w:color="404040"/>
              <w:left w:val="nil"/>
              <w:bottom w:val="single" w:sz="4" w:space="0" w:color="808080"/>
              <w:right w:val="single" w:sz="4" w:space="0" w:color="808080"/>
            </w:tcBorders>
            <w:shd w:val="clear" w:color="DEEBF7" w:fill="DDEBF7"/>
            <w:noWrap/>
            <w:vAlign w:val="center"/>
            <w:hideMark/>
          </w:tcPr>
          <w:p w14:paraId="23547430"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田村市船引町船引城ノ内17</w:t>
            </w:r>
          </w:p>
        </w:tc>
        <w:tc>
          <w:tcPr>
            <w:tcW w:w="482" w:type="pct"/>
            <w:tcBorders>
              <w:top w:val="single" w:sz="8" w:space="0" w:color="404040"/>
              <w:left w:val="nil"/>
              <w:bottom w:val="single" w:sz="4" w:space="0" w:color="808080"/>
              <w:right w:val="single" w:sz="4" w:space="0" w:color="808080"/>
            </w:tcBorders>
            <w:shd w:val="clear" w:color="DEEBF7" w:fill="DDEBF7"/>
            <w:noWrap/>
            <w:vAlign w:val="center"/>
            <w:hideMark/>
          </w:tcPr>
          <w:p w14:paraId="79FA2D2D"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0247-81-1882</w:t>
            </w:r>
          </w:p>
        </w:tc>
        <w:tc>
          <w:tcPr>
            <w:tcW w:w="1145" w:type="pct"/>
            <w:tcBorders>
              <w:top w:val="single" w:sz="8" w:space="0" w:color="404040"/>
              <w:left w:val="nil"/>
              <w:bottom w:val="single" w:sz="4" w:space="0" w:color="808080"/>
              <w:right w:val="single" w:sz="4" w:space="0" w:color="808080"/>
            </w:tcBorders>
            <w:shd w:val="clear" w:color="DEEBF7" w:fill="DDEBF7"/>
            <w:noWrap/>
            <w:vAlign w:val="center"/>
            <w:hideMark/>
          </w:tcPr>
          <w:p w14:paraId="0DA40C17"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一般社団法人　脳神経疾患研究所</w:t>
            </w:r>
          </w:p>
        </w:tc>
      </w:tr>
      <w:tr w:rsidR="00E23A1B" w:rsidRPr="00E23A1B" w14:paraId="10F5C60D"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1C319A0E"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lastRenderedPageBreak/>
              <w:t>訪問看護（医療）</w:t>
            </w:r>
          </w:p>
        </w:tc>
        <w:tc>
          <w:tcPr>
            <w:tcW w:w="1205" w:type="pct"/>
            <w:tcBorders>
              <w:top w:val="nil"/>
              <w:left w:val="nil"/>
              <w:bottom w:val="single" w:sz="4" w:space="0" w:color="808080"/>
              <w:right w:val="single" w:sz="4" w:space="0" w:color="808080"/>
            </w:tcBorders>
            <w:shd w:val="clear" w:color="E2F0D9" w:fill="E2EFDA"/>
            <w:noWrap/>
            <w:vAlign w:val="center"/>
            <w:hideMark/>
          </w:tcPr>
          <w:p w14:paraId="35EFBE1D"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しゃくなげ三春訪問看護ステーション</w:t>
            </w:r>
          </w:p>
        </w:tc>
        <w:tc>
          <w:tcPr>
            <w:tcW w:w="1265" w:type="pct"/>
            <w:tcBorders>
              <w:top w:val="nil"/>
              <w:left w:val="nil"/>
              <w:bottom w:val="single" w:sz="4" w:space="0" w:color="808080"/>
              <w:right w:val="single" w:sz="4" w:space="0" w:color="808080"/>
            </w:tcBorders>
            <w:shd w:val="clear" w:color="E2F0D9" w:fill="E2EFDA"/>
            <w:noWrap/>
            <w:vAlign w:val="center"/>
            <w:hideMark/>
          </w:tcPr>
          <w:p w14:paraId="495D2CC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三春町担橋1丁目2－5</w:t>
            </w:r>
          </w:p>
        </w:tc>
        <w:tc>
          <w:tcPr>
            <w:tcW w:w="482" w:type="pct"/>
            <w:tcBorders>
              <w:top w:val="nil"/>
              <w:left w:val="nil"/>
              <w:bottom w:val="single" w:sz="4" w:space="0" w:color="808080"/>
              <w:right w:val="single" w:sz="4" w:space="0" w:color="808080"/>
            </w:tcBorders>
            <w:shd w:val="clear" w:color="E2F0D9" w:fill="E2EFDA"/>
            <w:noWrap/>
            <w:vAlign w:val="center"/>
            <w:hideMark/>
          </w:tcPr>
          <w:p w14:paraId="168B0098"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0247-62-0061</w:t>
            </w:r>
          </w:p>
        </w:tc>
        <w:tc>
          <w:tcPr>
            <w:tcW w:w="1145" w:type="pct"/>
            <w:tcBorders>
              <w:top w:val="nil"/>
              <w:left w:val="nil"/>
              <w:bottom w:val="single" w:sz="4" w:space="0" w:color="808080"/>
              <w:right w:val="single" w:sz="4" w:space="0" w:color="808080"/>
            </w:tcBorders>
            <w:shd w:val="clear" w:color="E2F0D9" w:fill="E2EFDA"/>
            <w:noWrap/>
            <w:vAlign w:val="center"/>
            <w:hideMark/>
          </w:tcPr>
          <w:p w14:paraId="6DA29332"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公益財団法人　福島県看護協会</w:t>
            </w:r>
          </w:p>
        </w:tc>
      </w:tr>
      <w:tr w:rsidR="00E23A1B" w:rsidRPr="00E23A1B" w14:paraId="008D50C6"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3FBB8EF4"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訪問看護（医療）</w:t>
            </w:r>
          </w:p>
        </w:tc>
        <w:tc>
          <w:tcPr>
            <w:tcW w:w="1205" w:type="pct"/>
            <w:tcBorders>
              <w:top w:val="nil"/>
              <w:left w:val="nil"/>
              <w:bottom w:val="single" w:sz="4" w:space="0" w:color="808080"/>
              <w:right w:val="single" w:sz="4" w:space="0" w:color="808080"/>
            </w:tcBorders>
            <w:shd w:val="clear" w:color="E2F0D9" w:fill="E2EFDA"/>
            <w:noWrap/>
            <w:vAlign w:val="center"/>
            <w:hideMark/>
          </w:tcPr>
          <w:p w14:paraId="1968034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星訪問看護ステーションサテライト三春</w:t>
            </w:r>
          </w:p>
        </w:tc>
        <w:tc>
          <w:tcPr>
            <w:tcW w:w="1265" w:type="pct"/>
            <w:tcBorders>
              <w:top w:val="nil"/>
              <w:left w:val="nil"/>
              <w:bottom w:val="single" w:sz="4" w:space="0" w:color="808080"/>
              <w:right w:val="single" w:sz="4" w:space="0" w:color="808080"/>
            </w:tcBorders>
            <w:shd w:val="clear" w:color="E2F0D9" w:fill="E2EFDA"/>
            <w:noWrap/>
            <w:vAlign w:val="center"/>
            <w:hideMark/>
          </w:tcPr>
          <w:p w14:paraId="46519B92"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三春町字六升蒔50（三春町立三春病院内）</w:t>
            </w:r>
          </w:p>
        </w:tc>
        <w:tc>
          <w:tcPr>
            <w:tcW w:w="482" w:type="pct"/>
            <w:tcBorders>
              <w:top w:val="nil"/>
              <w:left w:val="nil"/>
              <w:bottom w:val="single" w:sz="4" w:space="0" w:color="808080"/>
              <w:right w:val="single" w:sz="4" w:space="0" w:color="808080"/>
            </w:tcBorders>
            <w:shd w:val="clear" w:color="E2F0D9" w:fill="E2EFDA"/>
            <w:noWrap/>
            <w:vAlign w:val="center"/>
            <w:hideMark/>
          </w:tcPr>
          <w:p w14:paraId="43CA0A67"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0247-73-8270</w:t>
            </w:r>
          </w:p>
        </w:tc>
        <w:tc>
          <w:tcPr>
            <w:tcW w:w="1145" w:type="pct"/>
            <w:tcBorders>
              <w:top w:val="nil"/>
              <w:left w:val="nil"/>
              <w:bottom w:val="single" w:sz="4" w:space="0" w:color="808080"/>
              <w:right w:val="single" w:sz="4" w:space="0" w:color="808080"/>
            </w:tcBorders>
            <w:shd w:val="clear" w:color="E2F0D9" w:fill="E2EFDA"/>
            <w:noWrap/>
            <w:vAlign w:val="center"/>
            <w:hideMark/>
          </w:tcPr>
          <w:p w14:paraId="38FDED8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公益財団法人　星総合病院</w:t>
            </w:r>
          </w:p>
        </w:tc>
      </w:tr>
      <w:tr w:rsidR="00E23A1B" w:rsidRPr="00E23A1B" w14:paraId="59D00A89"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4860666A"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訪問看護（医療）</w:t>
            </w:r>
          </w:p>
        </w:tc>
        <w:tc>
          <w:tcPr>
            <w:tcW w:w="1205" w:type="pct"/>
            <w:tcBorders>
              <w:top w:val="nil"/>
              <w:left w:val="nil"/>
              <w:bottom w:val="single" w:sz="4" w:space="0" w:color="808080"/>
              <w:right w:val="single" w:sz="4" w:space="0" w:color="808080"/>
            </w:tcBorders>
            <w:shd w:val="clear" w:color="E2F0D9" w:fill="E2EFDA"/>
            <w:noWrap/>
            <w:vAlign w:val="center"/>
            <w:hideMark/>
          </w:tcPr>
          <w:p w14:paraId="3545C9F9"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在宅看護センター陽だまり訪問看護リハビリテーション</w:t>
            </w:r>
          </w:p>
        </w:tc>
        <w:tc>
          <w:tcPr>
            <w:tcW w:w="1265" w:type="pct"/>
            <w:tcBorders>
              <w:top w:val="nil"/>
              <w:left w:val="nil"/>
              <w:bottom w:val="single" w:sz="4" w:space="0" w:color="808080"/>
              <w:right w:val="single" w:sz="4" w:space="0" w:color="808080"/>
            </w:tcBorders>
            <w:shd w:val="clear" w:color="E2F0D9" w:fill="E2EFDA"/>
            <w:noWrap/>
            <w:vAlign w:val="center"/>
            <w:hideMark/>
          </w:tcPr>
          <w:p w14:paraId="5162361D"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三春町桜ヶ丘3－4－9</w:t>
            </w:r>
          </w:p>
        </w:tc>
        <w:tc>
          <w:tcPr>
            <w:tcW w:w="482" w:type="pct"/>
            <w:tcBorders>
              <w:top w:val="nil"/>
              <w:left w:val="nil"/>
              <w:bottom w:val="single" w:sz="4" w:space="0" w:color="808080"/>
              <w:right w:val="single" w:sz="4" w:space="0" w:color="808080"/>
            </w:tcBorders>
            <w:shd w:val="clear" w:color="E2F0D9" w:fill="E2EFDA"/>
            <w:noWrap/>
            <w:vAlign w:val="center"/>
            <w:hideMark/>
          </w:tcPr>
          <w:p w14:paraId="3FC2DC83"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0247-61-6799</w:t>
            </w:r>
          </w:p>
        </w:tc>
        <w:tc>
          <w:tcPr>
            <w:tcW w:w="1145" w:type="pct"/>
            <w:tcBorders>
              <w:top w:val="nil"/>
              <w:left w:val="nil"/>
              <w:bottom w:val="single" w:sz="4" w:space="0" w:color="808080"/>
              <w:right w:val="single" w:sz="4" w:space="0" w:color="808080"/>
            </w:tcBorders>
            <w:shd w:val="clear" w:color="E2F0D9" w:fill="E2EFDA"/>
            <w:noWrap/>
            <w:vAlign w:val="center"/>
            <w:hideMark/>
          </w:tcPr>
          <w:p w14:paraId="31926F99"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一般社団法人　陽だまり</w:t>
            </w:r>
          </w:p>
        </w:tc>
      </w:tr>
      <w:tr w:rsidR="00E23A1B" w:rsidRPr="00E23A1B" w14:paraId="638A3C0C"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1D310E53"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訪問看護（医療）</w:t>
            </w:r>
          </w:p>
        </w:tc>
        <w:tc>
          <w:tcPr>
            <w:tcW w:w="1205" w:type="pct"/>
            <w:tcBorders>
              <w:top w:val="nil"/>
              <w:left w:val="nil"/>
              <w:bottom w:val="single" w:sz="4" w:space="0" w:color="808080"/>
              <w:right w:val="single" w:sz="4" w:space="0" w:color="808080"/>
            </w:tcBorders>
            <w:shd w:val="clear" w:color="E2F0D9" w:fill="E2EFDA"/>
            <w:noWrap/>
            <w:vAlign w:val="center"/>
            <w:hideMark/>
          </w:tcPr>
          <w:p w14:paraId="7DFF56D9"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なごみケア訪問看護ステーション</w:t>
            </w:r>
          </w:p>
        </w:tc>
        <w:tc>
          <w:tcPr>
            <w:tcW w:w="1265" w:type="pct"/>
            <w:tcBorders>
              <w:top w:val="nil"/>
              <w:left w:val="nil"/>
              <w:bottom w:val="single" w:sz="4" w:space="0" w:color="808080"/>
              <w:right w:val="single" w:sz="4" w:space="0" w:color="808080"/>
            </w:tcBorders>
            <w:shd w:val="clear" w:color="E2F0D9" w:fill="E2EFDA"/>
            <w:noWrap/>
            <w:vAlign w:val="center"/>
            <w:hideMark/>
          </w:tcPr>
          <w:p w14:paraId="47B3B4B9"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三春町字大町106－1</w:t>
            </w:r>
          </w:p>
        </w:tc>
        <w:tc>
          <w:tcPr>
            <w:tcW w:w="482" w:type="pct"/>
            <w:tcBorders>
              <w:top w:val="nil"/>
              <w:left w:val="nil"/>
              <w:bottom w:val="single" w:sz="4" w:space="0" w:color="808080"/>
              <w:right w:val="single" w:sz="4" w:space="0" w:color="808080"/>
            </w:tcBorders>
            <w:shd w:val="clear" w:color="E2F0D9" w:fill="E2EFDA"/>
            <w:noWrap/>
            <w:vAlign w:val="center"/>
            <w:hideMark/>
          </w:tcPr>
          <w:p w14:paraId="5428FAA4"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0247-61-1255</w:t>
            </w:r>
          </w:p>
        </w:tc>
        <w:tc>
          <w:tcPr>
            <w:tcW w:w="1145" w:type="pct"/>
            <w:tcBorders>
              <w:top w:val="nil"/>
              <w:left w:val="nil"/>
              <w:bottom w:val="single" w:sz="4" w:space="0" w:color="808080"/>
              <w:right w:val="single" w:sz="4" w:space="0" w:color="808080"/>
            </w:tcBorders>
            <w:shd w:val="clear" w:color="E2F0D9" w:fill="E2EFDA"/>
            <w:noWrap/>
            <w:vAlign w:val="center"/>
            <w:hideMark/>
          </w:tcPr>
          <w:p w14:paraId="432452D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株式会社　ふくしま在宅保健医療福祉研究所</w:t>
            </w:r>
          </w:p>
        </w:tc>
      </w:tr>
      <w:tr w:rsidR="00E23A1B" w:rsidRPr="00E23A1B" w14:paraId="54D75944"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492E7891"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訪問看護（医療）</w:t>
            </w:r>
          </w:p>
        </w:tc>
        <w:tc>
          <w:tcPr>
            <w:tcW w:w="1205" w:type="pct"/>
            <w:tcBorders>
              <w:top w:val="nil"/>
              <w:left w:val="nil"/>
              <w:bottom w:val="single" w:sz="4" w:space="0" w:color="808080"/>
              <w:right w:val="single" w:sz="4" w:space="0" w:color="808080"/>
            </w:tcBorders>
            <w:shd w:val="clear" w:color="E2F0D9" w:fill="E2EFDA"/>
            <w:noWrap/>
            <w:vAlign w:val="center"/>
            <w:hideMark/>
          </w:tcPr>
          <w:p w14:paraId="16D4353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ウェル訪問看護ステーション</w:t>
            </w:r>
          </w:p>
        </w:tc>
        <w:tc>
          <w:tcPr>
            <w:tcW w:w="1265" w:type="pct"/>
            <w:tcBorders>
              <w:top w:val="nil"/>
              <w:left w:val="nil"/>
              <w:bottom w:val="single" w:sz="4" w:space="0" w:color="808080"/>
              <w:right w:val="single" w:sz="4" w:space="0" w:color="808080"/>
            </w:tcBorders>
            <w:shd w:val="clear" w:color="E2F0D9" w:fill="E2EFDA"/>
            <w:noWrap/>
            <w:vAlign w:val="center"/>
            <w:hideMark/>
          </w:tcPr>
          <w:p w14:paraId="660A069F"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三春町大字楽内字孝戸71</w:t>
            </w:r>
          </w:p>
        </w:tc>
        <w:tc>
          <w:tcPr>
            <w:tcW w:w="482" w:type="pct"/>
            <w:tcBorders>
              <w:top w:val="nil"/>
              <w:left w:val="nil"/>
              <w:bottom w:val="single" w:sz="4" w:space="0" w:color="808080"/>
              <w:right w:val="single" w:sz="4" w:space="0" w:color="808080"/>
            </w:tcBorders>
            <w:shd w:val="clear" w:color="E2F0D9" w:fill="E2EFDA"/>
            <w:noWrap/>
            <w:vAlign w:val="center"/>
            <w:hideMark/>
          </w:tcPr>
          <w:p w14:paraId="29ACEFD5"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024-946-0582</w:t>
            </w:r>
          </w:p>
        </w:tc>
        <w:tc>
          <w:tcPr>
            <w:tcW w:w="1145" w:type="pct"/>
            <w:tcBorders>
              <w:top w:val="nil"/>
              <w:left w:val="nil"/>
              <w:bottom w:val="single" w:sz="4" w:space="0" w:color="808080"/>
              <w:right w:val="single" w:sz="4" w:space="0" w:color="808080"/>
            </w:tcBorders>
            <w:shd w:val="clear" w:color="E2F0D9" w:fill="E2EFDA"/>
            <w:noWrap/>
            <w:vAlign w:val="center"/>
            <w:hideMark/>
          </w:tcPr>
          <w:p w14:paraId="6A7991B2"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社会医療法人　あさかホスピタル</w:t>
            </w:r>
          </w:p>
        </w:tc>
      </w:tr>
      <w:tr w:rsidR="00E23A1B" w:rsidRPr="00E23A1B" w14:paraId="2D8F2DB1" w14:textId="77777777" w:rsidTr="00E23A1B">
        <w:trPr>
          <w:trHeight w:val="435"/>
        </w:trPr>
        <w:tc>
          <w:tcPr>
            <w:tcW w:w="904" w:type="pct"/>
            <w:tcBorders>
              <w:top w:val="single" w:sz="8" w:space="0" w:color="404040"/>
              <w:left w:val="single" w:sz="4" w:space="0" w:color="808080"/>
              <w:bottom w:val="single" w:sz="4" w:space="0" w:color="808080"/>
              <w:right w:val="single" w:sz="4" w:space="0" w:color="808080"/>
            </w:tcBorders>
            <w:shd w:val="clear" w:color="DEEBF7" w:fill="DDEBF7"/>
            <w:noWrap/>
            <w:vAlign w:val="center"/>
            <w:hideMark/>
          </w:tcPr>
          <w:p w14:paraId="64886C5A"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生活介護</w:t>
            </w:r>
          </w:p>
        </w:tc>
        <w:tc>
          <w:tcPr>
            <w:tcW w:w="1205" w:type="pct"/>
            <w:tcBorders>
              <w:top w:val="single" w:sz="8" w:space="0" w:color="404040"/>
              <w:left w:val="nil"/>
              <w:bottom w:val="single" w:sz="4" w:space="0" w:color="808080"/>
              <w:right w:val="single" w:sz="4" w:space="0" w:color="808080"/>
            </w:tcBorders>
            <w:shd w:val="clear" w:color="DEEBF7" w:fill="DDEBF7"/>
            <w:noWrap/>
            <w:vAlign w:val="center"/>
            <w:hideMark/>
          </w:tcPr>
          <w:p w14:paraId="60B1B30D"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障がい者多機能型事業所みらくる</w:t>
            </w:r>
          </w:p>
        </w:tc>
        <w:tc>
          <w:tcPr>
            <w:tcW w:w="1265" w:type="pct"/>
            <w:tcBorders>
              <w:top w:val="single" w:sz="8" w:space="0" w:color="404040"/>
              <w:left w:val="nil"/>
              <w:bottom w:val="single" w:sz="4" w:space="0" w:color="808080"/>
              <w:right w:val="single" w:sz="4" w:space="0" w:color="808080"/>
            </w:tcBorders>
            <w:shd w:val="clear" w:color="DEEBF7" w:fill="DDEBF7"/>
            <w:noWrap/>
            <w:vAlign w:val="center"/>
            <w:hideMark/>
          </w:tcPr>
          <w:p w14:paraId="1C2EEB5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田村市船引町東部台2丁目285</w:t>
            </w:r>
          </w:p>
        </w:tc>
        <w:tc>
          <w:tcPr>
            <w:tcW w:w="482" w:type="pct"/>
            <w:tcBorders>
              <w:top w:val="single" w:sz="8" w:space="0" w:color="404040"/>
              <w:left w:val="nil"/>
              <w:bottom w:val="single" w:sz="4" w:space="0" w:color="808080"/>
              <w:right w:val="single" w:sz="4" w:space="0" w:color="808080"/>
            </w:tcBorders>
            <w:shd w:val="clear" w:color="DEEBF7" w:fill="DDEBF7"/>
            <w:noWrap/>
            <w:vAlign w:val="center"/>
            <w:hideMark/>
          </w:tcPr>
          <w:p w14:paraId="4F0643FD"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0247-82-2909</w:t>
            </w:r>
          </w:p>
        </w:tc>
        <w:tc>
          <w:tcPr>
            <w:tcW w:w="1145" w:type="pct"/>
            <w:tcBorders>
              <w:top w:val="single" w:sz="8" w:space="0" w:color="404040"/>
              <w:left w:val="nil"/>
              <w:bottom w:val="single" w:sz="4" w:space="0" w:color="808080"/>
              <w:right w:val="single" w:sz="4" w:space="0" w:color="808080"/>
            </w:tcBorders>
            <w:shd w:val="clear" w:color="DEEBF7" w:fill="DDEBF7"/>
            <w:noWrap/>
            <w:vAlign w:val="center"/>
            <w:hideMark/>
          </w:tcPr>
          <w:p w14:paraId="3E6B1847"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ケアステーションゆうとぴあ</w:t>
            </w:r>
          </w:p>
        </w:tc>
      </w:tr>
      <w:tr w:rsidR="00E23A1B" w:rsidRPr="00E23A1B" w14:paraId="78F554B1"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68D8A73B"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生活介護</w:t>
            </w:r>
          </w:p>
        </w:tc>
        <w:tc>
          <w:tcPr>
            <w:tcW w:w="1205" w:type="pct"/>
            <w:tcBorders>
              <w:top w:val="nil"/>
              <w:left w:val="nil"/>
              <w:bottom w:val="single" w:sz="4" w:space="0" w:color="808080"/>
              <w:right w:val="single" w:sz="4" w:space="0" w:color="808080"/>
            </w:tcBorders>
            <w:shd w:val="clear" w:color="DEEBF7" w:fill="DDEBF7"/>
            <w:noWrap/>
            <w:vAlign w:val="center"/>
            <w:hideMark/>
          </w:tcPr>
          <w:p w14:paraId="5A946AA8"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指定障がい福祉サービス事業所きずなハウス</w:t>
            </w:r>
          </w:p>
        </w:tc>
        <w:tc>
          <w:tcPr>
            <w:tcW w:w="1265" w:type="pct"/>
            <w:tcBorders>
              <w:top w:val="nil"/>
              <w:left w:val="nil"/>
              <w:bottom w:val="single" w:sz="4" w:space="0" w:color="808080"/>
              <w:right w:val="single" w:sz="4" w:space="0" w:color="808080"/>
            </w:tcBorders>
            <w:shd w:val="clear" w:color="DEEBF7" w:fill="DDEBF7"/>
            <w:noWrap/>
            <w:vAlign w:val="center"/>
            <w:hideMark/>
          </w:tcPr>
          <w:p w14:paraId="0ACCA24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田村市船引町船引字戸屋111－1</w:t>
            </w:r>
          </w:p>
        </w:tc>
        <w:tc>
          <w:tcPr>
            <w:tcW w:w="482" w:type="pct"/>
            <w:tcBorders>
              <w:top w:val="nil"/>
              <w:left w:val="nil"/>
              <w:bottom w:val="single" w:sz="4" w:space="0" w:color="808080"/>
              <w:right w:val="single" w:sz="4" w:space="0" w:color="808080"/>
            </w:tcBorders>
            <w:shd w:val="clear" w:color="DEEBF7" w:fill="DDEBF7"/>
            <w:noWrap/>
            <w:vAlign w:val="center"/>
            <w:hideMark/>
          </w:tcPr>
          <w:p w14:paraId="677A18D7"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0247-82-5582</w:t>
            </w:r>
          </w:p>
        </w:tc>
        <w:tc>
          <w:tcPr>
            <w:tcW w:w="1145" w:type="pct"/>
            <w:tcBorders>
              <w:top w:val="nil"/>
              <w:left w:val="nil"/>
              <w:bottom w:val="single" w:sz="4" w:space="0" w:color="808080"/>
              <w:right w:val="single" w:sz="4" w:space="0" w:color="808080"/>
            </w:tcBorders>
            <w:shd w:val="clear" w:color="DEEBF7" w:fill="DDEBF7"/>
            <w:noWrap/>
            <w:vAlign w:val="center"/>
            <w:hideMark/>
          </w:tcPr>
          <w:p w14:paraId="5217DFE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あぶくまヒューマンネット絆</w:t>
            </w:r>
          </w:p>
        </w:tc>
      </w:tr>
      <w:tr w:rsidR="00E23A1B" w:rsidRPr="00E23A1B" w14:paraId="21B455AB"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76BEF7D8"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生活介護</w:t>
            </w:r>
          </w:p>
        </w:tc>
        <w:tc>
          <w:tcPr>
            <w:tcW w:w="1205" w:type="pct"/>
            <w:tcBorders>
              <w:top w:val="nil"/>
              <w:left w:val="nil"/>
              <w:bottom w:val="single" w:sz="4" w:space="0" w:color="808080"/>
              <w:right w:val="single" w:sz="4" w:space="0" w:color="808080"/>
            </w:tcBorders>
            <w:shd w:val="clear" w:color="DEEBF7" w:fill="DDEBF7"/>
            <w:noWrap/>
            <w:vAlign w:val="center"/>
            <w:hideMark/>
          </w:tcPr>
          <w:p w14:paraId="173708E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障がい者多機能型事業所田村</w:t>
            </w:r>
          </w:p>
        </w:tc>
        <w:tc>
          <w:tcPr>
            <w:tcW w:w="1265" w:type="pct"/>
            <w:tcBorders>
              <w:top w:val="nil"/>
              <w:left w:val="nil"/>
              <w:bottom w:val="single" w:sz="4" w:space="0" w:color="808080"/>
              <w:right w:val="single" w:sz="4" w:space="0" w:color="808080"/>
            </w:tcBorders>
            <w:shd w:val="clear" w:color="DEEBF7" w:fill="DDEBF7"/>
            <w:noWrap/>
            <w:vAlign w:val="center"/>
            <w:hideMark/>
          </w:tcPr>
          <w:p w14:paraId="355CCA3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田村市船引町北鹿又字沼ノ下121-190</w:t>
            </w:r>
          </w:p>
        </w:tc>
        <w:tc>
          <w:tcPr>
            <w:tcW w:w="482" w:type="pct"/>
            <w:tcBorders>
              <w:top w:val="nil"/>
              <w:left w:val="nil"/>
              <w:bottom w:val="single" w:sz="4" w:space="0" w:color="808080"/>
              <w:right w:val="single" w:sz="4" w:space="0" w:color="808080"/>
            </w:tcBorders>
            <w:shd w:val="clear" w:color="DEEBF7" w:fill="DDEBF7"/>
            <w:noWrap/>
            <w:vAlign w:val="center"/>
            <w:hideMark/>
          </w:tcPr>
          <w:p w14:paraId="43C5E948"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0247-61-7701</w:t>
            </w:r>
          </w:p>
        </w:tc>
        <w:tc>
          <w:tcPr>
            <w:tcW w:w="1145" w:type="pct"/>
            <w:tcBorders>
              <w:top w:val="nil"/>
              <w:left w:val="nil"/>
              <w:bottom w:val="single" w:sz="4" w:space="0" w:color="808080"/>
              <w:right w:val="single" w:sz="4" w:space="0" w:color="808080"/>
            </w:tcBorders>
            <w:shd w:val="clear" w:color="DEEBF7" w:fill="DDEBF7"/>
            <w:noWrap/>
            <w:vAlign w:val="center"/>
            <w:hideMark/>
          </w:tcPr>
          <w:p w14:paraId="1A93586F"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福島県福祉事業協会</w:t>
            </w:r>
          </w:p>
        </w:tc>
      </w:tr>
      <w:tr w:rsidR="00E23A1B" w:rsidRPr="00E23A1B" w14:paraId="38A9017C"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1E475591"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生活介護</w:t>
            </w:r>
          </w:p>
        </w:tc>
        <w:tc>
          <w:tcPr>
            <w:tcW w:w="1205" w:type="pct"/>
            <w:tcBorders>
              <w:top w:val="nil"/>
              <w:left w:val="nil"/>
              <w:bottom w:val="single" w:sz="4" w:space="0" w:color="808080"/>
              <w:right w:val="single" w:sz="4" w:space="0" w:color="808080"/>
            </w:tcBorders>
            <w:shd w:val="clear" w:color="DEEBF7" w:fill="DDEBF7"/>
            <w:noWrap/>
            <w:vAlign w:val="center"/>
            <w:hideMark/>
          </w:tcPr>
          <w:p w14:paraId="31AA6A5A"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都路まどか荘デイサービスセンター（基準該当）</w:t>
            </w:r>
          </w:p>
        </w:tc>
        <w:tc>
          <w:tcPr>
            <w:tcW w:w="1265" w:type="pct"/>
            <w:tcBorders>
              <w:top w:val="nil"/>
              <w:left w:val="nil"/>
              <w:bottom w:val="single" w:sz="4" w:space="0" w:color="808080"/>
              <w:right w:val="single" w:sz="4" w:space="0" w:color="808080"/>
            </w:tcBorders>
            <w:shd w:val="clear" w:color="DEEBF7" w:fill="DDEBF7"/>
            <w:noWrap/>
            <w:vAlign w:val="center"/>
            <w:hideMark/>
          </w:tcPr>
          <w:p w14:paraId="71BECDE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田村市都路町古道字寺下60</w:t>
            </w:r>
          </w:p>
        </w:tc>
        <w:tc>
          <w:tcPr>
            <w:tcW w:w="482" w:type="pct"/>
            <w:tcBorders>
              <w:top w:val="nil"/>
              <w:left w:val="nil"/>
              <w:bottom w:val="single" w:sz="4" w:space="0" w:color="808080"/>
              <w:right w:val="single" w:sz="4" w:space="0" w:color="808080"/>
            </w:tcBorders>
            <w:shd w:val="clear" w:color="DEEBF7" w:fill="DDEBF7"/>
            <w:noWrap/>
            <w:vAlign w:val="center"/>
            <w:hideMark/>
          </w:tcPr>
          <w:p w14:paraId="3FEDA3CE"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0247-75-3116</w:t>
            </w:r>
          </w:p>
        </w:tc>
        <w:tc>
          <w:tcPr>
            <w:tcW w:w="1145" w:type="pct"/>
            <w:tcBorders>
              <w:top w:val="nil"/>
              <w:left w:val="nil"/>
              <w:bottom w:val="single" w:sz="4" w:space="0" w:color="808080"/>
              <w:right w:val="single" w:sz="4" w:space="0" w:color="808080"/>
            </w:tcBorders>
            <w:shd w:val="clear" w:color="DEEBF7" w:fill="DDEBF7"/>
            <w:noWrap/>
            <w:vAlign w:val="center"/>
            <w:hideMark/>
          </w:tcPr>
          <w:p w14:paraId="1AB1F8F8"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田村福祉会</w:t>
            </w:r>
          </w:p>
        </w:tc>
      </w:tr>
      <w:tr w:rsidR="00E23A1B" w:rsidRPr="00E23A1B" w14:paraId="5A96FC10"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46AABF26"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生活介護</w:t>
            </w:r>
          </w:p>
        </w:tc>
        <w:tc>
          <w:tcPr>
            <w:tcW w:w="1205" w:type="pct"/>
            <w:tcBorders>
              <w:top w:val="nil"/>
              <w:left w:val="nil"/>
              <w:bottom w:val="single" w:sz="4" w:space="0" w:color="808080"/>
              <w:right w:val="single" w:sz="4" w:space="0" w:color="808080"/>
            </w:tcBorders>
            <w:shd w:val="clear" w:color="DEEBF7" w:fill="DDEBF7"/>
            <w:noWrap/>
            <w:vAlign w:val="center"/>
            <w:hideMark/>
          </w:tcPr>
          <w:p w14:paraId="1F73EB20"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常葉指定通所介護事業所（基準該当）</w:t>
            </w:r>
          </w:p>
        </w:tc>
        <w:tc>
          <w:tcPr>
            <w:tcW w:w="1265" w:type="pct"/>
            <w:tcBorders>
              <w:top w:val="nil"/>
              <w:left w:val="nil"/>
              <w:bottom w:val="single" w:sz="4" w:space="0" w:color="808080"/>
              <w:right w:val="single" w:sz="4" w:space="0" w:color="808080"/>
            </w:tcBorders>
            <w:shd w:val="clear" w:color="DEEBF7" w:fill="DDEBF7"/>
            <w:noWrap/>
            <w:vAlign w:val="center"/>
            <w:hideMark/>
          </w:tcPr>
          <w:p w14:paraId="3D0FE7B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田村市常葉町常葉字備前作16－1</w:t>
            </w:r>
          </w:p>
        </w:tc>
        <w:tc>
          <w:tcPr>
            <w:tcW w:w="482" w:type="pct"/>
            <w:tcBorders>
              <w:top w:val="nil"/>
              <w:left w:val="nil"/>
              <w:bottom w:val="single" w:sz="4" w:space="0" w:color="808080"/>
              <w:right w:val="single" w:sz="4" w:space="0" w:color="808080"/>
            </w:tcBorders>
            <w:shd w:val="clear" w:color="DEEBF7" w:fill="DDEBF7"/>
            <w:noWrap/>
            <w:vAlign w:val="center"/>
            <w:hideMark/>
          </w:tcPr>
          <w:p w14:paraId="26384C91"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0247-77-4426</w:t>
            </w:r>
          </w:p>
        </w:tc>
        <w:tc>
          <w:tcPr>
            <w:tcW w:w="1145" w:type="pct"/>
            <w:tcBorders>
              <w:top w:val="nil"/>
              <w:left w:val="nil"/>
              <w:bottom w:val="single" w:sz="4" w:space="0" w:color="808080"/>
              <w:right w:val="single" w:sz="4" w:space="0" w:color="808080"/>
            </w:tcBorders>
            <w:shd w:val="clear" w:color="DEEBF7" w:fill="DDEBF7"/>
            <w:noWrap/>
            <w:vAlign w:val="center"/>
            <w:hideMark/>
          </w:tcPr>
          <w:p w14:paraId="58DE134B"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田村市社会福祉協議会</w:t>
            </w:r>
          </w:p>
        </w:tc>
      </w:tr>
      <w:tr w:rsidR="00E23A1B" w:rsidRPr="00E23A1B" w14:paraId="47DA14A1"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6D50C727"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生活介護</w:t>
            </w:r>
          </w:p>
        </w:tc>
        <w:tc>
          <w:tcPr>
            <w:tcW w:w="1205" w:type="pct"/>
            <w:tcBorders>
              <w:top w:val="nil"/>
              <w:left w:val="nil"/>
              <w:bottom w:val="single" w:sz="4" w:space="0" w:color="808080"/>
              <w:right w:val="single" w:sz="4" w:space="0" w:color="808080"/>
            </w:tcBorders>
            <w:shd w:val="clear" w:color="DEEBF7" w:fill="DDEBF7"/>
            <w:noWrap/>
            <w:vAlign w:val="center"/>
            <w:hideMark/>
          </w:tcPr>
          <w:p w14:paraId="4EF51F19"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滝根指定通所介護事業所（基準該当）</w:t>
            </w:r>
          </w:p>
        </w:tc>
        <w:tc>
          <w:tcPr>
            <w:tcW w:w="1265" w:type="pct"/>
            <w:tcBorders>
              <w:top w:val="nil"/>
              <w:left w:val="nil"/>
              <w:bottom w:val="single" w:sz="4" w:space="0" w:color="808080"/>
              <w:right w:val="single" w:sz="4" w:space="0" w:color="808080"/>
            </w:tcBorders>
            <w:shd w:val="clear" w:color="DEEBF7" w:fill="DDEBF7"/>
            <w:noWrap/>
            <w:vAlign w:val="center"/>
            <w:hideMark/>
          </w:tcPr>
          <w:p w14:paraId="2CB6ECB5"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田村市滝根町広瀬字針湯55</w:t>
            </w:r>
          </w:p>
        </w:tc>
        <w:tc>
          <w:tcPr>
            <w:tcW w:w="482" w:type="pct"/>
            <w:tcBorders>
              <w:top w:val="nil"/>
              <w:left w:val="nil"/>
              <w:bottom w:val="single" w:sz="4" w:space="0" w:color="808080"/>
              <w:right w:val="single" w:sz="4" w:space="0" w:color="808080"/>
            </w:tcBorders>
            <w:shd w:val="clear" w:color="DEEBF7" w:fill="DDEBF7"/>
            <w:noWrap/>
            <w:vAlign w:val="center"/>
            <w:hideMark/>
          </w:tcPr>
          <w:p w14:paraId="00A3A171"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0247-78-3822</w:t>
            </w:r>
          </w:p>
        </w:tc>
        <w:tc>
          <w:tcPr>
            <w:tcW w:w="1145" w:type="pct"/>
            <w:tcBorders>
              <w:top w:val="nil"/>
              <w:left w:val="nil"/>
              <w:bottom w:val="single" w:sz="4" w:space="0" w:color="808080"/>
              <w:right w:val="single" w:sz="4" w:space="0" w:color="808080"/>
            </w:tcBorders>
            <w:shd w:val="clear" w:color="DEEBF7" w:fill="DDEBF7"/>
            <w:noWrap/>
            <w:vAlign w:val="center"/>
            <w:hideMark/>
          </w:tcPr>
          <w:p w14:paraId="20751CAE"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田村市社会福祉協議会</w:t>
            </w:r>
          </w:p>
        </w:tc>
      </w:tr>
      <w:tr w:rsidR="00E23A1B" w:rsidRPr="00E23A1B" w14:paraId="53144B39"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14564C87"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生活介護</w:t>
            </w:r>
          </w:p>
        </w:tc>
        <w:tc>
          <w:tcPr>
            <w:tcW w:w="1205" w:type="pct"/>
            <w:tcBorders>
              <w:top w:val="nil"/>
              <w:left w:val="nil"/>
              <w:bottom w:val="single" w:sz="4" w:space="0" w:color="808080"/>
              <w:right w:val="single" w:sz="4" w:space="0" w:color="808080"/>
            </w:tcBorders>
            <w:shd w:val="clear" w:color="DEEBF7" w:fill="DDEBF7"/>
            <w:noWrap/>
            <w:vAlign w:val="center"/>
            <w:hideMark/>
          </w:tcPr>
          <w:p w14:paraId="4DC2A5B8"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大越指定通所介護事業所（基準該当）</w:t>
            </w:r>
          </w:p>
        </w:tc>
        <w:tc>
          <w:tcPr>
            <w:tcW w:w="1265" w:type="pct"/>
            <w:tcBorders>
              <w:top w:val="nil"/>
              <w:left w:val="nil"/>
              <w:bottom w:val="single" w:sz="4" w:space="0" w:color="808080"/>
              <w:right w:val="single" w:sz="4" w:space="0" w:color="808080"/>
            </w:tcBorders>
            <w:shd w:val="clear" w:color="DEEBF7" w:fill="DDEBF7"/>
            <w:noWrap/>
            <w:vAlign w:val="center"/>
            <w:hideMark/>
          </w:tcPr>
          <w:p w14:paraId="3F5C530B"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田村市大越町上大越字古川49－2</w:t>
            </w:r>
          </w:p>
        </w:tc>
        <w:tc>
          <w:tcPr>
            <w:tcW w:w="482" w:type="pct"/>
            <w:tcBorders>
              <w:top w:val="nil"/>
              <w:left w:val="nil"/>
              <w:bottom w:val="single" w:sz="4" w:space="0" w:color="808080"/>
              <w:right w:val="single" w:sz="4" w:space="0" w:color="808080"/>
            </w:tcBorders>
            <w:shd w:val="clear" w:color="DEEBF7" w:fill="DDEBF7"/>
            <w:noWrap/>
            <w:vAlign w:val="center"/>
            <w:hideMark/>
          </w:tcPr>
          <w:p w14:paraId="53EAA69C"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0247-79-1221</w:t>
            </w:r>
          </w:p>
        </w:tc>
        <w:tc>
          <w:tcPr>
            <w:tcW w:w="1145" w:type="pct"/>
            <w:tcBorders>
              <w:top w:val="nil"/>
              <w:left w:val="nil"/>
              <w:bottom w:val="single" w:sz="4" w:space="0" w:color="808080"/>
              <w:right w:val="single" w:sz="4" w:space="0" w:color="808080"/>
            </w:tcBorders>
            <w:shd w:val="clear" w:color="DEEBF7" w:fill="DDEBF7"/>
            <w:noWrap/>
            <w:vAlign w:val="center"/>
            <w:hideMark/>
          </w:tcPr>
          <w:p w14:paraId="6C0691CD"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田村市社会福祉協議会</w:t>
            </w:r>
          </w:p>
        </w:tc>
      </w:tr>
      <w:tr w:rsidR="00E23A1B" w:rsidRPr="00E23A1B" w14:paraId="637E156E"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4C96BD52"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生活介護</w:t>
            </w:r>
          </w:p>
        </w:tc>
        <w:tc>
          <w:tcPr>
            <w:tcW w:w="1205" w:type="pct"/>
            <w:tcBorders>
              <w:top w:val="nil"/>
              <w:left w:val="nil"/>
              <w:bottom w:val="single" w:sz="4" w:space="0" w:color="808080"/>
              <w:right w:val="single" w:sz="4" w:space="0" w:color="808080"/>
            </w:tcBorders>
            <w:shd w:val="clear" w:color="DEEBF7" w:fill="DDEBF7"/>
            <w:noWrap/>
            <w:vAlign w:val="center"/>
            <w:hideMark/>
          </w:tcPr>
          <w:p w14:paraId="4DE9D70B"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船引北部指定通所介護事業所（基準該当）</w:t>
            </w:r>
          </w:p>
        </w:tc>
        <w:tc>
          <w:tcPr>
            <w:tcW w:w="1265" w:type="pct"/>
            <w:tcBorders>
              <w:top w:val="nil"/>
              <w:left w:val="nil"/>
              <w:bottom w:val="single" w:sz="4" w:space="0" w:color="808080"/>
              <w:right w:val="single" w:sz="4" w:space="0" w:color="808080"/>
            </w:tcBorders>
            <w:shd w:val="clear" w:color="DEEBF7" w:fill="DDEBF7"/>
            <w:noWrap/>
            <w:vAlign w:val="center"/>
            <w:hideMark/>
          </w:tcPr>
          <w:p w14:paraId="1EEB9C30"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田村市船引町上移字後田172</w:t>
            </w:r>
          </w:p>
        </w:tc>
        <w:tc>
          <w:tcPr>
            <w:tcW w:w="482" w:type="pct"/>
            <w:tcBorders>
              <w:top w:val="nil"/>
              <w:left w:val="nil"/>
              <w:bottom w:val="single" w:sz="4" w:space="0" w:color="808080"/>
              <w:right w:val="single" w:sz="4" w:space="0" w:color="808080"/>
            </w:tcBorders>
            <w:shd w:val="clear" w:color="DEEBF7" w:fill="DDEBF7"/>
            <w:noWrap/>
            <w:vAlign w:val="center"/>
            <w:hideMark/>
          </w:tcPr>
          <w:p w14:paraId="4FD39316"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0247-86-2691</w:t>
            </w:r>
          </w:p>
        </w:tc>
        <w:tc>
          <w:tcPr>
            <w:tcW w:w="1145" w:type="pct"/>
            <w:tcBorders>
              <w:top w:val="nil"/>
              <w:left w:val="nil"/>
              <w:bottom w:val="single" w:sz="4" w:space="0" w:color="808080"/>
              <w:right w:val="single" w:sz="4" w:space="0" w:color="808080"/>
            </w:tcBorders>
            <w:shd w:val="clear" w:color="DEEBF7" w:fill="DDEBF7"/>
            <w:noWrap/>
            <w:vAlign w:val="center"/>
            <w:hideMark/>
          </w:tcPr>
          <w:p w14:paraId="02BE8EEF"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田村市社会福祉協議会</w:t>
            </w:r>
          </w:p>
        </w:tc>
      </w:tr>
      <w:tr w:rsidR="00E23A1B" w:rsidRPr="00E23A1B" w14:paraId="146CF636"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7708F60D"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生活介護</w:t>
            </w:r>
          </w:p>
        </w:tc>
        <w:tc>
          <w:tcPr>
            <w:tcW w:w="1205" w:type="pct"/>
            <w:tcBorders>
              <w:top w:val="nil"/>
              <w:left w:val="nil"/>
              <w:bottom w:val="single" w:sz="4" w:space="0" w:color="808080"/>
              <w:right w:val="single" w:sz="4" w:space="0" w:color="808080"/>
            </w:tcBorders>
            <w:shd w:val="clear" w:color="E2F0D9" w:fill="E2EFDA"/>
            <w:noWrap/>
            <w:vAlign w:val="center"/>
            <w:hideMark/>
          </w:tcPr>
          <w:p w14:paraId="2DD4407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愛（めご）</w:t>
            </w:r>
          </w:p>
        </w:tc>
        <w:tc>
          <w:tcPr>
            <w:tcW w:w="1265" w:type="pct"/>
            <w:tcBorders>
              <w:top w:val="nil"/>
              <w:left w:val="nil"/>
              <w:bottom w:val="single" w:sz="4" w:space="0" w:color="808080"/>
              <w:right w:val="single" w:sz="4" w:space="0" w:color="808080"/>
            </w:tcBorders>
            <w:shd w:val="clear" w:color="E2F0D9" w:fill="E2EFDA"/>
            <w:noWrap/>
            <w:vAlign w:val="center"/>
            <w:hideMark/>
          </w:tcPr>
          <w:p w14:paraId="42B9024C"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三春町荒町39-1</w:t>
            </w:r>
          </w:p>
        </w:tc>
        <w:tc>
          <w:tcPr>
            <w:tcW w:w="482" w:type="pct"/>
            <w:tcBorders>
              <w:top w:val="nil"/>
              <w:left w:val="nil"/>
              <w:bottom w:val="single" w:sz="4" w:space="0" w:color="808080"/>
              <w:right w:val="single" w:sz="4" w:space="0" w:color="808080"/>
            </w:tcBorders>
            <w:shd w:val="clear" w:color="E2F0D9" w:fill="E2EFDA"/>
            <w:noWrap/>
            <w:vAlign w:val="center"/>
            <w:hideMark/>
          </w:tcPr>
          <w:p w14:paraId="4E99EFE1"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0247-62-0201</w:t>
            </w:r>
          </w:p>
        </w:tc>
        <w:tc>
          <w:tcPr>
            <w:tcW w:w="1145" w:type="pct"/>
            <w:tcBorders>
              <w:top w:val="nil"/>
              <w:left w:val="nil"/>
              <w:bottom w:val="single" w:sz="4" w:space="0" w:color="808080"/>
              <w:right w:val="single" w:sz="4" w:space="0" w:color="808080"/>
            </w:tcBorders>
            <w:shd w:val="clear" w:color="E2F0D9" w:fill="E2EFDA"/>
            <w:noWrap/>
            <w:vAlign w:val="center"/>
            <w:hideMark/>
          </w:tcPr>
          <w:p w14:paraId="0294758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桜こまち</w:t>
            </w:r>
          </w:p>
        </w:tc>
      </w:tr>
      <w:tr w:rsidR="00E23A1B" w:rsidRPr="00E23A1B" w14:paraId="0FDF0874"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332E445F"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生活介護</w:t>
            </w:r>
          </w:p>
        </w:tc>
        <w:tc>
          <w:tcPr>
            <w:tcW w:w="1205" w:type="pct"/>
            <w:tcBorders>
              <w:top w:val="nil"/>
              <w:left w:val="nil"/>
              <w:bottom w:val="single" w:sz="4" w:space="0" w:color="808080"/>
              <w:right w:val="single" w:sz="4" w:space="0" w:color="808080"/>
            </w:tcBorders>
            <w:shd w:val="clear" w:color="E2F0D9" w:fill="E2EFDA"/>
            <w:noWrap/>
            <w:vAlign w:val="center"/>
            <w:hideMark/>
          </w:tcPr>
          <w:p w14:paraId="1101B752"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いちご</w:t>
            </w:r>
          </w:p>
        </w:tc>
        <w:tc>
          <w:tcPr>
            <w:tcW w:w="1265" w:type="pct"/>
            <w:tcBorders>
              <w:top w:val="nil"/>
              <w:left w:val="nil"/>
              <w:bottom w:val="single" w:sz="4" w:space="0" w:color="808080"/>
              <w:right w:val="single" w:sz="4" w:space="0" w:color="808080"/>
            </w:tcBorders>
            <w:shd w:val="clear" w:color="E2F0D9" w:fill="E2EFDA"/>
            <w:noWrap/>
            <w:vAlign w:val="center"/>
            <w:hideMark/>
          </w:tcPr>
          <w:p w14:paraId="09E29138"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三春町字清水233-1</w:t>
            </w:r>
          </w:p>
        </w:tc>
        <w:tc>
          <w:tcPr>
            <w:tcW w:w="482" w:type="pct"/>
            <w:tcBorders>
              <w:top w:val="nil"/>
              <w:left w:val="nil"/>
              <w:bottom w:val="single" w:sz="4" w:space="0" w:color="808080"/>
              <w:right w:val="single" w:sz="4" w:space="0" w:color="808080"/>
            </w:tcBorders>
            <w:shd w:val="clear" w:color="E2F0D9" w:fill="E2EFDA"/>
            <w:noWrap/>
            <w:vAlign w:val="center"/>
            <w:hideMark/>
          </w:tcPr>
          <w:p w14:paraId="53E9CF4F"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0247-62-0056</w:t>
            </w:r>
          </w:p>
        </w:tc>
        <w:tc>
          <w:tcPr>
            <w:tcW w:w="1145" w:type="pct"/>
            <w:tcBorders>
              <w:top w:val="nil"/>
              <w:left w:val="nil"/>
              <w:bottom w:val="single" w:sz="4" w:space="0" w:color="808080"/>
              <w:right w:val="single" w:sz="4" w:space="0" w:color="808080"/>
            </w:tcBorders>
            <w:shd w:val="clear" w:color="E2F0D9" w:fill="E2EFDA"/>
            <w:noWrap/>
            <w:vAlign w:val="center"/>
            <w:hideMark/>
          </w:tcPr>
          <w:p w14:paraId="4BC2EBDB"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かたつむり</w:t>
            </w:r>
          </w:p>
        </w:tc>
      </w:tr>
      <w:tr w:rsidR="00E23A1B" w:rsidRPr="00E23A1B" w14:paraId="233CB865"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FBE5D6" w:fill="FFF2CC"/>
            <w:noWrap/>
            <w:vAlign w:val="center"/>
            <w:hideMark/>
          </w:tcPr>
          <w:p w14:paraId="7A540016"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生活介護</w:t>
            </w:r>
          </w:p>
        </w:tc>
        <w:tc>
          <w:tcPr>
            <w:tcW w:w="1205" w:type="pct"/>
            <w:tcBorders>
              <w:top w:val="nil"/>
              <w:left w:val="nil"/>
              <w:bottom w:val="single" w:sz="4" w:space="0" w:color="808080"/>
              <w:right w:val="single" w:sz="4" w:space="0" w:color="808080"/>
            </w:tcBorders>
            <w:shd w:val="clear" w:color="FBE5D6" w:fill="FFF2CC"/>
            <w:noWrap/>
            <w:vAlign w:val="center"/>
            <w:hideMark/>
          </w:tcPr>
          <w:p w14:paraId="039443CE"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障がい者支援センタープラスこまち</w:t>
            </w:r>
          </w:p>
        </w:tc>
        <w:tc>
          <w:tcPr>
            <w:tcW w:w="1265" w:type="pct"/>
            <w:tcBorders>
              <w:top w:val="nil"/>
              <w:left w:val="nil"/>
              <w:bottom w:val="single" w:sz="4" w:space="0" w:color="808080"/>
              <w:right w:val="single" w:sz="4" w:space="0" w:color="808080"/>
            </w:tcBorders>
            <w:shd w:val="clear" w:color="FBE5D6" w:fill="FFF2CC"/>
            <w:noWrap/>
            <w:vAlign w:val="center"/>
            <w:hideMark/>
          </w:tcPr>
          <w:p w14:paraId="69F9FA65"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小野町大字小野赤沼字入木前53</w:t>
            </w:r>
          </w:p>
        </w:tc>
        <w:tc>
          <w:tcPr>
            <w:tcW w:w="482" w:type="pct"/>
            <w:tcBorders>
              <w:top w:val="nil"/>
              <w:left w:val="nil"/>
              <w:bottom w:val="single" w:sz="4" w:space="0" w:color="808080"/>
              <w:right w:val="single" w:sz="4" w:space="0" w:color="808080"/>
            </w:tcBorders>
            <w:shd w:val="clear" w:color="FBE5D6" w:fill="FFF2CC"/>
            <w:noWrap/>
            <w:vAlign w:val="center"/>
            <w:hideMark/>
          </w:tcPr>
          <w:p w14:paraId="3607D640"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0247-61-6667</w:t>
            </w:r>
          </w:p>
        </w:tc>
        <w:tc>
          <w:tcPr>
            <w:tcW w:w="1145" w:type="pct"/>
            <w:tcBorders>
              <w:top w:val="nil"/>
              <w:left w:val="nil"/>
              <w:bottom w:val="single" w:sz="4" w:space="0" w:color="808080"/>
              <w:right w:val="single" w:sz="4" w:space="0" w:color="808080"/>
            </w:tcBorders>
            <w:shd w:val="clear" w:color="FBE5D6" w:fill="FFF2CC"/>
            <w:noWrap/>
            <w:vAlign w:val="center"/>
            <w:hideMark/>
          </w:tcPr>
          <w:p w14:paraId="65B31BC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ほっと</w:t>
            </w:r>
          </w:p>
        </w:tc>
      </w:tr>
      <w:tr w:rsidR="00E23A1B" w:rsidRPr="00E23A1B" w14:paraId="18777D9D"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FBE5D6" w:fill="FFF2CC"/>
            <w:noWrap/>
            <w:vAlign w:val="center"/>
            <w:hideMark/>
          </w:tcPr>
          <w:p w14:paraId="6B7AC924"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生活介護</w:t>
            </w:r>
          </w:p>
        </w:tc>
        <w:tc>
          <w:tcPr>
            <w:tcW w:w="1205" w:type="pct"/>
            <w:tcBorders>
              <w:top w:val="nil"/>
              <w:left w:val="nil"/>
              <w:bottom w:val="single" w:sz="4" w:space="0" w:color="808080"/>
              <w:right w:val="single" w:sz="4" w:space="0" w:color="808080"/>
            </w:tcBorders>
            <w:shd w:val="clear" w:color="FBE5D6" w:fill="FFF2CC"/>
            <w:noWrap/>
            <w:vAlign w:val="center"/>
            <w:hideMark/>
          </w:tcPr>
          <w:p w14:paraId="60834ABC"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多機能型事業所ぷえんて</w:t>
            </w:r>
          </w:p>
        </w:tc>
        <w:tc>
          <w:tcPr>
            <w:tcW w:w="1265" w:type="pct"/>
            <w:tcBorders>
              <w:top w:val="nil"/>
              <w:left w:val="nil"/>
              <w:bottom w:val="single" w:sz="4" w:space="0" w:color="808080"/>
              <w:right w:val="single" w:sz="4" w:space="0" w:color="808080"/>
            </w:tcBorders>
            <w:shd w:val="clear" w:color="FBE5D6" w:fill="FFF2CC"/>
            <w:noWrap/>
            <w:vAlign w:val="center"/>
            <w:hideMark/>
          </w:tcPr>
          <w:p w14:paraId="27D6F46D"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小野町大字浮金字林内177</w:t>
            </w:r>
          </w:p>
        </w:tc>
        <w:tc>
          <w:tcPr>
            <w:tcW w:w="482" w:type="pct"/>
            <w:tcBorders>
              <w:top w:val="nil"/>
              <w:left w:val="nil"/>
              <w:bottom w:val="single" w:sz="4" w:space="0" w:color="808080"/>
              <w:right w:val="single" w:sz="4" w:space="0" w:color="808080"/>
            </w:tcBorders>
            <w:shd w:val="clear" w:color="FBE5D6" w:fill="FFF2CC"/>
            <w:noWrap/>
            <w:vAlign w:val="center"/>
            <w:hideMark/>
          </w:tcPr>
          <w:p w14:paraId="7C6BC32D"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0247-61-5057</w:t>
            </w:r>
          </w:p>
        </w:tc>
        <w:tc>
          <w:tcPr>
            <w:tcW w:w="1145" w:type="pct"/>
            <w:tcBorders>
              <w:top w:val="nil"/>
              <w:left w:val="nil"/>
              <w:bottom w:val="single" w:sz="4" w:space="0" w:color="808080"/>
              <w:right w:val="single" w:sz="4" w:space="0" w:color="808080"/>
            </w:tcBorders>
            <w:shd w:val="clear" w:color="FBE5D6" w:fill="FFF2CC"/>
            <w:noWrap/>
            <w:vAlign w:val="center"/>
            <w:hideMark/>
          </w:tcPr>
          <w:p w14:paraId="4D2B7D6C"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ほっと福祉記念会</w:t>
            </w:r>
          </w:p>
        </w:tc>
      </w:tr>
      <w:tr w:rsidR="00E23A1B" w:rsidRPr="00E23A1B" w14:paraId="0E8733E4" w14:textId="77777777" w:rsidTr="00E23A1B">
        <w:trPr>
          <w:trHeight w:val="435"/>
        </w:trPr>
        <w:tc>
          <w:tcPr>
            <w:tcW w:w="904" w:type="pct"/>
            <w:tcBorders>
              <w:top w:val="single" w:sz="8" w:space="0" w:color="404040"/>
              <w:left w:val="single" w:sz="4" w:space="0" w:color="808080"/>
              <w:bottom w:val="single" w:sz="4" w:space="0" w:color="808080"/>
              <w:right w:val="single" w:sz="4" w:space="0" w:color="808080"/>
            </w:tcBorders>
            <w:shd w:val="clear" w:color="DEEBF7" w:fill="DDEBF7"/>
            <w:noWrap/>
            <w:vAlign w:val="center"/>
            <w:hideMark/>
          </w:tcPr>
          <w:p w14:paraId="3B1AC0A9"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就労継続支援Ａ型</w:t>
            </w:r>
          </w:p>
        </w:tc>
        <w:tc>
          <w:tcPr>
            <w:tcW w:w="1205" w:type="pct"/>
            <w:tcBorders>
              <w:top w:val="single" w:sz="8" w:space="0" w:color="404040"/>
              <w:left w:val="nil"/>
              <w:bottom w:val="single" w:sz="4" w:space="0" w:color="808080"/>
              <w:right w:val="single" w:sz="4" w:space="0" w:color="808080"/>
            </w:tcBorders>
            <w:shd w:val="clear" w:color="DEEBF7" w:fill="DDEBF7"/>
            <w:noWrap/>
            <w:vAlign w:val="center"/>
            <w:hideMark/>
          </w:tcPr>
          <w:p w14:paraId="0C5DD7F5"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東日本ケアサービス田村</w:t>
            </w:r>
          </w:p>
        </w:tc>
        <w:tc>
          <w:tcPr>
            <w:tcW w:w="1265" w:type="pct"/>
            <w:tcBorders>
              <w:top w:val="single" w:sz="8" w:space="0" w:color="404040"/>
              <w:left w:val="nil"/>
              <w:bottom w:val="single" w:sz="4" w:space="0" w:color="808080"/>
              <w:right w:val="single" w:sz="4" w:space="0" w:color="808080"/>
            </w:tcBorders>
            <w:shd w:val="clear" w:color="DEEBF7" w:fill="DDEBF7"/>
            <w:noWrap/>
            <w:vAlign w:val="center"/>
            <w:hideMark/>
          </w:tcPr>
          <w:p w14:paraId="07328D3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田村市船引町船引字舘柄前65</w:t>
            </w:r>
          </w:p>
        </w:tc>
        <w:tc>
          <w:tcPr>
            <w:tcW w:w="482" w:type="pct"/>
            <w:tcBorders>
              <w:top w:val="single" w:sz="8" w:space="0" w:color="404040"/>
              <w:left w:val="nil"/>
              <w:bottom w:val="single" w:sz="4" w:space="0" w:color="808080"/>
              <w:right w:val="single" w:sz="4" w:space="0" w:color="808080"/>
            </w:tcBorders>
            <w:shd w:val="clear" w:color="DEEBF7" w:fill="DDEBF7"/>
            <w:noWrap/>
            <w:vAlign w:val="center"/>
            <w:hideMark/>
          </w:tcPr>
          <w:p w14:paraId="395FA409"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0247-73-8780</w:t>
            </w:r>
          </w:p>
        </w:tc>
        <w:tc>
          <w:tcPr>
            <w:tcW w:w="1145" w:type="pct"/>
            <w:tcBorders>
              <w:top w:val="single" w:sz="8" w:space="0" w:color="404040"/>
              <w:left w:val="nil"/>
              <w:bottom w:val="single" w:sz="4" w:space="0" w:color="808080"/>
              <w:right w:val="single" w:sz="4" w:space="0" w:color="808080"/>
            </w:tcBorders>
            <w:shd w:val="clear" w:color="DEEBF7" w:fill="DDEBF7"/>
            <w:noWrap/>
            <w:vAlign w:val="center"/>
            <w:hideMark/>
          </w:tcPr>
          <w:p w14:paraId="2524C430"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東日本ケアサービス　株式会社</w:t>
            </w:r>
          </w:p>
        </w:tc>
      </w:tr>
      <w:tr w:rsidR="00E23A1B" w:rsidRPr="00E23A1B" w14:paraId="5D4F1EE7" w14:textId="77777777" w:rsidTr="00E23A1B">
        <w:trPr>
          <w:trHeight w:val="435"/>
        </w:trPr>
        <w:tc>
          <w:tcPr>
            <w:tcW w:w="904" w:type="pct"/>
            <w:tcBorders>
              <w:top w:val="single" w:sz="8" w:space="0" w:color="404040"/>
              <w:left w:val="single" w:sz="4" w:space="0" w:color="808080"/>
              <w:bottom w:val="single" w:sz="4" w:space="0" w:color="808080"/>
              <w:right w:val="single" w:sz="4" w:space="0" w:color="808080"/>
            </w:tcBorders>
            <w:shd w:val="clear" w:color="DEEBF7" w:fill="DDEBF7"/>
            <w:noWrap/>
            <w:vAlign w:val="center"/>
            <w:hideMark/>
          </w:tcPr>
          <w:p w14:paraId="73DE6C1F"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lastRenderedPageBreak/>
              <w:t>就労継続支援Ｂ型</w:t>
            </w:r>
          </w:p>
        </w:tc>
        <w:tc>
          <w:tcPr>
            <w:tcW w:w="1205" w:type="pct"/>
            <w:tcBorders>
              <w:top w:val="single" w:sz="8" w:space="0" w:color="404040"/>
              <w:left w:val="nil"/>
              <w:bottom w:val="single" w:sz="4" w:space="0" w:color="808080"/>
              <w:right w:val="single" w:sz="4" w:space="0" w:color="808080"/>
            </w:tcBorders>
            <w:shd w:val="clear" w:color="DEEBF7" w:fill="DDEBF7"/>
            <w:noWrap/>
            <w:vAlign w:val="center"/>
            <w:hideMark/>
          </w:tcPr>
          <w:p w14:paraId="36E6C73D"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銀河工房</w:t>
            </w:r>
          </w:p>
        </w:tc>
        <w:tc>
          <w:tcPr>
            <w:tcW w:w="1265" w:type="pct"/>
            <w:tcBorders>
              <w:top w:val="single" w:sz="8" w:space="0" w:color="404040"/>
              <w:left w:val="nil"/>
              <w:bottom w:val="single" w:sz="4" w:space="0" w:color="808080"/>
              <w:right w:val="single" w:sz="4" w:space="0" w:color="808080"/>
            </w:tcBorders>
            <w:shd w:val="clear" w:color="DEEBF7" w:fill="DDEBF7"/>
            <w:noWrap/>
            <w:vAlign w:val="center"/>
            <w:hideMark/>
          </w:tcPr>
          <w:p w14:paraId="4E76513E"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田村市船引町字前田74</w:t>
            </w:r>
          </w:p>
        </w:tc>
        <w:tc>
          <w:tcPr>
            <w:tcW w:w="482" w:type="pct"/>
            <w:tcBorders>
              <w:top w:val="single" w:sz="8" w:space="0" w:color="404040"/>
              <w:left w:val="nil"/>
              <w:bottom w:val="single" w:sz="4" w:space="0" w:color="808080"/>
              <w:right w:val="single" w:sz="4" w:space="0" w:color="808080"/>
            </w:tcBorders>
            <w:shd w:val="clear" w:color="DEEBF7" w:fill="DDEBF7"/>
            <w:noWrap/>
            <w:vAlign w:val="center"/>
            <w:hideMark/>
          </w:tcPr>
          <w:p w14:paraId="2C178873"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0247-82-5358</w:t>
            </w:r>
          </w:p>
        </w:tc>
        <w:tc>
          <w:tcPr>
            <w:tcW w:w="1145" w:type="pct"/>
            <w:tcBorders>
              <w:top w:val="single" w:sz="8" w:space="0" w:color="404040"/>
              <w:left w:val="nil"/>
              <w:bottom w:val="single" w:sz="4" w:space="0" w:color="808080"/>
              <w:right w:val="single" w:sz="4" w:space="0" w:color="808080"/>
            </w:tcBorders>
            <w:shd w:val="clear" w:color="DEEBF7" w:fill="DDEBF7"/>
            <w:noWrap/>
            <w:vAlign w:val="center"/>
            <w:hideMark/>
          </w:tcPr>
          <w:p w14:paraId="1DDA5DD9"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銀河の森福祉会</w:t>
            </w:r>
          </w:p>
        </w:tc>
      </w:tr>
      <w:tr w:rsidR="00E23A1B" w:rsidRPr="00E23A1B" w14:paraId="04A9D5FA"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3F61724A"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DEEBF7" w:fill="DDEBF7"/>
            <w:noWrap/>
            <w:vAlign w:val="center"/>
            <w:hideMark/>
          </w:tcPr>
          <w:p w14:paraId="186A49B7"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障がい者多機能型事業所まち子ちゃんの店</w:t>
            </w:r>
          </w:p>
        </w:tc>
        <w:tc>
          <w:tcPr>
            <w:tcW w:w="1265" w:type="pct"/>
            <w:tcBorders>
              <w:top w:val="nil"/>
              <w:left w:val="nil"/>
              <w:bottom w:val="single" w:sz="4" w:space="0" w:color="808080"/>
              <w:right w:val="single" w:sz="4" w:space="0" w:color="808080"/>
            </w:tcBorders>
            <w:shd w:val="clear" w:color="DEEBF7" w:fill="DDEBF7"/>
            <w:noWrap/>
            <w:vAlign w:val="center"/>
            <w:hideMark/>
          </w:tcPr>
          <w:p w14:paraId="409ABA3C"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田村市船引町東部台2丁目285</w:t>
            </w:r>
          </w:p>
        </w:tc>
        <w:tc>
          <w:tcPr>
            <w:tcW w:w="482" w:type="pct"/>
            <w:tcBorders>
              <w:top w:val="nil"/>
              <w:left w:val="nil"/>
              <w:bottom w:val="single" w:sz="4" w:space="0" w:color="808080"/>
              <w:right w:val="single" w:sz="4" w:space="0" w:color="808080"/>
            </w:tcBorders>
            <w:shd w:val="clear" w:color="DEEBF7" w:fill="DDEBF7"/>
            <w:noWrap/>
            <w:vAlign w:val="center"/>
            <w:hideMark/>
          </w:tcPr>
          <w:p w14:paraId="0AE777F3"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0247-82-2909</w:t>
            </w:r>
          </w:p>
        </w:tc>
        <w:tc>
          <w:tcPr>
            <w:tcW w:w="1145" w:type="pct"/>
            <w:tcBorders>
              <w:top w:val="nil"/>
              <w:left w:val="nil"/>
              <w:bottom w:val="single" w:sz="4" w:space="0" w:color="808080"/>
              <w:right w:val="single" w:sz="4" w:space="0" w:color="808080"/>
            </w:tcBorders>
            <w:shd w:val="clear" w:color="DEEBF7" w:fill="DDEBF7"/>
            <w:noWrap/>
            <w:vAlign w:val="center"/>
            <w:hideMark/>
          </w:tcPr>
          <w:p w14:paraId="6CF16B2F"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ケアステーションゆうとぴあ</w:t>
            </w:r>
          </w:p>
        </w:tc>
      </w:tr>
      <w:tr w:rsidR="00E23A1B" w:rsidRPr="00E23A1B" w14:paraId="6D212BC1"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02827A84"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DEEBF7" w:fill="DDEBF7"/>
            <w:noWrap/>
            <w:vAlign w:val="center"/>
            <w:hideMark/>
          </w:tcPr>
          <w:p w14:paraId="62A2D140"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就労支援センター船引</w:t>
            </w:r>
          </w:p>
        </w:tc>
        <w:tc>
          <w:tcPr>
            <w:tcW w:w="1265" w:type="pct"/>
            <w:tcBorders>
              <w:top w:val="nil"/>
              <w:left w:val="nil"/>
              <w:bottom w:val="single" w:sz="4" w:space="0" w:color="808080"/>
              <w:right w:val="single" w:sz="4" w:space="0" w:color="808080"/>
            </w:tcBorders>
            <w:shd w:val="clear" w:color="DEEBF7" w:fill="DDEBF7"/>
            <w:noWrap/>
            <w:vAlign w:val="center"/>
            <w:hideMark/>
          </w:tcPr>
          <w:p w14:paraId="1B42600B"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田村市船引町東部台3丁目266</w:t>
            </w:r>
          </w:p>
        </w:tc>
        <w:tc>
          <w:tcPr>
            <w:tcW w:w="482" w:type="pct"/>
            <w:tcBorders>
              <w:top w:val="nil"/>
              <w:left w:val="nil"/>
              <w:bottom w:val="single" w:sz="4" w:space="0" w:color="808080"/>
              <w:right w:val="single" w:sz="4" w:space="0" w:color="808080"/>
            </w:tcBorders>
            <w:shd w:val="clear" w:color="DEEBF7" w:fill="DDEBF7"/>
            <w:noWrap/>
            <w:vAlign w:val="center"/>
            <w:hideMark/>
          </w:tcPr>
          <w:p w14:paraId="5C6B3DAB"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0247-82-5082</w:t>
            </w:r>
          </w:p>
        </w:tc>
        <w:tc>
          <w:tcPr>
            <w:tcW w:w="1145" w:type="pct"/>
            <w:tcBorders>
              <w:top w:val="nil"/>
              <w:left w:val="nil"/>
              <w:bottom w:val="single" w:sz="4" w:space="0" w:color="808080"/>
              <w:right w:val="single" w:sz="4" w:space="0" w:color="808080"/>
            </w:tcBorders>
            <w:shd w:val="clear" w:color="DEEBF7" w:fill="DDEBF7"/>
            <w:noWrap/>
            <w:vAlign w:val="center"/>
            <w:hideMark/>
          </w:tcPr>
          <w:p w14:paraId="1929A16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あぶくまヒューマンネット絆</w:t>
            </w:r>
          </w:p>
        </w:tc>
      </w:tr>
      <w:tr w:rsidR="00E23A1B" w:rsidRPr="00E23A1B" w14:paraId="58E819FB"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2C986E52"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DEEBF7" w:fill="DDEBF7"/>
            <w:noWrap/>
            <w:vAlign w:val="center"/>
            <w:hideMark/>
          </w:tcPr>
          <w:p w14:paraId="6ECD0625"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指定障がい福祉サービス事業所きずなハウス</w:t>
            </w:r>
          </w:p>
        </w:tc>
        <w:tc>
          <w:tcPr>
            <w:tcW w:w="1265" w:type="pct"/>
            <w:tcBorders>
              <w:top w:val="nil"/>
              <w:left w:val="nil"/>
              <w:bottom w:val="single" w:sz="4" w:space="0" w:color="808080"/>
              <w:right w:val="single" w:sz="4" w:space="0" w:color="808080"/>
            </w:tcBorders>
            <w:shd w:val="clear" w:color="DEEBF7" w:fill="DDEBF7"/>
            <w:noWrap/>
            <w:vAlign w:val="center"/>
            <w:hideMark/>
          </w:tcPr>
          <w:p w14:paraId="4A71A8C9"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田村市船引町船引字戸屋111－1</w:t>
            </w:r>
          </w:p>
        </w:tc>
        <w:tc>
          <w:tcPr>
            <w:tcW w:w="482" w:type="pct"/>
            <w:tcBorders>
              <w:top w:val="nil"/>
              <w:left w:val="nil"/>
              <w:bottom w:val="single" w:sz="4" w:space="0" w:color="808080"/>
              <w:right w:val="single" w:sz="4" w:space="0" w:color="808080"/>
            </w:tcBorders>
            <w:shd w:val="clear" w:color="DEEBF7" w:fill="DDEBF7"/>
            <w:noWrap/>
            <w:vAlign w:val="center"/>
            <w:hideMark/>
          </w:tcPr>
          <w:p w14:paraId="0564FDDE"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0247-82-5582</w:t>
            </w:r>
          </w:p>
        </w:tc>
        <w:tc>
          <w:tcPr>
            <w:tcW w:w="1145" w:type="pct"/>
            <w:tcBorders>
              <w:top w:val="nil"/>
              <w:left w:val="nil"/>
              <w:bottom w:val="single" w:sz="4" w:space="0" w:color="808080"/>
              <w:right w:val="single" w:sz="4" w:space="0" w:color="808080"/>
            </w:tcBorders>
            <w:shd w:val="clear" w:color="DEEBF7" w:fill="DDEBF7"/>
            <w:noWrap/>
            <w:vAlign w:val="center"/>
            <w:hideMark/>
          </w:tcPr>
          <w:p w14:paraId="0E6BCEC5"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あぶくまヒューマンネット絆</w:t>
            </w:r>
          </w:p>
        </w:tc>
      </w:tr>
      <w:tr w:rsidR="00E23A1B" w:rsidRPr="00E23A1B" w14:paraId="2D4206DF"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5B3997C9"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DEEBF7" w:fill="DDEBF7"/>
            <w:noWrap/>
            <w:vAlign w:val="center"/>
            <w:hideMark/>
          </w:tcPr>
          <w:p w14:paraId="4B80DF8C"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就労支援センター希望の里</w:t>
            </w:r>
          </w:p>
        </w:tc>
        <w:tc>
          <w:tcPr>
            <w:tcW w:w="1265" w:type="pct"/>
            <w:tcBorders>
              <w:top w:val="nil"/>
              <w:left w:val="nil"/>
              <w:bottom w:val="single" w:sz="4" w:space="0" w:color="808080"/>
              <w:right w:val="single" w:sz="4" w:space="0" w:color="808080"/>
            </w:tcBorders>
            <w:shd w:val="clear" w:color="DEEBF7" w:fill="DDEBF7"/>
            <w:noWrap/>
            <w:vAlign w:val="center"/>
            <w:hideMark/>
          </w:tcPr>
          <w:p w14:paraId="2A0CDC6C"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田村市船引町大倉字伊後田193－10</w:t>
            </w:r>
          </w:p>
        </w:tc>
        <w:tc>
          <w:tcPr>
            <w:tcW w:w="482" w:type="pct"/>
            <w:tcBorders>
              <w:top w:val="nil"/>
              <w:left w:val="nil"/>
              <w:bottom w:val="single" w:sz="4" w:space="0" w:color="808080"/>
              <w:right w:val="single" w:sz="4" w:space="0" w:color="808080"/>
            </w:tcBorders>
            <w:shd w:val="clear" w:color="DEEBF7" w:fill="DDEBF7"/>
            <w:noWrap/>
            <w:vAlign w:val="center"/>
            <w:hideMark/>
          </w:tcPr>
          <w:p w14:paraId="4A70D78D"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0247-84-2588</w:t>
            </w:r>
          </w:p>
        </w:tc>
        <w:tc>
          <w:tcPr>
            <w:tcW w:w="1145" w:type="pct"/>
            <w:tcBorders>
              <w:top w:val="nil"/>
              <w:left w:val="nil"/>
              <w:bottom w:val="single" w:sz="4" w:space="0" w:color="808080"/>
              <w:right w:val="single" w:sz="4" w:space="0" w:color="808080"/>
            </w:tcBorders>
            <w:shd w:val="clear" w:color="DEEBF7" w:fill="DDEBF7"/>
            <w:noWrap/>
            <w:vAlign w:val="center"/>
            <w:hideMark/>
          </w:tcPr>
          <w:p w14:paraId="660A1E87"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田村希望の里福祉会</w:t>
            </w:r>
          </w:p>
        </w:tc>
      </w:tr>
      <w:tr w:rsidR="00E23A1B" w:rsidRPr="00E23A1B" w14:paraId="0F7E4108"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590E6D14"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DEEBF7" w:fill="DDEBF7"/>
            <w:noWrap/>
            <w:vAlign w:val="center"/>
            <w:hideMark/>
          </w:tcPr>
          <w:p w14:paraId="197B90D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共同作業所ときわ</w:t>
            </w:r>
          </w:p>
        </w:tc>
        <w:tc>
          <w:tcPr>
            <w:tcW w:w="1265" w:type="pct"/>
            <w:tcBorders>
              <w:top w:val="nil"/>
              <w:left w:val="nil"/>
              <w:bottom w:val="single" w:sz="4" w:space="0" w:color="808080"/>
              <w:right w:val="single" w:sz="4" w:space="0" w:color="808080"/>
            </w:tcBorders>
            <w:shd w:val="clear" w:color="DEEBF7" w:fill="DDEBF7"/>
            <w:noWrap/>
            <w:vAlign w:val="center"/>
            <w:hideMark/>
          </w:tcPr>
          <w:p w14:paraId="346FD275"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田村市常葉町常葉字舘34</w:t>
            </w:r>
          </w:p>
        </w:tc>
        <w:tc>
          <w:tcPr>
            <w:tcW w:w="482" w:type="pct"/>
            <w:tcBorders>
              <w:top w:val="nil"/>
              <w:left w:val="nil"/>
              <w:bottom w:val="single" w:sz="4" w:space="0" w:color="808080"/>
              <w:right w:val="single" w:sz="4" w:space="0" w:color="808080"/>
            </w:tcBorders>
            <w:shd w:val="clear" w:color="DEEBF7" w:fill="DDEBF7"/>
            <w:noWrap/>
            <w:vAlign w:val="center"/>
            <w:hideMark/>
          </w:tcPr>
          <w:p w14:paraId="40E9AA3F"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0247-77-3577</w:t>
            </w:r>
          </w:p>
        </w:tc>
        <w:tc>
          <w:tcPr>
            <w:tcW w:w="1145" w:type="pct"/>
            <w:tcBorders>
              <w:top w:val="nil"/>
              <w:left w:val="nil"/>
              <w:bottom w:val="single" w:sz="4" w:space="0" w:color="808080"/>
              <w:right w:val="single" w:sz="4" w:space="0" w:color="808080"/>
            </w:tcBorders>
            <w:shd w:val="clear" w:color="DEEBF7" w:fill="DDEBF7"/>
            <w:noWrap/>
            <w:vAlign w:val="center"/>
            <w:hideMark/>
          </w:tcPr>
          <w:p w14:paraId="5F35014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田村希望の里福祉会</w:t>
            </w:r>
          </w:p>
        </w:tc>
      </w:tr>
      <w:tr w:rsidR="00E23A1B" w:rsidRPr="00E23A1B" w14:paraId="562595A1"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799193A3"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DEEBF7" w:fill="DDEBF7"/>
            <w:noWrap/>
            <w:vAlign w:val="center"/>
            <w:hideMark/>
          </w:tcPr>
          <w:p w14:paraId="60D9DC35"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都路障がい者支援センターやまびこ</w:t>
            </w:r>
          </w:p>
        </w:tc>
        <w:tc>
          <w:tcPr>
            <w:tcW w:w="1265" w:type="pct"/>
            <w:tcBorders>
              <w:top w:val="nil"/>
              <w:left w:val="nil"/>
              <w:bottom w:val="single" w:sz="4" w:space="0" w:color="808080"/>
              <w:right w:val="single" w:sz="4" w:space="0" w:color="808080"/>
            </w:tcBorders>
            <w:shd w:val="clear" w:color="DEEBF7" w:fill="DDEBF7"/>
            <w:noWrap/>
            <w:vAlign w:val="center"/>
            <w:hideMark/>
          </w:tcPr>
          <w:p w14:paraId="20E1D12C"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田村市都路町古道字舘腰43－1</w:t>
            </w:r>
          </w:p>
        </w:tc>
        <w:tc>
          <w:tcPr>
            <w:tcW w:w="482" w:type="pct"/>
            <w:tcBorders>
              <w:top w:val="nil"/>
              <w:left w:val="nil"/>
              <w:bottom w:val="single" w:sz="4" w:space="0" w:color="808080"/>
              <w:right w:val="single" w:sz="4" w:space="0" w:color="808080"/>
            </w:tcBorders>
            <w:shd w:val="clear" w:color="DEEBF7" w:fill="DDEBF7"/>
            <w:noWrap/>
            <w:vAlign w:val="center"/>
            <w:hideMark/>
          </w:tcPr>
          <w:p w14:paraId="12223863"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0247-75-2253</w:t>
            </w:r>
          </w:p>
        </w:tc>
        <w:tc>
          <w:tcPr>
            <w:tcW w:w="1145" w:type="pct"/>
            <w:tcBorders>
              <w:top w:val="nil"/>
              <w:left w:val="nil"/>
              <w:bottom w:val="single" w:sz="4" w:space="0" w:color="808080"/>
              <w:right w:val="single" w:sz="4" w:space="0" w:color="808080"/>
            </w:tcBorders>
            <w:shd w:val="clear" w:color="DEEBF7" w:fill="DDEBF7"/>
            <w:noWrap/>
            <w:vAlign w:val="center"/>
            <w:hideMark/>
          </w:tcPr>
          <w:p w14:paraId="45D9F8AB"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田村希望の里福祉会</w:t>
            </w:r>
          </w:p>
        </w:tc>
      </w:tr>
      <w:tr w:rsidR="00E23A1B" w:rsidRPr="00E23A1B" w14:paraId="0E75913F"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7AEA35B3"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DEEBF7" w:fill="DDEBF7"/>
            <w:noWrap/>
            <w:vAlign w:val="center"/>
            <w:hideMark/>
          </w:tcPr>
          <w:p w14:paraId="061B09AB"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多機能型事業所おおくま共生園</w:t>
            </w:r>
          </w:p>
        </w:tc>
        <w:tc>
          <w:tcPr>
            <w:tcW w:w="1265" w:type="pct"/>
            <w:tcBorders>
              <w:top w:val="nil"/>
              <w:left w:val="nil"/>
              <w:bottom w:val="single" w:sz="4" w:space="0" w:color="808080"/>
              <w:right w:val="single" w:sz="4" w:space="0" w:color="808080"/>
            </w:tcBorders>
            <w:shd w:val="clear" w:color="DEEBF7" w:fill="DDEBF7"/>
            <w:noWrap/>
            <w:vAlign w:val="center"/>
            <w:hideMark/>
          </w:tcPr>
          <w:p w14:paraId="564E9F7D"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田村市船引町北鹿又字沼ノ下150－97</w:t>
            </w:r>
          </w:p>
        </w:tc>
        <w:tc>
          <w:tcPr>
            <w:tcW w:w="482" w:type="pct"/>
            <w:tcBorders>
              <w:top w:val="nil"/>
              <w:left w:val="nil"/>
              <w:bottom w:val="single" w:sz="4" w:space="0" w:color="808080"/>
              <w:right w:val="single" w:sz="4" w:space="0" w:color="808080"/>
            </w:tcBorders>
            <w:shd w:val="clear" w:color="DEEBF7" w:fill="DDEBF7"/>
            <w:noWrap/>
            <w:vAlign w:val="center"/>
            <w:hideMark/>
          </w:tcPr>
          <w:p w14:paraId="21496B5C"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0247-61-5381</w:t>
            </w:r>
          </w:p>
        </w:tc>
        <w:tc>
          <w:tcPr>
            <w:tcW w:w="1145" w:type="pct"/>
            <w:tcBorders>
              <w:top w:val="nil"/>
              <w:left w:val="nil"/>
              <w:bottom w:val="single" w:sz="4" w:space="0" w:color="808080"/>
              <w:right w:val="single" w:sz="4" w:space="0" w:color="808080"/>
            </w:tcBorders>
            <w:shd w:val="clear" w:color="DEEBF7" w:fill="DDEBF7"/>
            <w:noWrap/>
            <w:vAlign w:val="center"/>
            <w:hideMark/>
          </w:tcPr>
          <w:p w14:paraId="18A85FF2"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福島県福祉事業協会</w:t>
            </w:r>
          </w:p>
        </w:tc>
      </w:tr>
      <w:tr w:rsidR="00E23A1B" w:rsidRPr="00E23A1B" w14:paraId="726A2B31"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4F51D88E"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DEEBF7" w:fill="DDEBF7"/>
            <w:noWrap/>
            <w:vAlign w:val="center"/>
            <w:hideMark/>
          </w:tcPr>
          <w:p w14:paraId="11EDA20B"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障がい者多機能型事業所田村</w:t>
            </w:r>
          </w:p>
        </w:tc>
        <w:tc>
          <w:tcPr>
            <w:tcW w:w="1265" w:type="pct"/>
            <w:tcBorders>
              <w:top w:val="nil"/>
              <w:left w:val="nil"/>
              <w:bottom w:val="single" w:sz="4" w:space="0" w:color="808080"/>
              <w:right w:val="single" w:sz="4" w:space="0" w:color="808080"/>
            </w:tcBorders>
            <w:shd w:val="clear" w:color="DEEBF7" w:fill="DDEBF7"/>
            <w:noWrap/>
            <w:vAlign w:val="center"/>
            <w:hideMark/>
          </w:tcPr>
          <w:p w14:paraId="646E4D65"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田村市船引町北鹿又字沼ノ下121-190</w:t>
            </w:r>
          </w:p>
        </w:tc>
        <w:tc>
          <w:tcPr>
            <w:tcW w:w="482" w:type="pct"/>
            <w:tcBorders>
              <w:top w:val="nil"/>
              <w:left w:val="nil"/>
              <w:bottom w:val="single" w:sz="4" w:space="0" w:color="808080"/>
              <w:right w:val="single" w:sz="4" w:space="0" w:color="808080"/>
            </w:tcBorders>
            <w:shd w:val="clear" w:color="DEEBF7" w:fill="DDEBF7"/>
            <w:noWrap/>
            <w:vAlign w:val="center"/>
            <w:hideMark/>
          </w:tcPr>
          <w:p w14:paraId="769C0DE1"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0247-61-7701</w:t>
            </w:r>
          </w:p>
        </w:tc>
        <w:tc>
          <w:tcPr>
            <w:tcW w:w="1145" w:type="pct"/>
            <w:tcBorders>
              <w:top w:val="nil"/>
              <w:left w:val="nil"/>
              <w:bottom w:val="single" w:sz="4" w:space="0" w:color="808080"/>
              <w:right w:val="single" w:sz="4" w:space="0" w:color="808080"/>
            </w:tcBorders>
            <w:shd w:val="clear" w:color="DEEBF7" w:fill="DDEBF7"/>
            <w:noWrap/>
            <w:vAlign w:val="center"/>
            <w:hideMark/>
          </w:tcPr>
          <w:p w14:paraId="5BCD6A0C"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福島県福祉事業協会</w:t>
            </w:r>
          </w:p>
        </w:tc>
      </w:tr>
      <w:tr w:rsidR="00E23A1B" w:rsidRPr="00E23A1B" w14:paraId="6B256A58"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6E07F906"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DEEBF7" w:fill="DDEBF7"/>
            <w:noWrap/>
            <w:vAlign w:val="center"/>
            <w:hideMark/>
          </w:tcPr>
          <w:p w14:paraId="42E94FB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田村市授産場（基準該当）</w:t>
            </w:r>
          </w:p>
        </w:tc>
        <w:tc>
          <w:tcPr>
            <w:tcW w:w="1265" w:type="pct"/>
            <w:tcBorders>
              <w:top w:val="nil"/>
              <w:left w:val="nil"/>
              <w:bottom w:val="single" w:sz="4" w:space="0" w:color="808080"/>
              <w:right w:val="single" w:sz="4" w:space="0" w:color="808080"/>
            </w:tcBorders>
            <w:shd w:val="clear" w:color="DEEBF7" w:fill="DDEBF7"/>
            <w:noWrap/>
            <w:vAlign w:val="center"/>
            <w:hideMark/>
          </w:tcPr>
          <w:p w14:paraId="0BA32487"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田村市船引町北町通95－3</w:t>
            </w:r>
          </w:p>
        </w:tc>
        <w:tc>
          <w:tcPr>
            <w:tcW w:w="482" w:type="pct"/>
            <w:tcBorders>
              <w:top w:val="nil"/>
              <w:left w:val="nil"/>
              <w:bottom w:val="single" w:sz="4" w:space="0" w:color="808080"/>
              <w:right w:val="single" w:sz="4" w:space="0" w:color="808080"/>
            </w:tcBorders>
            <w:shd w:val="clear" w:color="DEEBF7" w:fill="DDEBF7"/>
            <w:noWrap/>
            <w:vAlign w:val="center"/>
            <w:hideMark/>
          </w:tcPr>
          <w:p w14:paraId="0CBCFFC0"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0247-82-0114</w:t>
            </w:r>
          </w:p>
        </w:tc>
        <w:tc>
          <w:tcPr>
            <w:tcW w:w="1145" w:type="pct"/>
            <w:tcBorders>
              <w:top w:val="nil"/>
              <w:left w:val="nil"/>
              <w:bottom w:val="single" w:sz="4" w:space="0" w:color="808080"/>
              <w:right w:val="single" w:sz="4" w:space="0" w:color="808080"/>
            </w:tcBorders>
            <w:shd w:val="clear" w:color="DEEBF7" w:fill="DDEBF7"/>
            <w:noWrap/>
            <w:vAlign w:val="center"/>
            <w:hideMark/>
          </w:tcPr>
          <w:p w14:paraId="49AC1EC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田村市社会福祉協議会</w:t>
            </w:r>
          </w:p>
        </w:tc>
      </w:tr>
      <w:tr w:rsidR="00E23A1B" w:rsidRPr="00E23A1B" w14:paraId="677D12DD"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156D98B3"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E2F0D9" w:fill="E2EFDA"/>
            <w:noWrap/>
            <w:vAlign w:val="center"/>
            <w:hideMark/>
          </w:tcPr>
          <w:p w14:paraId="2887BFB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桜工房</w:t>
            </w:r>
          </w:p>
        </w:tc>
        <w:tc>
          <w:tcPr>
            <w:tcW w:w="1265" w:type="pct"/>
            <w:tcBorders>
              <w:top w:val="nil"/>
              <w:left w:val="nil"/>
              <w:bottom w:val="single" w:sz="4" w:space="0" w:color="808080"/>
              <w:right w:val="single" w:sz="4" w:space="0" w:color="808080"/>
            </w:tcBorders>
            <w:shd w:val="clear" w:color="E2F0D9" w:fill="E2EFDA"/>
            <w:noWrap/>
            <w:vAlign w:val="center"/>
            <w:hideMark/>
          </w:tcPr>
          <w:p w14:paraId="7AD22A7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三春町小滝170</w:t>
            </w:r>
          </w:p>
        </w:tc>
        <w:tc>
          <w:tcPr>
            <w:tcW w:w="482" w:type="pct"/>
            <w:tcBorders>
              <w:top w:val="nil"/>
              <w:left w:val="nil"/>
              <w:bottom w:val="single" w:sz="4" w:space="0" w:color="808080"/>
              <w:right w:val="single" w:sz="4" w:space="0" w:color="808080"/>
            </w:tcBorders>
            <w:shd w:val="clear" w:color="E2F0D9" w:fill="E2EFDA"/>
            <w:noWrap/>
            <w:vAlign w:val="center"/>
            <w:hideMark/>
          </w:tcPr>
          <w:p w14:paraId="6BB3FB68"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0247-62-0201</w:t>
            </w:r>
          </w:p>
        </w:tc>
        <w:tc>
          <w:tcPr>
            <w:tcW w:w="1145" w:type="pct"/>
            <w:tcBorders>
              <w:top w:val="nil"/>
              <w:left w:val="nil"/>
              <w:bottom w:val="single" w:sz="4" w:space="0" w:color="808080"/>
              <w:right w:val="single" w:sz="4" w:space="0" w:color="808080"/>
            </w:tcBorders>
            <w:shd w:val="clear" w:color="E2F0D9" w:fill="E2EFDA"/>
            <w:noWrap/>
            <w:vAlign w:val="center"/>
            <w:hideMark/>
          </w:tcPr>
          <w:p w14:paraId="72C0BF70"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桜こまち</w:t>
            </w:r>
          </w:p>
        </w:tc>
      </w:tr>
      <w:tr w:rsidR="00E23A1B" w:rsidRPr="00E23A1B" w14:paraId="2B7D20D5"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444986C5"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E2F0D9" w:fill="E2EFDA"/>
            <w:noWrap/>
            <w:vAlign w:val="center"/>
            <w:hideMark/>
          </w:tcPr>
          <w:p w14:paraId="53C40F47"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柚工房</w:t>
            </w:r>
          </w:p>
        </w:tc>
        <w:tc>
          <w:tcPr>
            <w:tcW w:w="1265" w:type="pct"/>
            <w:tcBorders>
              <w:top w:val="nil"/>
              <w:left w:val="nil"/>
              <w:bottom w:val="single" w:sz="4" w:space="0" w:color="808080"/>
              <w:right w:val="single" w:sz="4" w:space="0" w:color="808080"/>
            </w:tcBorders>
            <w:shd w:val="clear" w:color="E2F0D9" w:fill="E2EFDA"/>
            <w:noWrap/>
            <w:vAlign w:val="center"/>
            <w:hideMark/>
          </w:tcPr>
          <w:p w14:paraId="238AFD39"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三春町荒町39-1</w:t>
            </w:r>
          </w:p>
        </w:tc>
        <w:tc>
          <w:tcPr>
            <w:tcW w:w="482" w:type="pct"/>
            <w:tcBorders>
              <w:top w:val="nil"/>
              <w:left w:val="nil"/>
              <w:bottom w:val="single" w:sz="4" w:space="0" w:color="808080"/>
              <w:right w:val="single" w:sz="4" w:space="0" w:color="808080"/>
            </w:tcBorders>
            <w:shd w:val="clear" w:color="E2F0D9" w:fill="E2EFDA"/>
            <w:noWrap/>
            <w:vAlign w:val="center"/>
            <w:hideMark/>
          </w:tcPr>
          <w:p w14:paraId="262132CC"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0247-62-0201</w:t>
            </w:r>
          </w:p>
        </w:tc>
        <w:tc>
          <w:tcPr>
            <w:tcW w:w="1145" w:type="pct"/>
            <w:tcBorders>
              <w:top w:val="nil"/>
              <w:left w:val="nil"/>
              <w:bottom w:val="single" w:sz="4" w:space="0" w:color="808080"/>
              <w:right w:val="single" w:sz="4" w:space="0" w:color="808080"/>
            </w:tcBorders>
            <w:shd w:val="clear" w:color="E2F0D9" w:fill="E2EFDA"/>
            <w:noWrap/>
            <w:vAlign w:val="center"/>
            <w:hideMark/>
          </w:tcPr>
          <w:p w14:paraId="62A693B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桜こまち</w:t>
            </w:r>
          </w:p>
        </w:tc>
      </w:tr>
      <w:tr w:rsidR="00E23A1B" w:rsidRPr="00E23A1B" w14:paraId="7ADAA043"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7A6146F2"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E2F0D9" w:fill="E2EFDA"/>
            <w:noWrap/>
            <w:vAlign w:val="center"/>
            <w:hideMark/>
          </w:tcPr>
          <w:p w14:paraId="00EB9B4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でんでんむし</w:t>
            </w:r>
          </w:p>
        </w:tc>
        <w:tc>
          <w:tcPr>
            <w:tcW w:w="1265" w:type="pct"/>
            <w:tcBorders>
              <w:top w:val="nil"/>
              <w:left w:val="nil"/>
              <w:bottom w:val="single" w:sz="4" w:space="0" w:color="808080"/>
              <w:right w:val="single" w:sz="4" w:space="0" w:color="808080"/>
            </w:tcBorders>
            <w:shd w:val="clear" w:color="E2F0D9" w:fill="E2EFDA"/>
            <w:noWrap/>
            <w:vAlign w:val="center"/>
            <w:hideMark/>
          </w:tcPr>
          <w:p w14:paraId="69B0422A"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三春町字清水242－1</w:t>
            </w:r>
          </w:p>
        </w:tc>
        <w:tc>
          <w:tcPr>
            <w:tcW w:w="482" w:type="pct"/>
            <w:tcBorders>
              <w:top w:val="nil"/>
              <w:left w:val="nil"/>
              <w:bottom w:val="single" w:sz="4" w:space="0" w:color="808080"/>
              <w:right w:val="single" w:sz="4" w:space="0" w:color="808080"/>
            </w:tcBorders>
            <w:shd w:val="clear" w:color="E2F0D9" w:fill="E2EFDA"/>
            <w:noWrap/>
            <w:vAlign w:val="center"/>
            <w:hideMark/>
          </w:tcPr>
          <w:p w14:paraId="29E72385"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0247-62-8424</w:t>
            </w:r>
          </w:p>
        </w:tc>
        <w:tc>
          <w:tcPr>
            <w:tcW w:w="1145" w:type="pct"/>
            <w:tcBorders>
              <w:top w:val="nil"/>
              <w:left w:val="nil"/>
              <w:bottom w:val="single" w:sz="4" w:space="0" w:color="808080"/>
              <w:right w:val="single" w:sz="4" w:space="0" w:color="808080"/>
            </w:tcBorders>
            <w:shd w:val="clear" w:color="E2F0D9" w:fill="E2EFDA"/>
            <w:noWrap/>
            <w:vAlign w:val="center"/>
            <w:hideMark/>
          </w:tcPr>
          <w:p w14:paraId="234A7797"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かたつむり</w:t>
            </w:r>
          </w:p>
        </w:tc>
      </w:tr>
      <w:tr w:rsidR="00E23A1B" w:rsidRPr="00E23A1B" w14:paraId="1B1ABA75"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30432453"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E2F0D9" w:fill="E2EFDA"/>
            <w:noWrap/>
            <w:vAlign w:val="center"/>
            <w:hideMark/>
          </w:tcPr>
          <w:p w14:paraId="1AD552E8"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みはる工房</w:t>
            </w:r>
          </w:p>
        </w:tc>
        <w:tc>
          <w:tcPr>
            <w:tcW w:w="1265" w:type="pct"/>
            <w:tcBorders>
              <w:top w:val="nil"/>
              <w:left w:val="nil"/>
              <w:bottom w:val="single" w:sz="4" w:space="0" w:color="808080"/>
              <w:right w:val="single" w:sz="4" w:space="0" w:color="808080"/>
            </w:tcBorders>
            <w:shd w:val="clear" w:color="E2F0D9" w:fill="E2EFDA"/>
            <w:noWrap/>
            <w:vAlign w:val="center"/>
            <w:hideMark/>
          </w:tcPr>
          <w:p w14:paraId="04DA3E17"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三春町大字楽内字孝戸71</w:t>
            </w:r>
          </w:p>
        </w:tc>
        <w:tc>
          <w:tcPr>
            <w:tcW w:w="482" w:type="pct"/>
            <w:tcBorders>
              <w:top w:val="nil"/>
              <w:left w:val="nil"/>
              <w:bottom w:val="single" w:sz="4" w:space="0" w:color="808080"/>
              <w:right w:val="single" w:sz="4" w:space="0" w:color="808080"/>
            </w:tcBorders>
            <w:shd w:val="clear" w:color="E2F0D9" w:fill="E2EFDA"/>
            <w:noWrap/>
            <w:vAlign w:val="center"/>
            <w:hideMark/>
          </w:tcPr>
          <w:p w14:paraId="438CA77C"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0247-62-2801</w:t>
            </w:r>
          </w:p>
        </w:tc>
        <w:tc>
          <w:tcPr>
            <w:tcW w:w="1145" w:type="pct"/>
            <w:tcBorders>
              <w:top w:val="nil"/>
              <w:left w:val="nil"/>
              <w:bottom w:val="single" w:sz="4" w:space="0" w:color="808080"/>
              <w:right w:val="single" w:sz="4" w:space="0" w:color="808080"/>
            </w:tcBorders>
            <w:shd w:val="clear" w:color="E2F0D9" w:fill="E2EFDA"/>
            <w:noWrap/>
            <w:vAlign w:val="center"/>
            <w:hideMark/>
          </w:tcPr>
          <w:p w14:paraId="0602238E"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アイ・キャン</w:t>
            </w:r>
          </w:p>
        </w:tc>
      </w:tr>
      <w:tr w:rsidR="00E23A1B" w:rsidRPr="00E23A1B" w14:paraId="20CBCD50"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6B6FD2FF"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E2F0D9" w:fill="E2EFDA"/>
            <w:noWrap/>
            <w:vAlign w:val="center"/>
            <w:hideMark/>
          </w:tcPr>
          <w:p w14:paraId="3BFE7F3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三春あすなろ会</w:t>
            </w:r>
          </w:p>
        </w:tc>
        <w:tc>
          <w:tcPr>
            <w:tcW w:w="1265" w:type="pct"/>
            <w:tcBorders>
              <w:top w:val="nil"/>
              <w:left w:val="nil"/>
              <w:bottom w:val="single" w:sz="4" w:space="0" w:color="808080"/>
              <w:right w:val="single" w:sz="4" w:space="0" w:color="808080"/>
            </w:tcBorders>
            <w:shd w:val="clear" w:color="E2F0D9" w:fill="E2EFDA"/>
            <w:noWrap/>
            <w:vAlign w:val="center"/>
            <w:hideMark/>
          </w:tcPr>
          <w:p w14:paraId="2D624CB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三春町大字富沢字楢梨池頭76</w:t>
            </w:r>
          </w:p>
        </w:tc>
        <w:tc>
          <w:tcPr>
            <w:tcW w:w="482" w:type="pct"/>
            <w:tcBorders>
              <w:top w:val="nil"/>
              <w:left w:val="nil"/>
              <w:bottom w:val="single" w:sz="4" w:space="0" w:color="808080"/>
              <w:right w:val="single" w:sz="4" w:space="0" w:color="808080"/>
            </w:tcBorders>
            <w:shd w:val="clear" w:color="E2F0D9" w:fill="E2EFDA"/>
            <w:noWrap/>
            <w:vAlign w:val="center"/>
            <w:hideMark/>
          </w:tcPr>
          <w:p w14:paraId="2F2536F6"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0247-61-6116</w:t>
            </w:r>
          </w:p>
        </w:tc>
        <w:tc>
          <w:tcPr>
            <w:tcW w:w="1145" w:type="pct"/>
            <w:tcBorders>
              <w:top w:val="nil"/>
              <w:left w:val="nil"/>
              <w:bottom w:val="single" w:sz="4" w:space="0" w:color="808080"/>
              <w:right w:val="single" w:sz="4" w:space="0" w:color="808080"/>
            </w:tcBorders>
            <w:shd w:val="clear" w:color="E2F0D9" w:fill="E2EFDA"/>
            <w:noWrap/>
            <w:vAlign w:val="center"/>
            <w:hideMark/>
          </w:tcPr>
          <w:p w14:paraId="41BA3D3B"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株式会社　福島あすなろ会</w:t>
            </w:r>
          </w:p>
        </w:tc>
      </w:tr>
      <w:tr w:rsidR="00E23A1B" w:rsidRPr="00E23A1B" w14:paraId="026C5E70"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4590377A"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E2F0D9" w:fill="E2EFDA"/>
            <w:noWrap/>
            <w:vAlign w:val="center"/>
            <w:hideMark/>
          </w:tcPr>
          <w:p w14:paraId="48AD0CC0"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要田ソーシャルワークセンターアグリット</w:t>
            </w:r>
          </w:p>
        </w:tc>
        <w:tc>
          <w:tcPr>
            <w:tcW w:w="1265" w:type="pct"/>
            <w:tcBorders>
              <w:top w:val="nil"/>
              <w:left w:val="nil"/>
              <w:bottom w:val="single" w:sz="4" w:space="0" w:color="808080"/>
              <w:right w:val="single" w:sz="4" w:space="0" w:color="808080"/>
            </w:tcBorders>
            <w:shd w:val="clear" w:color="E2F0D9" w:fill="E2EFDA"/>
            <w:noWrap/>
            <w:vAlign w:val="center"/>
            <w:hideMark/>
          </w:tcPr>
          <w:p w14:paraId="31CEFBE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三春町大字熊耳字八ツ田213</w:t>
            </w:r>
          </w:p>
        </w:tc>
        <w:tc>
          <w:tcPr>
            <w:tcW w:w="482" w:type="pct"/>
            <w:tcBorders>
              <w:top w:val="nil"/>
              <w:left w:val="nil"/>
              <w:bottom w:val="single" w:sz="4" w:space="0" w:color="808080"/>
              <w:right w:val="single" w:sz="4" w:space="0" w:color="808080"/>
            </w:tcBorders>
            <w:shd w:val="clear" w:color="E2F0D9" w:fill="E2EFDA"/>
            <w:noWrap/>
            <w:vAlign w:val="center"/>
            <w:hideMark/>
          </w:tcPr>
          <w:p w14:paraId="6CA22102"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0247-61-5266</w:t>
            </w:r>
          </w:p>
        </w:tc>
        <w:tc>
          <w:tcPr>
            <w:tcW w:w="1145" w:type="pct"/>
            <w:tcBorders>
              <w:top w:val="nil"/>
              <w:left w:val="nil"/>
              <w:bottom w:val="single" w:sz="4" w:space="0" w:color="808080"/>
              <w:right w:val="single" w:sz="4" w:space="0" w:color="808080"/>
            </w:tcBorders>
            <w:shd w:val="clear" w:color="E2F0D9" w:fill="E2EFDA"/>
            <w:noWrap/>
            <w:vAlign w:val="center"/>
            <w:hideMark/>
          </w:tcPr>
          <w:p w14:paraId="22D938FF"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ミットレーベン</w:t>
            </w:r>
          </w:p>
        </w:tc>
      </w:tr>
      <w:tr w:rsidR="00E23A1B" w:rsidRPr="00E23A1B" w14:paraId="0455F5B8"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126FB353"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E2F0D9" w:fill="E2EFDA"/>
            <w:noWrap/>
            <w:vAlign w:val="center"/>
            <w:hideMark/>
          </w:tcPr>
          <w:p w14:paraId="623F395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就労支援B型事業所うめはる</w:t>
            </w:r>
          </w:p>
        </w:tc>
        <w:tc>
          <w:tcPr>
            <w:tcW w:w="1265" w:type="pct"/>
            <w:tcBorders>
              <w:top w:val="nil"/>
              <w:left w:val="nil"/>
              <w:bottom w:val="single" w:sz="4" w:space="0" w:color="808080"/>
              <w:right w:val="single" w:sz="4" w:space="0" w:color="808080"/>
            </w:tcBorders>
            <w:shd w:val="clear" w:color="E2F0D9" w:fill="E2EFDA"/>
            <w:noWrap/>
            <w:vAlign w:val="center"/>
            <w:hideMark/>
          </w:tcPr>
          <w:p w14:paraId="2E86B1D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三春町大字鷹巣瀬山213</w:t>
            </w:r>
          </w:p>
        </w:tc>
        <w:tc>
          <w:tcPr>
            <w:tcW w:w="482" w:type="pct"/>
            <w:tcBorders>
              <w:top w:val="nil"/>
              <w:left w:val="nil"/>
              <w:bottom w:val="single" w:sz="4" w:space="0" w:color="808080"/>
              <w:right w:val="single" w:sz="4" w:space="0" w:color="808080"/>
            </w:tcBorders>
            <w:shd w:val="clear" w:color="E2F0D9" w:fill="E2EFDA"/>
            <w:noWrap/>
            <w:vAlign w:val="center"/>
            <w:hideMark/>
          </w:tcPr>
          <w:p w14:paraId="00606D28"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090-6781-7822</w:t>
            </w:r>
          </w:p>
        </w:tc>
        <w:tc>
          <w:tcPr>
            <w:tcW w:w="1145" w:type="pct"/>
            <w:tcBorders>
              <w:top w:val="nil"/>
              <w:left w:val="nil"/>
              <w:bottom w:val="single" w:sz="4" w:space="0" w:color="808080"/>
              <w:right w:val="single" w:sz="4" w:space="0" w:color="808080"/>
            </w:tcBorders>
            <w:shd w:val="clear" w:color="E2F0D9" w:fill="E2EFDA"/>
            <w:noWrap/>
            <w:vAlign w:val="center"/>
            <w:hideMark/>
          </w:tcPr>
          <w:p w14:paraId="0E483CED"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一般社団法人うめはる</w:t>
            </w:r>
          </w:p>
        </w:tc>
      </w:tr>
      <w:tr w:rsidR="00E23A1B" w:rsidRPr="00E23A1B" w14:paraId="23ECA664"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FBE5D6" w:fill="FFF2CC"/>
            <w:noWrap/>
            <w:vAlign w:val="center"/>
            <w:hideMark/>
          </w:tcPr>
          <w:p w14:paraId="70C0365D"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FBE5D6" w:fill="FFF2CC"/>
            <w:noWrap/>
            <w:vAlign w:val="center"/>
            <w:hideMark/>
          </w:tcPr>
          <w:p w14:paraId="18F28BB9"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こまち作業所</w:t>
            </w:r>
          </w:p>
        </w:tc>
        <w:tc>
          <w:tcPr>
            <w:tcW w:w="1265" w:type="pct"/>
            <w:tcBorders>
              <w:top w:val="nil"/>
              <w:left w:val="nil"/>
              <w:bottom w:val="single" w:sz="4" w:space="0" w:color="808080"/>
              <w:right w:val="single" w:sz="4" w:space="0" w:color="808080"/>
            </w:tcBorders>
            <w:shd w:val="clear" w:color="FBE5D6" w:fill="FFF2CC"/>
            <w:noWrap/>
            <w:vAlign w:val="center"/>
            <w:hideMark/>
          </w:tcPr>
          <w:p w14:paraId="2BE7008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小野町大字小野赤沼字入木前22</w:t>
            </w:r>
          </w:p>
        </w:tc>
        <w:tc>
          <w:tcPr>
            <w:tcW w:w="482" w:type="pct"/>
            <w:tcBorders>
              <w:top w:val="nil"/>
              <w:left w:val="nil"/>
              <w:bottom w:val="single" w:sz="4" w:space="0" w:color="808080"/>
              <w:right w:val="single" w:sz="4" w:space="0" w:color="808080"/>
            </w:tcBorders>
            <w:shd w:val="clear" w:color="FBE5D6" w:fill="FFF2CC"/>
            <w:noWrap/>
            <w:vAlign w:val="center"/>
            <w:hideMark/>
          </w:tcPr>
          <w:p w14:paraId="580B864B"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0247-72-3622</w:t>
            </w:r>
          </w:p>
        </w:tc>
        <w:tc>
          <w:tcPr>
            <w:tcW w:w="1145" w:type="pct"/>
            <w:tcBorders>
              <w:top w:val="nil"/>
              <w:left w:val="nil"/>
              <w:bottom w:val="single" w:sz="4" w:space="0" w:color="808080"/>
              <w:right w:val="single" w:sz="4" w:space="0" w:color="808080"/>
            </w:tcBorders>
            <w:shd w:val="clear" w:color="FBE5D6" w:fill="FFF2CC"/>
            <w:noWrap/>
            <w:vAlign w:val="center"/>
            <w:hideMark/>
          </w:tcPr>
          <w:p w14:paraId="4D2BC9E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ほっと</w:t>
            </w:r>
          </w:p>
        </w:tc>
      </w:tr>
      <w:tr w:rsidR="00E23A1B" w:rsidRPr="00E23A1B" w14:paraId="05445D4B"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FBE5D6" w:fill="FFF2CC"/>
            <w:noWrap/>
            <w:vAlign w:val="center"/>
            <w:hideMark/>
          </w:tcPr>
          <w:p w14:paraId="48B80226"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lastRenderedPageBreak/>
              <w:t>就労継続支援Ｂ型</w:t>
            </w:r>
          </w:p>
        </w:tc>
        <w:tc>
          <w:tcPr>
            <w:tcW w:w="1205" w:type="pct"/>
            <w:tcBorders>
              <w:top w:val="nil"/>
              <w:left w:val="nil"/>
              <w:bottom w:val="single" w:sz="4" w:space="0" w:color="808080"/>
              <w:right w:val="single" w:sz="4" w:space="0" w:color="808080"/>
            </w:tcBorders>
            <w:shd w:val="clear" w:color="FBE5D6" w:fill="FFF2CC"/>
            <w:noWrap/>
            <w:vAlign w:val="center"/>
            <w:hideMark/>
          </w:tcPr>
          <w:p w14:paraId="5637520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障がい者支援センタープラスこまち</w:t>
            </w:r>
          </w:p>
        </w:tc>
        <w:tc>
          <w:tcPr>
            <w:tcW w:w="1265" w:type="pct"/>
            <w:tcBorders>
              <w:top w:val="nil"/>
              <w:left w:val="nil"/>
              <w:bottom w:val="single" w:sz="4" w:space="0" w:color="808080"/>
              <w:right w:val="single" w:sz="4" w:space="0" w:color="808080"/>
            </w:tcBorders>
            <w:shd w:val="clear" w:color="FBE5D6" w:fill="FFF2CC"/>
            <w:noWrap/>
            <w:vAlign w:val="center"/>
            <w:hideMark/>
          </w:tcPr>
          <w:p w14:paraId="2351E747"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小野町大字小野赤沼字入木前53</w:t>
            </w:r>
          </w:p>
        </w:tc>
        <w:tc>
          <w:tcPr>
            <w:tcW w:w="482" w:type="pct"/>
            <w:tcBorders>
              <w:top w:val="nil"/>
              <w:left w:val="nil"/>
              <w:bottom w:val="single" w:sz="4" w:space="0" w:color="808080"/>
              <w:right w:val="single" w:sz="4" w:space="0" w:color="808080"/>
            </w:tcBorders>
            <w:shd w:val="clear" w:color="FBE5D6" w:fill="FFF2CC"/>
            <w:noWrap/>
            <w:vAlign w:val="center"/>
            <w:hideMark/>
          </w:tcPr>
          <w:p w14:paraId="18224C63"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0247-61-6667</w:t>
            </w:r>
          </w:p>
        </w:tc>
        <w:tc>
          <w:tcPr>
            <w:tcW w:w="1145" w:type="pct"/>
            <w:tcBorders>
              <w:top w:val="nil"/>
              <w:left w:val="nil"/>
              <w:bottom w:val="single" w:sz="4" w:space="0" w:color="808080"/>
              <w:right w:val="single" w:sz="4" w:space="0" w:color="808080"/>
            </w:tcBorders>
            <w:shd w:val="clear" w:color="FBE5D6" w:fill="FFF2CC"/>
            <w:noWrap/>
            <w:vAlign w:val="center"/>
            <w:hideMark/>
          </w:tcPr>
          <w:p w14:paraId="76D93147"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ほっと</w:t>
            </w:r>
          </w:p>
        </w:tc>
      </w:tr>
      <w:tr w:rsidR="00E23A1B" w:rsidRPr="00E23A1B" w14:paraId="2FC1426B"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FBE5D6" w:fill="FFF2CC"/>
            <w:noWrap/>
            <w:vAlign w:val="center"/>
            <w:hideMark/>
          </w:tcPr>
          <w:p w14:paraId="2ABBBA53"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FBE5D6" w:fill="FFF2CC"/>
            <w:noWrap/>
            <w:vAlign w:val="center"/>
            <w:hideMark/>
          </w:tcPr>
          <w:p w14:paraId="7EE7BED7"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多機能型事業所ぷえんて</w:t>
            </w:r>
          </w:p>
        </w:tc>
        <w:tc>
          <w:tcPr>
            <w:tcW w:w="1265" w:type="pct"/>
            <w:tcBorders>
              <w:top w:val="nil"/>
              <w:left w:val="nil"/>
              <w:bottom w:val="single" w:sz="4" w:space="0" w:color="808080"/>
              <w:right w:val="single" w:sz="4" w:space="0" w:color="808080"/>
            </w:tcBorders>
            <w:shd w:val="clear" w:color="FBE5D6" w:fill="FFF2CC"/>
            <w:noWrap/>
            <w:vAlign w:val="center"/>
            <w:hideMark/>
          </w:tcPr>
          <w:p w14:paraId="1B91434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小野町大字浮金字林内177</w:t>
            </w:r>
          </w:p>
        </w:tc>
        <w:tc>
          <w:tcPr>
            <w:tcW w:w="482" w:type="pct"/>
            <w:tcBorders>
              <w:top w:val="nil"/>
              <w:left w:val="nil"/>
              <w:bottom w:val="single" w:sz="4" w:space="0" w:color="808080"/>
              <w:right w:val="single" w:sz="4" w:space="0" w:color="808080"/>
            </w:tcBorders>
            <w:shd w:val="clear" w:color="FBE5D6" w:fill="FFF2CC"/>
            <w:noWrap/>
            <w:vAlign w:val="center"/>
            <w:hideMark/>
          </w:tcPr>
          <w:p w14:paraId="2ECDE5E9"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0247-61-5057</w:t>
            </w:r>
          </w:p>
        </w:tc>
        <w:tc>
          <w:tcPr>
            <w:tcW w:w="1145" w:type="pct"/>
            <w:tcBorders>
              <w:top w:val="nil"/>
              <w:left w:val="nil"/>
              <w:bottom w:val="single" w:sz="4" w:space="0" w:color="808080"/>
              <w:right w:val="single" w:sz="4" w:space="0" w:color="808080"/>
            </w:tcBorders>
            <w:shd w:val="clear" w:color="FBE5D6" w:fill="FFF2CC"/>
            <w:noWrap/>
            <w:vAlign w:val="center"/>
            <w:hideMark/>
          </w:tcPr>
          <w:p w14:paraId="2BF9F88F"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ほっと福祉記念会</w:t>
            </w:r>
          </w:p>
        </w:tc>
      </w:tr>
      <w:tr w:rsidR="00E23A1B" w:rsidRPr="00E23A1B" w14:paraId="37B5466D" w14:textId="77777777" w:rsidTr="00E23A1B">
        <w:trPr>
          <w:trHeight w:val="435"/>
        </w:trPr>
        <w:tc>
          <w:tcPr>
            <w:tcW w:w="904" w:type="pct"/>
            <w:tcBorders>
              <w:top w:val="single" w:sz="8" w:space="0" w:color="404040"/>
              <w:left w:val="single" w:sz="4" w:space="0" w:color="808080"/>
              <w:bottom w:val="single" w:sz="4" w:space="0" w:color="808080"/>
              <w:right w:val="single" w:sz="4" w:space="0" w:color="808080"/>
            </w:tcBorders>
            <w:shd w:val="clear" w:color="E2F0D9" w:fill="E2EFDA"/>
            <w:noWrap/>
            <w:vAlign w:val="center"/>
            <w:hideMark/>
          </w:tcPr>
          <w:p w14:paraId="241DCCC1"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自立訓練（生活訓練）</w:t>
            </w:r>
          </w:p>
        </w:tc>
        <w:tc>
          <w:tcPr>
            <w:tcW w:w="1205" w:type="pct"/>
            <w:tcBorders>
              <w:top w:val="single" w:sz="8" w:space="0" w:color="404040"/>
              <w:left w:val="nil"/>
              <w:bottom w:val="single" w:sz="4" w:space="0" w:color="808080"/>
              <w:right w:val="single" w:sz="4" w:space="0" w:color="808080"/>
            </w:tcBorders>
            <w:shd w:val="clear" w:color="E2F0D9" w:fill="E2EFDA"/>
            <w:noWrap/>
            <w:vAlign w:val="center"/>
            <w:hideMark/>
          </w:tcPr>
          <w:p w14:paraId="2644BF5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要田ソーシャルワークセンターアグリット</w:t>
            </w:r>
          </w:p>
        </w:tc>
        <w:tc>
          <w:tcPr>
            <w:tcW w:w="1265" w:type="pct"/>
            <w:tcBorders>
              <w:top w:val="single" w:sz="8" w:space="0" w:color="404040"/>
              <w:left w:val="nil"/>
              <w:bottom w:val="single" w:sz="4" w:space="0" w:color="808080"/>
              <w:right w:val="single" w:sz="4" w:space="0" w:color="808080"/>
            </w:tcBorders>
            <w:shd w:val="clear" w:color="E2F0D9" w:fill="E2EFDA"/>
            <w:noWrap/>
            <w:vAlign w:val="center"/>
            <w:hideMark/>
          </w:tcPr>
          <w:p w14:paraId="366D1B10"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三春町大字熊耳字八ツ田213</w:t>
            </w:r>
          </w:p>
        </w:tc>
        <w:tc>
          <w:tcPr>
            <w:tcW w:w="482" w:type="pct"/>
            <w:tcBorders>
              <w:top w:val="single" w:sz="8" w:space="0" w:color="404040"/>
              <w:left w:val="nil"/>
              <w:bottom w:val="single" w:sz="4" w:space="0" w:color="808080"/>
              <w:right w:val="single" w:sz="4" w:space="0" w:color="808080"/>
            </w:tcBorders>
            <w:shd w:val="clear" w:color="E2F0D9" w:fill="E2EFDA"/>
            <w:noWrap/>
            <w:vAlign w:val="center"/>
            <w:hideMark/>
          </w:tcPr>
          <w:p w14:paraId="12B3FFF8"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0247-61-5266</w:t>
            </w:r>
          </w:p>
        </w:tc>
        <w:tc>
          <w:tcPr>
            <w:tcW w:w="1145" w:type="pct"/>
            <w:tcBorders>
              <w:top w:val="single" w:sz="8" w:space="0" w:color="404040"/>
              <w:left w:val="nil"/>
              <w:bottom w:val="single" w:sz="4" w:space="0" w:color="808080"/>
              <w:right w:val="single" w:sz="4" w:space="0" w:color="808080"/>
            </w:tcBorders>
            <w:shd w:val="clear" w:color="E2F0D9" w:fill="E2EFDA"/>
            <w:noWrap/>
            <w:vAlign w:val="center"/>
            <w:hideMark/>
          </w:tcPr>
          <w:p w14:paraId="1E6F87B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ミットレーベン</w:t>
            </w:r>
          </w:p>
        </w:tc>
      </w:tr>
      <w:tr w:rsidR="00E23A1B" w:rsidRPr="00E23A1B" w14:paraId="4793F314" w14:textId="77777777" w:rsidTr="00E23A1B">
        <w:trPr>
          <w:trHeight w:val="435"/>
        </w:trPr>
        <w:tc>
          <w:tcPr>
            <w:tcW w:w="904" w:type="pct"/>
            <w:tcBorders>
              <w:top w:val="single" w:sz="8" w:space="0" w:color="404040"/>
              <w:left w:val="single" w:sz="4" w:space="0" w:color="808080"/>
              <w:bottom w:val="single" w:sz="4" w:space="0" w:color="808080"/>
              <w:right w:val="single" w:sz="4" w:space="0" w:color="808080"/>
            </w:tcBorders>
            <w:shd w:val="clear" w:color="DEEBF7" w:fill="DDEBF7"/>
            <w:noWrap/>
            <w:vAlign w:val="center"/>
            <w:hideMark/>
          </w:tcPr>
          <w:p w14:paraId="405B951F"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施設入所支援・短期入所支援</w:t>
            </w:r>
          </w:p>
        </w:tc>
        <w:tc>
          <w:tcPr>
            <w:tcW w:w="1205" w:type="pct"/>
            <w:tcBorders>
              <w:top w:val="single" w:sz="8" w:space="0" w:color="404040"/>
              <w:left w:val="nil"/>
              <w:bottom w:val="single" w:sz="4" w:space="0" w:color="808080"/>
              <w:right w:val="single" w:sz="4" w:space="0" w:color="808080"/>
            </w:tcBorders>
            <w:shd w:val="clear" w:color="DEEBF7" w:fill="DDEBF7"/>
            <w:noWrap/>
            <w:vAlign w:val="center"/>
            <w:hideMark/>
          </w:tcPr>
          <w:p w14:paraId="147491B8"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あぶくま更生園</w:t>
            </w:r>
          </w:p>
        </w:tc>
        <w:tc>
          <w:tcPr>
            <w:tcW w:w="1265" w:type="pct"/>
            <w:tcBorders>
              <w:top w:val="single" w:sz="8" w:space="0" w:color="404040"/>
              <w:left w:val="nil"/>
              <w:bottom w:val="single" w:sz="4" w:space="0" w:color="808080"/>
              <w:right w:val="single" w:sz="4" w:space="0" w:color="808080"/>
            </w:tcBorders>
            <w:shd w:val="clear" w:color="DEEBF7" w:fill="DDEBF7"/>
            <w:noWrap/>
            <w:vAlign w:val="center"/>
            <w:hideMark/>
          </w:tcPr>
          <w:p w14:paraId="5706EFF2"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田村市船引町四斗蒔田69</w:t>
            </w:r>
          </w:p>
        </w:tc>
        <w:tc>
          <w:tcPr>
            <w:tcW w:w="482" w:type="pct"/>
            <w:tcBorders>
              <w:top w:val="single" w:sz="8" w:space="0" w:color="404040"/>
              <w:left w:val="nil"/>
              <w:bottom w:val="single" w:sz="4" w:space="0" w:color="808080"/>
              <w:right w:val="single" w:sz="4" w:space="0" w:color="808080"/>
            </w:tcBorders>
            <w:shd w:val="clear" w:color="DEEBF7" w:fill="DDEBF7"/>
            <w:noWrap/>
            <w:vAlign w:val="center"/>
            <w:hideMark/>
          </w:tcPr>
          <w:p w14:paraId="40300848"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0247-61-6250</w:t>
            </w:r>
          </w:p>
        </w:tc>
        <w:tc>
          <w:tcPr>
            <w:tcW w:w="1145" w:type="pct"/>
            <w:tcBorders>
              <w:top w:val="single" w:sz="8" w:space="0" w:color="404040"/>
              <w:left w:val="nil"/>
              <w:bottom w:val="single" w:sz="4" w:space="0" w:color="808080"/>
              <w:right w:val="single" w:sz="4" w:space="0" w:color="808080"/>
            </w:tcBorders>
            <w:shd w:val="clear" w:color="DEEBF7" w:fill="DDEBF7"/>
            <w:noWrap/>
            <w:vAlign w:val="center"/>
            <w:hideMark/>
          </w:tcPr>
          <w:p w14:paraId="0DBA852E"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福島県福祉事業協会</w:t>
            </w:r>
          </w:p>
        </w:tc>
      </w:tr>
      <w:tr w:rsidR="00E23A1B" w:rsidRPr="00E23A1B" w14:paraId="36D15A9F"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11E1170B"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施設入所支援・短期入所支援</w:t>
            </w:r>
          </w:p>
        </w:tc>
        <w:tc>
          <w:tcPr>
            <w:tcW w:w="1205" w:type="pct"/>
            <w:tcBorders>
              <w:top w:val="nil"/>
              <w:left w:val="nil"/>
              <w:bottom w:val="single" w:sz="4" w:space="0" w:color="808080"/>
              <w:right w:val="single" w:sz="4" w:space="0" w:color="808080"/>
            </w:tcBorders>
            <w:shd w:val="clear" w:color="DEEBF7" w:fill="DDEBF7"/>
            <w:noWrap/>
            <w:vAlign w:val="center"/>
            <w:hideMark/>
          </w:tcPr>
          <w:p w14:paraId="033DAD22"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東洋育成園</w:t>
            </w:r>
          </w:p>
        </w:tc>
        <w:tc>
          <w:tcPr>
            <w:tcW w:w="1265" w:type="pct"/>
            <w:tcBorders>
              <w:top w:val="nil"/>
              <w:left w:val="nil"/>
              <w:bottom w:val="single" w:sz="4" w:space="0" w:color="808080"/>
              <w:right w:val="single" w:sz="4" w:space="0" w:color="808080"/>
            </w:tcBorders>
            <w:shd w:val="clear" w:color="DEEBF7" w:fill="DDEBF7"/>
            <w:noWrap/>
            <w:vAlign w:val="center"/>
            <w:hideMark/>
          </w:tcPr>
          <w:p w14:paraId="7027A44D"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田村市船引町文珠字江戸内173－1</w:t>
            </w:r>
          </w:p>
        </w:tc>
        <w:tc>
          <w:tcPr>
            <w:tcW w:w="482" w:type="pct"/>
            <w:tcBorders>
              <w:top w:val="nil"/>
              <w:left w:val="nil"/>
              <w:bottom w:val="single" w:sz="4" w:space="0" w:color="808080"/>
              <w:right w:val="single" w:sz="4" w:space="0" w:color="808080"/>
            </w:tcBorders>
            <w:shd w:val="clear" w:color="DEEBF7" w:fill="DDEBF7"/>
            <w:noWrap/>
            <w:vAlign w:val="center"/>
            <w:hideMark/>
          </w:tcPr>
          <w:p w14:paraId="3BD70B98"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0247-61-5572</w:t>
            </w:r>
          </w:p>
        </w:tc>
        <w:tc>
          <w:tcPr>
            <w:tcW w:w="1145" w:type="pct"/>
            <w:tcBorders>
              <w:top w:val="nil"/>
              <w:left w:val="nil"/>
              <w:bottom w:val="single" w:sz="4" w:space="0" w:color="808080"/>
              <w:right w:val="single" w:sz="4" w:space="0" w:color="808080"/>
            </w:tcBorders>
            <w:shd w:val="clear" w:color="DEEBF7" w:fill="DDEBF7"/>
            <w:noWrap/>
            <w:vAlign w:val="center"/>
            <w:hideMark/>
          </w:tcPr>
          <w:p w14:paraId="43E4AD18"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福島県福祉事業協会</w:t>
            </w:r>
          </w:p>
        </w:tc>
      </w:tr>
      <w:tr w:rsidR="00E23A1B" w:rsidRPr="00E23A1B" w14:paraId="6C3D7854" w14:textId="77777777" w:rsidTr="00E23A1B">
        <w:trPr>
          <w:trHeight w:val="435"/>
        </w:trPr>
        <w:tc>
          <w:tcPr>
            <w:tcW w:w="904" w:type="pct"/>
            <w:tcBorders>
              <w:top w:val="single" w:sz="8" w:space="0" w:color="404040"/>
              <w:left w:val="single" w:sz="4" w:space="0" w:color="808080"/>
              <w:bottom w:val="single" w:sz="4" w:space="0" w:color="808080"/>
              <w:right w:val="single" w:sz="4" w:space="0" w:color="808080"/>
            </w:tcBorders>
            <w:shd w:val="clear" w:color="DEEBF7" w:fill="DDEBF7"/>
            <w:noWrap/>
            <w:vAlign w:val="center"/>
            <w:hideMark/>
          </w:tcPr>
          <w:p w14:paraId="188E44A1"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共同生活援助</w:t>
            </w:r>
          </w:p>
        </w:tc>
        <w:tc>
          <w:tcPr>
            <w:tcW w:w="1205" w:type="pct"/>
            <w:tcBorders>
              <w:top w:val="single" w:sz="8" w:space="0" w:color="404040"/>
              <w:left w:val="nil"/>
              <w:bottom w:val="single" w:sz="4" w:space="0" w:color="808080"/>
              <w:right w:val="single" w:sz="4" w:space="0" w:color="808080"/>
            </w:tcBorders>
            <w:shd w:val="clear" w:color="DEEBF7" w:fill="DDEBF7"/>
            <w:noWrap/>
            <w:vAlign w:val="center"/>
            <w:hideMark/>
          </w:tcPr>
          <w:p w14:paraId="24EB972D"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さくら荘船引</w:t>
            </w:r>
          </w:p>
        </w:tc>
        <w:tc>
          <w:tcPr>
            <w:tcW w:w="1265" w:type="pct"/>
            <w:tcBorders>
              <w:top w:val="single" w:sz="8" w:space="0" w:color="404040"/>
              <w:left w:val="nil"/>
              <w:bottom w:val="single" w:sz="4" w:space="0" w:color="808080"/>
              <w:right w:val="single" w:sz="4" w:space="0" w:color="808080"/>
            </w:tcBorders>
            <w:shd w:val="clear" w:color="DEEBF7" w:fill="DDEBF7"/>
            <w:noWrap/>
            <w:vAlign w:val="center"/>
            <w:hideMark/>
          </w:tcPr>
          <w:p w14:paraId="7D136625"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田村市船引町船引字安久津126</w:t>
            </w:r>
          </w:p>
        </w:tc>
        <w:tc>
          <w:tcPr>
            <w:tcW w:w="482" w:type="pct"/>
            <w:tcBorders>
              <w:top w:val="single" w:sz="8" w:space="0" w:color="404040"/>
              <w:left w:val="nil"/>
              <w:bottom w:val="single" w:sz="4" w:space="0" w:color="808080"/>
              <w:right w:val="single" w:sz="4" w:space="0" w:color="808080"/>
            </w:tcBorders>
            <w:shd w:val="clear" w:color="DEEBF7" w:fill="DDEBF7"/>
            <w:noWrap/>
            <w:vAlign w:val="center"/>
            <w:hideMark/>
          </w:tcPr>
          <w:p w14:paraId="6C42A09C"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0247-82-5082</w:t>
            </w:r>
          </w:p>
        </w:tc>
        <w:tc>
          <w:tcPr>
            <w:tcW w:w="1145" w:type="pct"/>
            <w:tcBorders>
              <w:top w:val="single" w:sz="8" w:space="0" w:color="404040"/>
              <w:left w:val="nil"/>
              <w:bottom w:val="single" w:sz="4" w:space="0" w:color="808080"/>
              <w:right w:val="single" w:sz="4" w:space="0" w:color="808080"/>
            </w:tcBorders>
            <w:shd w:val="clear" w:color="DEEBF7" w:fill="DDEBF7"/>
            <w:noWrap/>
            <w:vAlign w:val="center"/>
            <w:hideMark/>
          </w:tcPr>
          <w:p w14:paraId="5318749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あぶくまヒューマンネット絆</w:t>
            </w:r>
          </w:p>
        </w:tc>
      </w:tr>
      <w:tr w:rsidR="00E23A1B" w:rsidRPr="00E23A1B" w14:paraId="7D038748"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0D3E268E"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共同生活援助</w:t>
            </w:r>
          </w:p>
        </w:tc>
        <w:tc>
          <w:tcPr>
            <w:tcW w:w="1205" w:type="pct"/>
            <w:tcBorders>
              <w:top w:val="nil"/>
              <w:left w:val="nil"/>
              <w:bottom w:val="single" w:sz="4" w:space="0" w:color="808080"/>
              <w:right w:val="single" w:sz="4" w:space="0" w:color="808080"/>
            </w:tcBorders>
            <w:shd w:val="clear" w:color="DEEBF7" w:fill="DDEBF7"/>
            <w:noWrap/>
            <w:vAlign w:val="center"/>
            <w:hideMark/>
          </w:tcPr>
          <w:p w14:paraId="2459C8C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優の里</w:t>
            </w:r>
          </w:p>
        </w:tc>
        <w:tc>
          <w:tcPr>
            <w:tcW w:w="1265" w:type="pct"/>
            <w:tcBorders>
              <w:top w:val="nil"/>
              <w:left w:val="nil"/>
              <w:bottom w:val="single" w:sz="4" w:space="0" w:color="808080"/>
              <w:right w:val="single" w:sz="4" w:space="0" w:color="808080"/>
            </w:tcBorders>
            <w:shd w:val="clear" w:color="DEEBF7" w:fill="DDEBF7"/>
            <w:noWrap/>
            <w:vAlign w:val="center"/>
            <w:hideMark/>
          </w:tcPr>
          <w:p w14:paraId="2377BD0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田村市船引町大倉字伊後田193－8</w:t>
            </w:r>
          </w:p>
        </w:tc>
        <w:tc>
          <w:tcPr>
            <w:tcW w:w="482" w:type="pct"/>
            <w:tcBorders>
              <w:top w:val="nil"/>
              <w:left w:val="nil"/>
              <w:bottom w:val="single" w:sz="4" w:space="0" w:color="808080"/>
              <w:right w:val="single" w:sz="4" w:space="0" w:color="808080"/>
            </w:tcBorders>
            <w:shd w:val="clear" w:color="DEEBF7" w:fill="DDEBF7"/>
            <w:noWrap/>
            <w:vAlign w:val="center"/>
            <w:hideMark/>
          </w:tcPr>
          <w:p w14:paraId="439A92E0"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0247-84-2588</w:t>
            </w:r>
          </w:p>
        </w:tc>
        <w:tc>
          <w:tcPr>
            <w:tcW w:w="1145" w:type="pct"/>
            <w:tcBorders>
              <w:top w:val="nil"/>
              <w:left w:val="nil"/>
              <w:bottom w:val="single" w:sz="4" w:space="0" w:color="808080"/>
              <w:right w:val="single" w:sz="4" w:space="0" w:color="808080"/>
            </w:tcBorders>
            <w:shd w:val="clear" w:color="DEEBF7" w:fill="DDEBF7"/>
            <w:noWrap/>
            <w:vAlign w:val="center"/>
            <w:hideMark/>
          </w:tcPr>
          <w:p w14:paraId="1C01681B"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田村希望の里福祉会</w:t>
            </w:r>
          </w:p>
        </w:tc>
      </w:tr>
      <w:tr w:rsidR="00E23A1B" w:rsidRPr="00E23A1B" w14:paraId="1DD4F0C4"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0B69CD32"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共同生活援助</w:t>
            </w:r>
          </w:p>
        </w:tc>
        <w:tc>
          <w:tcPr>
            <w:tcW w:w="1205" w:type="pct"/>
            <w:tcBorders>
              <w:top w:val="nil"/>
              <w:left w:val="nil"/>
              <w:bottom w:val="single" w:sz="4" w:space="0" w:color="808080"/>
              <w:right w:val="single" w:sz="4" w:space="0" w:color="808080"/>
            </w:tcBorders>
            <w:shd w:val="clear" w:color="DEEBF7" w:fill="DDEBF7"/>
            <w:noWrap/>
            <w:vAlign w:val="center"/>
            <w:hideMark/>
          </w:tcPr>
          <w:p w14:paraId="74F1AA5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グループホーム富岡事業所</w:t>
            </w:r>
          </w:p>
        </w:tc>
        <w:tc>
          <w:tcPr>
            <w:tcW w:w="1265" w:type="pct"/>
            <w:tcBorders>
              <w:top w:val="nil"/>
              <w:left w:val="nil"/>
              <w:bottom w:val="single" w:sz="4" w:space="0" w:color="808080"/>
              <w:right w:val="single" w:sz="4" w:space="0" w:color="808080"/>
            </w:tcBorders>
            <w:shd w:val="clear" w:color="DEEBF7" w:fill="DDEBF7"/>
            <w:noWrap/>
            <w:vAlign w:val="center"/>
            <w:hideMark/>
          </w:tcPr>
          <w:p w14:paraId="7620A7C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田村市船引町船引字屋頭清水204</w:t>
            </w:r>
          </w:p>
        </w:tc>
        <w:tc>
          <w:tcPr>
            <w:tcW w:w="482" w:type="pct"/>
            <w:tcBorders>
              <w:top w:val="nil"/>
              <w:left w:val="nil"/>
              <w:bottom w:val="single" w:sz="4" w:space="0" w:color="808080"/>
              <w:right w:val="single" w:sz="4" w:space="0" w:color="808080"/>
            </w:tcBorders>
            <w:shd w:val="clear" w:color="DEEBF7" w:fill="DDEBF7"/>
            <w:noWrap/>
            <w:vAlign w:val="center"/>
            <w:hideMark/>
          </w:tcPr>
          <w:p w14:paraId="5DD0F43A"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0247-82-6945</w:t>
            </w:r>
          </w:p>
        </w:tc>
        <w:tc>
          <w:tcPr>
            <w:tcW w:w="1145" w:type="pct"/>
            <w:tcBorders>
              <w:top w:val="nil"/>
              <w:left w:val="nil"/>
              <w:bottom w:val="single" w:sz="4" w:space="0" w:color="808080"/>
              <w:right w:val="single" w:sz="4" w:space="0" w:color="808080"/>
            </w:tcBorders>
            <w:shd w:val="clear" w:color="DEEBF7" w:fill="DDEBF7"/>
            <w:noWrap/>
            <w:vAlign w:val="center"/>
            <w:hideMark/>
          </w:tcPr>
          <w:p w14:paraId="34362FCF"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福島県福祉事業協会</w:t>
            </w:r>
          </w:p>
        </w:tc>
      </w:tr>
      <w:tr w:rsidR="00E23A1B" w:rsidRPr="00E23A1B" w14:paraId="135E72A4"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0D255D82"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共同生活援助</w:t>
            </w:r>
          </w:p>
        </w:tc>
        <w:tc>
          <w:tcPr>
            <w:tcW w:w="1205" w:type="pct"/>
            <w:tcBorders>
              <w:top w:val="nil"/>
              <w:left w:val="nil"/>
              <w:bottom w:val="single" w:sz="4" w:space="0" w:color="808080"/>
              <w:right w:val="single" w:sz="4" w:space="0" w:color="808080"/>
            </w:tcBorders>
            <w:shd w:val="clear" w:color="E2F0D9" w:fill="E2EFDA"/>
            <w:noWrap/>
            <w:vAlign w:val="center"/>
            <w:hideMark/>
          </w:tcPr>
          <w:p w14:paraId="6D80F095"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フレンドホーム平沢</w:t>
            </w:r>
          </w:p>
        </w:tc>
        <w:tc>
          <w:tcPr>
            <w:tcW w:w="1265" w:type="pct"/>
            <w:tcBorders>
              <w:top w:val="nil"/>
              <w:left w:val="nil"/>
              <w:bottom w:val="single" w:sz="4" w:space="0" w:color="808080"/>
              <w:right w:val="single" w:sz="4" w:space="0" w:color="808080"/>
            </w:tcBorders>
            <w:shd w:val="clear" w:color="E2F0D9" w:fill="E2EFDA"/>
            <w:noWrap/>
            <w:vAlign w:val="center"/>
            <w:hideMark/>
          </w:tcPr>
          <w:p w14:paraId="069A725A"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三春町大字平沢字広久保430-1</w:t>
            </w:r>
          </w:p>
        </w:tc>
        <w:tc>
          <w:tcPr>
            <w:tcW w:w="482" w:type="pct"/>
            <w:tcBorders>
              <w:top w:val="nil"/>
              <w:left w:val="nil"/>
              <w:bottom w:val="single" w:sz="4" w:space="0" w:color="808080"/>
              <w:right w:val="single" w:sz="4" w:space="0" w:color="808080"/>
            </w:tcBorders>
            <w:shd w:val="clear" w:color="E2F0D9" w:fill="E2EFDA"/>
            <w:noWrap/>
            <w:vAlign w:val="center"/>
            <w:hideMark/>
          </w:tcPr>
          <w:p w14:paraId="6E21A1A9"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0247-62-0201</w:t>
            </w:r>
          </w:p>
        </w:tc>
        <w:tc>
          <w:tcPr>
            <w:tcW w:w="1145" w:type="pct"/>
            <w:tcBorders>
              <w:top w:val="nil"/>
              <w:left w:val="nil"/>
              <w:bottom w:val="single" w:sz="4" w:space="0" w:color="808080"/>
              <w:right w:val="single" w:sz="4" w:space="0" w:color="808080"/>
            </w:tcBorders>
            <w:shd w:val="clear" w:color="E2F0D9" w:fill="E2EFDA"/>
            <w:noWrap/>
            <w:vAlign w:val="center"/>
            <w:hideMark/>
          </w:tcPr>
          <w:p w14:paraId="1B43CEBA"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桜こまち</w:t>
            </w:r>
          </w:p>
        </w:tc>
      </w:tr>
      <w:tr w:rsidR="00E23A1B" w:rsidRPr="00E23A1B" w14:paraId="73011E2F"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2960B27B"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共同生活援助</w:t>
            </w:r>
          </w:p>
        </w:tc>
        <w:tc>
          <w:tcPr>
            <w:tcW w:w="1205" w:type="pct"/>
            <w:tcBorders>
              <w:top w:val="nil"/>
              <w:left w:val="nil"/>
              <w:bottom w:val="single" w:sz="4" w:space="0" w:color="808080"/>
              <w:right w:val="single" w:sz="4" w:space="0" w:color="808080"/>
            </w:tcBorders>
            <w:shd w:val="clear" w:color="E2F0D9" w:fill="E2EFDA"/>
            <w:noWrap/>
            <w:vAlign w:val="center"/>
            <w:hideMark/>
          </w:tcPr>
          <w:p w14:paraId="7DABD54C"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障がい者グループホーム「earth」</w:t>
            </w:r>
          </w:p>
        </w:tc>
        <w:tc>
          <w:tcPr>
            <w:tcW w:w="1265" w:type="pct"/>
            <w:tcBorders>
              <w:top w:val="nil"/>
              <w:left w:val="nil"/>
              <w:bottom w:val="single" w:sz="4" w:space="0" w:color="808080"/>
              <w:right w:val="single" w:sz="4" w:space="0" w:color="808080"/>
            </w:tcBorders>
            <w:shd w:val="clear" w:color="E2F0D9" w:fill="E2EFDA"/>
            <w:noWrap/>
            <w:vAlign w:val="center"/>
            <w:hideMark/>
          </w:tcPr>
          <w:p w14:paraId="4422C2CA"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三春町大字下舞木字石崎51-1</w:t>
            </w:r>
          </w:p>
        </w:tc>
        <w:tc>
          <w:tcPr>
            <w:tcW w:w="482" w:type="pct"/>
            <w:tcBorders>
              <w:top w:val="nil"/>
              <w:left w:val="nil"/>
              <w:bottom w:val="single" w:sz="4" w:space="0" w:color="808080"/>
              <w:right w:val="single" w:sz="4" w:space="0" w:color="808080"/>
            </w:tcBorders>
            <w:shd w:val="clear" w:color="E2F0D9" w:fill="E2EFDA"/>
            <w:noWrap/>
            <w:vAlign w:val="center"/>
            <w:hideMark/>
          </w:tcPr>
          <w:p w14:paraId="049794BB"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0249-73-8871</w:t>
            </w:r>
          </w:p>
        </w:tc>
        <w:tc>
          <w:tcPr>
            <w:tcW w:w="1145" w:type="pct"/>
            <w:tcBorders>
              <w:top w:val="nil"/>
              <w:left w:val="nil"/>
              <w:bottom w:val="single" w:sz="4" w:space="0" w:color="808080"/>
              <w:right w:val="single" w:sz="4" w:space="0" w:color="808080"/>
            </w:tcBorders>
            <w:shd w:val="clear" w:color="E2F0D9" w:fill="E2EFDA"/>
            <w:noWrap/>
            <w:vAlign w:val="center"/>
            <w:hideMark/>
          </w:tcPr>
          <w:p w14:paraId="4631792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株式会社　太陽</w:t>
            </w:r>
          </w:p>
        </w:tc>
      </w:tr>
      <w:tr w:rsidR="00E23A1B" w:rsidRPr="00E23A1B" w14:paraId="0D423156" w14:textId="77777777" w:rsidTr="00E23A1B">
        <w:trPr>
          <w:trHeight w:val="435"/>
        </w:trPr>
        <w:tc>
          <w:tcPr>
            <w:tcW w:w="904" w:type="pct"/>
            <w:tcBorders>
              <w:top w:val="single" w:sz="8" w:space="0" w:color="404040"/>
              <w:left w:val="single" w:sz="4" w:space="0" w:color="808080"/>
              <w:bottom w:val="single" w:sz="4" w:space="0" w:color="808080"/>
              <w:right w:val="single" w:sz="4" w:space="0" w:color="808080"/>
            </w:tcBorders>
            <w:shd w:val="clear" w:color="DEEBF7" w:fill="DDEBF7"/>
            <w:noWrap/>
            <w:vAlign w:val="center"/>
            <w:hideMark/>
          </w:tcPr>
          <w:p w14:paraId="0CEFF58D"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相談支援事業所</w:t>
            </w:r>
          </w:p>
        </w:tc>
        <w:tc>
          <w:tcPr>
            <w:tcW w:w="1205" w:type="pct"/>
            <w:tcBorders>
              <w:top w:val="single" w:sz="8" w:space="0" w:color="404040"/>
              <w:left w:val="nil"/>
              <w:bottom w:val="single" w:sz="4" w:space="0" w:color="808080"/>
              <w:right w:val="single" w:sz="4" w:space="0" w:color="808080"/>
            </w:tcBorders>
            <w:shd w:val="clear" w:color="DEEBF7" w:fill="DDEBF7"/>
            <w:noWrap/>
            <w:vAlign w:val="center"/>
            <w:hideMark/>
          </w:tcPr>
          <w:p w14:paraId="6CABDB17"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田村市指定相談支援事業所</w:t>
            </w:r>
          </w:p>
        </w:tc>
        <w:tc>
          <w:tcPr>
            <w:tcW w:w="1265" w:type="pct"/>
            <w:tcBorders>
              <w:top w:val="single" w:sz="8" w:space="0" w:color="404040"/>
              <w:left w:val="nil"/>
              <w:bottom w:val="single" w:sz="4" w:space="0" w:color="808080"/>
              <w:right w:val="single" w:sz="4" w:space="0" w:color="808080"/>
            </w:tcBorders>
            <w:shd w:val="clear" w:color="DEEBF7" w:fill="DDEBF7"/>
            <w:noWrap/>
            <w:vAlign w:val="center"/>
            <w:hideMark/>
          </w:tcPr>
          <w:p w14:paraId="1800FC6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田村市大越町上大越字古川97</w:t>
            </w:r>
          </w:p>
        </w:tc>
        <w:tc>
          <w:tcPr>
            <w:tcW w:w="482" w:type="pct"/>
            <w:tcBorders>
              <w:top w:val="single" w:sz="8" w:space="0" w:color="404040"/>
              <w:left w:val="nil"/>
              <w:bottom w:val="single" w:sz="4" w:space="0" w:color="808080"/>
              <w:right w:val="single" w:sz="4" w:space="0" w:color="808080"/>
            </w:tcBorders>
            <w:shd w:val="clear" w:color="DEEBF7" w:fill="DDEBF7"/>
            <w:noWrap/>
            <w:vAlign w:val="center"/>
            <w:hideMark/>
          </w:tcPr>
          <w:p w14:paraId="78DF45B1"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0247-68-3777</w:t>
            </w:r>
          </w:p>
        </w:tc>
        <w:tc>
          <w:tcPr>
            <w:tcW w:w="1145" w:type="pct"/>
            <w:tcBorders>
              <w:top w:val="single" w:sz="8" w:space="0" w:color="404040"/>
              <w:left w:val="nil"/>
              <w:bottom w:val="single" w:sz="4" w:space="0" w:color="808080"/>
              <w:right w:val="single" w:sz="4" w:space="0" w:color="808080"/>
            </w:tcBorders>
            <w:shd w:val="clear" w:color="DEEBF7" w:fill="DDEBF7"/>
            <w:noWrap/>
            <w:vAlign w:val="center"/>
            <w:hideMark/>
          </w:tcPr>
          <w:p w14:paraId="28818E70"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田村市社会福祉協議会</w:t>
            </w:r>
          </w:p>
        </w:tc>
      </w:tr>
      <w:tr w:rsidR="00E23A1B" w:rsidRPr="00E23A1B" w14:paraId="0F93459C"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3F6B7121"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相談支援事業所</w:t>
            </w:r>
          </w:p>
        </w:tc>
        <w:tc>
          <w:tcPr>
            <w:tcW w:w="1205" w:type="pct"/>
            <w:tcBorders>
              <w:top w:val="nil"/>
              <w:left w:val="nil"/>
              <w:bottom w:val="single" w:sz="4" w:space="0" w:color="808080"/>
              <w:right w:val="single" w:sz="4" w:space="0" w:color="808080"/>
            </w:tcBorders>
            <w:shd w:val="clear" w:color="DEEBF7" w:fill="DDEBF7"/>
            <w:noWrap/>
            <w:vAlign w:val="center"/>
            <w:hideMark/>
          </w:tcPr>
          <w:p w14:paraId="17DFE45E"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相談支援田村事業所</w:t>
            </w:r>
          </w:p>
        </w:tc>
        <w:tc>
          <w:tcPr>
            <w:tcW w:w="1265" w:type="pct"/>
            <w:tcBorders>
              <w:top w:val="nil"/>
              <w:left w:val="nil"/>
              <w:bottom w:val="single" w:sz="4" w:space="0" w:color="808080"/>
              <w:right w:val="single" w:sz="4" w:space="0" w:color="808080"/>
            </w:tcBorders>
            <w:shd w:val="clear" w:color="DEEBF7" w:fill="DDEBF7"/>
            <w:noWrap/>
            <w:vAlign w:val="center"/>
            <w:hideMark/>
          </w:tcPr>
          <w:p w14:paraId="0348BAC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田村市船引町北鹿又字沼ノ下121-190</w:t>
            </w:r>
          </w:p>
        </w:tc>
        <w:tc>
          <w:tcPr>
            <w:tcW w:w="482" w:type="pct"/>
            <w:tcBorders>
              <w:top w:val="nil"/>
              <w:left w:val="nil"/>
              <w:bottom w:val="single" w:sz="4" w:space="0" w:color="808080"/>
              <w:right w:val="single" w:sz="4" w:space="0" w:color="808080"/>
            </w:tcBorders>
            <w:shd w:val="clear" w:color="DEEBF7" w:fill="DDEBF7"/>
            <w:noWrap/>
            <w:vAlign w:val="center"/>
            <w:hideMark/>
          </w:tcPr>
          <w:p w14:paraId="1832027E"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0247-61-5071</w:t>
            </w:r>
          </w:p>
        </w:tc>
        <w:tc>
          <w:tcPr>
            <w:tcW w:w="1145" w:type="pct"/>
            <w:tcBorders>
              <w:top w:val="nil"/>
              <w:left w:val="nil"/>
              <w:bottom w:val="single" w:sz="4" w:space="0" w:color="808080"/>
              <w:right w:val="single" w:sz="4" w:space="0" w:color="808080"/>
            </w:tcBorders>
            <w:shd w:val="clear" w:color="DEEBF7" w:fill="DDEBF7"/>
            <w:noWrap/>
            <w:vAlign w:val="center"/>
            <w:hideMark/>
          </w:tcPr>
          <w:p w14:paraId="519656F8"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福島県福祉事業協会</w:t>
            </w:r>
          </w:p>
        </w:tc>
      </w:tr>
      <w:tr w:rsidR="00E23A1B" w:rsidRPr="00E23A1B" w14:paraId="1AEA703B"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1FE21929"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相談支援事業所</w:t>
            </w:r>
          </w:p>
        </w:tc>
        <w:tc>
          <w:tcPr>
            <w:tcW w:w="1205" w:type="pct"/>
            <w:tcBorders>
              <w:top w:val="nil"/>
              <w:left w:val="nil"/>
              <w:bottom w:val="single" w:sz="4" w:space="0" w:color="808080"/>
              <w:right w:val="single" w:sz="4" w:space="0" w:color="808080"/>
            </w:tcBorders>
            <w:shd w:val="clear" w:color="E2F0D9" w:fill="E2EFDA"/>
            <w:noWrap/>
            <w:vAlign w:val="center"/>
            <w:hideMark/>
          </w:tcPr>
          <w:p w14:paraId="3FEC092B"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三春町障害者相談支援事業所</w:t>
            </w:r>
          </w:p>
        </w:tc>
        <w:tc>
          <w:tcPr>
            <w:tcW w:w="1265" w:type="pct"/>
            <w:tcBorders>
              <w:top w:val="nil"/>
              <w:left w:val="nil"/>
              <w:bottom w:val="single" w:sz="4" w:space="0" w:color="808080"/>
              <w:right w:val="single" w:sz="4" w:space="0" w:color="808080"/>
            </w:tcBorders>
            <w:shd w:val="clear" w:color="E2F0D9" w:fill="E2EFDA"/>
            <w:noWrap/>
            <w:vAlign w:val="center"/>
            <w:hideMark/>
          </w:tcPr>
          <w:p w14:paraId="5D28973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三春町字南町1</w:t>
            </w:r>
          </w:p>
        </w:tc>
        <w:tc>
          <w:tcPr>
            <w:tcW w:w="482" w:type="pct"/>
            <w:tcBorders>
              <w:top w:val="nil"/>
              <w:left w:val="nil"/>
              <w:bottom w:val="single" w:sz="4" w:space="0" w:color="808080"/>
              <w:right w:val="single" w:sz="4" w:space="0" w:color="808080"/>
            </w:tcBorders>
            <w:shd w:val="clear" w:color="E2F0D9" w:fill="E2EFDA"/>
            <w:noWrap/>
            <w:vAlign w:val="center"/>
            <w:hideMark/>
          </w:tcPr>
          <w:p w14:paraId="793D84E6"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0247-62-8586</w:t>
            </w:r>
          </w:p>
        </w:tc>
        <w:tc>
          <w:tcPr>
            <w:tcW w:w="1145" w:type="pct"/>
            <w:tcBorders>
              <w:top w:val="nil"/>
              <w:left w:val="nil"/>
              <w:bottom w:val="single" w:sz="4" w:space="0" w:color="808080"/>
              <w:right w:val="single" w:sz="4" w:space="0" w:color="808080"/>
            </w:tcBorders>
            <w:shd w:val="clear" w:color="E2F0D9" w:fill="E2EFDA"/>
            <w:noWrap/>
            <w:vAlign w:val="center"/>
            <w:hideMark/>
          </w:tcPr>
          <w:p w14:paraId="482051AF"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三春町社会福祉協議会</w:t>
            </w:r>
          </w:p>
        </w:tc>
      </w:tr>
      <w:tr w:rsidR="00E23A1B" w:rsidRPr="00E23A1B" w14:paraId="2A9F913C"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2EE0501E"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相談支援事業所</w:t>
            </w:r>
          </w:p>
        </w:tc>
        <w:tc>
          <w:tcPr>
            <w:tcW w:w="1205" w:type="pct"/>
            <w:tcBorders>
              <w:top w:val="nil"/>
              <w:left w:val="nil"/>
              <w:bottom w:val="single" w:sz="4" w:space="0" w:color="808080"/>
              <w:right w:val="single" w:sz="4" w:space="0" w:color="808080"/>
            </w:tcBorders>
            <w:shd w:val="clear" w:color="E2F0D9" w:fill="E2EFDA"/>
            <w:noWrap/>
            <w:vAlign w:val="center"/>
            <w:hideMark/>
          </w:tcPr>
          <w:p w14:paraId="6E6E49B7"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桜相談支援センター</w:t>
            </w:r>
          </w:p>
        </w:tc>
        <w:tc>
          <w:tcPr>
            <w:tcW w:w="1265" w:type="pct"/>
            <w:tcBorders>
              <w:top w:val="nil"/>
              <w:left w:val="nil"/>
              <w:bottom w:val="single" w:sz="4" w:space="0" w:color="808080"/>
              <w:right w:val="single" w:sz="4" w:space="0" w:color="808080"/>
            </w:tcBorders>
            <w:shd w:val="clear" w:color="E2F0D9" w:fill="E2EFDA"/>
            <w:noWrap/>
            <w:vAlign w:val="center"/>
            <w:hideMark/>
          </w:tcPr>
          <w:p w14:paraId="180EE1E0"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三春町小滝170</w:t>
            </w:r>
          </w:p>
        </w:tc>
        <w:tc>
          <w:tcPr>
            <w:tcW w:w="482" w:type="pct"/>
            <w:tcBorders>
              <w:top w:val="nil"/>
              <w:left w:val="nil"/>
              <w:bottom w:val="single" w:sz="4" w:space="0" w:color="808080"/>
              <w:right w:val="single" w:sz="4" w:space="0" w:color="808080"/>
            </w:tcBorders>
            <w:shd w:val="clear" w:color="E2F0D9" w:fill="E2EFDA"/>
            <w:noWrap/>
            <w:vAlign w:val="center"/>
            <w:hideMark/>
          </w:tcPr>
          <w:p w14:paraId="0DFC138A"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0247-61-5277</w:t>
            </w:r>
          </w:p>
        </w:tc>
        <w:tc>
          <w:tcPr>
            <w:tcW w:w="1145" w:type="pct"/>
            <w:tcBorders>
              <w:top w:val="nil"/>
              <w:left w:val="nil"/>
              <w:bottom w:val="single" w:sz="4" w:space="0" w:color="808080"/>
              <w:right w:val="single" w:sz="4" w:space="0" w:color="808080"/>
            </w:tcBorders>
            <w:shd w:val="clear" w:color="E2F0D9" w:fill="E2EFDA"/>
            <w:noWrap/>
            <w:vAlign w:val="center"/>
            <w:hideMark/>
          </w:tcPr>
          <w:p w14:paraId="1A863B59"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桜こまち</w:t>
            </w:r>
          </w:p>
        </w:tc>
      </w:tr>
      <w:tr w:rsidR="00E23A1B" w:rsidRPr="00E23A1B" w14:paraId="5B85B6D0"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469384B6"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相談支援事業所</w:t>
            </w:r>
          </w:p>
        </w:tc>
        <w:tc>
          <w:tcPr>
            <w:tcW w:w="1205" w:type="pct"/>
            <w:tcBorders>
              <w:top w:val="nil"/>
              <w:left w:val="nil"/>
              <w:bottom w:val="single" w:sz="4" w:space="0" w:color="808080"/>
              <w:right w:val="single" w:sz="4" w:space="0" w:color="808080"/>
            </w:tcBorders>
            <w:shd w:val="clear" w:color="E2F0D9" w:fill="E2EFDA"/>
            <w:noWrap/>
            <w:vAlign w:val="center"/>
            <w:hideMark/>
          </w:tcPr>
          <w:p w14:paraId="245712C2"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なごみケア訪問看護ステーション相談支援事業所</w:t>
            </w:r>
          </w:p>
        </w:tc>
        <w:tc>
          <w:tcPr>
            <w:tcW w:w="1265" w:type="pct"/>
            <w:tcBorders>
              <w:top w:val="nil"/>
              <w:left w:val="nil"/>
              <w:bottom w:val="single" w:sz="4" w:space="0" w:color="808080"/>
              <w:right w:val="single" w:sz="4" w:space="0" w:color="808080"/>
            </w:tcBorders>
            <w:shd w:val="clear" w:color="E2F0D9" w:fill="E2EFDA"/>
            <w:noWrap/>
            <w:vAlign w:val="center"/>
            <w:hideMark/>
          </w:tcPr>
          <w:p w14:paraId="3B7771BF"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三春町字大町106－1</w:t>
            </w:r>
          </w:p>
        </w:tc>
        <w:tc>
          <w:tcPr>
            <w:tcW w:w="482" w:type="pct"/>
            <w:tcBorders>
              <w:top w:val="nil"/>
              <w:left w:val="nil"/>
              <w:bottom w:val="single" w:sz="4" w:space="0" w:color="808080"/>
              <w:right w:val="single" w:sz="4" w:space="0" w:color="808080"/>
            </w:tcBorders>
            <w:shd w:val="clear" w:color="E2F0D9" w:fill="E2EFDA"/>
            <w:noWrap/>
            <w:vAlign w:val="center"/>
            <w:hideMark/>
          </w:tcPr>
          <w:p w14:paraId="70537AFC"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0247-61-1255</w:t>
            </w:r>
          </w:p>
        </w:tc>
        <w:tc>
          <w:tcPr>
            <w:tcW w:w="1145" w:type="pct"/>
            <w:tcBorders>
              <w:top w:val="nil"/>
              <w:left w:val="nil"/>
              <w:bottom w:val="single" w:sz="4" w:space="0" w:color="808080"/>
              <w:right w:val="single" w:sz="4" w:space="0" w:color="808080"/>
            </w:tcBorders>
            <w:shd w:val="clear" w:color="E2F0D9" w:fill="E2EFDA"/>
            <w:noWrap/>
            <w:vAlign w:val="center"/>
            <w:hideMark/>
          </w:tcPr>
          <w:p w14:paraId="4DA2042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株式会社　ふくしま在宅保健医療福祉研究所</w:t>
            </w:r>
          </w:p>
        </w:tc>
      </w:tr>
      <w:tr w:rsidR="00E23A1B" w:rsidRPr="00E23A1B" w14:paraId="758E7939"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FBE5D6" w:fill="FFF2CC"/>
            <w:noWrap/>
            <w:vAlign w:val="center"/>
            <w:hideMark/>
          </w:tcPr>
          <w:p w14:paraId="33C32C52"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相談支援事業所</w:t>
            </w:r>
          </w:p>
        </w:tc>
        <w:tc>
          <w:tcPr>
            <w:tcW w:w="1205" w:type="pct"/>
            <w:tcBorders>
              <w:top w:val="nil"/>
              <w:left w:val="nil"/>
              <w:bottom w:val="single" w:sz="4" w:space="0" w:color="808080"/>
              <w:right w:val="single" w:sz="4" w:space="0" w:color="808080"/>
            </w:tcBorders>
            <w:shd w:val="clear" w:color="FBE5D6" w:fill="FFF2CC"/>
            <w:noWrap/>
            <w:vAlign w:val="center"/>
            <w:hideMark/>
          </w:tcPr>
          <w:p w14:paraId="618808B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小野町指定相談支援事業所</w:t>
            </w:r>
          </w:p>
        </w:tc>
        <w:tc>
          <w:tcPr>
            <w:tcW w:w="1265" w:type="pct"/>
            <w:tcBorders>
              <w:top w:val="nil"/>
              <w:left w:val="nil"/>
              <w:bottom w:val="single" w:sz="4" w:space="0" w:color="808080"/>
              <w:right w:val="single" w:sz="4" w:space="0" w:color="808080"/>
            </w:tcBorders>
            <w:shd w:val="clear" w:color="FBE5D6" w:fill="FFF2CC"/>
            <w:noWrap/>
            <w:vAlign w:val="center"/>
            <w:hideMark/>
          </w:tcPr>
          <w:p w14:paraId="3AC29CBC"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小野町小野新町美売57－1</w:t>
            </w:r>
          </w:p>
        </w:tc>
        <w:tc>
          <w:tcPr>
            <w:tcW w:w="482" w:type="pct"/>
            <w:tcBorders>
              <w:top w:val="nil"/>
              <w:left w:val="nil"/>
              <w:bottom w:val="single" w:sz="4" w:space="0" w:color="808080"/>
              <w:right w:val="single" w:sz="4" w:space="0" w:color="808080"/>
            </w:tcBorders>
            <w:shd w:val="clear" w:color="FBE5D6" w:fill="FFF2CC"/>
            <w:noWrap/>
            <w:vAlign w:val="center"/>
            <w:hideMark/>
          </w:tcPr>
          <w:p w14:paraId="5703ACBD"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0247-61-6101</w:t>
            </w:r>
          </w:p>
        </w:tc>
        <w:tc>
          <w:tcPr>
            <w:tcW w:w="1145" w:type="pct"/>
            <w:tcBorders>
              <w:top w:val="nil"/>
              <w:left w:val="nil"/>
              <w:bottom w:val="single" w:sz="4" w:space="0" w:color="808080"/>
              <w:right w:val="single" w:sz="4" w:space="0" w:color="808080"/>
            </w:tcBorders>
            <w:shd w:val="clear" w:color="FBE5D6" w:fill="FFF2CC"/>
            <w:noWrap/>
            <w:vAlign w:val="center"/>
            <w:hideMark/>
          </w:tcPr>
          <w:p w14:paraId="4306C3B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小野町社会福祉協議会</w:t>
            </w:r>
          </w:p>
        </w:tc>
      </w:tr>
    </w:tbl>
    <w:p w14:paraId="75CD7FAE" w14:textId="77777777" w:rsidR="006973FA" w:rsidRPr="00E23A1B" w:rsidRDefault="006973FA">
      <w:pPr>
        <w:rPr>
          <w:rFonts w:ascii="BIZ UDPゴシック" w:eastAsia="BIZ UDPゴシック" w:hAnsi="BIZ UDPゴシック"/>
        </w:rPr>
      </w:pPr>
    </w:p>
    <w:p w14:paraId="67A83FB4" w14:textId="77777777" w:rsidR="006973FA" w:rsidRDefault="006973FA">
      <w:pPr>
        <w:rPr>
          <w:rFonts w:ascii="BIZ UDPゴシック" w:eastAsia="BIZ UDPゴシック" w:hAnsi="BIZ UDPゴシック"/>
        </w:rPr>
      </w:pPr>
    </w:p>
    <w:p w14:paraId="3CA0C238" w14:textId="77777777" w:rsidR="006973FA" w:rsidRDefault="006973FA">
      <w:pPr>
        <w:rPr>
          <w:rFonts w:ascii="BIZ UDPゴシック" w:eastAsia="BIZ UDPゴシック" w:hAnsi="BIZ UDPゴシック"/>
        </w:rPr>
      </w:pPr>
    </w:p>
    <w:p w14:paraId="7E47B269" w14:textId="77777777" w:rsidR="006973FA" w:rsidRDefault="006973FA">
      <w:pPr>
        <w:rPr>
          <w:rFonts w:ascii="BIZ UDPゴシック" w:eastAsia="BIZ UDPゴシック" w:hAnsi="BIZ UDPゴシック"/>
        </w:rPr>
      </w:pPr>
    </w:p>
    <w:p w14:paraId="1F945EB5" w14:textId="77777777" w:rsidR="006973FA" w:rsidRPr="00774F36" w:rsidRDefault="00774F36" w:rsidP="00774F36">
      <w:pPr>
        <w:pStyle w:val="2"/>
        <w:shd w:val="clear" w:color="auto" w:fill="DCE8DC"/>
        <w:spacing w:before="400" w:after="240"/>
        <w:ind w:left="40"/>
        <w:rPr>
          <w:rFonts w:ascii="BIZ UDPゴシック" w:eastAsia="BIZ UDPゴシック" w:hAnsi="BIZ UDPゴシック"/>
        </w:rPr>
      </w:pPr>
      <w:bookmarkStart w:id="34" w:name="_TocOno035"/>
      <w:r>
        <w:rPr>
          <w:rFonts w:ascii="BIZ UDPゴシック" w:eastAsia="BIZ UDPゴシック" w:hAnsi="BIZ UDPゴシック" w:hint="eastAsia"/>
          <w:b/>
          <w:bCs/>
          <w:color w:val="1B3B2A"/>
          <w:sz w:val="25"/>
          <w:szCs w:val="25"/>
        </w:rPr>
        <w:lastRenderedPageBreak/>
        <w:t>6　用語集</w:t>
      </w:r>
      <w:bookmarkEnd w:id="34"/>
    </w:p>
    <w:p>
      <w:pPr>
        <w:spacing w:before="260" w:after="160"/>
        <w:rPr>
          <w:ins w:id="92178" w:author="Ryo Wakayama" w:date="2026-10-20T09:00:00Z"/>
          <w:rFonts w:ascii="BIZ UDPゴシック" w:eastAsia="BIZ UDPゴシック" w:hAnsi="BIZ UDPゴシック"/>
        </w:rPr>
      </w:pPr>
      <w:ins w:id="92179" w:author="Ryo Wakayama" w:date="2026-10-20T09:00:00Z">
        <w:r>
          <w:rPr>
            <w:rFonts w:ascii="BIZ UDPゴシック" w:eastAsia="BIZ UDPゴシック" w:hAnsi="BIZ UDPゴシック"/>
            <w:sz w:val="22"/>
            <w:szCs w:val="22"/>
          </w:rPr>
          <w:t xml:space="preserve">【表171】用語集</w:t>
        </w:r>
      </w:ins>
    </w:p>
    <w:tbl>
      <w:tblPr>
        <w:tblW w:w="5000" w:type="pct"/>
        <w:tblCellMar>
          <w:left w:w="99" w:type="dxa"/>
          <w:right w:w="99" w:type="dxa"/>
        </w:tblCellMar>
        <w:tblLook w:val="04A0" w:firstRow="1" w:lastRow="0" w:firstColumn="1" w:lastColumn="0" w:noHBand="0" w:noVBand="1"/>
      </w:tblPr>
      <w:tblGrid>
        <w:gridCol w:w="719"/>
        <w:gridCol w:w="2394"/>
        <w:gridCol w:w="5983"/>
      </w:tblGrid>
      <w:tr w:rsidR="00774F36" w:rsidRPr="00774F36" w14:paraId="4C802CEC" w14:textId="77777777" w:rsidTr="00774F36">
        <w:trPr>
          <w:trHeight w:val="499"/>
        </w:trPr>
        <w:tc>
          <w:tcPr>
            <w:tcW w:w="395" w:type="pct"/>
            <w:tcBorders>
              <w:top w:val="single" w:sz="4" w:space="0" w:color="auto"/>
              <w:left w:val="single" w:sz="4" w:space="0" w:color="auto"/>
              <w:bottom w:val="single" w:sz="4" w:space="0" w:color="auto"/>
              <w:right w:val="single" w:sz="4" w:space="0" w:color="auto"/>
            </w:tcBorders>
            <w:shd w:val="clear" w:color="1F4E79" w:fill="375623"/>
            <w:vAlign w:val="center"/>
            <w:hideMark/>
          </w:tcPr>
          <w:p w14:paraId="1A020346" w14:textId="77777777" w:rsidR="00774F36" w:rsidRPr="00774F36" w:rsidRDefault="00774F36" w:rsidP="00774F36">
            <w:pPr>
              <w:widowControl/>
              <w:spacing w:line="240" w:lineRule="auto"/>
              <w:jc w:val="center"/>
              <w:rPr>
                <w:rFonts w:ascii="BIZ UDPゴシック" w:eastAsia="BIZ UDPゴシック" w:hAnsi="BIZ UDPゴシック"/>
                <w:b/>
                <w:bCs/>
                <w:color w:val="FFFFFF"/>
                <w:sz w:val="22"/>
                <w:szCs w:val="22"/>
              </w:rPr>
            </w:pPr>
            <w:r>
              <w:rPr>
                <w:rFonts w:ascii="BIZ UDPゴシック" w:eastAsia="BIZ UDPゴシック" w:hAnsi="BIZ UDPゴシック"/>
                <w:b/>
                <w:bCs/>
                <w:color w:val="FFFFFF"/>
                <w:sz w:val="22"/>
                <w:szCs w:val="22"/>
              </w:rPr>
              <w:t>行</w:t>
            </w:r>
          </w:p>
        </w:tc>
        <w:tc>
          <w:tcPr>
            <w:tcW w:w="1316" w:type="pct"/>
            <w:tcBorders>
              <w:top w:val="single" w:sz="4" w:space="0" w:color="auto"/>
              <w:left w:val="nil"/>
              <w:bottom w:val="single" w:sz="4" w:space="0" w:color="auto"/>
              <w:right w:val="single" w:sz="4" w:space="0" w:color="auto"/>
            </w:tcBorders>
            <w:shd w:val="clear" w:color="1F4E79" w:fill="375623"/>
            <w:vAlign w:val="center"/>
            <w:hideMark/>
          </w:tcPr>
          <w:p w14:paraId="5A444CC6" w14:textId="77777777" w:rsidR="00774F36" w:rsidRPr="00774F36" w:rsidRDefault="00774F36" w:rsidP="00774F36">
            <w:pPr>
              <w:widowControl/>
              <w:spacing w:line="240" w:lineRule="auto"/>
              <w:jc w:val="center"/>
              <w:rPr>
                <w:rFonts w:ascii="BIZ UDPゴシック" w:eastAsia="BIZ UDPゴシック" w:hAnsi="BIZ UDPゴシック"/>
                <w:b/>
                <w:bCs/>
                <w:color w:val="FFFFFF"/>
                <w:sz w:val="22"/>
                <w:szCs w:val="22"/>
              </w:rPr>
            </w:pPr>
            <w:r>
              <w:rPr>
                <w:rFonts w:ascii="BIZ UDPゴシック" w:eastAsia="BIZ UDPゴシック" w:hAnsi="BIZ UDPゴシック"/>
                <w:b/>
                <w:bCs/>
                <w:color w:val="FFFFFF"/>
                <w:sz w:val="22"/>
                <w:szCs w:val="22"/>
              </w:rPr>
              <w:t>用語</w:t>
            </w:r>
          </w:p>
        </w:tc>
        <w:tc>
          <w:tcPr>
            <w:tcW w:w="3289" w:type="pct"/>
            <w:tcBorders>
              <w:top w:val="single" w:sz="4" w:space="0" w:color="auto"/>
              <w:left w:val="nil"/>
              <w:bottom w:val="single" w:sz="4" w:space="0" w:color="auto"/>
              <w:right w:val="single" w:sz="4" w:space="0" w:color="auto"/>
            </w:tcBorders>
            <w:shd w:val="clear" w:color="1F4E79" w:fill="375623"/>
            <w:vAlign w:val="center"/>
            <w:hideMark/>
          </w:tcPr>
          <w:p w14:paraId="0942388D" w14:textId="77777777" w:rsidR="00774F36" w:rsidRPr="00774F36" w:rsidRDefault="00774F36" w:rsidP="00774F36">
            <w:pPr>
              <w:widowControl/>
              <w:spacing w:line="240" w:lineRule="auto"/>
              <w:jc w:val="center"/>
              <w:rPr>
                <w:rFonts w:ascii="BIZ UDPゴシック" w:eastAsia="BIZ UDPゴシック" w:hAnsi="BIZ UDPゴシック"/>
                <w:b/>
                <w:bCs/>
                <w:color w:val="FFFFFF"/>
                <w:sz w:val="22"/>
                <w:szCs w:val="22"/>
              </w:rPr>
            </w:pPr>
            <w:r>
              <w:rPr>
                <w:rFonts w:ascii="BIZ UDPゴシック" w:eastAsia="BIZ UDPゴシック" w:hAnsi="BIZ UDPゴシック"/>
                <w:b/>
                <w:bCs/>
                <w:color w:val="FFFFFF"/>
                <w:sz w:val="22"/>
                <w:szCs w:val="22"/>
              </w:rPr>
              <w:t>説明</w:t>
            </w:r>
          </w:p>
        </w:tc>
      </w:tr>
      <w:tr w:rsidR="00774F36" w:rsidRPr="00774F36" w14:paraId="72B757F0" w14:textId="77777777" w:rsidTr="00774F36">
        <w:trPr>
          <w:trHeight w:val="499"/>
        </w:trPr>
        <w:tc>
          <w:tcPr>
            <w:tcW w:w="395" w:type="pct"/>
            <w:vMerge w:val="restart"/>
            <w:tcBorders>
              <w:top w:val="nil"/>
              <w:left w:val="single" w:sz="4" w:space="0" w:color="auto"/>
              <w:bottom w:val="single" w:sz="4" w:space="0" w:color="000000"/>
              <w:right w:val="single" w:sz="4" w:space="0" w:color="auto"/>
            </w:tcBorders>
            <w:vAlign w:val="center"/>
            <w:hideMark/>
          </w:tcPr>
          <w:p w14:paraId="6C48404F" w14:textId="77777777" w:rsidR="00774F36" w:rsidRPr="00774F36" w:rsidRDefault="00774F36" w:rsidP="00774F36">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あ行</w:t>
            </w:r>
          </w:p>
        </w:tc>
        <w:tc>
          <w:tcPr>
            <w:tcW w:w="1316" w:type="pct"/>
            <w:tcBorders>
              <w:top w:val="nil"/>
              <w:left w:val="nil"/>
              <w:bottom w:val="single" w:sz="4" w:space="0" w:color="auto"/>
              <w:right w:val="single" w:sz="4" w:space="0" w:color="auto"/>
            </w:tcBorders>
            <w:vAlign w:val="center"/>
            <w:hideMark/>
          </w:tcPr>
          <w:p w14:paraId="2AD80A17"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アセスメント</w:t>
            </w:r>
          </w:p>
        </w:tc>
        <w:tc>
          <w:tcPr>
            <w:tcW w:w="3289" w:type="pct"/>
            <w:tcBorders>
              <w:top w:val="nil"/>
              <w:left w:val="nil"/>
              <w:bottom w:val="single" w:sz="4" w:space="0" w:color="auto"/>
              <w:right w:val="single" w:sz="4" w:space="0" w:color="auto"/>
            </w:tcBorders>
            <w:vAlign w:val="center"/>
            <w:hideMark/>
          </w:tcPr>
          <w:p w14:paraId="3D07E3B4"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福祉分野において使われるアセスメントとは、サービス利用者の生活環境や困りごとを把握・情報収集し分析すること。</w:t>
            </w:r>
          </w:p>
        </w:tc>
      </w:tr>
      <w:tr w:rsidR="00774F36" w:rsidRPr="00774F36" w14:paraId="1EF8E428"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7EB5936F"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16E61644"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育成医療</w:t>
            </w:r>
          </w:p>
        </w:tc>
        <w:tc>
          <w:tcPr>
            <w:tcW w:w="3289" w:type="pct"/>
            <w:tcBorders>
              <w:top w:val="nil"/>
              <w:left w:val="nil"/>
              <w:bottom w:val="single" w:sz="4" w:space="0" w:color="auto"/>
              <w:right w:val="single" w:sz="4" w:space="0" w:color="auto"/>
            </w:tcBorders>
            <w:shd w:val="clear" w:color="F2F4F8" w:fill="F2F4F8"/>
            <w:vAlign w:val="center"/>
            <w:hideMark/>
          </w:tcPr>
          <w:p w14:paraId="13F0FBC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自立支援医療の一つ。身体障がいを除去、軽減する手術等の治療によって確実に効果が期待できる障がい児に対して提供される、生活の能力を得るために必要な医療費の助成を受けられる制度。</w:t>
            </w:r>
          </w:p>
        </w:tc>
      </w:tr>
      <w:tr w:rsidR="00774F36" w:rsidRPr="00774F36" w14:paraId="5B588398" w14:textId="77777777" w:rsidTr="00774F36">
        <w:tc>
          <w:tcPr>
            <w:tcW w:w="395" w:type="pct"/>
            <w:vMerge/>
            <w:tcBorders>
              <w:top w:val="nil"/>
              <w:left w:val="single" w:sz="4" w:space="0" w:color="auto"/>
              <w:bottom w:val="single" w:sz="4" w:space="0" w:color="000000"/>
              <w:right w:val="single" w:sz="4" w:space="0" w:color="auto"/>
            </w:tcBorders>
            <w:vAlign w:val="center"/>
            <w:hideMark/>
          </w:tcPr>
          <w:p w14:paraId="4D558F99"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6672BBD8"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意見申出制度</w:t>
            </w:r>
          </w:p>
        </w:tc>
        <w:tc>
          <w:tcPr>
            <w:tcW w:w="3289" w:type="pct"/>
            <w:tcBorders>
              <w:top w:val="nil"/>
              <w:left w:val="nil"/>
              <w:bottom w:val="single" w:sz="4" w:space="0" w:color="auto"/>
              <w:right w:val="single" w:sz="4" w:space="0" w:color="auto"/>
            </w:tcBorders>
            <w:vAlign w:val="center"/>
            <w:hideMark/>
          </w:tcPr>
          <w:p w14:paraId="5A9D3073"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障がい福祉サービス事業者の指定は都道府県が行うが、市町村の障がい福祉計画に定める見込量の確保等のため、市町村が都道府県に対して指定に関する意見を申し出ることができる仕組み。</w:t>
            </w:r>
          </w:p>
        </w:tc>
      </w:tr>
      <w:tr w:rsidR="00774F36" w:rsidRPr="00774F36" w14:paraId="712AFF77" w14:textId="77777777" w:rsidTr="00774F36">
        <w:tc>
          <w:tcPr>
            <w:tcW w:w="395" w:type="pct"/>
            <w:vMerge/>
            <w:tcBorders>
              <w:top w:val="nil"/>
              <w:left w:val="single" w:sz="4" w:space="0" w:color="auto"/>
              <w:bottom w:val="single" w:sz="4" w:space="0" w:color="000000"/>
              <w:right w:val="single" w:sz="4" w:space="0" w:color="auto"/>
            </w:tcBorders>
            <w:vAlign w:val="center"/>
            <w:hideMark/>
          </w:tcPr>
          <w:p w14:paraId="6DBD338F"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0E6FF0E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意思決定支援</w:t>
            </w:r>
          </w:p>
        </w:tc>
        <w:tc>
          <w:tcPr>
            <w:tcW w:w="3289" w:type="pct"/>
            <w:tcBorders>
              <w:top w:val="nil"/>
              <w:left w:val="nil"/>
              <w:bottom w:val="single" w:sz="4" w:space="0" w:color="auto"/>
              <w:right w:val="single" w:sz="4" w:space="0" w:color="auto"/>
            </w:tcBorders>
            <w:shd w:val="clear" w:color="F2F4F8" w:fill="F2F4F8"/>
            <w:vAlign w:val="center"/>
            <w:hideMark/>
          </w:tcPr>
          <w:p w14:paraId="7778D25C"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障がいのある人が自らの意思が反映された生活を送ることができるよう、本人の意思の確認や意思及び選好の推定等のために、支援者が行う支援。</w:t>
            </w:r>
          </w:p>
        </w:tc>
      </w:tr>
      <w:tr w:rsidR="00774F36" w:rsidRPr="00774F36" w14:paraId="1B41705D"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199775BD"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628C90B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一般就労</w:t>
            </w:r>
          </w:p>
        </w:tc>
        <w:tc>
          <w:tcPr>
            <w:tcW w:w="3289" w:type="pct"/>
            <w:tcBorders>
              <w:top w:val="nil"/>
              <w:left w:val="nil"/>
              <w:bottom w:val="single" w:sz="4" w:space="0" w:color="auto"/>
              <w:right w:val="single" w:sz="4" w:space="0" w:color="auto"/>
            </w:tcBorders>
            <w:vAlign w:val="center"/>
            <w:hideMark/>
          </w:tcPr>
          <w:p w14:paraId="45990AD5"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企業や公的機関など労働契約に基づいて働く一般的な就労形態。⇔福祉的就労</w:t>
            </w:r>
          </w:p>
        </w:tc>
      </w:tr>
      <w:tr w:rsidR="00774F36" w:rsidRPr="00774F36" w14:paraId="1CE7BE70"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3880513D"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2DB96681"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移動支援事業</w:t>
            </w:r>
          </w:p>
        </w:tc>
        <w:tc>
          <w:tcPr>
            <w:tcW w:w="3289" w:type="pct"/>
            <w:tcBorders>
              <w:top w:val="nil"/>
              <w:left w:val="nil"/>
              <w:bottom w:val="single" w:sz="4" w:space="0" w:color="auto"/>
              <w:right w:val="single" w:sz="4" w:space="0" w:color="auto"/>
            </w:tcBorders>
            <w:shd w:val="clear" w:color="F2F4F8" w:fill="F2F4F8"/>
            <w:vAlign w:val="center"/>
            <w:hideMark/>
          </w:tcPr>
          <w:p w14:paraId="3C9E386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単独では外出困難な障がいのある人が、社会生活上必要不可欠な外出及び余暇活動や社会参加のため、必要な移動の介助及び外出に伴って必要となる介護を提供する事業。</w:t>
            </w:r>
          </w:p>
        </w:tc>
      </w:tr>
      <w:tr w:rsidR="00774F36" w:rsidRPr="00774F36" w14:paraId="08017D72"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01818670"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610F2F8E"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医療的ケア</w:t>
            </w:r>
          </w:p>
        </w:tc>
        <w:tc>
          <w:tcPr>
            <w:tcW w:w="3289" w:type="pct"/>
            <w:tcBorders>
              <w:top w:val="nil"/>
              <w:left w:val="nil"/>
              <w:bottom w:val="single" w:sz="4" w:space="0" w:color="auto"/>
              <w:right w:val="single" w:sz="4" w:space="0" w:color="auto"/>
            </w:tcBorders>
            <w:vAlign w:val="center"/>
            <w:hideMark/>
          </w:tcPr>
          <w:p w14:paraId="1EA0559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口腔内や鼻腔内のたんの吸引や、鼻などから管を通して栄養剤を流し込む経管栄養など、在宅で家族が日常的に行っている医療的介助行為を、医師法上の「医療行為」と区別して「医療的ケア」と呼ぶ。</w:t>
            </w:r>
          </w:p>
        </w:tc>
      </w:tr>
      <w:tr w:rsidR="00774F36" w:rsidRPr="00774F36" w14:paraId="6C5908EC"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3C36393C"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073E7CD4"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医療的ケア児</w:t>
            </w:r>
          </w:p>
        </w:tc>
        <w:tc>
          <w:tcPr>
            <w:tcW w:w="3289" w:type="pct"/>
            <w:tcBorders>
              <w:top w:val="nil"/>
              <w:left w:val="nil"/>
              <w:bottom w:val="single" w:sz="4" w:space="0" w:color="auto"/>
              <w:right w:val="single" w:sz="4" w:space="0" w:color="auto"/>
            </w:tcBorders>
            <w:shd w:val="clear" w:color="F2F4F8" w:fill="F2F4F8"/>
            <w:vAlign w:val="center"/>
            <w:hideMark/>
          </w:tcPr>
          <w:p w14:paraId="0347962E"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日常生活及び社会生活を営むために恒常的に医療的ケア（気管切開の管理、経管栄養など）を受けることが不可欠である子ども。令和9年4月施行の改正法（医療的ケア児等及び重症心身障害者並びにそれらの家族に対する支援に関する法律）により、医療的ケア児であった成人や重症心身障害者も支援の対象に加えられる。</w:t>
            </w:r>
          </w:p>
        </w:tc>
      </w:tr>
      <w:tr w:rsidR="00774F36" w:rsidRPr="00774F36" w14:paraId="7438D027" w14:textId="77777777" w:rsidTr="00774F36">
        <w:tc>
          <w:tcPr>
            <w:tcW w:w="395" w:type="pct"/>
            <w:vMerge/>
            <w:tcBorders>
              <w:top w:val="nil"/>
              <w:left w:val="single" w:sz="4" w:space="0" w:color="auto"/>
              <w:bottom w:val="single" w:sz="4" w:space="0" w:color="000000"/>
              <w:right w:val="single" w:sz="4" w:space="0" w:color="auto"/>
            </w:tcBorders>
            <w:vAlign w:val="center"/>
            <w:hideMark/>
          </w:tcPr>
          <w:p w14:paraId="2EB83801"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6C4948E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医療的ケア児等コーディネーター</w:t>
            </w:r>
          </w:p>
        </w:tc>
        <w:tc>
          <w:tcPr>
            <w:tcW w:w="3289" w:type="pct"/>
            <w:tcBorders>
              <w:top w:val="nil"/>
              <w:left w:val="nil"/>
              <w:bottom w:val="single" w:sz="4" w:space="0" w:color="auto"/>
              <w:right w:val="single" w:sz="4" w:space="0" w:color="auto"/>
            </w:tcBorders>
            <w:vAlign w:val="center"/>
            <w:hideMark/>
          </w:tcPr>
          <w:p w14:paraId="527F2EF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医療的ケア児等が必要とする保健・医療・福祉・教育等の支援を総合的に調整し、関係機関との連携を図る役割を担う人。</w:t>
            </w:r>
          </w:p>
        </w:tc>
      </w:tr>
      <w:tr w:rsidR="00774F36" w:rsidRPr="00774F36" w14:paraId="6EF04855"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42966AFE"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1F9371C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インクルージョン</w:t>
            </w:r>
          </w:p>
        </w:tc>
        <w:tc>
          <w:tcPr>
            <w:tcW w:w="3289" w:type="pct"/>
            <w:tcBorders>
              <w:top w:val="nil"/>
              <w:left w:val="nil"/>
              <w:bottom w:val="single" w:sz="4" w:space="0" w:color="auto"/>
              <w:right w:val="single" w:sz="4" w:space="0" w:color="auto"/>
            </w:tcBorders>
            <w:shd w:val="clear" w:color="F2F4F8" w:fill="F2F4F8"/>
            <w:vAlign w:val="center"/>
            <w:hideMark/>
          </w:tcPr>
          <w:p w14:paraId="7681DC60"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介護や障がいなどの有無を問わず、誰も排除されることなく、すべての人が差別なく受け入れられる共生社会を目指す理念、考え方。直訳で「包括」「包含」「包摂」などを意味する言葉。</w:t>
            </w:r>
          </w:p>
        </w:tc>
      </w:tr>
      <w:tr w:rsidR="00774F36" w:rsidRPr="00774F36" w14:paraId="4BDCECE9"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1313CFA8"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7A120D5C"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ADHD（注意欠如・多動症）</w:t>
            </w:r>
          </w:p>
        </w:tc>
        <w:tc>
          <w:tcPr>
            <w:tcW w:w="3289" w:type="pct"/>
            <w:tcBorders>
              <w:top w:val="nil"/>
              <w:left w:val="nil"/>
              <w:bottom w:val="single" w:sz="4" w:space="0" w:color="auto"/>
              <w:right w:val="single" w:sz="4" w:space="0" w:color="auto"/>
            </w:tcBorders>
            <w:vAlign w:val="center"/>
            <w:hideMark/>
          </w:tcPr>
          <w:p w14:paraId="21977E81"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発達障がいの一つ。不注意、多動性と衝動性の症状を主な特徴とし、仕事や学業、友人関係の構築に困難を覚えることがある。</w:t>
            </w:r>
          </w:p>
        </w:tc>
      </w:tr>
      <w:tr w:rsidR="00774F36" w:rsidRPr="00774F36" w14:paraId="1557E326"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75797C82"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50AA8D93"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LD（学習障がい）</w:t>
            </w:r>
          </w:p>
        </w:tc>
        <w:tc>
          <w:tcPr>
            <w:tcW w:w="3289" w:type="pct"/>
            <w:tcBorders>
              <w:top w:val="nil"/>
              <w:left w:val="nil"/>
              <w:bottom w:val="single" w:sz="4" w:space="0" w:color="auto"/>
              <w:right w:val="single" w:sz="4" w:space="0" w:color="auto"/>
            </w:tcBorders>
            <w:shd w:val="clear" w:color="F2F4F8" w:fill="F2F4F8"/>
            <w:vAlign w:val="center"/>
            <w:hideMark/>
          </w:tcPr>
          <w:p w14:paraId="3A060E1B"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発達障がいの一つ。知的発達の遅れはないものの、主に読字障がい（読みの困難）、書字表出障がい（書きの困難）、算数障がい（算数、推論の困難）の三つに分類される。</w:t>
            </w:r>
          </w:p>
        </w:tc>
      </w:tr>
      <w:tr w:rsidR="00774F36" w:rsidRPr="00774F36" w14:paraId="53B5718F"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67B1EB44"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2F9B6DF7"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オストメイト</w:t>
            </w:r>
          </w:p>
        </w:tc>
        <w:tc>
          <w:tcPr>
            <w:tcW w:w="3289" w:type="pct"/>
            <w:tcBorders>
              <w:top w:val="nil"/>
              <w:left w:val="nil"/>
              <w:bottom w:val="single" w:sz="4" w:space="0" w:color="auto"/>
              <w:right w:val="single" w:sz="4" w:space="0" w:color="auto"/>
            </w:tcBorders>
            <w:vAlign w:val="center"/>
            <w:hideMark/>
          </w:tcPr>
          <w:p w14:paraId="78D66389"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様々な病気や事故などにより、お腹に排泄のためのストーマ（人工肛門・人工膀胱）を造設した人。</w:t>
            </w:r>
          </w:p>
        </w:tc>
      </w:tr>
      <w:tr w:rsidR="00774F36" w:rsidRPr="00774F36" w14:paraId="0EC64FAD" w14:textId="77777777" w:rsidTr="00774F36">
        <w:trPr>
          <w:trHeight w:val="799"/>
        </w:trPr>
        <w:tc>
          <w:tcPr>
            <w:tcW w:w="395" w:type="pct"/>
            <w:vMerge w:val="restart"/>
            <w:tcBorders>
              <w:top w:val="nil"/>
              <w:left w:val="single" w:sz="4" w:space="0" w:color="auto"/>
              <w:bottom w:val="single" w:sz="4" w:space="0" w:color="000000"/>
              <w:right w:val="single" w:sz="4" w:space="0" w:color="auto"/>
            </w:tcBorders>
            <w:vAlign w:val="center"/>
            <w:hideMark/>
          </w:tcPr>
          <w:p w14:paraId="72D25F47" w14:textId="77777777" w:rsidR="00774F36" w:rsidRPr="00774F36" w:rsidRDefault="00774F36" w:rsidP="00774F36">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か行</w:t>
            </w:r>
          </w:p>
        </w:tc>
        <w:tc>
          <w:tcPr>
            <w:tcW w:w="1316" w:type="pct"/>
            <w:tcBorders>
              <w:top w:val="nil"/>
              <w:left w:val="nil"/>
              <w:bottom w:val="single" w:sz="4" w:space="0" w:color="auto"/>
              <w:right w:val="single" w:sz="4" w:space="0" w:color="auto"/>
            </w:tcBorders>
            <w:shd w:val="clear" w:color="F2F4F8" w:fill="F2F4F8"/>
            <w:vAlign w:val="center"/>
            <w:hideMark/>
          </w:tcPr>
          <w:p w14:paraId="0B9E08F4"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介護支援専門員（ケアマネジャー）</w:t>
            </w:r>
          </w:p>
        </w:tc>
        <w:tc>
          <w:tcPr>
            <w:tcW w:w="3289" w:type="pct"/>
            <w:tcBorders>
              <w:top w:val="nil"/>
              <w:left w:val="nil"/>
              <w:bottom w:val="single" w:sz="4" w:space="0" w:color="auto"/>
              <w:right w:val="single" w:sz="4" w:space="0" w:color="auto"/>
            </w:tcBorders>
            <w:shd w:val="clear" w:color="F2F4F8" w:fill="F2F4F8"/>
            <w:vAlign w:val="center"/>
            <w:hideMark/>
          </w:tcPr>
          <w:p w14:paraId="48CA2A51"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介護認定を受け、介護保険サービス等を利用する人などからの相談に応じ、ケアプラン（介護サービス計画）の立案や、関係機関との連絡調整などを行う専門職。</w:t>
            </w:r>
          </w:p>
        </w:tc>
      </w:tr>
      <w:tr w:rsidR="00774F36" w:rsidRPr="00774F36" w14:paraId="09BA8F07"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68EB690D"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2A2A035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介助者</w:t>
            </w:r>
          </w:p>
        </w:tc>
        <w:tc>
          <w:tcPr>
            <w:tcW w:w="3289" w:type="pct"/>
            <w:tcBorders>
              <w:top w:val="nil"/>
              <w:left w:val="nil"/>
              <w:bottom w:val="single" w:sz="4" w:space="0" w:color="auto"/>
              <w:right w:val="single" w:sz="4" w:space="0" w:color="auto"/>
            </w:tcBorders>
            <w:vAlign w:val="center"/>
            <w:hideMark/>
          </w:tcPr>
          <w:p w14:paraId="28CE345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体に不自由がある人のお風呂や買い物などに付き添うなど、日常生活動作を手助けする人。</w:t>
            </w:r>
          </w:p>
        </w:tc>
      </w:tr>
      <w:tr w:rsidR="00774F36" w:rsidRPr="00774F36" w14:paraId="103683EB"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550DB378"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09AAD7B7"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基幹相談支援センター</w:t>
            </w:r>
          </w:p>
        </w:tc>
        <w:tc>
          <w:tcPr>
            <w:tcW w:w="3289" w:type="pct"/>
            <w:tcBorders>
              <w:top w:val="nil"/>
              <w:left w:val="nil"/>
              <w:bottom w:val="single" w:sz="4" w:space="0" w:color="auto"/>
              <w:right w:val="single" w:sz="4" w:space="0" w:color="auto"/>
            </w:tcBorders>
            <w:shd w:val="clear" w:color="F2F4F8" w:fill="F2F4F8"/>
            <w:vAlign w:val="center"/>
            <w:hideMark/>
          </w:tcPr>
          <w:p w14:paraId="7A224824"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地域における相談支援の中核的な役割を担う機関。総合的・専門的な相談支援、地域の相談支援体制の強化、関係機関との連携の緊密化等を行う。本町は、田村地方の近隣市町と共同で「田村地方基幹相談支援センター」を設置している。</w:t>
            </w:r>
          </w:p>
        </w:tc>
      </w:tr>
      <w:tr w:rsidR="00774F36" w:rsidRPr="00774F36" w14:paraId="26C515C3" w14:textId="77777777" w:rsidTr="00774F36">
        <w:tc>
          <w:tcPr>
            <w:tcW w:w="395" w:type="pct"/>
            <w:vMerge/>
            <w:tcBorders>
              <w:top w:val="nil"/>
              <w:left w:val="single" w:sz="4" w:space="0" w:color="auto"/>
              <w:bottom w:val="single" w:sz="4" w:space="0" w:color="000000"/>
              <w:right w:val="single" w:sz="4" w:space="0" w:color="auto"/>
            </w:tcBorders>
            <w:vAlign w:val="center"/>
            <w:hideMark/>
          </w:tcPr>
          <w:p w14:paraId="166F8526"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4F53ADD0"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基盤整備量</w:t>
            </w:r>
          </w:p>
        </w:tc>
        <w:tc>
          <w:tcPr>
            <w:tcW w:w="3289" w:type="pct"/>
            <w:tcBorders>
              <w:top w:val="nil"/>
              <w:left w:val="nil"/>
              <w:bottom w:val="single" w:sz="4" w:space="0" w:color="auto"/>
              <w:right w:val="single" w:sz="4" w:space="0" w:color="auto"/>
            </w:tcBorders>
            <w:vAlign w:val="center"/>
            <w:hideMark/>
          </w:tcPr>
          <w:p w14:paraId="583FE871"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精神病床に1年以上入院している人が地域生活へ移行した場合に、地域で受け止めるために必要となる障がい福祉サービス等の量。県が算定する値を勘案して見込む。</w:t>
            </w:r>
          </w:p>
        </w:tc>
      </w:tr>
      <w:tr w:rsidR="00774F36" w:rsidRPr="00774F36" w14:paraId="2E5F4391"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71E0A417"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520406C8"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協議会</w:t>
            </w:r>
          </w:p>
        </w:tc>
        <w:tc>
          <w:tcPr>
            <w:tcW w:w="3289" w:type="pct"/>
            <w:tcBorders>
              <w:top w:val="nil"/>
              <w:left w:val="nil"/>
              <w:bottom w:val="single" w:sz="4" w:space="0" w:color="auto"/>
              <w:right w:val="single" w:sz="4" w:space="0" w:color="auto"/>
            </w:tcBorders>
            <w:shd w:val="clear" w:color="F2F4F8" w:fill="F2F4F8"/>
            <w:vAlign w:val="center"/>
            <w:hideMark/>
          </w:tcPr>
          <w:p w14:paraId="7F850D61"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総合支援法に基づき、障がいのある人が、地域での自立した日常生活や社会生活を営むことができるよう、障がいのある人等の福祉施策や地域生活支援を推進するために設置された組織。（障害者自立支援協議会）</w:t>
            </w:r>
          </w:p>
        </w:tc>
      </w:tr>
      <w:tr w:rsidR="00774F36" w:rsidRPr="00774F36" w14:paraId="587A42E4" w14:textId="77777777" w:rsidTr="00774F36">
        <w:tc>
          <w:tcPr>
            <w:tcW w:w="395" w:type="pct"/>
            <w:vMerge/>
            <w:tcBorders>
              <w:top w:val="nil"/>
              <w:left w:val="single" w:sz="4" w:space="0" w:color="auto"/>
              <w:bottom w:val="single" w:sz="4" w:space="0" w:color="000000"/>
              <w:right w:val="single" w:sz="4" w:space="0" w:color="auto"/>
            </w:tcBorders>
            <w:vAlign w:val="center"/>
            <w:hideMark/>
          </w:tcPr>
          <w:p w14:paraId="17AFD8EF"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502218B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共生型サービス</w:t>
            </w:r>
          </w:p>
        </w:tc>
        <w:tc>
          <w:tcPr>
            <w:tcW w:w="3289" w:type="pct"/>
            <w:tcBorders>
              <w:top w:val="nil"/>
              <w:left w:val="nil"/>
              <w:bottom w:val="single" w:sz="4" w:space="0" w:color="auto"/>
              <w:right w:val="single" w:sz="4" w:space="0" w:color="auto"/>
            </w:tcBorders>
            <w:vAlign w:val="center"/>
            <w:hideMark/>
          </w:tcPr>
          <w:p w14:paraId="471A56A1"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 xml:space="preserve">介護保険又は</w:t>
            </w:r>
            <w:del w:id="91694" w:author="Ryo Wakayama" w:date="2026-10-23T09:00:00Z">
              <w:r>
                <w:rPr>
                  <w:rFonts w:ascii="BIZ UDPゴシック" w:eastAsia="BIZ UDPゴシック" w:hAnsi="BIZ UDPゴシック"/>
                  <w:sz w:val="20"/>
                  <w:szCs w:val="20"/>
                </w:rPr>
                <w:delText xml:space="preserve">障害福祉</w:delText>
              </w:r>
            </w:del>
            <w:ins w:id="91695" w:author="Ryo Wakayama" w:date="2026-10-23T09:00:00Z">
              <w:r>
                <w:rPr>
                  <w:rFonts w:ascii="BIZ UDPゴシック" w:eastAsia="BIZ UDPゴシック" w:hAnsi="BIZ UDPゴシック"/>
                  <w:sz w:val="20"/>
                  <w:szCs w:val="20"/>
                </w:rPr>
                <w:t xml:space="preserve">障がい福祉</w:t>
              </w:r>
            </w:ins>
            <w:r>
              <w:rPr>
                <w:rFonts w:ascii="BIZ UDPゴシック" w:eastAsia="BIZ UDPゴシック" w:hAnsi="BIZ UDPゴシック"/>
                <w:sz w:val="20"/>
                <w:szCs w:val="20"/>
              </w:rPr>
              <w:t xml:space="preserve">のいずれかの指定を受けている事業所が、もう一方の制度の指定も受けやすくする特例。65歳以上になっても使い慣れた事業所でサービスを利用しやすくすることなどを目的とする。</w:t>
            </w:r>
          </w:p>
        </w:tc>
      </w:tr>
      <w:tr w:rsidR="00774F36" w:rsidRPr="00774F36" w14:paraId="43DCB661"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65650DF3"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70D51D68"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共生社会</w:t>
            </w:r>
          </w:p>
        </w:tc>
        <w:tc>
          <w:tcPr>
            <w:tcW w:w="3289" w:type="pct"/>
            <w:tcBorders>
              <w:top w:val="nil"/>
              <w:left w:val="nil"/>
              <w:bottom w:val="single" w:sz="4" w:space="0" w:color="auto"/>
              <w:right w:val="single" w:sz="4" w:space="0" w:color="auto"/>
            </w:tcBorders>
            <w:shd w:val="clear" w:color="F2F4F8" w:fill="F2F4F8"/>
            <w:vAlign w:val="center"/>
            <w:hideMark/>
          </w:tcPr>
          <w:p w14:paraId="3AD621D5"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障がいの有無に関わらず、誰もがお互いに人格と個性を尊重し支えあう社会。</w:t>
            </w:r>
          </w:p>
        </w:tc>
      </w:tr>
      <w:tr w:rsidR="00774F36" w:rsidRPr="00774F36" w14:paraId="656E7A1D"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054D8474"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09DF081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共同生活援助（グループホーム）</w:t>
            </w:r>
          </w:p>
        </w:tc>
        <w:tc>
          <w:tcPr>
            <w:tcW w:w="3289" w:type="pct"/>
            <w:tcBorders>
              <w:top w:val="nil"/>
              <w:left w:val="nil"/>
              <w:bottom w:val="single" w:sz="4" w:space="0" w:color="auto"/>
              <w:right w:val="single" w:sz="4" w:space="0" w:color="auto"/>
            </w:tcBorders>
            <w:vAlign w:val="center"/>
            <w:hideMark/>
          </w:tcPr>
          <w:p w14:paraId="4C4746A8"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生活に必要な介護や支援を受けながら少人数で共同生活を送る障がいのある人に対し、主に夜間において、入浴や排せつ、食事の介護など生活上の援助や、相談や助言などを行うサービス。</w:t>
            </w:r>
          </w:p>
        </w:tc>
      </w:tr>
      <w:tr w:rsidR="00774F36" w:rsidRPr="00774F36" w14:paraId="23E25597"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5A4F97A1"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3A78E750"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強度行動障がい</w:t>
            </w:r>
          </w:p>
        </w:tc>
        <w:tc>
          <w:tcPr>
            <w:tcW w:w="3289" w:type="pct"/>
            <w:tcBorders>
              <w:top w:val="nil"/>
              <w:left w:val="nil"/>
              <w:bottom w:val="single" w:sz="4" w:space="0" w:color="auto"/>
              <w:right w:val="single" w:sz="4" w:space="0" w:color="auto"/>
            </w:tcBorders>
            <w:shd w:val="clear" w:color="F2F4F8" w:fill="F2F4F8"/>
            <w:vAlign w:val="center"/>
            <w:hideMark/>
          </w:tcPr>
          <w:p w14:paraId="4B4EAA2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自傷、他害、こだわり、物壊し、睡眠の乱れ、異食など、本人や周囲の人の暮らしに影響を及ぼす行動が著しく高い頻度で起こるため、特別に配慮された支援が必要な状態。</w:t>
            </w:r>
          </w:p>
        </w:tc>
      </w:tr>
      <w:tr w:rsidR="00774F36" w:rsidRPr="00774F36" w14:paraId="370C4285"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3CFA36E8"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66192CD5"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居宅介護（ホームヘルプ）</w:t>
            </w:r>
          </w:p>
        </w:tc>
        <w:tc>
          <w:tcPr>
            <w:tcW w:w="3289" w:type="pct"/>
            <w:tcBorders>
              <w:top w:val="nil"/>
              <w:left w:val="nil"/>
              <w:bottom w:val="single" w:sz="4" w:space="0" w:color="auto"/>
              <w:right w:val="single" w:sz="4" w:space="0" w:color="auto"/>
            </w:tcBorders>
            <w:vAlign w:val="center"/>
            <w:hideMark/>
          </w:tcPr>
          <w:p w14:paraId="6ED9DD50"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ホームヘルパーが障がいのある人の自宅を訪問し、入浴や排せつ、食事の介護、調理や洗濯、掃除、生活等に関する相談や助言、その他生活全般にわたる援助を行うサービス。</w:t>
            </w:r>
          </w:p>
        </w:tc>
      </w:tr>
      <w:tr w:rsidR="00774F36" w:rsidRPr="00774F36" w14:paraId="040147F8"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6C60B6EA"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55561D9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ケアラー</w:t>
            </w:r>
          </w:p>
        </w:tc>
        <w:tc>
          <w:tcPr>
            <w:tcW w:w="3289" w:type="pct"/>
            <w:tcBorders>
              <w:top w:val="nil"/>
              <w:left w:val="nil"/>
              <w:bottom w:val="single" w:sz="4" w:space="0" w:color="auto"/>
              <w:right w:val="single" w:sz="4" w:space="0" w:color="auto"/>
            </w:tcBorders>
            <w:shd w:val="clear" w:color="F2F4F8" w:fill="F2F4F8"/>
            <w:vAlign w:val="center"/>
            <w:hideMark/>
          </w:tcPr>
          <w:p w14:paraId="63BA7AAE"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高齢、障がい、疾病その他の理由により援助を必要とする家族や友人、その他の身近な人に対し、無償で介護や看護、日常生活上の世話、その他の援助を提供する人。</w:t>
            </w:r>
          </w:p>
        </w:tc>
      </w:tr>
      <w:tr w:rsidR="00774F36" w:rsidRPr="00774F36" w14:paraId="1A9B204D"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4032B801"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74C9E011"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計画相談支援</w:t>
            </w:r>
          </w:p>
        </w:tc>
        <w:tc>
          <w:tcPr>
            <w:tcW w:w="3289" w:type="pct"/>
            <w:tcBorders>
              <w:top w:val="nil"/>
              <w:left w:val="nil"/>
              <w:bottom w:val="single" w:sz="4" w:space="0" w:color="auto"/>
              <w:right w:val="single" w:sz="4" w:space="0" w:color="auto"/>
            </w:tcBorders>
            <w:vAlign w:val="center"/>
            <w:hideMark/>
          </w:tcPr>
          <w:p w14:paraId="7FA5E6FB"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 xml:space="preserve">⇒サービス利用支援 … </w:t>
            </w:r>
            <w:del w:id="91696" w:author="Ryo Wakayama" w:date="2026-10-23T09:00:00Z">
              <w:r>
                <w:rPr>
                  <w:rFonts w:ascii="BIZ UDPゴシック" w:eastAsia="BIZ UDPゴシック" w:hAnsi="BIZ UDPゴシック"/>
                  <w:sz w:val="20"/>
                  <w:szCs w:val="20"/>
                </w:rPr>
                <w:delText xml:space="preserve">障害福祉サービス</w:delText>
              </w:r>
            </w:del>
            <w:ins w:id="91697" w:author="Ryo Wakayama" w:date="2026-10-23T09:00:00Z">
              <w:r>
                <w:rPr>
                  <w:rFonts w:ascii="BIZ UDPゴシック" w:eastAsia="BIZ UDPゴシック" w:hAnsi="BIZ UDPゴシック"/>
                  <w:sz w:val="20"/>
                  <w:szCs w:val="20"/>
                </w:rPr>
                <w:t xml:space="preserve">障がい福祉サービス</w:t>
              </w:r>
            </w:ins>
            <w:r>
              <w:rPr>
                <w:rFonts w:ascii="BIZ UDPゴシック" w:eastAsia="BIZ UDPゴシック" w:hAnsi="BIZ UDPゴシック"/>
                <w:sz w:val="20"/>
                <w:szCs w:val="20"/>
              </w:rPr>
              <w:t xml:space="preserve">の申請をする障がいのある人や保護者等の心身の状況や環境等を勘案し、利用する</w:t>
            </w:r>
            <w:del w:id="91698" w:author="Ryo Wakayama" w:date="2026-10-23T09:00:00Z">
              <w:r>
                <w:rPr>
                  <w:rFonts w:ascii="BIZ UDPゴシック" w:eastAsia="BIZ UDPゴシック" w:hAnsi="BIZ UDPゴシック"/>
                  <w:sz w:val="20"/>
                  <w:szCs w:val="20"/>
                </w:rPr>
                <w:delText xml:space="preserve">障害福祉サービス</w:delText>
              </w:r>
            </w:del>
            <w:ins w:id="91699" w:author="Ryo Wakayama" w:date="2026-10-23T09:00:00Z">
              <w:r>
                <w:rPr>
                  <w:rFonts w:ascii="BIZ UDPゴシック" w:eastAsia="BIZ UDPゴシック" w:hAnsi="BIZ UDPゴシック"/>
                  <w:sz w:val="20"/>
                  <w:szCs w:val="20"/>
                </w:rPr>
                <w:t xml:space="preserve">障がい福祉サービス</w:t>
              </w:r>
            </w:ins>
            <w:r>
              <w:rPr>
                <w:rFonts w:ascii="BIZ UDPゴシック" w:eastAsia="BIZ UDPゴシック" w:hAnsi="BIZ UDPゴシック"/>
                <w:sz w:val="20"/>
                <w:szCs w:val="20"/>
              </w:rPr>
              <w:t xml:space="preserve">等の種類や内容を記載したサービス等利用計画案を作成するサービス。⇒継続サービス利用支援 … 継続して</w:t>
            </w:r>
            <w:del w:id="91700" w:author="Ryo Wakayama" w:date="2026-10-23T09:00:00Z">
              <w:r>
                <w:rPr>
                  <w:rFonts w:ascii="BIZ UDPゴシック" w:eastAsia="BIZ UDPゴシック" w:hAnsi="BIZ UDPゴシック"/>
                  <w:sz w:val="20"/>
                  <w:szCs w:val="20"/>
                </w:rPr>
                <w:delText xml:space="preserve">障害福祉サービス</w:delText>
              </w:r>
            </w:del>
            <w:ins w:id="91701" w:author="Ryo Wakayama" w:date="2026-10-23T09:00:00Z">
              <w:r>
                <w:rPr>
                  <w:rFonts w:ascii="BIZ UDPゴシック" w:eastAsia="BIZ UDPゴシック" w:hAnsi="BIZ UDPゴシック"/>
                  <w:sz w:val="20"/>
                  <w:szCs w:val="20"/>
                </w:rPr>
                <w:t xml:space="preserve">障がい福祉サービス</w:t>
              </w:r>
            </w:ins>
            <w:r>
              <w:rPr>
                <w:rFonts w:ascii="BIZ UDPゴシック" w:eastAsia="BIZ UDPゴシック" w:hAnsi="BIZ UDPゴシック"/>
                <w:sz w:val="20"/>
                <w:szCs w:val="20"/>
              </w:rPr>
              <w:t xml:space="preserve">等を適切に利用することができるよう、作成されたサービス等利用計画が、適切かどうか一定期間ごとにモニタリング（効果の分析や評価）し、必要に応じて見直しを行うサービス。</w:t>
            </w:r>
          </w:p>
        </w:tc>
      </w:tr>
      <w:tr w:rsidR="00774F36" w:rsidRPr="00774F36" w14:paraId="5BA75D1D"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4C32D9DA"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55DC5CA8"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ゲートキーパー</w:t>
            </w:r>
          </w:p>
        </w:tc>
        <w:tc>
          <w:tcPr>
            <w:tcW w:w="3289" w:type="pct"/>
            <w:tcBorders>
              <w:top w:val="nil"/>
              <w:left w:val="nil"/>
              <w:bottom w:val="single" w:sz="4" w:space="0" w:color="auto"/>
              <w:right w:val="single" w:sz="4" w:space="0" w:color="auto"/>
            </w:tcBorders>
            <w:shd w:val="clear" w:color="F2F4F8" w:fill="F2F4F8"/>
            <w:vAlign w:val="center"/>
            <w:hideMark/>
          </w:tcPr>
          <w:p w14:paraId="01DB786B"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ゲートキーパー」とは、自殺の危険を示すサインに気づき、適切な対応（悩んでいる人に気づき、声をかけ、話を聞いて、必要な支援につなげ、見守る）を図ることができる人のことで、言わば「命の門番」とも位置付けられる人のこと。</w:t>
            </w:r>
          </w:p>
        </w:tc>
      </w:tr>
      <w:tr w:rsidR="00774F36" w:rsidRPr="00774F36" w14:paraId="1C7364F7"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3EABFCE0"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6710F7F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権利擁護センター</w:t>
            </w:r>
          </w:p>
        </w:tc>
        <w:tc>
          <w:tcPr>
            <w:tcW w:w="3289" w:type="pct"/>
            <w:tcBorders>
              <w:top w:val="nil"/>
              <w:left w:val="nil"/>
              <w:bottom w:val="single" w:sz="4" w:space="0" w:color="auto"/>
              <w:right w:val="single" w:sz="4" w:space="0" w:color="auto"/>
            </w:tcBorders>
            <w:vAlign w:val="center"/>
            <w:hideMark/>
          </w:tcPr>
          <w:p w14:paraId="1105895D"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成年後見制度の利用相談、申立て支援、広報・啓発、後見人等への支援などを行う、権利擁護支援の中核的な窓口（成年後見支援センター）。本町では社会福祉協議会に委託している。令和8年の社会福祉法等の改正により、成年後見制度等の利用支援の中核を担う「地域権利擁護相談支援センター」として法律に位置付けられた（令和9年4月施行）。</w:t>
            </w:r>
          </w:p>
        </w:tc>
      </w:tr>
      <w:tr w:rsidR="00774F36" w:rsidRPr="00774F36" w14:paraId="17BA5E2A"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11F529B5"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054DAD4B"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高次脳機能障がい</w:t>
            </w:r>
          </w:p>
        </w:tc>
        <w:tc>
          <w:tcPr>
            <w:tcW w:w="3289" w:type="pct"/>
            <w:tcBorders>
              <w:top w:val="nil"/>
              <w:left w:val="nil"/>
              <w:bottom w:val="single" w:sz="4" w:space="0" w:color="auto"/>
              <w:right w:val="single" w:sz="4" w:space="0" w:color="auto"/>
            </w:tcBorders>
            <w:shd w:val="clear" w:color="F2F4F8" w:fill="F2F4F8"/>
            <w:vAlign w:val="center"/>
            <w:hideMark/>
          </w:tcPr>
          <w:p w14:paraId="0FFDD3FE"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脳卒中や事故などをきっかけとして脳の機能が著しく障がいを受けることにより、記憶障がい、注意障がい、遂行機能障がい、社会的行動障がいなどさまざまな状態を引き起こすこと。外見からは分かりにくく、日常生活を送ることが難しくなる場合もある。令和8年4月に「高次脳機能障害者支援法」が施行された。</w:t>
            </w:r>
          </w:p>
        </w:tc>
      </w:tr>
      <w:tr w:rsidR="00774F36" w:rsidRPr="00774F36" w14:paraId="5EEB5F74"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63BB2F26"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1F0C9FF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更生医療</w:t>
            </w:r>
          </w:p>
        </w:tc>
        <w:tc>
          <w:tcPr>
            <w:tcW w:w="3289" w:type="pct"/>
            <w:tcBorders>
              <w:top w:val="nil"/>
              <w:left w:val="nil"/>
              <w:bottom w:val="single" w:sz="4" w:space="0" w:color="auto"/>
              <w:right w:val="single" w:sz="4" w:space="0" w:color="auto"/>
            </w:tcBorders>
            <w:vAlign w:val="center"/>
            <w:hideMark/>
          </w:tcPr>
          <w:p w14:paraId="4262AF49"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自立支援医療の一つ。身体障がいのある人が、その障がいを除去・軽減する手術等の治療によって確実に効果が期待できるものに対して提供される、更生のために必要な医療費の助成を受けられる制度。</w:t>
            </w:r>
          </w:p>
        </w:tc>
      </w:tr>
      <w:tr w:rsidR="00774F36" w:rsidRPr="00774F36" w14:paraId="04231925"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06B9E07A"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23E55B0C"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行動援護</w:t>
            </w:r>
          </w:p>
        </w:tc>
        <w:tc>
          <w:tcPr>
            <w:tcW w:w="3289" w:type="pct"/>
            <w:tcBorders>
              <w:top w:val="nil"/>
              <w:left w:val="nil"/>
              <w:bottom w:val="single" w:sz="4" w:space="0" w:color="auto"/>
              <w:right w:val="single" w:sz="4" w:space="0" w:color="auto"/>
            </w:tcBorders>
            <w:shd w:val="clear" w:color="F2F4F8" w:fill="F2F4F8"/>
            <w:vAlign w:val="center"/>
            <w:hideMark/>
          </w:tcPr>
          <w:p w14:paraId="30E2B413"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知的障がいまたは精神障がいにより一人で行動することが著しく困難な人に、危険を回避するための必要な援護や外出時の移動中の介護、排せつや食事、その他行動する際に必要な援助を行うサービス。</w:t>
            </w:r>
          </w:p>
        </w:tc>
      </w:tr>
      <w:tr w:rsidR="00774F36" w:rsidRPr="00774F36" w14:paraId="79FB3D9F"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5188448E"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73BAEA8D"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合理的配慮</w:t>
            </w:r>
          </w:p>
        </w:tc>
        <w:tc>
          <w:tcPr>
            <w:tcW w:w="3289" w:type="pct"/>
            <w:tcBorders>
              <w:top w:val="nil"/>
              <w:left w:val="nil"/>
              <w:bottom w:val="single" w:sz="4" w:space="0" w:color="auto"/>
              <w:right w:val="single" w:sz="4" w:space="0" w:color="auto"/>
            </w:tcBorders>
            <w:vAlign w:val="center"/>
            <w:hideMark/>
          </w:tcPr>
          <w:p w14:paraId="64C523CC"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差別解消法により、行政や事業者が、障がいのある人に対し、正当な理由なく差別することを禁止するほか、障がいのある人から社会的障壁を取り除くために何らかの対応を必要としている意思が伝えられたときに、過重な負担にならない範囲で対応すること（令和6年4月からは事業者にも義務化）。</w:t>
            </w:r>
          </w:p>
        </w:tc>
      </w:tr>
      <w:tr w:rsidR="00774F36" w:rsidRPr="00774F36" w14:paraId="7583EF3A"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3677E7E9"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3108A5E5"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心のサポーター</w:t>
            </w:r>
          </w:p>
        </w:tc>
        <w:tc>
          <w:tcPr>
            <w:tcW w:w="3289" w:type="pct"/>
            <w:tcBorders>
              <w:top w:val="nil"/>
              <w:left w:val="nil"/>
              <w:bottom w:val="single" w:sz="4" w:space="0" w:color="auto"/>
              <w:right w:val="single" w:sz="4" w:space="0" w:color="auto"/>
            </w:tcBorders>
            <w:shd w:val="clear" w:color="F2F4F8" w:fill="F2F4F8"/>
            <w:vAlign w:val="center"/>
            <w:hideMark/>
          </w:tcPr>
          <w:p w14:paraId="33D10A4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メンタルヘルスや精神疾患に関する正しい知識と理解を持ち、地域や職場で、悩みを抱える人や家族等に対して、できる範囲で手助けをする人。国は令和15年度末までに全国で100万人の養成を目指している。</w:t>
            </w:r>
          </w:p>
        </w:tc>
      </w:tr>
      <w:tr w:rsidR="00774F36" w:rsidRPr="00774F36" w14:paraId="754CD795" w14:textId="77777777" w:rsidTr="00774F36">
        <w:tc>
          <w:tcPr>
            <w:tcW w:w="395" w:type="pct"/>
            <w:vMerge/>
            <w:tcBorders>
              <w:top w:val="nil"/>
              <w:left w:val="single" w:sz="4" w:space="0" w:color="auto"/>
              <w:bottom w:val="single" w:sz="4" w:space="0" w:color="000000"/>
              <w:right w:val="single" w:sz="4" w:space="0" w:color="auto"/>
            </w:tcBorders>
            <w:vAlign w:val="center"/>
            <w:hideMark/>
          </w:tcPr>
          <w:p w14:paraId="617D6F11"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241AC7B4"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こども家庭センター</w:t>
            </w:r>
          </w:p>
        </w:tc>
        <w:tc>
          <w:tcPr>
            <w:tcW w:w="3289" w:type="pct"/>
            <w:tcBorders>
              <w:top w:val="nil"/>
              <w:left w:val="nil"/>
              <w:bottom w:val="single" w:sz="4" w:space="0" w:color="auto"/>
              <w:right w:val="single" w:sz="4" w:space="0" w:color="auto"/>
            </w:tcBorders>
            <w:vAlign w:val="center"/>
            <w:hideMark/>
          </w:tcPr>
          <w:p w14:paraId="326C06C7"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全ての妊産婦、子育て世帯、こどもを対象に、母子保健と児童福祉の両面から一体的に相談支援を行う市町村の機関（児童福祉法・母子保健法）。</w:t>
            </w:r>
          </w:p>
        </w:tc>
      </w:tr>
      <w:tr w:rsidR="00774F36" w:rsidRPr="00774F36" w14:paraId="73B9780F" w14:textId="77777777" w:rsidTr="00774F36">
        <w:trPr>
          <w:trHeight w:val="799"/>
        </w:trPr>
        <w:tc>
          <w:tcPr>
            <w:tcW w:w="395" w:type="pct"/>
            <w:vMerge w:val="restart"/>
            <w:tcBorders>
              <w:top w:val="nil"/>
              <w:left w:val="single" w:sz="4" w:space="0" w:color="auto"/>
              <w:bottom w:val="single" w:sz="4" w:space="0" w:color="000000"/>
              <w:right w:val="single" w:sz="4" w:space="0" w:color="auto"/>
            </w:tcBorders>
            <w:vAlign w:val="center"/>
            <w:hideMark/>
          </w:tcPr>
          <w:p w14:paraId="1FF7606C" w14:textId="77777777" w:rsidR="00774F36" w:rsidRPr="00774F36" w:rsidRDefault="00774F36" w:rsidP="00774F36">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さ行</w:t>
            </w:r>
          </w:p>
        </w:tc>
        <w:tc>
          <w:tcPr>
            <w:tcW w:w="1316" w:type="pct"/>
            <w:tcBorders>
              <w:top w:val="nil"/>
              <w:left w:val="nil"/>
              <w:bottom w:val="single" w:sz="4" w:space="0" w:color="auto"/>
              <w:right w:val="single" w:sz="4" w:space="0" w:color="auto"/>
            </w:tcBorders>
            <w:shd w:val="clear" w:color="F2F4F8" w:fill="F2F4F8"/>
            <w:vAlign w:val="center"/>
            <w:hideMark/>
          </w:tcPr>
          <w:p w14:paraId="703ADB49"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サービス等利用計画</w:t>
            </w:r>
          </w:p>
        </w:tc>
        <w:tc>
          <w:tcPr>
            <w:tcW w:w="3289" w:type="pct"/>
            <w:tcBorders>
              <w:top w:val="nil"/>
              <w:left w:val="nil"/>
              <w:bottom w:val="single" w:sz="4" w:space="0" w:color="auto"/>
              <w:right w:val="single" w:sz="4" w:space="0" w:color="auto"/>
            </w:tcBorders>
            <w:shd w:val="clear" w:color="F2F4F8" w:fill="F2F4F8"/>
            <w:vAlign w:val="center"/>
            <w:hideMark/>
          </w:tcPr>
          <w:p w14:paraId="1CFB675F" w14:textId="77777777" w:rsidR="00774F36" w:rsidRPr="00774F36" w:rsidRDefault="00774F36" w:rsidP="00774F36">
            <w:pPr>
              <w:widowControl/>
              <w:spacing w:line="240" w:lineRule="auto"/>
              <w:rPr>
                <w:rFonts w:ascii="BIZ UDPゴシック" w:eastAsia="BIZ UDPゴシック" w:hAnsi="BIZ UDPゴシック"/>
                <w:sz w:val="20"/>
                <w:szCs w:val="20"/>
              </w:rPr>
            </w:pPr>
            <w:del w:id="91702" w:author="Ryo Wakayama" w:date="2026-10-23T09:00:00Z">
              <w:r>
                <w:rPr>
                  <w:rFonts w:ascii="BIZ UDPゴシック" w:eastAsia="BIZ UDPゴシック" w:hAnsi="BIZ UDPゴシック"/>
                  <w:sz w:val="20"/>
                  <w:szCs w:val="20"/>
                </w:rPr>
                <w:delText xml:space="preserve">障害福祉サービス</w:delText>
              </w:r>
            </w:del>
            <w:ins w:id="91703" w:author="Ryo Wakayama" w:date="2026-10-23T09:00:00Z">
              <w:r>
                <w:rPr>
                  <w:rFonts w:ascii="BIZ UDPゴシック" w:eastAsia="BIZ UDPゴシック" w:hAnsi="BIZ UDPゴシック"/>
                  <w:sz w:val="20"/>
                  <w:szCs w:val="20"/>
                </w:rPr>
                <w:t xml:space="preserve">障がい福祉サービス</w:t>
              </w:r>
            </w:ins>
            <w:r>
              <w:rPr>
                <w:rFonts w:ascii="BIZ UDPゴシック" w:eastAsia="BIZ UDPゴシック" w:hAnsi="BIZ UDPゴシック"/>
                <w:sz w:val="20"/>
                <w:szCs w:val="20"/>
              </w:rPr>
              <w:t xml:space="preserve">を利用する人を支援するため、サービスの種類や頻度、利用内容から目標達成までの過程のこと。サービス等利用計画は、相談支援事業所に作成を依頼する方法（計画相談支援給付）と、利用者本人または家族や支援者が作成する方法（セルフプラン）がある。相談支援事業所に依頼した場合は、作成した計画に対し、目標にどこまで近づいているのかなどの確認し、必要に応じて計画を見直すためのモニタリング（効果の分析や評価）を受ける。</w:t>
            </w:r>
          </w:p>
        </w:tc>
      </w:tr>
      <w:tr w:rsidR="00774F36" w:rsidRPr="00774F36" w14:paraId="2CB6A134"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2D3FBB68"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01054440"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災害派遣福祉チーム（ＤＷＡＴ）</w:t>
            </w:r>
          </w:p>
        </w:tc>
        <w:tc>
          <w:tcPr>
            <w:tcW w:w="3289" w:type="pct"/>
            <w:tcBorders>
              <w:top w:val="nil"/>
              <w:left w:val="nil"/>
              <w:bottom w:val="single" w:sz="4" w:space="0" w:color="auto"/>
              <w:right w:val="single" w:sz="4" w:space="0" w:color="auto"/>
            </w:tcBorders>
            <w:vAlign w:val="center"/>
            <w:hideMark/>
          </w:tcPr>
          <w:p w14:paraId="4217F8F5"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災害時に避難所等で、高齢者や障がいのある人など支援が必要な人に福祉的支援を行う福祉専門職のチーム。令和8年の社会福祉法等の改正により法律に位置付けられ、活動する人材の登録の仕組みが整備される（令和9年4月施行）。</w:t>
            </w:r>
          </w:p>
        </w:tc>
      </w:tr>
      <w:tr w:rsidR="00774F36" w:rsidRPr="00774F36" w14:paraId="3AE92E6E"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755310CB"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0EB831D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指定特定相談支援事業所</w:t>
            </w:r>
          </w:p>
        </w:tc>
        <w:tc>
          <w:tcPr>
            <w:tcW w:w="3289" w:type="pct"/>
            <w:tcBorders>
              <w:top w:val="nil"/>
              <w:left w:val="nil"/>
              <w:bottom w:val="single" w:sz="4" w:space="0" w:color="auto"/>
              <w:right w:val="single" w:sz="4" w:space="0" w:color="auto"/>
            </w:tcBorders>
            <w:shd w:val="clear" w:color="F2F4F8" w:fill="F2F4F8"/>
            <w:vAlign w:val="center"/>
            <w:hideMark/>
          </w:tcPr>
          <w:p w14:paraId="4B5C9C68"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障害者総合支援法に基づき、市町村長の指定を受けた計画相談支援を実施する事業所。</w:t>
            </w:r>
          </w:p>
        </w:tc>
      </w:tr>
      <w:tr w:rsidR="00774F36" w:rsidRPr="00774F36" w14:paraId="2DD3FE20"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1EA6F3FA"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05EA724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児童発達支援</w:t>
            </w:r>
          </w:p>
        </w:tc>
        <w:tc>
          <w:tcPr>
            <w:tcW w:w="3289" w:type="pct"/>
            <w:tcBorders>
              <w:top w:val="nil"/>
              <w:left w:val="nil"/>
              <w:bottom w:val="single" w:sz="4" w:space="0" w:color="auto"/>
              <w:right w:val="single" w:sz="4" w:space="0" w:color="auto"/>
            </w:tcBorders>
            <w:vAlign w:val="center"/>
            <w:hideMark/>
          </w:tcPr>
          <w:p w14:paraId="0E2EA09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就学していない障がい児に、日常生活における基本的な動作の指導や集団生活への適応訓練等の支援を行うサービス。</w:t>
            </w:r>
          </w:p>
        </w:tc>
      </w:tr>
      <w:tr w:rsidR="00774F36" w:rsidRPr="00774F36" w14:paraId="684F9AAC"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38C8E4B9"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0DFB518C"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児童発達支援センター</w:t>
            </w:r>
          </w:p>
        </w:tc>
        <w:tc>
          <w:tcPr>
            <w:tcW w:w="3289" w:type="pct"/>
            <w:tcBorders>
              <w:top w:val="nil"/>
              <w:left w:val="nil"/>
              <w:bottom w:val="single" w:sz="4" w:space="0" w:color="auto"/>
              <w:right w:val="single" w:sz="4" w:space="0" w:color="auto"/>
            </w:tcBorders>
            <w:shd w:val="clear" w:color="F2F4F8" w:fill="F2F4F8"/>
            <w:vAlign w:val="center"/>
            <w:hideMark/>
          </w:tcPr>
          <w:p w14:paraId="7D740E25"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地域の障がいのある児童を通所させて、日常生活における基本的動作の指導、自活に必要な知識や技能の付与または集団生活への適応のための訓練を行う施設。地域の中核的な療育支援施設。</w:t>
            </w:r>
          </w:p>
        </w:tc>
      </w:tr>
      <w:tr w:rsidR="00774F36" w:rsidRPr="00774F36" w14:paraId="70AB0C7E"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50EDB4CA"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4A3D905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社会的障壁</w:t>
            </w:r>
          </w:p>
        </w:tc>
        <w:tc>
          <w:tcPr>
            <w:tcW w:w="3289" w:type="pct"/>
            <w:tcBorders>
              <w:top w:val="nil"/>
              <w:left w:val="nil"/>
              <w:bottom w:val="single" w:sz="4" w:space="0" w:color="auto"/>
              <w:right w:val="single" w:sz="4" w:space="0" w:color="auto"/>
            </w:tcBorders>
            <w:vAlign w:val="center"/>
            <w:hideMark/>
          </w:tcPr>
          <w:p w14:paraId="36D6FCB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障がいのある人にとって、日常生活または社会生活を営む上で障壁（バリア）となるような、社会における施設や建物、制度やルール、慣習や情報提供、理解や偏見など、その他一切のものをいう。</w:t>
            </w:r>
          </w:p>
        </w:tc>
      </w:tr>
      <w:tr w:rsidR="00774F36" w:rsidRPr="00774F36" w14:paraId="1088CD9B"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6D0B2732"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5FEB98E1"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重症心身障がい児（者）</w:t>
            </w:r>
          </w:p>
        </w:tc>
        <w:tc>
          <w:tcPr>
            <w:tcW w:w="3289" w:type="pct"/>
            <w:tcBorders>
              <w:top w:val="nil"/>
              <w:left w:val="nil"/>
              <w:bottom w:val="single" w:sz="4" w:space="0" w:color="auto"/>
              <w:right w:val="single" w:sz="4" w:space="0" w:color="auto"/>
            </w:tcBorders>
            <w:shd w:val="clear" w:color="F2F4F8" w:fill="F2F4F8"/>
            <w:vAlign w:val="center"/>
            <w:hideMark/>
          </w:tcPr>
          <w:p w14:paraId="6C54E958"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重度の肢体不自由と重度の知的障がいとが重複した状態を重症心身障がいといい、その状態の子どもを重症心身障がい児という。さらに成人した重症心身障がい児を含めて重症心身障がい児（者）という。</w:t>
            </w:r>
          </w:p>
        </w:tc>
      </w:tr>
      <w:tr w:rsidR="00774F36" w:rsidRPr="00774F36" w14:paraId="7278737F"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6B4477DE"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3CB76135"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重度心身障害者医療事業</w:t>
            </w:r>
          </w:p>
        </w:tc>
        <w:tc>
          <w:tcPr>
            <w:tcW w:w="3289" w:type="pct"/>
            <w:tcBorders>
              <w:top w:val="nil"/>
              <w:left w:val="nil"/>
              <w:bottom w:val="single" w:sz="4" w:space="0" w:color="auto"/>
              <w:right w:val="single" w:sz="4" w:space="0" w:color="auto"/>
            </w:tcBorders>
            <w:vAlign w:val="center"/>
            <w:hideMark/>
          </w:tcPr>
          <w:p w14:paraId="6218F4E9" w14:textId="77777777" w:rsidR="00774F36" w:rsidRPr="00774F36" w:rsidRDefault="00774F36" w:rsidP="00774F36">
            <w:pPr>
              <w:widowControl/>
              <w:spacing w:line="240" w:lineRule="auto"/>
              <w:rPr>
                <w:rFonts w:ascii="BIZ UDPゴシック" w:eastAsia="BIZ UDPゴシック" w:hAnsi="BIZ UDPゴシック"/>
                <w:sz w:val="20"/>
                <w:szCs w:val="20"/>
              </w:rPr>
            </w:pPr>
            <w:del w:id="91704" w:author="Ryo Wakayama" w:date="2026-10-23T09:00:00Z">
              <w:r>
                <w:rPr>
                  <w:rFonts w:ascii="BIZ UDPゴシック" w:eastAsia="BIZ UDPゴシック" w:hAnsi="BIZ UDPゴシック"/>
                  <w:sz w:val="20"/>
                  <w:szCs w:val="20"/>
                </w:rPr>
                <w:delText xml:space="preserve">重度の障害者手帳</w:delText>
              </w:r>
            </w:del>
            <w:ins w:id="91705" w:author="Ryo Wakayama" w:date="2026-10-23T09:00:00Z">
              <w:r>
                <w:rPr>
                  <w:rFonts w:ascii="BIZ UDPゴシック" w:eastAsia="BIZ UDPゴシック" w:hAnsi="BIZ UDPゴシック"/>
                  <w:sz w:val="20"/>
                  <w:szCs w:val="20"/>
                </w:rPr>
                <w:t xml:space="preserve">重度の障がい者手帳</w:t>
              </w:r>
            </w:ins>
            <w:r>
              <w:rPr>
                <w:rFonts w:ascii="BIZ UDPゴシック" w:eastAsia="BIZ UDPゴシック" w:hAnsi="BIZ UDPゴシック"/>
                <w:sz w:val="20"/>
                <w:szCs w:val="20"/>
              </w:rPr>
              <w:t xml:space="preserve">の交付を受けた人に、医療費を助成する事業。本町では、福島県の制度に基づき、身体障害者手帳1級・2級、療育手帳Ａ等に該当する人を対象としている。</w:t>
            </w:r>
          </w:p>
        </w:tc>
      </w:tr>
      <w:tr w:rsidR="00774F36" w:rsidRPr="00774F36" w14:paraId="30CD9511"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11F3BBB6"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4E74F03C"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就労移行支援</w:t>
            </w:r>
          </w:p>
        </w:tc>
        <w:tc>
          <w:tcPr>
            <w:tcW w:w="3289" w:type="pct"/>
            <w:tcBorders>
              <w:top w:val="nil"/>
              <w:left w:val="nil"/>
              <w:bottom w:val="single" w:sz="4" w:space="0" w:color="auto"/>
              <w:right w:val="single" w:sz="4" w:space="0" w:color="auto"/>
            </w:tcBorders>
            <w:shd w:val="clear" w:color="F2F4F8" w:fill="F2F4F8"/>
            <w:vAlign w:val="center"/>
            <w:hideMark/>
          </w:tcPr>
          <w:p w14:paraId="773113B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就労を希望する 65 歳未満の障がいのある人で、一般企業等への就労が可能と見込まれる人に、就労に必要な知識及び能力の向上のために必要な訓練や求職活動、その適性に応じた職場の開拓、就職後における職場への定着のために必要な相談等の支援を行うサービス。</w:t>
            </w:r>
          </w:p>
        </w:tc>
      </w:tr>
      <w:tr w:rsidR="00774F36" w:rsidRPr="00774F36" w14:paraId="56C21F1F"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59DC7B53"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7A740A4C"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就労継続支援Ａ型</w:t>
            </w:r>
          </w:p>
        </w:tc>
        <w:tc>
          <w:tcPr>
            <w:tcW w:w="3289" w:type="pct"/>
            <w:tcBorders>
              <w:top w:val="nil"/>
              <w:left w:val="nil"/>
              <w:bottom w:val="single" w:sz="4" w:space="0" w:color="auto"/>
              <w:right w:val="single" w:sz="4" w:space="0" w:color="auto"/>
            </w:tcBorders>
            <w:vAlign w:val="center"/>
            <w:hideMark/>
          </w:tcPr>
          <w:p w14:paraId="50BBFC1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一般企業等に就労することが困難な 65 歳未満の障がいのある人に、雇用契約に基づく生産活動及びその他の活動の機会を提供するとともに、一般就労に向けて支援を行うサービス。</w:t>
            </w:r>
          </w:p>
        </w:tc>
      </w:tr>
      <w:tr w:rsidR="00774F36" w:rsidRPr="00774F36" w14:paraId="35C7D3F8"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7030C745"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1A59883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3289" w:type="pct"/>
            <w:tcBorders>
              <w:top w:val="nil"/>
              <w:left w:val="nil"/>
              <w:bottom w:val="single" w:sz="4" w:space="0" w:color="auto"/>
              <w:right w:val="single" w:sz="4" w:space="0" w:color="auto"/>
            </w:tcBorders>
            <w:shd w:val="clear" w:color="F2F4F8" w:fill="F2F4F8"/>
            <w:vAlign w:val="center"/>
            <w:hideMark/>
          </w:tcPr>
          <w:p w14:paraId="77CAAFD1"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就労移行支援事業等を利用したが一般企業等の雇用に結びつかない人や、一定年齢に達している人であって、就労の機会等を通じ、生産活動にかかる知識及び能力の向上や維持が期待される人に、生産活動の機会の提供、知識及び能力の向上のために必要な訓練等を行うサービス。</w:t>
            </w:r>
          </w:p>
        </w:tc>
      </w:tr>
      <w:tr w:rsidR="00774F36" w:rsidRPr="00774F36" w14:paraId="5B0E9E8B"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4E1BB26D"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1798D791"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就労選択支援</w:t>
            </w:r>
          </w:p>
        </w:tc>
        <w:tc>
          <w:tcPr>
            <w:tcW w:w="3289" w:type="pct"/>
            <w:tcBorders>
              <w:top w:val="nil"/>
              <w:left w:val="nil"/>
              <w:bottom w:val="single" w:sz="4" w:space="0" w:color="auto"/>
              <w:right w:val="single" w:sz="4" w:space="0" w:color="auto"/>
            </w:tcBorders>
            <w:vAlign w:val="center"/>
            <w:hideMark/>
          </w:tcPr>
          <w:p w14:paraId="5D929297"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障がいのある人が就労先・働き方についてより良い選択ができるよう、就労アセスメントの手法を活用して、本人の希望、就労能力や適性等に合った選択を支援するサービス（令和7年10月創設）。</w:t>
            </w:r>
          </w:p>
        </w:tc>
      </w:tr>
      <w:tr w:rsidR="00774F36" w:rsidRPr="00774F36" w14:paraId="5C948052"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5AE525B8"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23E4DAE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障害者基本法</w:t>
            </w:r>
          </w:p>
        </w:tc>
        <w:tc>
          <w:tcPr>
            <w:tcW w:w="3289" w:type="pct"/>
            <w:tcBorders>
              <w:top w:val="nil"/>
              <w:left w:val="nil"/>
              <w:bottom w:val="single" w:sz="4" w:space="0" w:color="auto"/>
              <w:right w:val="single" w:sz="4" w:space="0" w:color="auto"/>
            </w:tcBorders>
            <w:shd w:val="clear" w:color="F2F4F8" w:fill="F2F4F8"/>
            <w:vAlign w:val="center"/>
            <w:hideMark/>
          </w:tcPr>
          <w:p w14:paraId="1DAEF909"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の有無によって分け隔てられることなく、相互に人格と個性を尊重し合いながら共生する社会を実現するため、障がいのある人の自立や社会参加等のための施策を総合的かつ計画的に推進することを目的とした法律。</w:t>
            </w:r>
          </w:p>
        </w:tc>
      </w:tr>
      <w:tr w:rsidR="00774F36" w:rsidRPr="00774F36" w14:paraId="7736189E"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480BB084"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037F92EC"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障害者虐待防止法</w:t>
            </w:r>
          </w:p>
        </w:tc>
        <w:tc>
          <w:tcPr>
            <w:tcW w:w="3289" w:type="pct"/>
            <w:tcBorders>
              <w:top w:val="nil"/>
              <w:left w:val="nil"/>
              <w:bottom w:val="single" w:sz="4" w:space="0" w:color="auto"/>
              <w:right w:val="single" w:sz="4" w:space="0" w:color="auto"/>
            </w:tcBorders>
            <w:vAlign w:val="center"/>
            <w:hideMark/>
          </w:tcPr>
          <w:p w14:paraId="5034087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「障害者虐待の防止、障害者の養護者に対する支援等に関する法律」。虐待によって障がいのある人の権利や尊厳が脅かされることを防ぎ、安定した生活や社会参加を進めるための法律。</w:t>
            </w:r>
          </w:p>
        </w:tc>
      </w:tr>
      <w:tr w:rsidR="00774F36" w:rsidRPr="00774F36" w14:paraId="50B4C126"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715B5F9B"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596FA109"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障がい者雇用</w:t>
            </w:r>
          </w:p>
        </w:tc>
        <w:tc>
          <w:tcPr>
            <w:tcW w:w="3289" w:type="pct"/>
            <w:tcBorders>
              <w:top w:val="nil"/>
              <w:left w:val="nil"/>
              <w:bottom w:val="single" w:sz="4" w:space="0" w:color="auto"/>
              <w:right w:val="single" w:sz="4" w:space="0" w:color="auto"/>
            </w:tcBorders>
            <w:shd w:val="clear" w:color="F2F4F8" w:fill="F2F4F8"/>
            <w:vAlign w:val="center"/>
            <w:hideMark/>
          </w:tcPr>
          <w:p w14:paraId="2A81CD7B"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障がいのある人が、一人ひとりの特性に合わせた働き方ができるように、企業や自治体などが障がいのある人を雇用する制度。</w:t>
            </w:r>
          </w:p>
        </w:tc>
      </w:tr>
      <w:tr w:rsidR="00774F36" w:rsidRPr="00774F36" w14:paraId="205F0241"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4162A400"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003A5BA3"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障害者雇用促進法</w:t>
            </w:r>
          </w:p>
        </w:tc>
        <w:tc>
          <w:tcPr>
            <w:tcW w:w="3289" w:type="pct"/>
            <w:tcBorders>
              <w:top w:val="nil"/>
              <w:left w:val="nil"/>
              <w:bottom w:val="single" w:sz="4" w:space="0" w:color="auto"/>
              <w:right w:val="single" w:sz="4" w:space="0" w:color="auto"/>
            </w:tcBorders>
            <w:vAlign w:val="center"/>
            <w:hideMark/>
          </w:tcPr>
          <w:p w14:paraId="59DA2234"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の雇用の促進等に関する法律」。雇用の分野における障がいのある人に対する差別の禁止や職場で働くに当たっての支障を改善するための措置（合理的配慮の提供義務）を定めるなど、障がいのある人の職業の安定を図ることを目的とした法律。</w:t>
            </w:r>
          </w:p>
        </w:tc>
      </w:tr>
      <w:tr w:rsidR="00774F36" w:rsidRPr="00774F36" w14:paraId="340333A4"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77E645E9"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5814F4B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障害者差別解消法</w:t>
            </w:r>
          </w:p>
        </w:tc>
        <w:tc>
          <w:tcPr>
            <w:tcW w:w="3289" w:type="pct"/>
            <w:tcBorders>
              <w:top w:val="nil"/>
              <w:left w:val="nil"/>
              <w:bottom w:val="single" w:sz="4" w:space="0" w:color="auto"/>
              <w:right w:val="single" w:sz="4" w:space="0" w:color="auto"/>
            </w:tcBorders>
            <w:shd w:val="clear" w:color="F2F4F8" w:fill="F2F4F8"/>
            <w:vAlign w:val="center"/>
            <w:hideMark/>
          </w:tcPr>
          <w:p w14:paraId="36FD71C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を理由とする差別の解消の推進に関する法律」。すべての人が、障がいの有無によって分け隔てられることなく、障がいのある人もない人も、互いにその人らしさを認め合いながら、共に生きる社会をつくることを目的とした法律。</w:t>
            </w:r>
          </w:p>
        </w:tc>
      </w:tr>
      <w:tr w:rsidR="00774F36" w:rsidRPr="00774F36" w14:paraId="6989A1C3"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79E0EB93"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44BA4DCE"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障害者総合支援法</w:t>
            </w:r>
          </w:p>
        </w:tc>
        <w:tc>
          <w:tcPr>
            <w:tcW w:w="3289" w:type="pct"/>
            <w:tcBorders>
              <w:top w:val="nil"/>
              <w:left w:val="nil"/>
              <w:bottom w:val="single" w:sz="4" w:space="0" w:color="auto"/>
              <w:right w:val="single" w:sz="4" w:space="0" w:color="auto"/>
            </w:tcBorders>
            <w:vAlign w:val="center"/>
            <w:hideMark/>
          </w:tcPr>
          <w:p w14:paraId="3A47A4C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の日常生活及び社会生活を総合的に支援するための法律」。障がいのある人の福祉の増進を図るとともに、障がいの有無にかかわらず、人格と個性を尊重し安心して暮らすことのできる地域社会の実現に寄与することを目的とした法律。</w:t>
            </w:r>
          </w:p>
        </w:tc>
      </w:tr>
      <w:tr w:rsidR="00774F36" w:rsidRPr="00774F36" w14:paraId="04178A43"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600FA183"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52B3F91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障害者の権利に関する条約</w:t>
            </w:r>
          </w:p>
        </w:tc>
        <w:tc>
          <w:tcPr>
            <w:tcW w:w="3289" w:type="pct"/>
            <w:tcBorders>
              <w:top w:val="nil"/>
              <w:left w:val="nil"/>
              <w:bottom w:val="single" w:sz="4" w:space="0" w:color="auto"/>
              <w:right w:val="single" w:sz="4" w:space="0" w:color="auto"/>
            </w:tcBorders>
            <w:shd w:val="clear" w:color="F2F4F8" w:fill="F2F4F8"/>
            <w:vAlign w:val="center"/>
            <w:hideMark/>
          </w:tcPr>
          <w:p w14:paraId="5D684478"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障がいのある人の人権や尊厳の尊重など、障がいのある人の権利を実現するための措置等を規定している条約。</w:t>
            </w:r>
          </w:p>
        </w:tc>
      </w:tr>
      <w:tr w:rsidR="00774F36" w:rsidRPr="00774F36" w14:paraId="06206C62"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161FD794"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5E9DF4D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障害者優先調達推進法</w:t>
            </w:r>
          </w:p>
        </w:tc>
        <w:tc>
          <w:tcPr>
            <w:tcW w:w="3289" w:type="pct"/>
            <w:tcBorders>
              <w:top w:val="nil"/>
              <w:left w:val="nil"/>
              <w:bottom w:val="single" w:sz="4" w:space="0" w:color="auto"/>
              <w:right w:val="single" w:sz="4" w:space="0" w:color="auto"/>
            </w:tcBorders>
            <w:vAlign w:val="center"/>
            <w:hideMark/>
          </w:tcPr>
          <w:p w14:paraId="6CC614F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「国等による障害者就労施設等からの物品等の調達の推進等に関する法律」。地方公共団体等が率先して障害者就労施設等からの物品等の調達を推進するよう、必要な措置を講じることを定めた法律。</w:t>
            </w:r>
          </w:p>
        </w:tc>
      </w:tr>
      <w:tr w:rsidR="00774F36" w:rsidRPr="00774F36" w14:paraId="27FB5B6B"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24EA94E4"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565EA586" w14:textId="77777777" w:rsidR="00774F36" w:rsidRPr="00774F36" w:rsidRDefault="00774F36" w:rsidP="00774F36">
            <w:pPr>
              <w:widowControl/>
              <w:spacing w:line="240" w:lineRule="auto"/>
              <w:rPr>
                <w:rFonts w:ascii="BIZ UDPゴシック" w:eastAsia="BIZ UDPゴシック" w:hAnsi="BIZ UDPゴシック"/>
                <w:sz w:val="20"/>
                <w:szCs w:val="20"/>
              </w:rPr>
            </w:pPr>
            <w:del w:id="91706" w:author="Ryo Wakayama" w:date="2026-10-23T09:00:00Z">
              <w:r>
                <w:rPr>
                  <w:rFonts w:ascii="BIZ UDPゴシック" w:eastAsia="BIZ UDPゴシック" w:hAnsi="BIZ UDPゴシック"/>
                  <w:sz w:val="20"/>
                  <w:szCs w:val="20"/>
                </w:rPr>
                <w:delText xml:space="preserve">障害福祉サービス</w:delText>
              </w:r>
            </w:del>
            <w:ins w:id="91707" w:author="Ryo Wakayama" w:date="2026-10-23T09:00:00Z">
              <w:r>
                <w:rPr>
                  <w:rFonts w:ascii="BIZ UDPゴシック" w:eastAsia="BIZ UDPゴシック" w:hAnsi="BIZ UDPゴシック"/>
                  <w:sz w:val="20"/>
                  <w:szCs w:val="20"/>
                </w:rPr>
                <w:t xml:space="preserve">障がい福祉サービス</w:t>
              </w:r>
            </w:ins>
          </w:p>
        </w:tc>
        <w:tc>
          <w:tcPr>
            <w:tcW w:w="3289" w:type="pct"/>
            <w:tcBorders>
              <w:top w:val="nil"/>
              <w:left w:val="nil"/>
              <w:bottom w:val="single" w:sz="4" w:space="0" w:color="auto"/>
              <w:right w:val="single" w:sz="4" w:space="0" w:color="auto"/>
            </w:tcBorders>
            <w:shd w:val="clear" w:color="F2F4F8" w:fill="F2F4F8"/>
            <w:vAlign w:val="center"/>
            <w:hideMark/>
          </w:tcPr>
          <w:p w14:paraId="0800F673"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障害者総合支援法に基づき提供される支援等のこと。介護の支援を受ける場合の「介護給付」と、訓練等の支援を受ける場合の「訓練等給付」がある。</w:t>
            </w:r>
          </w:p>
        </w:tc>
      </w:tr>
      <w:tr w:rsidR="00774F36" w:rsidRPr="00774F36" w14:paraId="25F8483F" w14:textId="77777777" w:rsidTr="00774F36">
        <w:tc>
          <w:tcPr>
            <w:tcW w:w="395" w:type="pct"/>
            <w:vMerge/>
            <w:tcBorders>
              <w:top w:val="nil"/>
              <w:left w:val="single" w:sz="4" w:space="0" w:color="auto"/>
              <w:bottom w:val="single" w:sz="4" w:space="0" w:color="000000"/>
              <w:right w:val="single" w:sz="4" w:space="0" w:color="auto"/>
            </w:tcBorders>
            <w:vAlign w:val="center"/>
            <w:hideMark/>
          </w:tcPr>
          <w:p w14:paraId="70EECFD7"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14A85F3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障害福祉サービス等情報公表制度</w:t>
            </w:r>
          </w:p>
        </w:tc>
        <w:tc>
          <w:tcPr>
            <w:tcW w:w="3289" w:type="pct"/>
            <w:tcBorders>
              <w:top w:val="nil"/>
              <w:left w:val="nil"/>
              <w:bottom w:val="single" w:sz="4" w:space="0" w:color="auto"/>
              <w:right w:val="single" w:sz="4" w:space="0" w:color="auto"/>
            </w:tcBorders>
            <w:vAlign w:val="center"/>
            <w:hideMark/>
          </w:tcPr>
          <w:p w14:paraId="1A5ABC58" w14:textId="77777777" w:rsidR="00774F36" w:rsidRPr="00774F36" w:rsidRDefault="00774F36" w:rsidP="00774F36">
            <w:pPr>
              <w:widowControl/>
              <w:spacing w:line="240" w:lineRule="auto"/>
              <w:rPr>
                <w:rFonts w:ascii="BIZ UDPゴシック" w:eastAsia="BIZ UDPゴシック" w:hAnsi="BIZ UDPゴシック"/>
                <w:sz w:val="20"/>
                <w:szCs w:val="20"/>
              </w:rPr>
            </w:pPr>
            <w:del w:id="91708" w:author="Ryo Wakayama" w:date="2026-10-23T09:00:00Z">
              <w:r>
                <w:rPr>
                  <w:rFonts w:ascii="BIZ UDPゴシック" w:eastAsia="BIZ UDPゴシック" w:hAnsi="BIZ UDPゴシック"/>
                  <w:sz w:val="20"/>
                  <w:szCs w:val="20"/>
                </w:rPr>
                <w:delText xml:space="preserve">障害福祉サービス</w:delText>
              </w:r>
            </w:del>
            <w:ins w:id="91709" w:author="Ryo Wakayama" w:date="2026-10-23T09:00:00Z">
              <w:r>
                <w:rPr>
                  <w:rFonts w:ascii="BIZ UDPゴシック" w:eastAsia="BIZ UDPゴシック" w:hAnsi="BIZ UDPゴシック"/>
                  <w:sz w:val="20"/>
                  <w:szCs w:val="20"/>
                </w:rPr>
                <w:t xml:space="preserve">障がい福祉サービス</w:t>
              </w:r>
            </w:ins>
            <w:r>
              <w:rPr>
                <w:rFonts w:ascii="BIZ UDPゴシック" w:eastAsia="BIZ UDPゴシック" w:hAnsi="BIZ UDPゴシック"/>
                <w:sz w:val="20"/>
                <w:szCs w:val="20"/>
              </w:rPr>
              <w:t xml:space="preserve">等の事業所の運営状況や職員体制等の情報を公表し、利用者が事業所を選ぶことを支援する制度。第8期の基本指針では公表率・更新率100％が成果目標とされた。</w:t>
            </w:r>
          </w:p>
        </w:tc>
      </w:tr>
      <w:tr w:rsidR="00774F36" w:rsidRPr="00774F36" w14:paraId="64405FE7"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40F86F48"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15D1E13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情報アクセシビリティ</w:t>
            </w:r>
          </w:p>
        </w:tc>
        <w:tc>
          <w:tcPr>
            <w:tcW w:w="3289" w:type="pct"/>
            <w:tcBorders>
              <w:top w:val="nil"/>
              <w:left w:val="nil"/>
              <w:bottom w:val="single" w:sz="4" w:space="0" w:color="auto"/>
              <w:right w:val="single" w:sz="4" w:space="0" w:color="auto"/>
            </w:tcBorders>
            <w:shd w:val="clear" w:color="F2F4F8" w:fill="F2F4F8"/>
            <w:vAlign w:val="center"/>
            <w:hideMark/>
          </w:tcPr>
          <w:p w14:paraId="2FB8EBF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の有無や年齢等にかかわらず、誰もが必要とする情報に簡単にたどり着き、利用できること。令和4年に施行された「障害者情報アクセシビリティ・コミュニケーション施策推進法」に基づき、その向上が求められている。</w:t>
            </w:r>
          </w:p>
        </w:tc>
      </w:tr>
      <w:tr w:rsidR="00774F36" w:rsidRPr="00774F36" w14:paraId="03E7EA34"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14AC1B94"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29AABD81"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自立支援医療</w:t>
            </w:r>
          </w:p>
        </w:tc>
        <w:tc>
          <w:tcPr>
            <w:tcW w:w="3289" w:type="pct"/>
            <w:tcBorders>
              <w:top w:val="nil"/>
              <w:left w:val="nil"/>
              <w:bottom w:val="single" w:sz="4" w:space="0" w:color="auto"/>
              <w:right w:val="single" w:sz="4" w:space="0" w:color="auto"/>
            </w:tcBorders>
            <w:vAlign w:val="center"/>
            <w:hideMark/>
          </w:tcPr>
          <w:p w14:paraId="1634D54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心身の障がいを除去・軽減するための医療について、医療費の自己負担額を軽減する制度。精神通院医療、更生医療、育成医療の三つの医療制度がある。</w:t>
            </w:r>
          </w:p>
        </w:tc>
      </w:tr>
      <w:tr w:rsidR="00774F36" w:rsidRPr="00774F36" w14:paraId="7E3F79A3"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731090B3"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5D8C0BA0"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生活介護</w:t>
            </w:r>
          </w:p>
        </w:tc>
        <w:tc>
          <w:tcPr>
            <w:tcW w:w="3289" w:type="pct"/>
            <w:tcBorders>
              <w:top w:val="nil"/>
              <w:left w:val="nil"/>
              <w:bottom w:val="single" w:sz="4" w:space="0" w:color="auto"/>
              <w:right w:val="single" w:sz="4" w:space="0" w:color="auto"/>
            </w:tcBorders>
            <w:shd w:val="clear" w:color="F2F4F8" w:fill="F2F4F8"/>
            <w:vAlign w:val="center"/>
            <w:hideMark/>
          </w:tcPr>
          <w:p w14:paraId="60A6E8D7"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により常時介護を必要とする人に、施設内において入浴や排せつ、食事の介護、家事、生活等に関する相談や助言、その他の必要な日常生活上の支援、創作的活動または生産活動の機会を提供するサービス。</w:t>
            </w:r>
          </w:p>
        </w:tc>
      </w:tr>
      <w:tr w:rsidR="00774F36" w:rsidRPr="00774F36" w14:paraId="7887623E" w14:textId="77777777" w:rsidTr="00774F36">
        <w:tc>
          <w:tcPr>
            <w:tcW w:w="395" w:type="pct"/>
            <w:vMerge/>
            <w:tcBorders>
              <w:top w:val="nil"/>
              <w:left w:val="single" w:sz="4" w:space="0" w:color="auto"/>
              <w:bottom w:val="single" w:sz="4" w:space="0" w:color="000000"/>
              <w:right w:val="single" w:sz="4" w:space="0" w:color="auto"/>
            </w:tcBorders>
            <w:vAlign w:val="center"/>
            <w:hideMark/>
          </w:tcPr>
          <w:p w14:paraId="642A53E1"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46E0CDB5"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精神障害にも対応した地域包括ケアシステム</w:t>
            </w:r>
          </w:p>
        </w:tc>
        <w:tc>
          <w:tcPr>
            <w:tcW w:w="3289" w:type="pct"/>
            <w:tcBorders>
              <w:top w:val="nil"/>
              <w:left w:val="nil"/>
              <w:bottom w:val="single" w:sz="4" w:space="0" w:color="auto"/>
              <w:right w:val="single" w:sz="4" w:space="0" w:color="auto"/>
            </w:tcBorders>
            <w:vAlign w:val="center"/>
            <w:hideMark/>
          </w:tcPr>
          <w:p w14:paraId="394072F8"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 xml:space="preserve">精神障がいの有無や程度にかかわらず、誰もが安心して自分らしく暮らせるよう、医療、</w:t>
            </w:r>
            <w:del w:id="91710" w:author="Ryo Wakayama" w:date="2026-10-23T09:00:00Z">
              <w:r>
                <w:rPr>
                  <w:rFonts w:ascii="BIZ UDPゴシック" w:eastAsia="BIZ UDPゴシック" w:hAnsi="BIZ UDPゴシック"/>
                  <w:sz w:val="20"/>
                  <w:szCs w:val="20"/>
                </w:rPr>
                <w:delText xml:space="preserve">障害福祉</w:delText>
              </w:r>
            </w:del>
            <w:ins w:id="91711" w:author="Ryo Wakayama" w:date="2026-10-23T09:00:00Z">
              <w:r>
                <w:rPr>
                  <w:rFonts w:ascii="BIZ UDPゴシック" w:eastAsia="BIZ UDPゴシック" w:hAnsi="BIZ UDPゴシック"/>
                  <w:sz w:val="20"/>
                  <w:szCs w:val="20"/>
                </w:rPr>
                <w:t xml:space="preserve">障がい福祉</w:t>
              </w:r>
            </w:ins>
            <w:r>
              <w:rPr>
                <w:rFonts w:ascii="BIZ UDPゴシック" w:eastAsia="BIZ UDPゴシック" w:hAnsi="BIZ UDPゴシック"/>
                <w:sz w:val="20"/>
                <w:szCs w:val="20"/>
              </w:rPr>
              <w:t xml:space="preserve">・介護、住まい、社会参加（就労など）、地域の助け合い、普及啓発（教育など）が包括的に確保された仕組み。</w:t>
            </w:r>
          </w:p>
        </w:tc>
      </w:tr>
      <w:tr w:rsidR="00774F36" w:rsidRPr="00774F36" w14:paraId="740CADFB"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7CD0CFAB"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71BBC9BB"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精神通院医療</w:t>
            </w:r>
          </w:p>
        </w:tc>
        <w:tc>
          <w:tcPr>
            <w:tcW w:w="3289" w:type="pct"/>
            <w:tcBorders>
              <w:top w:val="nil"/>
              <w:left w:val="nil"/>
              <w:bottom w:val="single" w:sz="4" w:space="0" w:color="auto"/>
              <w:right w:val="single" w:sz="4" w:space="0" w:color="auto"/>
            </w:tcBorders>
            <w:shd w:val="clear" w:color="F2F4F8" w:fill="F2F4F8"/>
            <w:vAlign w:val="center"/>
            <w:hideMark/>
          </w:tcPr>
          <w:p w14:paraId="4C36F974"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自立支援医療の一つ。通院による精神医療を継続的に要する病状がある場合に、通院医療費の助成が受けられる制度。</w:t>
            </w:r>
          </w:p>
        </w:tc>
      </w:tr>
      <w:tr w:rsidR="00774F36" w:rsidRPr="00774F36" w14:paraId="7230F5A2"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257B6408"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09B9457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成年後見制度</w:t>
            </w:r>
          </w:p>
        </w:tc>
        <w:tc>
          <w:tcPr>
            <w:tcW w:w="3289" w:type="pct"/>
            <w:tcBorders>
              <w:top w:val="nil"/>
              <w:left w:val="nil"/>
              <w:bottom w:val="single" w:sz="4" w:space="0" w:color="auto"/>
              <w:right w:val="single" w:sz="4" w:space="0" w:color="auto"/>
            </w:tcBorders>
            <w:vAlign w:val="center"/>
            <w:hideMark/>
          </w:tcPr>
          <w:p w14:paraId="23AB0023"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認知症や障がいなどにより判断能力が十分でない人に代わって、法的な手続きや財産管理などの契約締結等を行う後見人等を家庭裁判所が選任し、法律的に保護、支援をする制度。令和8年6月に公布された民法等の改正により、後見・保佐・補助の3類型は「補助」に一本化され、本人に必要な範囲で利用できる制度に見直される（公布の日から2年6月以内に施行）。</w:t>
            </w:r>
          </w:p>
        </w:tc>
      </w:tr>
      <w:tr w:rsidR="00774F36" w:rsidRPr="00774F36" w14:paraId="334272AD"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5B4C4D86"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1946E95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成年後見制度利用支援事業</w:t>
            </w:r>
          </w:p>
        </w:tc>
        <w:tc>
          <w:tcPr>
            <w:tcW w:w="3289" w:type="pct"/>
            <w:tcBorders>
              <w:top w:val="nil"/>
              <w:left w:val="nil"/>
              <w:bottom w:val="single" w:sz="4" w:space="0" w:color="auto"/>
              <w:right w:val="single" w:sz="4" w:space="0" w:color="auto"/>
            </w:tcBorders>
            <w:shd w:val="clear" w:color="F2F4F8" w:fill="F2F4F8"/>
            <w:vAlign w:val="center"/>
            <w:hideMark/>
          </w:tcPr>
          <w:p w14:paraId="5071A7E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申し立てにかかる費用の助成及び後見人の報酬の一部を助成する事業。</w:t>
            </w:r>
          </w:p>
        </w:tc>
      </w:tr>
      <w:tr w:rsidR="00774F36" w:rsidRPr="00774F36" w14:paraId="0DE6B7F2"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17362E11"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14920624"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相談支援専門員</w:t>
            </w:r>
          </w:p>
        </w:tc>
        <w:tc>
          <w:tcPr>
            <w:tcW w:w="3289" w:type="pct"/>
            <w:tcBorders>
              <w:top w:val="nil"/>
              <w:left w:val="nil"/>
              <w:bottom w:val="single" w:sz="4" w:space="0" w:color="auto"/>
              <w:right w:val="single" w:sz="4" w:space="0" w:color="auto"/>
            </w:tcBorders>
            <w:vAlign w:val="center"/>
            <w:hideMark/>
          </w:tcPr>
          <w:p w14:paraId="41023CE3"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障がいのある人などの相談に応じ、助言や連絡調整等の必要な支援を行うほか、サービス等利用計画を作成する人をいう。</w:t>
            </w:r>
          </w:p>
        </w:tc>
      </w:tr>
      <w:tr w:rsidR="00774F36" w:rsidRPr="00774F36" w14:paraId="3F43D789" w14:textId="77777777" w:rsidTr="00774F36">
        <w:trPr>
          <w:trHeight w:val="799"/>
        </w:trPr>
        <w:tc>
          <w:tcPr>
            <w:tcW w:w="395" w:type="pct"/>
            <w:vMerge w:val="restart"/>
            <w:tcBorders>
              <w:top w:val="nil"/>
              <w:left w:val="single" w:sz="4" w:space="0" w:color="auto"/>
              <w:bottom w:val="single" w:sz="4" w:space="0" w:color="000000"/>
              <w:right w:val="single" w:sz="4" w:space="0" w:color="auto"/>
            </w:tcBorders>
            <w:vAlign w:val="center"/>
            <w:hideMark/>
          </w:tcPr>
          <w:p w14:paraId="672B6C78" w14:textId="77777777" w:rsidR="00774F36" w:rsidRPr="00774F36" w:rsidRDefault="00774F36" w:rsidP="00774F36">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た行</w:t>
            </w:r>
          </w:p>
        </w:tc>
        <w:tc>
          <w:tcPr>
            <w:tcW w:w="1316" w:type="pct"/>
            <w:tcBorders>
              <w:top w:val="nil"/>
              <w:left w:val="nil"/>
              <w:bottom w:val="single" w:sz="4" w:space="0" w:color="auto"/>
              <w:right w:val="single" w:sz="4" w:space="0" w:color="auto"/>
            </w:tcBorders>
            <w:shd w:val="clear" w:color="F2F4F8" w:fill="F2F4F8"/>
            <w:vAlign w:val="center"/>
            <w:hideMark/>
          </w:tcPr>
          <w:p w14:paraId="07ED2238"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短期入所（ショートステイ）</w:t>
            </w:r>
          </w:p>
        </w:tc>
        <w:tc>
          <w:tcPr>
            <w:tcW w:w="3289" w:type="pct"/>
            <w:tcBorders>
              <w:top w:val="nil"/>
              <w:left w:val="nil"/>
              <w:bottom w:val="single" w:sz="4" w:space="0" w:color="auto"/>
              <w:right w:val="single" w:sz="4" w:space="0" w:color="auto"/>
            </w:tcBorders>
            <w:shd w:val="clear" w:color="F2F4F8" w:fill="F2F4F8"/>
            <w:vAlign w:val="center"/>
            <w:hideMark/>
          </w:tcPr>
          <w:p w14:paraId="2F468407"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障がいのある人が障がい者支援施設や児童福祉施設等に短期間入所し、入浴や排せつ、食事の介護、その他の必要な介護を受けるサービス。</w:t>
            </w:r>
          </w:p>
        </w:tc>
      </w:tr>
      <w:tr w:rsidR="00774F36" w:rsidRPr="00774F36" w14:paraId="44F70EAF"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28B07831"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14FFA5F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地域移行支援</w:t>
            </w:r>
          </w:p>
        </w:tc>
        <w:tc>
          <w:tcPr>
            <w:tcW w:w="3289" w:type="pct"/>
            <w:tcBorders>
              <w:top w:val="nil"/>
              <w:left w:val="nil"/>
              <w:bottom w:val="single" w:sz="4" w:space="0" w:color="auto"/>
              <w:right w:val="single" w:sz="4" w:space="0" w:color="auto"/>
            </w:tcBorders>
            <w:vAlign w:val="center"/>
            <w:hideMark/>
          </w:tcPr>
          <w:p w14:paraId="2E8F27C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地域生活に移行するために必要な住居の確保や新生活への準備等に対する支援を行うサービス。</w:t>
            </w:r>
          </w:p>
        </w:tc>
      </w:tr>
      <w:tr w:rsidR="00774F36" w:rsidRPr="00774F36" w14:paraId="2441AFBE"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54FB2B49"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42B875F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地域活動支援センター</w:t>
            </w:r>
          </w:p>
        </w:tc>
        <w:tc>
          <w:tcPr>
            <w:tcW w:w="3289" w:type="pct"/>
            <w:tcBorders>
              <w:top w:val="nil"/>
              <w:left w:val="nil"/>
              <w:bottom w:val="single" w:sz="4" w:space="0" w:color="auto"/>
              <w:right w:val="single" w:sz="4" w:space="0" w:color="auto"/>
            </w:tcBorders>
            <w:shd w:val="clear" w:color="F2F4F8" w:fill="F2F4F8"/>
            <w:vAlign w:val="center"/>
            <w:hideMark/>
          </w:tcPr>
          <w:p w14:paraId="3991AA5E"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地域の実情に応じ、障がいのある人に創作的活動・生産活動の機会を提供することにより、社会との交流を促進し、自立した生活を支援する施設。</w:t>
            </w:r>
          </w:p>
        </w:tc>
      </w:tr>
      <w:tr w:rsidR="00774F36" w:rsidRPr="00774F36" w14:paraId="57DA2C2D" w14:textId="77777777" w:rsidTr="00774F36">
        <w:tc>
          <w:tcPr>
            <w:tcW w:w="395" w:type="pct"/>
            <w:vMerge/>
            <w:tcBorders>
              <w:top w:val="nil"/>
              <w:left w:val="single" w:sz="4" w:space="0" w:color="auto"/>
              <w:bottom w:val="single" w:sz="4" w:space="0" w:color="000000"/>
              <w:right w:val="single" w:sz="4" w:space="0" w:color="auto"/>
            </w:tcBorders>
            <w:vAlign w:val="center"/>
            <w:hideMark/>
          </w:tcPr>
          <w:p w14:paraId="06FFCC77"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1E53ACCD"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地域権利擁護相談支援センター</w:t>
            </w:r>
          </w:p>
        </w:tc>
        <w:tc>
          <w:tcPr>
            <w:tcW w:w="3289" w:type="pct"/>
            <w:tcBorders>
              <w:top w:val="nil"/>
              <w:left w:val="nil"/>
              <w:bottom w:val="single" w:sz="4" w:space="0" w:color="auto"/>
              <w:right w:val="single" w:sz="4" w:space="0" w:color="auto"/>
            </w:tcBorders>
            <w:vAlign w:val="center"/>
            <w:hideMark/>
          </w:tcPr>
          <w:p w14:paraId="0B18F77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令和8年の社会福祉法等の改正により法定化された、成年後見制度等の利用の相談や支援を行う機関（令和9年4月から順次施行）。</w:t>
            </w:r>
          </w:p>
        </w:tc>
      </w:tr>
      <w:tr w:rsidR="00774F36" w:rsidRPr="00774F36" w14:paraId="529B3E9A"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67DDB108"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3EDD755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地域生活支援拠点</w:t>
            </w:r>
          </w:p>
        </w:tc>
        <w:tc>
          <w:tcPr>
            <w:tcW w:w="3289" w:type="pct"/>
            <w:tcBorders>
              <w:top w:val="nil"/>
              <w:left w:val="nil"/>
              <w:bottom w:val="single" w:sz="4" w:space="0" w:color="auto"/>
              <w:right w:val="single" w:sz="4" w:space="0" w:color="auto"/>
            </w:tcBorders>
            <w:shd w:val="clear" w:color="F2F4F8" w:fill="F2F4F8"/>
            <w:vAlign w:val="center"/>
            <w:hideMark/>
          </w:tcPr>
          <w:p w14:paraId="50EA9677"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緊急時の対応や相談など、様々な支援を切れ目なく提供する体制。本町では、田村地方の近隣市町と連携して体制を整備している。</w:t>
            </w:r>
          </w:p>
        </w:tc>
      </w:tr>
      <w:tr w:rsidR="00774F36" w:rsidRPr="00774F36" w14:paraId="6A6B34BC"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28BD7EF3"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08BC046D"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地域生活支援事業</w:t>
            </w:r>
          </w:p>
        </w:tc>
        <w:tc>
          <w:tcPr>
            <w:tcW w:w="3289" w:type="pct"/>
            <w:tcBorders>
              <w:top w:val="nil"/>
              <w:left w:val="nil"/>
              <w:bottom w:val="single" w:sz="4" w:space="0" w:color="auto"/>
              <w:right w:val="single" w:sz="4" w:space="0" w:color="auto"/>
            </w:tcBorders>
            <w:vAlign w:val="center"/>
            <w:hideMark/>
          </w:tcPr>
          <w:p w14:paraId="30027C6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地域の特性や利用者の状況に応じて都道府県や市町村がそれぞれ実施する事業。本町では、日常生活用具給付等事業、移動支援事業、日中一時支援事業等を実施している。</w:t>
            </w:r>
          </w:p>
        </w:tc>
      </w:tr>
      <w:tr w:rsidR="00774F36" w:rsidRPr="00774F36" w14:paraId="6DD5596F"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2DD30EC7"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14EAB32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地域定着支援</w:t>
            </w:r>
          </w:p>
        </w:tc>
        <w:tc>
          <w:tcPr>
            <w:tcW w:w="3289" w:type="pct"/>
            <w:tcBorders>
              <w:top w:val="nil"/>
              <w:left w:val="nil"/>
              <w:bottom w:val="single" w:sz="4" w:space="0" w:color="auto"/>
              <w:right w:val="single" w:sz="4" w:space="0" w:color="auto"/>
            </w:tcBorders>
            <w:shd w:val="clear" w:color="F2F4F8" w:fill="F2F4F8"/>
            <w:vAlign w:val="center"/>
            <w:hideMark/>
          </w:tcPr>
          <w:p w14:paraId="0AE77DE4"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常に連絡がとれる体制を確保し、緊急に支援が必要な事態が生じた際に、緊急訪問や相談等の必要な支援を行うサービス。</w:t>
            </w:r>
          </w:p>
        </w:tc>
      </w:tr>
      <w:tr w:rsidR="00774F36" w:rsidRPr="00774F36" w14:paraId="3FEF7ED3"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2CD4EDB6"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7FB038A7"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同行援護</w:t>
            </w:r>
          </w:p>
        </w:tc>
        <w:tc>
          <w:tcPr>
            <w:tcW w:w="3289" w:type="pct"/>
            <w:tcBorders>
              <w:top w:val="nil"/>
              <w:left w:val="nil"/>
              <w:bottom w:val="single" w:sz="4" w:space="0" w:color="auto"/>
              <w:right w:val="single" w:sz="4" w:space="0" w:color="auto"/>
            </w:tcBorders>
            <w:vAlign w:val="center"/>
            <w:hideMark/>
          </w:tcPr>
          <w:p w14:paraId="267A613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移動に著しい困難を有する視覚障がいのある人が外出する際に同行し、移動に必要な情報提供や介護を行うサービス。</w:t>
            </w:r>
          </w:p>
        </w:tc>
      </w:tr>
      <w:tr w:rsidR="00774F36" w:rsidRPr="00774F36" w14:paraId="4687564B"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61E13F50"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1946D80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特別支援学級</w:t>
            </w:r>
          </w:p>
        </w:tc>
        <w:tc>
          <w:tcPr>
            <w:tcW w:w="3289" w:type="pct"/>
            <w:tcBorders>
              <w:top w:val="nil"/>
              <w:left w:val="nil"/>
              <w:bottom w:val="single" w:sz="4" w:space="0" w:color="auto"/>
              <w:right w:val="single" w:sz="4" w:space="0" w:color="auto"/>
            </w:tcBorders>
            <w:shd w:val="clear" w:color="F2F4F8" w:fill="F2F4F8"/>
            <w:vAlign w:val="center"/>
            <w:hideMark/>
          </w:tcPr>
          <w:p w14:paraId="4DDA309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障がいのある児童生徒が学習上または生活上の困難を克服するため、小・中学校等に設置された学級。</w:t>
            </w:r>
          </w:p>
        </w:tc>
      </w:tr>
      <w:tr w:rsidR="00774F36" w:rsidRPr="00774F36" w14:paraId="0A5F9DE6" w14:textId="77777777" w:rsidTr="00774F36">
        <w:trPr>
          <w:trHeight w:val="499"/>
        </w:trPr>
        <w:tc>
          <w:tcPr>
            <w:tcW w:w="395" w:type="pct"/>
            <w:vMerge w:val="restart"/>
            <w:tcBorders>
              <w:top w:val="nil"/>
              <w:left w:val="single" w:sz="4" w:space="0" w:color="auto"/>
              <w:bottom w:val="single" w:sz="4" w:space="0" w:color="000000"/>
              <w:right w:val="single" w:sz="4" w:space="0" w:color="auto"/>
            </w:tcBorders>
            <w:vAlign w:val="center"/>
            <w:hideMark/>
          </w:tcPr>
          <w:p w14:paraId="510646A0" w14:textId="77777777" w:rsidR="00774F36" w:rsidRPr="00774F36" w:rsidRDefault="00774F36" w:rsidP="00774F36">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な行</w:t>
            </w:r>
          </w:p>
        </w:tc>
        <w:tc>
          <w:tcPr>
            <w:tcW w:w="1316" w:type="pct"/>
            <w:tcBorders>
              <w:top w:val="nil"/>
              <w:left w:val="nil"/>
              <w:bottom w:val="single" w:sz="4" w:space="0" w:color="auto"/>
              <w:right w:val="single" w:sz="4" w:space="0" w:color="auto"/>
            </w:tcBorders>
            <w:vAlign w:val="center"/>
            <w:hideMark/>
          </w:tcPr>
          <w:p w14:paraId="78D0379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難病</w:t>
            </w:r>
          </w:p>
        </w:tc>
        <w:tc>
          <w:tcPr>
            <w:tcW w:w="3289" w:type="pct"/>
            <w:tcBorders>
              <w:top w:val="nil"/>
              <w:left w:val="nil"/>
              <w:bottom w:val="single" w:sz="4" w:space="0" w:color="auto"/>
              <w:right w:val="single" w:sz="4" w:space="0" w:color="auto"/>
            </w:tcBorders>
            <w:vAlign w:val="center"/>
            <w:hideMark/>
          </w:tcPr>
          <w:p w14:paraId="66F2C43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発病の原因が明確でないため、治療方法が確立しておらず、長期の治療を必要とする疾患。</w:t>
            </w:r>
          </w:p>
        </w:tc>
      </w:tr>
      <w:tr w:rsidR="00774F36" w:rsidRPr="00774F36" w14:paraId="6DE5940D" w14:textId="77777777" w:rsidTr="00774F36">
        <w:tc>
          <w:tcPr>
            <w:tcW w:w="395" w:type="pct"/>
            <w:vMerge/>
            <w:tcBorders>
              <w:top w:val="nil"/>
              <w:left w:val="single" w:sz="4" w:space="0" w:color="auto"/>
              <w:bottom w:val="single" w:sz="4" w:space="0" w:color="000000"/>
              <w:right w:val="single" w:sz="4" w:space="0" w:color="auto"/>
            </w:tcBorders>
            <w:vAlign w:val="center"/>
            <w:hideMark/>
          </w:tcPr>
          <w:p w14:paraId="11394172"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5C90716D"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難病等（障害者総合支援法の対象疾病）</w:t>
            </w:r>
          </w:p>
        </w:tc>
        <w:tc>
          <w:tcPr>
            <w:tcW w:w="3289" w:type="pct"/>
            <w:tcBorders>
              <w:top w:val="nil"/>
              <w:left w:val="nil"/>
              <w:bottom w:val="single" w:sz="4" w:space="0" w:color="auto"/>
              <w:right w:val="single" w:sz="4" w:space="0" w:color="auto"/>
            </w:tcBorders>
            <w:shd w:val="clear" w:color="F2F4F8" w:fill="F2F4F8"/>
            <w:vAlign w:val="center"/>
            <w:hideMark/>
          </w:tcPr>
          <w:p w14:paraId="2C5C599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治療方法が確立していない疾病その他の特殊の疾病であって政令で定めるもの。身体障害者手帳を所持していなくても障がい福祉サービス等の対象となる（令和7年4月から376疾病）。</w:t>
            </w:r>
          </w:p>
        </w:tc>
      </w:tr>
      <w:tr w:rsidR="00774F36" w:rsidRPr="00774F36" w14:paraId="0F32A715"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1B6D9848"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5677C8D0"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日常生活自立支援事業</w:t>
            </w:r>
          </w:p>
        </w:tc>
        <w:tc>
          <w:tcPr>
            <w:tcW w:w="3289" w:type="pct"/>
            <w:tcBorders>
              <w:top w:val="nil"/>
              <w:left w:val="nil"/>
              <w:bottom w:val="single" w:sz="4" w:space="0" w:color="auto"/>
              <w:right w:val="single" w:sz="4" w:space="0" w:color="auto"/>
            </w:tcBorders>
            <w:vAlign w:val="center"/>
            <w:hideMark/>
          </w:tcPr>
          <w:p w14:paraId="4C5FB86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認知症や知的障がい、精神障がいなどにより判断能力が十分でない人が地域で自立した生活を送れるよう、利用者との契約に基づき、福祉サービスの利用援助や日常的な金銭管理などを行う事業（旧称：地域福祉権利擁護事業）。社会福祉協議会が実施している。</w:t>
            </w:r>
          </w:p>
        </w:tc>
      </w:tr>
      <w:tr w:rsidR="00774F36" w:rsidRPr="00774F36" w14:paraId="6B018C9B"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25408BAD"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383B246B"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日常生活用具給付等事業</w:t>
            </w:r>
          </w:p>
        </w:tc>
        <w:tc>
          <w:tcPr>
            <w:tcW w:w="3289" w:type="pct"/>
            <w:tcBorders>
              <w:top w:val="nil"/>
              <w:left w:val="nil"/>
              <w:bottom w:val="single" w:sz="4" w:space="0" w:color="auto"/>
              <w:right w:val="single" w:sz="4" w:space="0" w:color="auto"/>
            </w:tcBorders>
            <w:shd w:val="clear" w:color="F2F4F8" w:fill="F2F4F8"/>
            <w:vAlign w:val="center"/>
            <w:hideMark/>
          </w:tcPr>
          <w:p w14:paraId="4FF0FC08"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自立生活を支援するための日常生活に必要な用具や住宅改修の費用の一部を助成するサービス。</w:t>
            </w:r>
          </w:p>
        </w:tc>
      </w:tr>
      <w:tr w:rsidR="00774F36" w:rsidRPr="00774F36" w14:paraId="4EAE9201"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357BFE03"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70CC7B8C"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日中一時支援事業</w:t>
            </w:r>
          </w:p>
        </w:tc>
        <w:tc>
          <w:tcPr>
            <w:tcW w:w="3289" w:type="pct"/>
            <w:tcBorders>
              <w:top w:val="nil"/>
              <w:left w:val="nil"/>
              <w:bottom w:val="single" w:sz="4" w:space="0" w:color="auto"/>
              <w:right w:val="single" w:sz="4" w:space="0" w:color="auto"/>
            </w:tcBorders>
            <w:vAlign w:val="center"/>
            <w:hideMark/>
          </w:tcPr>
          <w:p w14:paraId="6FACAE7B"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家庭での介護が一時的にできない場合、事業所において見守りや活動の場の提供を行い、日常生活の支援を行う事業。</w:t>
            </w:r>
          </w:p>
        </w:tc>
      </w:tr>
      <w:tr w:rsidR="00774F36" w:rsidRPr="00774F36" w14:paraId="7418904F"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1A240ACE"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73BF3D8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ノーマライゼーション</w:t>
            </w:r>
          </w:p>
        </w:tc>
        <w:tc>
          <w:tcPr>
            <w:tcW w:w="3289" w:type="pct"/>
            <w:tcBorders>
              <w:top w:val="nil"/>
              <w:left w:val="nil"/>
              <w:bottom w:val="single" w:sz="4" w:space="0" w:color="auto"/>
              <w:right w:val="single" w:sz="4" w:space="0" w:color="auto"/>
            </w:tcBorders>
            <w:shd w:val="clear" w:color="F2F4F8" w:fill="F2F4F8"/>
            <w:vAlign w:val="center"/>
            <w:hideMark/>
          </w:tcPr>
          <w:p w14:paraId="0AA842D5"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障がいのある人や高齢者などがほかの人と平等に生きるために、社会基盤や福祉の充実などを整備していく考え方を指す。</w:t>
            </w:r>
          </w:p>
        </w:tc>
      </w:tr>
      <w:tr w:rsidR="00774F36" w:rsidRPr="00774F36" w14:paraId="6B2C2E4B"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6D6529F9"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5D081849"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望まないセルフプラン</w:t>
            </w:r>
          </w:p>
        </w:tc>
        <w:tc>
          <w:tcPr>
            <w:tcW w:w="3289" w:type="pct"/>
            <w:tcBorders>
              <w:top w:val="nil"/>
              <w:left w:val="nil"/>
              <w:bottom w:val="single" w:sz="4" w:space="0" w:color="auto"/>
              <w:right w:val="single" w:sz="4" w:space="0" w:color="auto"/>
            </w:tcBorders>
            <w:vAlign w:val="center"/>
            <w:hideMark/>
          </w:tcPr>
          <w:p w14:paraId="1A9898D7"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身近な地域に指定特定相談支援事業所や指定障害児相談支援事業所がないことなどにより、本人や家族等がやむを得ず作成するサービス等利用計画（セルフプラン）のこと。国の基本指針（第8期）では、令和11年度末までにその件数をゼロとすることが成果目標とされている。</w:t>
            </w:r>
          </w:p>
        </w:tc>
      </w:tr>
      <w:tr w:rsidR="00774F36" w:rsidRPr="00774F36" w14:paraId="38ED0600" w14:textId="77777777" w:rsidTr="00774F36">
        <w:trPr>
          <w:trHeight w:val="499"/>
        </w:trPr>
        <w:tc>
          <w:tcPr>
            <w:tcW w:w="395" w:type="pct"/>
            <w:vMerge w:val="restart"/>
            <w:tcBorders>
              <w:top w:val="nil"/>
              <w:left w:val="single" w:sz="4" w:space="0" w:color="auto"/>
              <w:bottom w:val="single" w:sz="4" w:space="0" w:color="000000"/>
              <w:right w:val="single" w:sz="4" w:space="0" w:color="auto"/>
            </w:tcBorders>
            <w:vAlign w:val="center"/>
            <w:hideMark/>
          </w:tcPr>
          <w:p w14:paraId="18F8EA4F" w14:textId="77777777" w:rsidR="00774F36" w:rsidRPr="00774F36" w:rsidRDefault="00774F36" w:rsidP="00774F36">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は行</w:t>
            </w:r>
          </w:p>
        </w:tc>
        <w:tc>
          <w:tcPr>
            <w:tcW w:w="1316" w:type="pct"/>
            <w:tcBorders>
              <w:top w:val="nil"/>
              <w:left w:val="nil"/>
              <w:bottom w:val="single" w:sz="4" w:space="0" w:color="auto"/>
              <w:right w:val="single" w:sz="4" w:space="0" w:color="auto"/>
            </w:tcBorders>
            <w:shd w:val="clear" w:color="F2F4F8" w:fill="F2F4F8"/>
            <w:vAlign w:val="center"/>
            <w:hideMark/>
          </w:tcPr>
          <w:p w14:paraId="2041A44E"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発達障がい</w:t>
            </w:r>
          </w:p>
        </w:tc>
        <w:tc>
          <w:tcPr>
            <w:tcW w:w="3289" w:type="pct"/>
            <w:tcBorders>
              <w:top w:val="nil"/>
              <w:left w:val="nil"/>
              <w:bottom w:val="single" w:sz="4" w:space="0" w:color="auto"/>
              <w:right w:val="single" w:sz="4" w:space="0" w:color="auto"/>
            </w:tcBorders>
            <w:shd w:val="clear" w:color="F2F4F8" w:fill="F2F4F8"/>
            <w:vAlign w:val="center"/>
            <w:hideMark/>
          </w:tcPr>
          <w:p w14:paraId="11490261"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生まれつきみられる脳の働き方の違いにより、幼児のうちから行動面や情緒面に特徴がある状態。</w:t>
            </w:r>
          </w:p>
        </w:tc>
      </w:tr>
      <w:tr w:rsidR="00774F36" w:rsidRPr="00774F36" w14:paraId="139BDA53"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780C01C4"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7FACBF40"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バリアフリー</w:t>
            </w:r>
          </w:p>
        </w:tc>
        <w:tc>
          <w:tcPr>
            <w:tcW w:w="3289" w:type="pct"/>
            <w:tcBorders>
              <w:top w:val="nil"/>
              <w:left w:val="nil"/>
              <w:bottom w:val="single" w:sz="4" w:space="0" w:color="auto"/>
              <w:right w:val="single" w:sz="4" w:space="0" w:color="auto"/>
            </w:tcBorders>
            <w:vAlign w:val="center"/>
            <w:hideMark/>
          </w:tcPr>
          <w:p w14:paraId="2131EE9E"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障がいのある人が社会生活をしていく上で障壁（バリア）となるものを除去するという考え方。</w:t>
            </w:r>
          </w:p>
        </w:tc>
      </w:tr>
      <w:tr w:rsidR="00774F36" w:rsidRPr="00774F36" w14:paraId="52E98E8C" w14:textId="77777777" w:rsidTr="00774F36">
        <w:tc>
          <w:tcPr>
            <w:tcW w:w="395" w:type="pct"/>
            <w:vMerge/>
            <w:tcBorders>
              <w:top w:val="nil"/>
              <w:left w:val="single" w:sz="4" w:space="0" w:color="auto"/>
              <w:bottom w:val="single" w:sz="4" w:space="0" w:color="000000"/>
              <w:right w:val="single" w:sz="4" w:space="0" w:color="auto"/>
            </w:tcBorders>
            <w:vAlign w:val="center"/>
            <w:hideMark/>
          </w:tcPr>
          <w:p w14:paraId="5D135B19"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4A9AA9B8"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ピアサポート</w:t>
            </w:r>
          </w:p>
        </w:tc>
        <w:tc>
          <w:tcPr>
            <w:tcW w:w="3289" w:type="pct"/>
            <w:tcBorders>
              <w:top w:val="nil"/>
              <w:left w:val="nil"/>
              <w:bottom w:val="single" w:sz="4" w:space="0" w:color="auto"/>
              <w:right w:val="single" w:sz="4" w:space="0" w:color="auto"/>
            </w:tcBorders>
            <w:shd w:val="clear" w:color="F2F4F8" w:fill="F2F4F8"/>
            <w:vAlign w:val="center"/>
            <w:hideMark/>
          </w:tcPr>
          <w:p w14:paraId="2A6DD74E"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同じような立場や経験を持つ人同士が、互いに支え合う活動。</w:t>
            </w:r>
          </w:p>
        </w:tc>
      </w:tr>
      <w:tr w:rsidR="00774F36" w:rsidRPr="00774F36" w14:paraId="74EB3225"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650E6813"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74BB8B39"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避難行動要支援者</w:t>
            </w:r>
          </w:p>
        </w:tc>
        <w:tc>
          <w:tcPr>
            <w:tcW w:w="3289" w:type="pct"/>
            <w:tcBorders>
              <w:top w:val="nil"/>
              <w:left w:val="nil"/>
              <w:bottom w:val="single" w:sz="4" w:space="0" w:color="auto"/>
              <w:right w:val="single" w:sz="4" w:space="0" w:color="auto"/>
            </w:tcBorders>
            <w:vAlign w:val="center"/>
            <w:hideMark/>
          </w:tcPr>
          <w:p w14:paraId="59D9003E"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災害が発生したときや発生するおそれがあるときに、自ら避難することが困難で特に避難支援を必要とする人のこと。</w:t>
            </w:r>
          </w:p>
        </w:tc>
      </w:tr>
      <w:tr w:rsidR="00774F36" w:rsidRPr="00774F36" w14:paraId="4238E93F"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7DEFBDA8"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714BDEEC"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福祉的就労</w:t>
            </w:r>
          </w:p>
        </w:tc>
        <w:tc>
          <w:tcPr>
            <w:tcW w:w="3289" w:type="pct"/>
            <w:tcBorders>
              <w:top w:val="nil"/>
              <w:left w:val="nil"/>
              <w:bottom w:val="single" w:sz="4" w:space="0" w:color="auto"/>
              <w:right w:val="single" w:sz="4" w:space="0" w:color="auto"/>
            </w:tcBorders>
            <w:shd w:val="clear" w:color="F2F4F8" w:fill="F2F4F8"/>
            <w:vAlign w:val="center"/>
            <w:hideMark/>
          </w:tcPr>
          <w:p w14:paraId="06B3FE8C"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労働契約に基づき働くことが難しい人が、障がいや体調に合わせて支援を受けながら働く就労形態。⇔一般就労</w:t>
            </w:r>
          </w:p>
        </w:tc>
      </w:tr>
      <w:tr w:rsidR="00774F36" w:rsidRPr="00774F36" w14:paraId="0BE5E04D"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1C58EC0F"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1A64AA95"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福祉避難所</w:t>
            </w:r>
          </w:p>
        </w:tc>
        <w:tc>
          <w:tcPr>
            <w:tcW w:w="3289" w:type="pct"/>
            <w:tcBorders>
              <w:top w:val="nil"/>
              <w:left w:val="nil"/>
              <w:bottom w:val="single" w:sz="4" w:space="0" w:color="auto"/>
              <w:right w:val="single" w:sz="4" w:space="0" w:color="auto"/>
            </w:tcBorders>
            <w:vAlign w:val="center"/>
            <w:hideMark/>
          </w:tcPr>
          <w:p w14:paraId="22F0D34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一般の避難所での生活が困難な高齢者や障がいのある人に対し、特別の配慮がなされた避難所のこと。</w:t>
            </w:r>
          </w:p>
        </w:tc>
      </w:tr>
      <w:tr w:rsidR="00774F36" w:rsidRPr="00774F36" w14:paraId="6836246E" w14:textId="77777777" w:rsidTr="00774F36">
        <w:tc>
          <w:tcPr>
            <w:tcW w:w="395" w:type="pct"/>
            <w:vMerge/>
            <w:tcBorders>
              <w:top w:val="nil"/>
              <w:left w:val="single" w:sz="4" w:space="0" w:color="auto"/>
              <w:bottom w:val="single" w:sz="4" w:space="0" w:color="000000"/>
              <w:right w:val="single" w:sz="4" w:space="0" w:color="auto"/>
            </w:tcBorders>
            <w:vAlign w:val="center"/>
            <w:hideMark/>
          </w:tcPr>
          <w:p w14:paraId="0CDAA279"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3A97ADC9"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ペアレントトレーニング・ペアレントプログラム</w:t>
            </w:r>
          </w:p>
        </w:tc>
        <w:tc>
          <w:tcPr>
            <w:tcW w:w="3289" w:type="pct"/>
            <w:tcBorders>
              <w:top w:val="nil"/>
              <w:left w:val="nil"/>
              <w:bottom w:val="single" w:sz="4" w:space="0" w:color="auto"/>
              <w:right w:val="single" w:sz="4" w:space="0" w:color="auto"/>
            </w:tcBorders>
            <w:shd w:val="clear" w:color="F2F4F8" w:fill="F2F4F8"/>
            <w:vAlign w:val="center"/>
            <w:hideMark/>
          </w:tcPr>
          <w:p w14:paraId="67F2C9D7"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保護者が子どもの行動への理解を深め、適切な関わり方を学ぶためのプログラム。発達障がい者等に対する支援の活動指標とされている。</w:t>
            </w:r>
          </w:p>
        </w:tc>
      </w:tr>
      <w:tr w:rsidR="00774F36" w:rsidRPr="00774F36" w14:paraId="280FE513"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00207C50"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794DAF33"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ペアレントメンター</w:t>
            </w:r>
          </w:p>
        </w:tc>
        <w:tc>
          <w:tcPr>
            <w:tcW w:w="3289" w:type="pct"/>
            <w:tcBorders>
              <w:top w:val="nil"/>
              <w:left w:val="nil"/>
              <w:bottom w:val="single" w:sz="4" w:space="0" w:color="auto"/>
              <w:right w:val="single" w:sz="4" w:space="0" w:color="auto"/>
            </w:tcBorders>
            <w:vAlign w:val="center"/>
            <w:hideMark/>
          </w:tcPr>
          <w:p w14:paraId="344722D4"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発達障がいのある子どもの子育てを経験し、かつ相談支援に関する一定の訓練を受けた親のこと。</w:t>
            </w:r>
          </w:p>
        </w:tc>
      </w:tr>
      <w:tr w:rsidR="00774F36" w:rsidRPr="00774F36" w14:paraId="7D807D13"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04D3DD60"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4EE06CB0"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保育所等訪問支援</w:t>
            </w:r>
          </w:p>
        </w:tc>
        <w:tc>
          <w:tcPr>
            <w:tcW w:w="3289" w:type="pct"/>
            <w:tcBorders>
              <w:top w:val="nil"/>
              <w:left w:val="nil"/>
              <w:bottom w:val="single" w:sz="4" w:space="0" w:color="auto"/>
              <w:right w:val="single" w:sz="4" w:space="0" w:color="auto"/>
            </w:tcBorders>
            <w:shd w:val="clear" w:color="F2F4F8" w:fill="F2F4F8"/>
            <w:vAlign w:val="center"/>
            <w:hideMark/>
          </w:tcPr>
          <w:p w14:paraId="12B67A5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施設を訪問し、集団生活に適応するための専門的な支援等を行うサービス。</w:t>
            </w:r>
          </w:p>
        </w:tc>
      </w:tr>
      <w:tr w:rsidR="00774F36" w:rsidRPr="00774F36" w14:paraId="5FF1E775"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454B2C73"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6FF51D01"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放課後等デイサービス</w:t>
            </w:r>
          </w:p>
        </w:tc>
        <w:tc>
          <w:tcPr>
            <w:tcW w:w="3289" w:type="pct"/>
            <w:tcBorders>
              <w:top w:val="nil"/>
              <w:left w:val="nil"/>
              <w:bottom w:val="single" w:sz="4" w:space="0" w:color="auto"/>
              <w:right w:val="single" w:sz="4" w:space="0" w:color="auto"/>
            </w:tcBorders>
            <w:vAlign w:val="center"/>
            <w:hideMark/>
          </w:tcPr>
          <w:p w14:paraId="2966986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就学中の障がい児に対して、放課後や長期休暇において、訓練等の支援を提供するとともに、居場所を提供するサービス。</w:t>
            </w:r>
          </w:p>
        </w:tc>
      </w:tr>
      <w:tr w:rsidR="00774F36" w:rsidRPr="00774F36" w14:paraId="69BBE6E3"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5E49623F"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404AF68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法定雇用率</w:t>
            </w:r>
          </w:p>
        </w:tc>
        <w:tc>
          <w:tcPr>
            <w:tcW w:w="3289" w:type="pct"/>
            <w:tcBorders>
              <w:top w:val="nil"/>
              <w:left w:val="nil"/>
              <w:bottom w:val="single" w:sz="4" w:space="0" w:color="auto"/>
              <w:right w:val="single" w:sz="4" w:space="0" w:color="auto"/>
            </w:tcBorders>
            <w:shd w:val="clear" w:color="F2F4F8" w:fill="F2F4F8"/>
            <w:vAlign w:val="center"/>
            <w:hideMark/>
          </w:tcPr>
          <w:p w14:paraId="16E1A677"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企業や国・地方公共団体が達成を義務付けられている障がいのある人の雇用の比率。</w:t>
            </w:r>
          </w:p>
        </w:tc>
      </w:tr>
      <w:tr w:rsidR="00774F36" w:rsidRPr="00774F36" w14:paraId="46E7232C"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6895937D"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4D481A5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補装具費支給制度</w:t>
            </w:r>
          </w:p>
        </w:tc>
        <w:tc>
          <w:tcPr>
            <w:tcW w:w="3289" w:type="pct"/>
            <w:tcBorders>
              <w:top w:val="nil"/>
              <w:left w:val="nil"/>
              <w:bottom w:val="single" w:sz="4" w:space="0" w:color="auto"/>
              <w:right w:val="single" w:sz="4" w:space="0" w:color="auto"/>
            </w:tcBorders>
            <w:vAlign w:val="center"/>
            <w:hideMark/>
          </w:tcPr>
          <w:p w14:paraId="622880EE"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身体の欠損または損なわれた身体機能を補完・代替する用具（義肢、車いす、補聴器等）を購入または貸与する際、費用を一部助成する制度。</w:t>
            </w:r>
          </w:p>
        </w:tc>
      </w:tr>
      <w:tr w:rsidR="00774F36" w:rsidRPr="00774F36" w14:paraId="08A46897" w14:textId="77777777" w:rsidTr="00774F36">
        <w:trPr>
          <w:trHeight w:val="499"/>
        </w:trPr>
        <w:tc>
          <w:tcPr>
            <w:tcW w:w="395" w:type="pct"/>
            <w:vMerge w:val="restart"/>
            <w:tcBorders>
              <w:top w:val="nil"/>
              <w:left w:val="single" w:sz="4" w:space="0" w:color="auto"/>
              <w:bottom w:val="single" w:sz="4" w:space="0" w:color="000000"/>
              <w:right w:val="single" w:sz="4" w:space="0" w:color="auto"/>
            </w:tcBorders>
            <w:vAlign w:val="center"/>
            <w:hideMark/>
          </w:tcPr>
          <w:p w14:paraId="2C3D1A5D" w14:textId="77777777" w:rsidR="00774F36" w:rsidRPr="00774F36" w:rsidRDefault="00774F36" w:rsidP="00774F36">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ま行</w:t>
            </w:r>
          </w:p>
        </w:tc>
        <w:tc>
          <w:tcPr>
            <w:tcW w:w="1316" w:type="pct"/>
            <w:tcBorders>
              <w:top w:val="nil"/>
              <w:left w:val="nil"/>
              <w:bottom w:val="single" w:sz="4" w:space="0" w:color="auto"/>
              <w:right w:val="single" w:sz="4" w:space="0" w:color="auto"/>
            </w:tcBorders>
            <w:shd w:val="clear" w:color="F2F4F8" w:fill="F2F4F8"/>
            <w:vAlign w:val="center"/>
            <w:hideMark/>
          </w:tcPr>
          <w:p w14:paraId="3F293149"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民生児童委員</w:t>
            </w:r>
          </w:p>
        </w:tc>
        <w:tc>
          <w:tcPr>
            <w:tcW w:w="3289" w:type="pct"/>
            <w:tcBorders>
              <w:top w:val="nil"/>
              <w:left w:val="nil"/>
              <w:bottom w:val="single" w:sz="4" w:space="0" w:color="auto"/>
              <w:right w:val="single" w:sz="4" w:space="0" w:color="auto"/>
            </w:tcBorders>
            <w:shd w:val="clear" w:color="F2F4F8" w:fill="F2F4F8"/>
            <w:vAlign w:val="center"/>
            <w:hideMark/>
          </w:tcPr>
          <w:p w14:paraId="2A548CA5"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地域の住民の立場に立って相談に応じ、必要な援助を行い、社会福祉の増進に努める人々。</w:t>
            </w:r>
          </w:p>
        </w:tc>
      </w:tr>
      <w:tr w:rsidR="00774F36" w:rsidRPr="00774F36" w14:paraId="783C458D" w14:textId="77777777" w:rsidTr="00774F36">
        <w:trPr>
          <w:trHeight w:val="499"/>
        </w:trPr>
        <w:tc>
          <w:tcPr>
            <w:tcW w:w="395" w:type="pct"/>
            <w:vMerge w:val="restart"/>
            <w:tcBorders>
              <w:top w:val="nil"/>
              <w:left w:val="single" w:sz="4" w:space="0" w:color="auto"/>
              <w:bottom w:val="single" w:sz="4" w:space="0" w:color="000000"/>
              <w:right w:val="single" w:sz="4" w:space="0" w:color="auto"/>
            </w:tcBorders>
            <w:vAlign w:val="center"/>
            <w:hideMark/>
          </w:tcPr>
          <w:p w14:paraId="264D29BF" w14:textId="77777777" w:rsidR="00774F36" w:rsidRPr="00774F36" w:rsidRDefault="00774F36" w:rsidP="00774F36">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や行</w:t>
            </w:r>
          </w:p>
        </w:tc>
        <w:tc>
          <w:tcPr>
            <w:tcW w:w="1316" w:type="pct"/>
            <w:tcBorders>
              <w:top w:val="nil"/>
              <w:left w:val="nil"/>
              <w:bottom w:val="single" w:sz="4" w:space="0" w:color="auto"/>
              <w:right w:val="single" w:sz="4" w:space="0" w:color="auto"/>
            </w:tcBorders>
            <w:vAlign w:val="center"/>
            <w:hideMark/>
          </w:tcPr>
          <w:p w14:paraId="7947436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ユニバーサルデザイン</w:t>
            </w:r>
          </w:p>
        </w:tc>
        <w:tc>
          <w:tcPr>
            <w:tcW w:w="3289" w:type="pct"/>
            <w:tcBorders>
              <w:top w:val="nil"/>
              <w:left w:val="nil"/>
              <w:bottom w:val="single" w:sz="4" w:space="0" w:color="auto"/>
              <w:right w:val="single" w:sz="4" w:space="0" w:color="auto"/>
            </w:tcBorders>
            <w:vAlign w:val="center"/>
            <w:hideMark/>
          </w:tcPr>
          <w:p w14:paraId="3DF1970B"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多様な人々が利用しやすいように生活環境をデザインする考え方。</w:t>
            </w:r>
          </w:p>
        </w:tc>
      </w:tr>
      <w:tr w:rsidR="00774F36" w:rsidRPr="00774F36" w14:paraId="6A047865" w14:textId="77777777" w:rsidTr="00774F36">
        <w:trPr>
          <w:trHeight w:val="499"/>
        </w:trPr>
        <w:tc>
          <w:tcPr>
            <w:tcW w:w="395" w:type="pct"/>
            <w:vMerge w:val="restart"/>
            <w:tcBorders>
              <w:top w:val="nil"/>
              <w:left w:val="single" w:sz="4" w:space="0" w:color="auto"/>
              <w:bottom w:val="single" w:sz="4" w:space="0" w:color="000000"/>
              <w:right w:val="single" w:sz="4" w:space="0" w:color="auto"/>
            </w:tcBorders>
            <w:vAlign w:val="center"/>
            <w:hideMark/>
          </w:tcPr>
          <w:p w14:paraId="3B453A25" w14:textId="77777777" w:rsidR="00774F36" w:rsidRPr="00774F36" w:rsidRDefault="00774F36" w:rsidP="00774F36">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ら行</w:t>
            </w:r>
          </w:p>
        </w:tc>
        <w:tc>
          <w:tcPr>
            <w:tcW w:w="1316" w:type="pct"/>
            <w:tcBorders>
              <w:top w:val="nil"/>
              <w:left w:val="nil"/>
              <w:bottom w:val="single" w:sz="4" w:space="0" w:color="auto"/>
              <w:right w:val="single" w:sz="4" w:space="0" w:color="auto"/>
            </w:tcBorders>
            <w:shd w:val="clear" w:color="F2F4F8" w:fill="F2F4F8"/>
            <w:vAlign w:val="center"/>
            <w:hideMark/>
          </w:tcPr>
          <w:p w14:paraId="69D46419"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リハビリテーション</w:t>
            </w:r>
          </w:p>
        </w:tc>
        <w:tc>
          <w:tcPr>
            <w:tcW w:w="3289" w:type="pct"/>
            <w:tcBorders>
              <w:top w:val="nil"/>
              <w:left w:val="nil"/>
              <w:bottom w:val="single" w:sz="4" w:space="0" w:color="auto"/>
              <w:right w:val="single" w:sz="4" w:space="0" w:color="auto"/>
            </w:tcBorders>
            <w:shd w:val="clear" w:color="F2F4F8" w:fill="F2F4F8"/>
            <w:vAlign w:val="center"/>
            <w:hideMark/>
          </w:tcPr>
          <w:p w14:paraId="1410F7F0"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ライフステージにおいて、全人間的復権をめざそうという理念。</w:t>
            </w:r>
          </w:p>
        </w:tc>
      </w:tr>
      <w:tr w:rsidR="00774F36" w:rsidRPr="00774F36" w14:paraId="662506BC"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488B9C19"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2EF04A04"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療育</w:t>
            </w:r>
          </w:p>
        </w:tc>
        <w:tc>
          <w:tcPr>
            <w:tcW w:w="3289" w:type="pct"/>
            <w:tcBorders>
              <w:top w:val="nil"/>
              <w:left w:val="nil"/>
              <w:bottom w:val="single" w:sz="4" w:space="0" w:color="auto"/>
              <w:right w:val="single" w:sz="4" w:space="0" w:color="auto"/>
            </w:tcBorders>
            <w:vAlign w:val="center"/>
            <w:hideMark/>
          </w:tcPr>
          <w:p w14:paraId="53545A9C"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 xml:space="preserve">個々の発達状態や</w:t>
            </w:r>
            <w:del w:id="91712" w:author="Ryo Wakayama" w:date="2026-10-23T09:00:00Z">
              <w:r>
                <w:rPr>
                  <w:rFonts w:ascii="BIZ UDPゴシック" w:eastAsia="BIZ UDPゴシック" w:hAnsi="BIZ UDPゴシック"/>
                  <w:sz w:val="20"/>
                  <w:szCs w:val="20"/>
                </w:rPr>
                <w:delText xml:space="preserve">障害特性</w:delText>
              </w:r>
            </w:del>
            <w:ins w:id="91713" w:author="Ryo Wakayama" w:date="2026-10-23T09:00:00Z">
              <w:r>
                <w:rPr>
                  <w:rFonts w:ascii="BIZ UDPゴシック" w:eastAsia="BIZ UDPゴシック" w:hAnsi="BIZ UDPゴシック"/>
                  <w:sz w:val="20"/>
                  <w:szCs w:val="20"/>
                </w:rPr>
                <w:t xml:space="preserve">障がい特性</w:t>
              </w:r>
            </w:ins>
            <w:r>
              <w:rPr>
                <w:rFonts w:ascii="BIZ UDPゴシック" w:eastAsia="BIZ UDPゴシック" w:hAnsi="BIZ UDPゴシック"/>
                <w:sz w:val="20"/>
                <w:szCs w:val="20"/>
              </w:rPr>
              <w:t xml:space="preserve">に応じ、将来の自立、社会参加などを目指して支援を行うこと。</w:t>
            </w:r>
          </w:p>
        </w:tc>
      </w:tr>
      <w:tr w:rsidR="00774F36" w:rsidRPr="00774F36" w14:paraId="09688DCD"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35804200"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1470BC77"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レスパイト</w:t>
            </w:r>
          </w:p>
        </w:tc>
        <w:tc>
          <w:tcPr>
            <w:tcW w:w="3289" w:type="pct"/>
            <w:tcBorders>
              <w:top w:val="nil"/>
              <w:left w:val="nil"/>
              <w:bottom w:val="single" w:sz="4" w:space="0" w:color="auto"/>
              <w:right w:val="single" w:sz="4" w:space="0" w:color="auto"/>
            </w:tcBorders>
            <w:shd w:val="clear" w:color="F2F4F8" w:fill="F2F4F8"/>
            <w:vAlign w:val="center"/>
            <w:hideMark/>
          </w:tcPr>
          <w:p w14:paraId="43FAD921"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介護をしている家族などが一時的に介護から解放され、休息をとれるような支援を行うことを指す。</w:t>
            </w:r>
          </w:p>
        </w:tc>
      </w:tr>
    </w:tbl>
    <w:p w14:paraId="0B14978A" w14:textId="77777777" w:rsidR="006973FA" w:rsidRPr="00774F36" w:rsidRDefault="006973FA">
      <w:pPr>
        <w:rPr>
          <w:rFonts w:ascii="BIZ UDPゴシック" w:eastAsia="BIZ UDPゴシック" w:hAnsi="BIZ UDPゴシック"/>
        </w:rPr>
      </w:pPr>
    </w:p>
    <w:p w14:paraId="3006471A" w14:textId="77777777" w:rsidR="006973FA" w:rsidRDefault="006973FA">
      <w:pPr>
        <w:rPr>
          <w:rFonts w:ascii="BIZ UDPゴシック" w:eastAsia="BIZ UDPゴシック" w:hAnsi="BIZ UDPゴシック"/>
        </w:rPr>
      </w:pPr>
    </w:p>
    <w:p w14:paraId="7BE26C3C" w14:textId="77777777" w:rsidR="006973FA" w:rsidRDefault="006973FA">
      <w:pPr>
        <w:rPr>
          <w:rFonts w:ascii="BIZ UDPゴシック" w:eastAsia="BIZ UDPゴシック" w:hAnsi="BIZ UDPゴシック"/>
        </w:rPr>
      </w:pPr>
    </w:p>
    <w:p w14:paraId="385F380D" w14:textId="77777777" w:rsidR="006973FA" w:rsidRDefault="006973FA">
      <w:pPr>
        <w:rPr>
          <w:rFonts w:ascii="BIZ UDPゴシック" w:eastAsia="BIZ UDPゴシック" w:hAnsi="BIZ UDPゴシック"/>
        </w:rPr>
      </w:pPr>
    </w:p>
    <w:p w14:paraId="37F6271C" w14:textId="77777777" w:rsidR="006973FA" w:rsidRDefault="006973FA">
      <w:pPr>
        <w:rPr>
          <w:rFonts w:ascii="BIZ UDPゴシック" w:eastAsia="BIZ UDPゴシック" w:hAnsi="BIZ UDPゴシック"/>
        </w:rPr>
      </w:pPr>
    </w:p>
    <w:p w14:paraId="79473596" w14:textId="77777777" w:rsidR="00332CA8" w:rsidRDefault="00332CA8">
      <w:pPr>
        <w:rPr>
          <w:rFonts w:ascii="BIZ UDPゴシック" w:eastAsia="BIZ UDPゴシック" w:hAnsi="BIZ UDPゴシック"/>
        </w:rPr>
      </w:pPr>
    </w:p>
    <w:p w14:paraId="3BDFA238" w14:textId="77777777" w:rsidR="00332CA8" w:rsidRDefault="00332CA8">
      <w:pPr>
        <w:rPr>
          <w:rFonts w:ascii="BIZ UDPゴシック" w:eastAsia="BIZ UDPゴシック" w:hAnsi="BIZ UDPゴシック"/>
        </w:rPr>
      </w:pPr>
    </w:p>
    <w:p w14:paraId="0D5F1963" w14:textId="77777777" w:rsidR="00332CA8" w:rsidRDefault="00332CA8">
      <w:pPr>
        <w:rPr>
          <w:rFonts w:ascii="BIZ UDPゴシック" w:eastAsia="BIZ UDPゴシック" w:hAnsi="BIZ UDPゴシック"/>
        </w:rPr>
      </w:pPr>
    </w:p>
    <w:p w14:paraId="145D92AE" w14:textId="77777777" w:rsidR="00332CA8" w:rsidRDefault="00332CA8">
      <w:pPr>
        <w:rPr>
          <w:rFonts w:ascii="BIZ UDPゴシック" w:eastAsia="BIZ UDPゴシック" w:hAnsi="BIZ UDPゴシック"/>
        </w:rPr>
      </w:pPr>
    </w:p>
    <w:p w14:paraId="64D0DB06" w14:textId="77777777" w:rsidR="00332CA8" w:rsidRDefault="00332CA8">
      <w:pPr>
        <w:rPr>
          <w:rFonts w:ascii="BIZ UDPゴシック" w:eastAsia="BIZ UDPゴシック" w:hAnsi="BIZ UDPゴシック"/>
        </w:rPr>
      </w:pPr>
    </w:p>
    <w:p w14:paraId="3B6F6FC3" w14:textId="77777777" w:rsidR="00332CA8" w:rsidRDefault="00332CA8">
      <w:pPr>
        <w:rPr>
          <w:rFonts w:ascii="BIZ UDPゴシック" w:eastAsia="BIZ UDPゴシック" w:hAnsi="BIZ UDPゴシック"/>
        </w:rPr>
      </w:pPr>
    </w:p>
    <w:p w14:paraId="3D1F6BF9" w14:textId="77777777" w:rsidR="00332CA8" w:rsidRDefault="00332CA8">
      <w:pPr>
        <w:rPr>
          <w:rFonts w:ascii="BIZ UDPゴシック" w:eastAsia="BIZ UDPゴシック" w:hAnsi="BIZ UDPゴシック"/>
        </w:rPr>
      </w:pPr>
    </w:p>
    <w:p w14:paraId="797E0B04" w14:textId="77777777" w:rsidR="00332CA8" w:rsidRDefault="00332CA8">
      <w:pPr>
        <w:rPr>
          <w:rFonts w:ascii="BIZ UDPゴシック" w:eastAsia="BIZ UDPゴシック" w:hAnsi="BIZ UDPゴシック"/>
        </w:rPr>
      </w:pPr>
    </w:p>
    <w:p w14:paraId="7379974E" w14:textId="77777777" w:rsidR="00332CA8" w:rsidRDefault="00332CA8">
      <w:pPr>
        <w:rPr>
          <w:rFonts w:ascii="BIZ UDPゴシック" w:eastAsia="BIZ UDPゴシック" w:hAnsi="BIZ UDPゴシック"/>
        </w:rPr>
      </w:pPr>
    </w:p>
    <w:p w14:paraId="1AAE791C" w14:textId="77777777" w:rsidR="00332CA8" w:rsidRDefault="00332CA8">
      <w:pPr>
        <w:rPr>
          <w:rFonts w:ascii="BIZ UDPゴシック" w:eastAsia="BIZ UDPゴシック" w:hAnsi="BIZ UDPゴシック"/>
        </w:rPr>
      </w:pPr>
    </w:p>
    <w:p w14:paraId="3268DEB2" w14:textId="77777777" w:rsidR="00332CA8" w:rsidRDefault="00332CA8">
      <w:pPr>
        <w:rPr>
          <w:rFonts w:ascii="BIZ UDPゴシック" w:eastAsia="BIZ UDPゴシック" w:hAnsi="BIZ UDPゴシック"/>
        </w:rPr>
      </w:pPr>
    </w:p>
    <w:p w14:paraId="7C341CFD" w14:textId="77777777" w:rsidR="00332CA8" w:rsidRDefault="00332CA8">
      <w:pPr>
        <w:rPr>
          <w:rFonts w:ascii="BIZ UDPゴシック" w:eastAsia="BIZ UDPゴシック" w:hAnsi="BIZ UDPゴシック"/>
        </w:rPr>
      </w:pPr>
    </w:p>
    <w:p w14:paraId="76491D4D" w14:textId="77777777" w:rsidR="00332CA8" w:rsidRDefault="00332CA8">
      <w:pPr>
        <w:rPr>
          <w:rFonts w:ascii="BIZ UDPゴシック" w:eastAsia="BIZ UDPゴシック" w:hAnsi="BIZ UDPゴシック"/>
        </w:rPr>
      </w:pPr>
    </w:p>
    <w:p w14:paraId="6DF61BDD" w14:textId="77777777" w:rsidR="00332CA8" w:rsidRDefault="00332CA8">
      <w:pPr>
        <w:rPr>
          <w:rFonts w:ascii="BIZ UDPゴシック" w:eastAsia="BIZ UDPゴシック" w:hAnsi="BIZ UDPゴシック"/>
        </w:rPr>
      </w:pPr>
    </w:p>
    <w:p w14:paraId="1597E818" w14:textId="77777777" w:rsidR="00332CA8" w:rsidRDefault="00332CA8">
      <w:pPr>
        <w:rPr>
          <w:rFonts w:ascii="BIZ UDPゴシック" w:eastAsia="BIZ UDPゴシック" w:hAnsi="BIZ UDPゴシック"/>
        </w:rPr>
      </w:pPr>
    </w:p>
    <w:p w14:paraId="7FAFAF77" w14:textId="77777777" w:rsidR="00332CA8" w:rsidRDefault="00332CA8">
      <w:pPr>
        <w:rPr>
          <w:rFonts w:ascii="BIZ UDPゴシック" w:eastAsia="BIZ UDPゴシック" w:hAnsi="BIZ UDPゴシック"/>
        </w:rPr>
      </w:pPr>
    </w:p>
    <w:p w14:paraId="11EB64C4" w14:textId="77777777" w:rsidR="00332CA8" w:rsidRDefault="00332CA8">
      <w:pPr>
        <w:rPr>
          <w:rFonts w:ascii="BIZ UDPゴシック" w:eastAsia="BIZ UDPゴシック" w:hAnsi="BIZ UDPゴシック"/>
        </w:rPr>
      </w:pPr>
    </w:p>
    <w:p w14:paraId="0E85627C" w14:textId="77777777" w:rsidR="006973FA" w:rsidRDefault="006973FA">
      <w:pPr>
        <w:rPr>
          <w:rFonts w:ascii="BIZ UDPゴシック" w:eastAsia="BIZ UDPゴシック" w:hAnsi="BIZ UDPゴシック"/>
        </w:rPr>
      </w:pPr>
    </w:p>
    <w:p w14:paraId="2E1FFA20" w14:textId="77777777" w:rsidR="006973FA" w:rsidRDefault="006973FA">
      <w:pPr>
        <w:rPr>
          <w:rFonts w:ascii="BIZ UDPゴシック" w:eastAsia="BIZ UDPゴシック" w:hAnsi="BIZ UDPゴシック"/>
        </w:rPr>
      </w:pPr>
    </w:p>
    <w:p w14:paraId="1BCB779E" w14:textId="77777777" w:rsidR="006973FA" w:rsidRDefault="006973FA">
      <w:pPr>
        <w:rPr>
          <w:rFonts w:ascii="BIZ UDPゴシック" w:eastAsia="BIZ UDPゴシック" w:hAnsi="BIZ UDPゴシック"/>
        </w:rPr>
      </w:pPr>
    </w:p>
    <w:p w14:paraId="67B8A1A4" w14:textId="77777777" w:rsidR="006973FA" w:rsidRPr="00370011" w:rsidRDefault="006973FA">
      <w:pPr>
        <w:rPr>
          <w:rFonts w:ascii="BIZ UDPゴシック" w:eastAsia="BIZ UDPゴシック" w:hAnsi="BIZ UDPゴシック"/>
        </w:rPr>
      </w:pPr>
    </w:p>
    <w:p w14:paraId="311E0817" w14:textId="77777777" w:rsidR="006973FA" w:rsidRDefault="006973FA" w:rsidP="006973FA">
      <w:pPr>
        <w:pBdr>
          <w:top w:val="thinThickSmallGap" w:sz="24" w:space="0" w:color="000000" w:themeColor="text1"/>
        </w:pBdr>
        <w:spacing w:after="100"/>
        <w:jc w:val="center"/>
        <w:rPr>
          <w:rFonts w:ascii="BIZ UDPゴシック" w:eastAsia="BIZ UDPゴシック" w:hAnsi="BIZ UDPゴシック"/>
          <w:b/>
          <w:bCs/>
          <w:sz w:val="26"/>
          <w:szCs w:val="26"/>
        </w:rPr>
      </w:pPr>
    </w:p>
    <w:p w14:paraId="68292954" w14:textId="77777777" w:rsidR="006973FA" w:rsidRDefault="006973FA" w:rsidP="006973FA">
      <w:pPr>
        <w:pBdr>
          <w:top w:val="thinThickSmallGap" w:sz="24" w:space="0" w:color="000000" w:themeColor="text1"/>
        </w:pBdr>
        <w:spacing w:after="100"/>
        <w:jc w:val="center"/>
        <w:rPr>
          <w:rFonts w:ascii="BIZ UDPゴシック" w:eastAsia="BIZ UDPゴシック" w:hAnsi="BIZ UDPゴシック"/>
          <w:b/>
          <w:bCs/>
          <w:sz w:val="26"/>
          <w:szCs w:val="26"/>
        </w:rPr>
      </w:pPr>
      <w:r>
        <w:rPr>
          <w:rFonts w:ascii="BIZ UDPゴシック" w:eastAsia="BIZ UDPゴシック" w:hAnsi="BIZ UDPゴシック"/>
          <w:b/>
          <w:bCs/>
          <w:noProof/>
          <w:sz w:val="26"/>
          <w:szCs w:val="26"/>
        </w:rPr>
        <w:drawing>
          <wp:inline distT="0" distB="0" distL="0" distR="0" wp14:anchorId="0188D7F9" wp14:editId="6337D47C">
            <wp:extent cx="3324225" cy="1748542"/>
            <wp:effectExtent l="0" t="0" r="0" b="4445"/>
            <wp:docPr id="120614278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33524" cy="1753433"/>
                    </a:xfrm>
                    <a:prstGeom prst="rect">
                      <a:avLst/>
                    </a:prstGeom>
                    <a:noFill/>
                    <a:ln>
                      <a:noFill/>
                    </a:ln>
                  </pic:spPr>
                </pic:pic>
              </a:graphicData>
            </a:graphic>
          </wp:inline>
        </w:drawing>
      </w:r>
    </w:p>
    <w:p w14:paraId="0E236697" w14:textId="77777777" w:rsidR="006973FA" w:rsidRDefault="006973FA" w:rsidP="006973FA">
      <w:pPr>
        <w:pBdr>
          <w:top w:val="thinThickSmallGap" w:sz="24" w:space="0" w:color="000000" w:themeColor="text1"/>
        </w:pBdr>
        <w:spacing w:after="100"/>
        <w:jc w:val="center"/>
        <w:rPr>
          <w:rFonts w:ascii="BIZ UDPゴシック" w:eastAsia="BIZ UDPゴシック" w:hAnsi="BIZ UDPゴシック"/>
          <w:b/>
          <w:bCs/>
          <w:sz w:val="26"/>
          <w:szCs w:val="26"/>
        </w:rPr>
      </w:pPr>
    </w:p>
    <w:p w14:paraId="7F2377FB" w14:textId="77777777" w:rsidR="009D6CAB" w:rsidRPr="00370011" w:rsidRDefault="00000000" w:rsidP="006973FA">
      <w:pPr>
        <w:pBdr>
          <w:top w:val="thinThickSmallGap" w:sz="24" w:space="0" w:color="000000" w:themeColor="text1"/>
        </w:pBdr>
        <w:jc w:val="center"/>
        <w:rPr>
          <w:rFonts w:ascii="BIZ UDPゴシック" w:eastAsia="BIZ UDPゴシック" w:hAnsi="BIZ UDPゴシック"/>
        </w:rPr>
      </w:pPr>
      <w:r>
        <w:rPr>
          <w:rFonts w:ascii="BIZ UDPゴシック" w:eastAsia="BIZ UDPゴシック" w:hAnsi="BIZ UDPゴシック"/>
          <w:b/>
          <w:bCs/>
          <w:sz w:val="26"/>
          <w:szCs w:val="26"/>
        </w:rPr>
        <w:t>おのまち障がい者計画</w:t>
      </w:r>
    </w:p>
    <w:p w14:paraId="0EBEE32E" w14:textId="77777777" w:rsidR="009D6CAB" w:rsidRPr="00370011" w:rsidRDefault="00000000" w:rsidP="006973FA">
      <w:pPr>
        <w:jc w:val="center"/>
        <w:rPr>
          <w:rFonts w:ascii="BIZ UDPゴシック" w:eastAsia="BIZ UDPゴシック" w:hAnsi="BIZ UDPゴシック"/>
        </w:rPr>
      </w:pPr>
      <w:r>
        <w:rPr>
          <w:rFonts w:ascii="BIZ UDPゴシック" w:eastAsia="BIZ UDPゴシック" w:hAnsi="BIZ UDPゴシック"/>
          <w:b/>
          <w:bCs/>
          <w:sz w:val="26"/>
          <w:szCs w:val="26"/>
        </w:rPr>
        <w:t>第4期障がい児福祉計画</w:t>
      </w:r>
    </w:p>
    <w:p w14:paraId="4C1E0D17" w14:textId="77777777" w:rsidR="009D6CAB" w:rsidRPr="00370011" w:rsidRDefault="00000000" w:rsidP="006973FA">
      <w:pPr>
        <w:jc w:val="center"/>
        <w:rPr>
          <w:rFonts w:ascii="BIZ UDPゴシック" w:eastAsia="BIZ UDPゴシック" w:hAnsi="BIZ UDPゴシック"/>
        </w:rPr>
      </w:pPr>
      <w:r>
        <w:rPr>
          <w:rFonts w:ascii="BIZ UDPゴシック" w:eastAsia="BIZ UDPゴシック" w:hAnsi="BIZ UDPゴシック"/>
          <w:b/>
          <w:bCs/>
          <w:sz w:val="26"/>
          <w:szCs w:val="26"/>
        </w:rPr>
        <w:t>第8期障がい福祉計画</w:t>
      </w:r>
    </w:p>
    <w:p w14:paraId="37E8F9BB" w14:textId="77777777" w:rsidR="009D6CAB" w:rsidRPr="00370011" w:rsidRDefault="00000000" w:rsidP="006973FA">
      <w:pPr>
        <w:pBdr>
          <w:bottom w:val="single" w:sz="4" w:space="1" w:color="auto"/>
        </w:pBdr>
        <w:jc w:val="center"/>
        <w:rPr>
          <w:rFonts w:ascii="BIZ UDPゴシック" w:eastAsia="BIZ UDPゴシック" w:hAnsi="BIZ UDPゴシック"/>
        </w:rPr>
      </w:pPr>
      <w:r>
        <w:rPr>
          <w:rFonts w:ascii="BIZ UDPゴシック" w:eastAsia="BIZ UDPゴシック" w:hAnsi="BIZ UDPゴシック"/>
          <w:sz w:val="22"/>
          <w:szCs w:val="22"/>
        </w:rPr>
        <w:t>（令和9年度～令和11年度）</w:t>
      </w:r>
    </w:p>
    <w:p w14:paraId="7FC1549F" w14:textId="77777777" w:rsidR="009D6CAB" w:rsidRPr="00370011" w:rsidRDefault="00000000">
      <w:pPr>
        <w:spacing w:before="300" w:after="40"/>
        <w:jc w:val="center"/>
        <w:rPr>
          <w:rFonts w:ascii="BIZ UDPゴシック" w:eastAsia="BIZ UDPゴシック" w:hAnsi="BIZ UDPゴシック"/>
        </w:rPr>
      </w:pPr>
      <w:r>
        <w:rPr>
          <w:rFonts w:ascii="BIZ UDPゴシック" w:eastAsia="BIZ UDPゴシック" w:hAnsi="BIZ UDPゴシック"/>
          <w:sz w:val="20"/>
          <w:szCs w:val="20"/>
        </w:rPr>
        <w:t>発行日　令和9年3月</w:t>
      </w:r>
    </w:p>
    <w:p w14:paraId="36D841DC" w14:textId="77777777" w:rsidR="009D6CAB" w:rsidRPr="00370011" w:rsidRDefault="00000000">
      <w:pPr>
        <w:spacing w:after="40"/>
        <w:jc w:val="center"/>
        <w:rPr>
          <w:rFonts w:ascii="BIZ UDPゴシック" w:eastAsia="BIZ UDPゴシック" w:hAnsi="BIZ UDPゴシック"/>
        </w:rPr>
      </w:pPr>
      <w:r>
        <w:rPr>
          <w:rFonts w:ascii="BIZ UDPゴシック" w:eastAsia="BIZ UDPゴシック" w:hAnsi="BIZ UDPゴシック"/>
          <w:sz w:val="20"/>
          <w:szCs w:val="20"/>
        </w:rPr>
        <w:t>発行者　福島県小野町健康福祉課</w:t>
      </w:r>
    </w:p>
    <w:p w14:paraId="2163768E" w14:textId="77777777" w:rsidR="009D6CAB" w:rsidRPr="00370011" w:rsidRDefault="00000000">
      <w:pPr>
        <w:spacing w:after="40"/>
        <w:jc w:val="center"/>
        <w:rPr>
          <w:rFonts w:ascii="BIZ UDPゴシック" w:eastAsia="BIZ UDPゴシック" w:hAnsi="BIZ UDPゴシック"/>
        </w:rPr>
      </w:pPr>
      <w:r>
        <w:rPr>
          <w:rFonts w:ascii="BIZ UDPゴシック" w:eastAsia="BIZ UDPゴシック" w:hAnsi="BIZ UDPゴシック"/>
          <w:sz w:val="20"/>
          <w:szCs w:val="20"/>
        </w:rPr>
        <w:t>住　所　〒963-3492　福島県田村郡小野町大字小野新町字舘廻92</w:t>
      </w:r>
    </w:p>
    <w:p w14:paraId="7FC7F30F" w14:textId="77777777" w:rsidR="009D6CAB" w:rsidRDefault="00000000">
      <w:pPr>
        <w:spacing w:after="40"/>
        <w:jc w:val="center"/>
        <w:rPr>
          <w:rFonts w:ascii="BIZ UDPゴシック" w:eastAsia="BIZ UDPゴシック" w:hAnsi="BIZ UDPゴシック"/>
          <w:sz w:val="20"/>
          <w:szCs w:val="20"/>
        </w:rPr>
      </w:pPr>
      <w:r>
        <w:rPr>
          <w:rFonts w:ascii="BIZ UDPゴシック" w:eastAsia="BIZ UDPゴシック" w:hAnsi="BIZ UDPゴシック"/>
          <w:sz w:val="20"/>
          <w:szCs w:val="20"/>
        </w:rPr>
        <w:t>ＴＥＬ　0247-72-6934　ＦＡＸ　0247-72-3121</w:t>
      </w:r>
    </w:p>
    <w:p w14:paraId="34C47F9C" w14:textId="77777777" w:rsidR="00E23A1B" w:rsidRPr="00370011" w:rsidRDefault="00E23A1B" w:rsidP="00E23A1B">
      <w:pPr>
        <w:spacing w:after="40"/>
        <w:rPr>
          <w:rFonts w:ascii="BIZ UDPゴシック" w:eastAsia="BIZ UDPゴシック" w:hAnsi="BIZ UDPゴシック"/>
        </w:rPr>
      </w:pPr>
    </w:p>
    <w:p w14:paraId="71605292" w14:textId="77777777" w:rsidR="009D6CAB" w:rsidRDefault="00000000" w:rsidP="006973FA">
      <w:pPr>
        <w:pBdr>
          <w:bottom w:val="thinThickThinSmallGap" w:sz="24" w:space="1" w:color="auto"/>
        </w:pBdr>
        <w:spacing w:after="40"/>
        <w:jc w:val="center"/>
        <w:rPr>
          <w:rFonts w:ascii="BIZ UDPゴシック" w:eastAsia="BIZ UDPゴシック" w:hAnsi="BIZ UDPゴシック"/>
          <w:sz w:val="20"/>
          <w:szCs w:val="20"/>
        </w:rPr>
      </w:pPr>
      <w:r>
        <w:rPr>
          <w:rFonts w:ascii="BIZ UDPゴシック" w:eastAsia="BIZ UDPゴシック" w:hAnsi="BIZ UDPゴシック"/>
          <w:sz w:val="20"/>
          <w:szCs w:val="20"/>
        </w:rPr>
        <w:t xml:space="preserve">ホームページＵＲＬ　</w:t>
      </w:r>
      <w:r>
        <w:rPr>
          <w:rFonts w:ascii="BIZ UDPゴシック" w:eastAsia="BIZ UDPゴシック" w:hAnsi="BIZ UDPゴシック" w:hint="eastAsia"/>
          <w:sz w:val="20"/>
          <w:szCs w:val="20"/>
        </w:rPr>
        <w:t>https://</w:t>
      </w:r>
      <w:r>
        <w:rPr>
          <w:rFonts w:ascii="BIZ UDPゴシック" w:eastAsia="BIZ UDPゴシック" w:hAnsi="BIZ UDPゴシック"/>
          <w:sz w:val="20"/>
          <w:szCs w:val="20"/>
        </w:rPr>
        <w:t>www.town.ono.fukushima.jp/</w:t>
      </w:r>
    </w:p>
    <w:p w14:paraId="174C8F25" w14:textId="77777777" w:rsidR="00DF37FA" w:rsidRDefault="00DF37FA" w:rsidP="00DF37FA">
      <w:pPr>
        <w:rPr>
          <w:rFonts w:ascii="BIZ UDPゴシック" w:eastAsia="BIZ UDPゴシック" w:hAnsi="BIZ UDPゴシック"/>
          <w:sz w:val="20"/>
          <w:szCs w:val="20"/>
        </w:rPr>
      </w:pPr>
    </w:p>
    <w:p w14:paraId="6F1C4BB1" w14:textId="77777777" w:rsidR="00DF37FA" w:rsidRDefault="00DF37FA" w:rsidP="00DF37FA">
      <w:pPr>
        <w:rPr>
          <w:rFonts w:ascii="BIZ UDPゴシック" w:eastAsia="BIZ UDPゴシック" w:hAnsi="BIZ UDPゴシック"/>
        </w:rPr>
      </w:pPr>
    </w:p>
    <w:p w14:paraId="2B90A98E" w14:textId="6B898189" w:rsidR="00774F36" w:rsidRDefault="00774F36" w:rsidP="00DF37FA">
      <w:pPr>
        <w:rPr>
          <w:rFonts w:ascii="BIZ UDPゴシック" w:eastAsia="BIZ UDPゴシック" w:hAnsi="BIZ UDPゴシック"/>
        </w:rPr>
      </w:pPr>
    </w:p>
    <w:p w14:paraId="67C587EC" w14:textId="77777777" w:rsidR="00774F36" w:rsidRDefault="00774F36" w:rsidP="00DF37FA">
      <w:pPr>
        <w:rPr>
          <w:rFonts w:ascii="BIZ UDPゴシック" w:eastAsia="BIZ UDPゴシック" w:hAnsi="BIZ UDPゴシック"/>
        </w:rPr>
      </w:pPr>
    </w:p>
    <w:p w14:paraId="1FFC52AF" w14:textId="71530446" w:rsidR="00774F36" w:rsidRDefault="00774F36" w:rsidP="00DF37FA">
      <w:pPr>
        <w:rPr>
          <w:rFonts w:ascii="BIZ UDPゴシック" w:eastAsia="BIZ UDPゴシック" w:hAnsi="BIZ UDPゴシック"/>
        </w:rPr>
      </w:pPr>
    </w:p>
    <w:p w14:paraId="2DFCD745" w14:textId="77777777" w:rsidR="00774F36" w:rsidRDefault="00774F36" w:rsidP="00DF37FA">
      <w:pPr>
        <w:rPr>
          <w:rFonts w:ascii="BIZ UDPゴシック" w:eastAsia="BIZ UDPゴシック" w:hAnsi="BIZ UDPゴシック"/>
        </w:rPr>
      </w:pPr>
    </w:p>
    <w:p w14:paraId="57DB47C9" w14:textId="77777777" w:rsidR="00774F36" w:rsidRDefault="00774F36" w:rsidP="00DF37FA">
      <w:pPr>
        <w:rPr>
          <w:rFonts w:ascii="BIZ UDPゴシック" w:eastAsia="BIZ UDPゴシック" w:hAnsi="BIZ UDPゴシック"/>
        </w:rPr>
      </w:pPr>
    </w:p>
    <w:p w14:paraId="125DBC12" w14:textId="18D7DBE8" w:rsidR="00774F36" w:rsidRDefault="003F1711" w:rsidP="00DF37FA">
      <w:pPr>
        <w:rPr>
          <w:rFonts w:ascii="BIZ UDPゴシック" w:eastAsia="BIZ UDPゴシック" w:hAnsi="BIZ UDPゴシック"/>
        </w:rPr>
      </w:pPr>
      <w:r>
        <w:rPr>
          <w:rFonts w:ascii="BIZ UDPゴシック" w:eastAsia="BIZ UDPゴシック" w:hAnsi="BIZ UDPゴシック" w:hint="eastAsia"/>
          <w:noProof/>
        </w:rPr>
        <w:lastRenderedPageBreak/>
        <mc:AlternateContent>
          <mc:Choice Requires="wps">
            <w:drawing>
              <wp:anchor distT="0" distB="0" distL="114300" distR="114300" simplePos="0" relativeHeight="251679744" behindDoc="0" locked="0" layoutInCell="1" allowOverlap="1" wp14:anchorId="46F2C82C" wp14:editId="344AA1C6">
                <wp:simplePos x="0" y="0"/>
                <wp:positionH relativeFrom="margin">
                  <wp:posOffset>-1022350</wp:posOffset>
                </wp:positionH>
                <wp:positionV relativeFrom="paragraph">
                  <wp:posOffset>-1016000</wp:posOffset>
                </wp:positionV>
                <wp:extent cx="7696200" cy="10877550"/>
                <wp:effectExtent l="0" t="0" r="19050" b="19050"/>
                <wp:wrapNone/>
                <wp:docPr id="402814768" name="正方形/長方形 9"/>
                <wp:cNvGraphicFramePr/>
                <a:graphic xmlns:a="http://schemas.openxmlformats.org/drawingml/2006/main">
                  <a:graphicData uri="http://schemas.microsoft.com/office/word/2010/wordprocessingShape">
                    <wps:wsp>
                      <wps:cNvSpPr/>
                      <wps:spPr>
                        <a:xfrm>
                          <a:off x="0" y="0"/>
                          <a:ext cx="7696200" cy="10877550"/>
                        </a:xfrm>
                        <a:prstGeom prst="rect">
                          <a:avLst/>
                        </a:prstGeom>
                        <a:solidFill>
                          <a:schemeClr val="accent4">
                            <a:lumMod val="40000"/>
                            <a:lumOff val="60000"/>
                          </a:schemeClr>
                        </a:solidFill>
                        <a:ln>
                          <a:solidFill>
                            <a:schemeClr val="accent4">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88FFC7" id="正方形/長方形 9" o:spid="_x0000_s1026" style="position:absolute;margin-left:-80.5pt;margin-top:-80pt;width:606pt;height:856.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" fillcolor="#ffe599 [1303]" strokecolor="#ffe599 [1303]" strokeweight="1pt">
                <w10:wrap anchorx="margin"/>
              </v:rect>
            </w:pict>
          </mc:Fallback>
        </mc:AlternateContent>
      </w:r>
    </w:p>
    <w:p w14:paraId="3104AE0B" w14:textId="77777777" w:rsidR="00774F36" w:rsidRDefault="00774F36" w:rsidP="00DF37FA">
      <w:pPr>
        <w:rPr>
          <w:rFonts w:ascii="BIZ UDPゴシック" w:eastAsia="BIZ UDPゴシック" w:hAnsi="BIZ UDPゴシック"/>
        </w:rPr>
      </w:pPr>
    </w:p>
    <w:p w14:paraId="1B95BBFB" w14:textId="77777777" w:rsidR="00E23A1B" w:rsidRDefault="00E23A1B" w:rsidP="00DF37FA">
      <w:pPr>
        <w:rPr>
          <w:rFonts w:ascii="BIZ UDPゴシック" w:eastAsia="BIZ UDPゴシック" w:hAnsi="BIZ UDPゴシック"/>
        </w:rPr>
      </w:pPr>
    </w:p>
    <w:p w14:paraId="5A5959CF" w14:textId="77777777" w:rsidR="00E23A1B" w:rsidRDefault="00E23A1B" w:rsidP="00DF37FA">
      <w:pPr>
        <w:rPr>
          <w:rFonts w:ascii="BIZ UDPゴシック" w:eastAsia="BIZ UDPゴシック" w:hAnsi="BIZ UDPゴシック"/>
        </w:rPr>
      </w:pPr>
    </w:p>
    <w:p w14:paraId="30D73AEF" w14:textId="77777777" w:rsidR="00E23A1B" w:rsidRDefault="00E23A1B" w:rsidP="00DF37FA">
      <w:pPr>
        <w:rPr>
          <w:rFonts w:ascii="BIZ UDPゴシック" w:eastAsia="BIZ UDPゴシック" w:hAnsi="BIZ UDPゴシック"/>
        </w:rPr>
      </w:pPr>
    </w:p>
    <w:p w14:paraId="4BFCA968" w14:textId="77777777" w:rsidR="00E23A1B" w:rsidRDefault="00E23A1B" w:rsidP="00DF37FA">
      <w:pPr>
        <w:rPr>
          <w:rFonts w:ascii="BIZ UDPゴシック" w:eastAsia="BIZ UDPゴシック" w:hAnsi="BIZ UDPゴシック"/>
        </w:rPr>
      </w:pPr>
    </w:p>
    <w:p w14:paraId="36FBD8AB" w14:textId="77777777" w:rsidR="00E23A1B" w:rsidRDefault="00E23A1B" w:rsidP="00DF37FA">
      <w:pPr>
        <w:rPr>
          <w:rFonts w:ascii="BIZ UDPゴシック" w:eastAsia="BIZ UDPゴシック" w:hAnsi="BIZ UDPゴシック"/>
        </w:rPr>
      </w:pPr>
    </w:p>
    <w:p w14:paraId="76B3E272" w14:textId="77777777" w:rsidR="00E23A1B" w:rsidRDefault="00E23A1B" w:rsidP="00DF37FA">
      <w:pPr>
        <w:rPr>
          <w:rFonts w:ascii="BIZ UDPゴシック" w:eastAsia="BIZ UDPゴシック" w:hAnsi="BIZ UDPゴシック"/>
        </w:rPr>
      </w:pPr>
    </w:p>
    <w:p w14:paraId="6E0336CF" w14:textId="77777777" w:rsidR="00DF37FA" w:rsidRPr="00DF37FA" w:rsidRDefault="00DF37FA" w:rsidP="00DF37FA">
      <w:pPr>
        <w:rPr>
          <w:rFonts w:ascii="BIZ UDPゴシック" w:eastAsia="BIZ UDPゴシック" w:hAnsi="BIZ UDPゴシック"/>
        </w:rPr>
      </w:pPr>
      <w:r>
        <w:rPr>
          <w:noProof/>
        </w:rPr>
        <w:drawing>
          <wp:anchor distT="0" distB="0" distL="114300" distR="114300" simplePos="0" relativeHeight="251680768" behindDoc="0" locked="0" layoutInCell="1" allowOverlap="1" wp14:anchorId="2B21E726" wp14:editId="36FD1E4B">
            <wp:simplePos x="0" y="0"/>
            <wp:positionH relativeFrom="margin">
              <wp:posOffset>1361440</wp:posOffset>
            </wp:positionH>
            <wp:positionV relativeFrom="paragraph">
              <wp:posOffset>5219700</wp:posOffset>
            </wp:positionV>
            <wp:extent cx="2654299" cy="899648"/>
            <wp:effectExtent l="0" t="0" r="0" b="0"/>
            <wp:wrapNone/>
            <wp:docPr id="2" name="図 1">
              <a:extLst xmlns:a="http://schemas.openxmlformats.org/drawingml/2006/main">
                <a:ext uri="{FF2B5EF4-FFF2-40B4-BE49-F238E27FC236}">
                  <a16:creationId xmlns:a16="http://schemas.microsoft.com/office/drawing/2014/main" id="{FB566FC0-524F-CF91-7377-F183FD4036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1">
                      <a:extLst>
                        <a:ext uri="{FF2B5EF4-FFF2-40B4-BE49-F238E27FC236}">
                          <a16:creationId xmlns:a16="http://schemas.microsoft.com/office/drawing/2014/main" id="{FB566FC0-524F-CF91-7377-F183FD403629}"/>
                        </a:ext>
                      </a:extLs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54299" cy="899648"/>
                    </a:xfrm>
                    <a:prstGeom prst="rect">
                      <a:avLst/>
                    </a:prstGeom>
                    <a:noFill/>
                  </pic:spPr>
                </pic:pic>
              </a:graphicData>
            </a:graphic>
          </wp:anchor>
        </w:drawing>
      </w:r>
    </w:p>
    <w:sectPr w:rsidR="00DF37FA" w:rsidRPr="00DF37FA">
      <w:footerReference w:type="default" r:id="rId27"/>
      <w:pgSz w:w="11906" w:h="16838"/>
      <w:pgMar w:top="1300" w:right="1400" w:bottom="1300" w:left="14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11E93" w14:textId="77777777" w:rsidR="00A86EAB" w:rsidRDefault="00A86EAB">
      <w:pPr>
        <w:spacing w:line="240" w:lineRule="auto"/>
      </w:pPr>
      <w:r>
        <w:separator/>
      </w:r>
    </w:p>
  </w:endnote>
  <w:endnote w:type="continuationSeparator" w:id="0">
    <w:p w14:paraId="41AD537B" w14:textId="77777777" w:rsidR="00A86EAB" w:rsidRDefault="00A86E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Ｐゴシック">
    <w:panose1 w:val="020B0600070205080204"/>
    <w:charset w:val="80"/>
    <w:family w:val="modern"/>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EDF81" w14:textId="77777777" w:rsidR="009D6CAB" w:rsidRDefault="00000000">
    <w:pPr>
      <w:jc w:val="center"/>
    </w:pPr>
    <w:r>
      <w:rPr>
        <w:sz w:val="18"/>
        <w:szCs w:val="18"/>
      </w:rPr>
      <w:t xml:space="preserve">- </w:t>
    </w:r>
    <w:r>
      <w:rPr>
        <w:sz w:val="18"/>
        <w:szCs w:val="18"/>
      </w:rPr>
      <w:fldChar w:fldCharType="begin"/>
    </w:r>
    <w:r>
      <w:rPr>
        <w:sz w:val="18"/>
        <w:szCs w:val="18"/>
      </w:rPr>
      <w:instrText>PAGE</w:instrText>
    </w:r>
    <w:r>
      <w:rPr>
        <w:sz w:val="18"/>
        <w:szCs w:val="18"/>
      </w:rPr>
      <w:fldChar w:fldCharType="separate"/>
    </w:r>
    <w:r w:rsidR="00370011">
      <w:rPr>
        <w:noProof/>
        <w:sz w:val="18"/>
        <w:szCs w:val="18"/>
      </w:rPr>
      <w:t>1</w:t>
    </w:r>
    <w:r>
      <w:rPr>
        <w:sz w:val="18"/>
        <w:szCs w:val="18"/>
      </w:rPr>
      <w:fldChar w:fldCharType="end"/>
    </w:r>
    <w:r>
      <w:rPr>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BC1F6" w14:textId="77777777" w:rsidR="00A86EAB" w:rsidRDefault="00A86EAB">
      <w:pPr>
        <w:spacing w:line="240" w:lineRule="auto"/>
      </w:pPr>
      <w:r>
        <w:separator/>
      </w:r>
    </w:p>
  </w:footnote>
  <w:footnote w:type="continuationSeparator" w:id="0">
    <w:p w14:paraId="02126487" w14:textId="77777777" w:rsidR="00A86EAB" w:rsidRDefault="00A86EA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C7279"/>
    <w:multiLevelType w:val="hybridMultilevel"/>
    <w:tmpl w:val="C6123CE8"/>
    <w:lvl w:ilvl="0" w:tplc="05144D3C">
      <w:start w:val="1"/>
      <w:numFmt w:val="bullet"/>
      <w:lvlText w:val="●"/>
      <w:lvlJc w:val="left"/>
      <w:pPr>
        <w:ind w:left="720" w:hanging="360"/>
      </w:pPr>
    </w:lvl>
    <w:lvl w:ilvl="1" w:tplc="55A63FB8">
      <w:start w:val="1"/>
      <w:numFmt w:val="bullet"/>
      <w:lvlText w:val="○"/>
      <w:lvlJc w:val="left"/>
      <w:pPr>
        <w:ind w:left="1440" w:hanging="360"/>
      </w:pPr>
    </w:lvl>
    <w:lvl w:ilvl="2" w:tplc="DE8679E6">
      <w:start w:val="1"/>
      <w:numFmt w:val="bullet"/>
      <w:lvlText w:val="■"/>
      <w:lvlJc w:val="left"/>
      <w:pPr>
        <w:ind w:left="2160" w:hanging="360"/>
      </w:pPr>
    </w:lvl>
    <w:lvl w:ilvl="3" w:tplc="D72C519E">
      <w:start w:val="1"/>
      <w:numFmt w:val="bullet"/>
      <w:lvlText w:val="●"/>
      <w:lvlJc w:val="left"/>
      <w:pPr>
        <w:ind w:left="2880" w:hanging="360"/>
      </w:pPr>
    </w:lvl>
    <w:lvl w:ilvl="4" w:tplc="A67A3E7E">
      <w:start w:val="1"/>
      <w:numFmt w:val="bullet"/>
      <w:lvlText w:val="○"/>
      <w:lvlJc w:val="left"/>
      <w:pPr>
        <w:ind w:left="3600" w:hanging="360"/>
      </w:pPr>
    </w:lvl>
    <w:lvl w:ilvl="5" w:tplc="E826BAB4">
      <w:start w:val="1"/>
      <w:numFmt w:val="bullet"/>
      <w:lvlText w:val="■"/>
      <w:lvlJc w:val="left"/>
      <w:pPr>
        <w:ind w:left="4320" w:hanging="360"/>
      </w:pPr>
    </w:lvl>
    <w:lvl w:ilvl="6" w:tplc="442476C4">
      <w:start w:val="1"/>
      <w:numFmt w:val="bullet"/>
      <w:lvlText w:val="●"/>
      <w:lvlJc w:val="left"/>
      <w:pPr>
        <w:ind w:left="5040" w:hanging="360"/>
      </w:pPr>
    </w:lvl>
    <w:lvl w:ilvl="7" w:tplc="B88C5A6C">
      <w:start w:val="1"/>
      <w:numFmt w:val="bullet"/>
      <w:lvlText w:val="●"/>
      <w:lvlJc w:val="left"/>
      <w:pPr>
        <w:ind w:left="5760" w:hanging="360"/>
      </w:pPr>
    </w:lvl>
    <w:lvl w:ilvl="8" w:tplc="66A437A0">
      <w:start w:val="1"/>
      <w:numFmt w:val="bullet"/>
      <w:lvlText w:val="●"/>
      <w:lvlJc w:val="left"/>
      <w:pPr>
        <w:ind w:left="6480" w:hanging="360"/>
      </w:pPr>
    </w:lvl>
  </w:abstractNum>
  <w:num w:numId="1" w16cid:durableId="5229436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CAB"/>
    <w:rsid w:val="0005706A"/>
    <w:rsid w:val="00076CFF"/>
    <w:rsid w:val="00085512"/>
    <w:rsid w:val="000B2E2D"/>
    <w:rsid w:val="000D1485"/>
    <w:rsid w:val="000E6DF7"/>
    <w:rsid w:val="00105E13"/>
    <w:rsid w:val="001146D6"/>
    <w:rsid w:val="00193735"/>
    <w:rsid w:val="001A1EF1"/>
    <w:rsid w:val="001E7E48"/>
    <w:rsid w:val="00257B3E"/>
    <w:rsid w:val="002932E0"/>
    <w:rsid w:val="002A1C0A"/>
    <w:rsid w:val="002B2D49"/>
    <w:rsid w:val="002D125C"/>
    <w:rsid w:val="00332CA8"/>
    <w:rsid w:val="00340951"/>
    <w:rsid w:val="00370011"/>
    <w:rsid w:val="00390439"/>
    <w:rsid w:val="003969C1"/>
    <w:rsid w:val="003E33DD"/>
    <w:rsid w:val="003F1711"/>
    <w:rsid w:val="004135A6"/>
    <w:rsid w:val="00435750"/>
    <w:rsid w:val="00446E08"/>
    <w:rsid w:val="00476DEF"/>
    <w:rsid w:val="004918F0"/>
    <w:rsid w:val="00520DB3"/>
    <w:rsid w:val="005A6B3F"/>
    <w:rsid w:val="005E6C22"/>
    <w:rsid w:val="0061641B"/>
    <w:rsid w:val="00697346"/>
    <w:rsid w:val="006973FA"/>
    <w:rsid w:val="007214E1"/>
    <w:rsid w:val="00774F36"/>
    <w:rsid w:val="00795503"/>
    <w:rsid w:val="007D1FF4"/>
    <w:rsid w:val="00864C97"/>
    <w:rsid w:val="00896D94"/>
    <w:rsid w:val="008C4699"/>
    <w:rsid w:val="008C6B87"/>
    <w:rsid w:val="009D6CAB"/>
    <w:rsid w:val="00A60CEC"/>
    <w:rsid w:val="00A86EAB"/>
    <w:rsid w:val="00AD5838"/>
    <w:rsid w:val="00AF093D"/>
    <w:rsid w:val="00B4215C"/>
    <w:rsid w:val="00B4333F"/>
    <w:rsid w:val="00B82CAA"/>
    <w:rsid w:val="00B96F49"/>
    <w:rsid w:val="00BE3536"/>
    <w:rsid w:val="00C76203"/>
    <w:rsid w:val="00C85CEC"/>
    <w:rsid w:val="00CE2616"/>
    <w:rsid w:val="00D72C6D"/>
    <w:rsid w:val="00D83565"/>
    <w:rsid w:val="00DA1C26"/>
    <w:rsid w:val="00DD2430"/>
    <w:rsid w:val="00DD516F"/>
    <w:rsid w:val="00DF37FA"/>
    <w:rsid w:val="00E23A1B"/>
    <w:rsid w:val="00EA4FAB"/>
    <w:rsid w:val="00EB32BC"/>
    <w:rsid w:val="00F230B6"/>
    <w:rsid w:val="00F57DF2"/>
    <w:rsid w:val="00F62971"/>
    <w:rsid w:val="00F7182C"/>
    <w:rsid w:val="00F7366E"/>
    <w:rsid w:val="00FA1D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45E2F0F"/>
  <w15:docId w15:val="{A8060B8C-BA74-43A4-865A-0C93CEDE3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Ｐゴシック" w:eastAsia="ＭＳ Ｐゴシック" w:hAnsi="ＭＳ Ｐゴシック" w:cs="ＭＳ Ｐゴシック"/>
        <w:sz w:val="21"/>
        <w:szCs w:val="21"/>
        <w:lang w:val="en-US" w:eastAsia="ja-JP"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7366E"/>
    <w:pPr>
      <w:widowControl w:val="0"/>
    </w:pPr>
  </w:style>
  <w:style w:type="paragraph" w:styleId="1">
    <w:name w:val="heading 1"/>
    <w:uiPriority w:val="9"/>
    <w:qFormat/>
    <w:pPr>
      <w:outlineLvl w:val="0"/>
    </w:pPr>
    <w:rPr>
      <w:color w:val="2E74B5"/>
      <w:sz w:val="32"/>
      <w:szCs w:val="32"/>
    </w:rPr>
  </w:style>
  <w:style w:type="paragraph" w:styleId="2">
    <w:name w:val="heading 2"/>
    <w:link w:val="20"/>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257B3E"/>
    <w:pPr>
      <w:tabs>
        <w:tab w:val="center" w:pos="4252"/>
        <w:tab w:val="right" w:pos="8504"/>
      </w:tabs>
      <w:snapToGrid w:val="0"/>
    </w:pPr>
  </w:style>
  <w:style w:type="character" w:customStyle="1" w:styleId="ad">
    <w:name w:val="ヘッダー (文字)"/>
    <w:basedOn w:val="a0"/>
    <w:link w:val="ac"/>
    <w:uiPriority w:val="99"/>
    <w:rsid w:val="00257B3E"/>
  </w:style>
  <w:style w:type="paragraph" w:styleId="ae">
    <w:name w:val="footer"/>
    <w:basedOn w:val="a"/>
    <w:link w:val="af"/>
    <w:uiPriority w:val="99"/>
    <w:unhideWhenUsed/>
    <w:rsid w:val="00257B3E"/>
    <w:pPr>
      <w:tabs>
        <w:tab w:val="center" w:pos="4252"/>
        <w:tab w:val="right" w:pos="8504"/>
      </w:tabs>
      <w:snapToGrid w:val="0"/>
    </w:pPr>
  </w:style>
  <w:style w:type="character" w:customStyle="1" w:styleId="af">
    <w:name w:val="フッター (文字)"/>
    <w:basedOn w:val="a0"/>
    <w:link w:val="ae"/>
    <w:uiPriority w:val="99"/>
    <w:rsid w:val="00257B3E"/>
  </w:style>
  <w:style w:type="paragraph" w:styleId="Web">
    <w:name w:val="Normal (Web)"/>
    <w:basedOn w:val="a"/>
    <w:uiPriority w:val="99"/>
    <w:unhideWhenUsed/>
    <w:rsid w:val="00257B3E"/>
    <w:pPr>
      <w:widowControl/>
      <w:spacing w:before="100" w:beforeAutospacing="1" w:after="100" w:afterAutospacing="1" w:line="240" w:lineRule="auto"/>
    </w:pPr>
    <w:rPr>
      <w:sz w:val="24"/>
      <w:szCs w:val="24"/>
    </w:rPr>
  </w:style>
  <w:style w:type="character" w:customStyle="1" w:styleId="20">
    <w:name w:val="見出し 2 (文字)"/>
    <w:basedOn w:val="a0"/>
    <w:link w:val="2"/>
    <w:uiPriority w:val="9"/>
    <w:rsid w:val="00E23A1B"/>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0.emf"/><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chart" Target="charts/chart5.xml"/><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chart" Target="charts/chart2.xml"/><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chart" Target="charts/chart1.xml"/><Relationship Id="rId20" Type="http://schemas.openxmlformats.org/officeDocument/2006/relationships/chart" Target="charts/chart4.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chart" Target="charts/chart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1.png"/><Relationship Id="rId27" Type="http://schemas.openxmlformats.org/officeDocument/2006/relationships/footer" Target="footer1.xml"/><Relationship Id="rIdZu01" Type="http://schemas.openxmlformats.org/officeDocument/2006/relationships/image" Target="media/zu_r8_01.png"/><Relationship Id="rIdZu02" Type="http://schemas.openxmlformats.org/officeDocument/2006/relationships/image" Target="media/zu_r8_02.png"/><Relationship Id="rIdZu03" Type="http://schemas.openxmlformats.org/officeDocument/2006/relationships/image" Target="media/zu_r8_03.png"/><Relationship Id="rIdZu04" Type="http://schemas.openxmlformats.org/officeDocument/2006/relationships/image" Target="media/zu_r8_04.png"/><Relationship Id="rIdZu05" Type="http://schemas.openxmlformats.org/officeDocument/2006/relationships/image" Target="media/zu_r8_05.png"/><Relationship Id="rIdZu06" Type="http://schemas.openxmlformats.org/officeDocument/2006/relationships/image" Target="media/zu_r8_06.png"/><Relationship Id="rIdZu07" Type="http://schemas.openxmlformats.org/officeDocument/2006/relationships/image" Target="media/zu_r8_07.png"/><Relationship Id="rIdZu08" Type="http://schemas.openxmlformats.org/officeDocument/2006/relationships/image" Target="media/zu_r8_08.png"/><Relationship Id="rIdZu09" Type="http://schemas.openxmlformats.org/officeDocument/2006/relationships/image" Target="media/zu_r8_09.png"/><Relationship Id="rIdZu10" Type="http://schemas.openxmlformats.org/officeDocument/2006/relationships/image" Target="media/zu_r8_10.png"/><Relationship Id="rIdZu11" Type="http://schemas.openxmlformats.org/officeDocument/2006/relationships/image" Target="media/zu_r8_11.png"/><Relationship Id="rIdZu12" Type="http://schemas.openxmlformats.org/officeDocument/2006/relationships/image" Target="media/zu_r8_12.png"/><Relationship Id="rIdZu13" Type="http://schemas.openxmlformats.org/officeDocument/2006/relationships/image" Target="media/zu_r8_13.png"/><Relationship Id="rIdZu14" Type="http://schemas.openxmlformats.org/officeDocument/2006/relationships/image" Target="media/zu_r8_14.png"/><Relationship Id="rIdZu15" Type="http://schemas.openxmlformats.org/officeDocument/2006/relationships/image" Target="media/zu_r8_15.png"/><Relationship Id="rIdZu16" Type="http://schemas.openxmlformats.org/officeDocument/2006/relationships/image" Target="media/zu_r8_16.png"/><Relationship Id="rIdZu17" Type="http://schemas.openxmlformats.org/officeDocument/2006/relationships/image" Target="media/zu_r8_17.png"/><Relationship Id="rIdZu18" Type="http://schemas.openxmlformats.org/officeDocument/2006/relationships/image" Target="media/zu_r8_18.png"/><Relationship Id="rIdZu19" Type="http://schemas.openxmlformats.org/officeDocument/2006/relationships/image" Target="media/zu_r8_19.png"/><Relationship Id="rIdZu20" Type="http://schemas.openxmlformats.org/officeDocument/2006/relationships/image" Target="media/zu_r8_20.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ntaka\Desktop\&#31119;&#31049;&#35336;&#30011;\&#9733;&#23567;&#37326;&#30010;&#65288;&#38556;&#12364;&#12356;&#65291;&#39640;&#40802;&#65289;\&#38556;&#12364;&#12356;\&#9733;&#26412;&#35336;&#30011;\&#9733;&#12304;&#23567;&#37326;&#30010;&#12305;&#38556;&#12364;&#12356;&#31119;&#31049;&#35336;&#30011;&#12527;&#12540;&#12463;&#12471;&#12540;&#12488;.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ja-JP" altLang="en-US" baseline="0">
                <a:solidFill>
                  <a:sysClr val="windowText" lastClr="000000"/>
                </a:solidFill>
                <a:latin typeface="BIZ UDPゴシック" panose="020B0400000000000000" pitchFamily="50" charset="-128"/>
                <a:ea typeface="BIZ UDPゴシック" panose="020B0400000000000000" pitchFamily="50" charset="-128"/>
              </a:rPr>
              <a:t>人口ピラミッド（令和７年１月１日現在）</a:t>
            </a:r>
            <a:endParaRPr lang="en-US" altLang="ja-JP" baseline="0">
              <a:solidFill>
                <a:sysClr val="windowText" lastClr="000000"/>
              </a:solidFill>
              <a:latin typeface="BIZ UDPゴシック" panose="020B0400000000000000" pitchFamily="50" charset="-128"/>
              <a:ea typeface="BIZ UDPゴシック" panose="020B0400000000000000" pitchFamily="50" charset="-128"/>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ltLang="ja-JP"/>
        </a:p>
      </c:txPr>
    </c:title>
    <c:autoTitleDeleted val="0"/>
    <c:plotArea>
      <c:layout>
        <c:manualLayout>
          <c:layoutTarget val="inner"/>
          <c:xMode val="edge"/>
          <c:yMode val="edge"/>
          <c:x val="4.1176376084762052E-2"/>
          <c:y val="0.23144992883021032"/>
          <c:w val="0.93464999772404134"/>
          <c:h val="0.68405676851729325"/>
        </c:manualLayout>
      </c:layout>
      <c:barChart>
        <c:barDir val="bar"/>
        <c:grouping val="clustered"/>
        <c:varyColors val="0"/>
        <c:ser>
          <c:idx val="0"/>
          <c:order val="0"/>
          <c:tx>
            <c:strRef>
              <c:f>人口状況!$Z$3</c:f>
              <c:strCache>
                <c:ptCount val="1"/>
                <c:pt idx="0">
                  <c:v>男性人口 [人]</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BIZ UDPゴシック" panose="020B0400000000000000" pitchFamily="50" charset="-128"/>
                    <a:ea typeface="BIZ UDPゴシック" panose="020B0400000000000000" pitchFamily="50" charset="-128"/>
                    <a:cs typeface="+mn-cs"/>
                  </a:defRPr>
                </a:pPr>
                <a:endParaRPr lang="ja-JP"/>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人口状況!$Y$4:$Y$24</c:f>
              <c:strCache>
                <c:ptCount val="21"/>
                <c:pt idx="0">
                  <c:v>0～4歳</c:v>
                </c:pt>
                <c:pt idx="1">
                  <c:v>5～9歳</c:v>
                </c:pt>
                <c:pt idx="2">
                  <c:v>10～14歳</c:v>
                </c:pt>
                <c:pt idx="3">
                  <c:v>15～19歳</c:v>
                </c:pt>
                <c:pt idx="4">
                  <c:v>20～24歳</c:v>
                </c:pt>
                <c:pt idx="5">
                  <c:v>25～29歳</c:v>
                </c:pt>
                <c:pt idx="6">
                  <c:v>30～34歳</c:v>
                </c:pt>
                <c:pt idx="7">
                  <c:v>35～39歳</c:v>
                </c:pt>
                <c:pt idx="8">
                  <c:v>40～44歳</c:v>
                </c:pt>
                <c:pt idx="9">
                  <c:v>45～49歳</c:v>
                </c:pt>
                <c:pt idx="10">
                  <c:v>50～54歳</c:v>
                </c:pt>
                <c:pt idx="11">
                  <c:v>55～59歳</c:v>
                </c:pt>
                <c:pt idx="12">
                  <c:v>60～64歳</c:v>
                </c:pt>
                <c:pt idx="13">
                  <c:v>65～69歳</c:v>
                </c:pt>
                <c:pt idx="14">
                  <c:v>70～74歳</c:v>
                </c:pt>
                <c:pt idx="15">
                  <c:v>75～79歳</c:v>
                </c:pt>
                <c:pt idx="16">
                  <c:v>80～84歳</c:v>
                </c:pt>
                <c:pt idx="17">
                  <c:v>85～89歳</c:v>
                </c:pt>
                <c:pt idx="18">
                  <c:v>90～94歳</c:v>
                </c:pt>
                <c:pt idx="19">
                  <c:v>95～99歳</c:v>
                </c:pt>
                <c:pt idx="20">
                  <c:v>100歳～</c:v>
                </c:pt>
              </c:strCache>
            </c:strRef>
          </c:cat>
          <c:val>
            <c:numRef>
              <c:f>人口状況!$Z$4:$Z$24</c:f>
              <c:numCache>
                <c:formatCode>General</c:formatCode>
                <c:ptCount val="21"/>
                <c:pt idx="0">
                  <c:v>71</c:v>
                </c:pt>
                <c:pt idx="1">
                  <c:v>125</c:v>
                </c:pt>
                <c:pt idx="2">
                  <c:v>179</c:v>
                </c:pt>
                <c:pt idx="3">
                  <c:v>202</c:v>
                </c:pt>
                <c:pt idx="4">
                  <c:v>271</c:v>
                </c:pt>
                <c:pt idx="5">
                  <c:v>178</c:v>
                </c:pt>
                <c:pt idx="6">
                  <c:v>182</c:v>
                </c:pt>
                <c:pt idx="7">
                  <c:v>222</c:v>
                </c:pt>
                <c:pt idx="8">
                  <c:v>253</c:v>
                </c:pt>
                <c:pt idx="9">
                  <c:v>294</c:v>
                </c:pt>
                <c:pt idx="10">
                  <c:v>228</c:v>
                </c:pt>
                <c:pt idx="11">
                  <c:v>297</c:v>
                </c:pt>
                <c:pt idx="12">
                  <c:v>374</c:v>
                </c:pt>
                <c:pt idx="13">
                  <c:v>435</c:v>
                </c:pt>
                <c:pt idx="14">
                  <c:v>408</c:v>
                </c:pt>
                <c:pt idx="15">
                  <c:v>283</c:v>
                </c:pt>
                <c:pt idx="16">
                  <c:v>206</c:v>
                </c:pt>
                <c:pt idx="17">
                  <c:v>139</c:v>
                </c:pt>
                <c:pt idx="18">
                  <c:v>71</c:v>
                </c:pt>
                <c:pt idx="19">
                  <c:v>19</c:v>
                </c:pt>
                <c:pt idx="20">
                  <c:v>1</c:v>
                </c:pt>
              </c:numCache>
            </c:numRef>
          </c:val>
          <c:extLst>
            <c:ext xmlns:c16="http://schemas.microsoft.com/office/drawing/2014/chart" uri="{C3380CC4-5D6E-409C-BE32-E72D297353CC}">
              <c16:uniqueId val="{00000000-5523-4620-9576-78E82ABFD090}"/>
            </c:ext>
          </c:extLst>
        </c:ser>
        <c:dLbls>
          <c:showLegendKey val="0"/>
          <c:showVal val="1"/>
          <c:showCatName val="0"/>
          <c:showSerName val="0"/>
          <c:showPercent val="0"/>
          <c:showBubbleSize val="0"/>
        </c:dLbls>
        <c:gapWidth val="50"/>
        <c:axId val="1970525504"/>
        <c:axId val="1927221007"/>
      </c:barChart>
      <c:barChart>
        <c:barDir val="bar"/>
        <c:grouping val="clustered"/>
        <c:varyColors val="0"/>
        <c:ser>
          <c:idx val="1"/>
          <c:order val="1"/>
          <c:tx>
            <c:strRef>
              <c:f>人口状況!$AA$3</c:f>
              <c:strCache>
                <c:ptCount val="1"/>
                <c:pt idx="0">
                  <c:v>女性人口 [人]</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BIZ UDPゴシック" panose="020B0400000000000000" pitchFamily="50" charset="-128"/>
                    <a:ea typeface="BIZ UDPゴシック" panose="020B0400000000000000" pitchFamily="50" charset="-128"/>
                    <a:cs typeface="+mn-cs"/>
                  </a:defRPr>
                </a:pPr>
                <a:endParaRPr lang="ja-JP"/>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人口状況!$Y$4:$Y$24</c:f>
              <c:strCache>
                <c:ptCount val="21"/>
                <c:pt idx="0">
                  <c:v>0～4歳</c:v>
                </c:pt>
                <c:pt idx="1">
                  <c:v>5～9歳</c:v>
                </c:pt>
                <c:pt idx="2">
                  <c:v>10～14歳</c:v>
                </c:pt>
                <c:pt idx="3">
                  <c:v>15～19歳</c:v>
                </c:pt>
                <c:pt idx="4">
                  <c:v>20～24歳</c:v>
                </c:pt>
                <c:pt idx="5">
                  <c:v>25～29歳</c:v>
                </c:pt>
                <c:pt idx="6">
                  <c:v>30～34歳</c:v>
                </c:pt>
                <c:pt idx="7">
                  <c:v>35～39歳</c:v>
                </c:pt>
                <c:pt idx="8">
                  <c:v>40～44歳</c:v>
                </c:pt>
                <c:pt idx="9">
                  <c:v>45～49歳</c:v>
                </c:pt>
                <c:pt idx="10">
                  <c:v>50～54歳</c:v>
                </c:pt>
                <c:pt idx="11">
                  <c:v>55～59歳</c:v>
                </c:pt>
                <c:pt idx="12">
                  <c:v>60～64歳</c:v>
                </c:pt>
                <c:pt idx="13">
                  <c:v>65～69歳</c:v>
                </c:pt>
                <c:pt idx="14">
                  <c:v>70～74歳</c:v>
                </c:pt>
                <c:pt idx="15">
                  <c:v>75～79歳</c:v>
                </c:pt>
                <c:pt idx="16">
                  <c:v>80～84歳</c:v>
                </c:pt>
                <c:pt idx="17">
                  <c:v>85～89歳</c:v>
                </c:pt>
                <c:pt idx="18">
                  <c:v>90～94歳</c:v>
                </c:pt>
                <c:pt idx="19">
                  <c:v>95～99歳</c:v>
                </c:pt>
                <c:pt idx="20">
                  <c:v>100歳～</c:v>
                </c:pt>
              </c:strCache>
            </c:strRef>
          </c:cat>
          <c:val>
            <c:numRef>
              <c:f>人口状況!$AA$4:$AA$24</c:f>
              <c:numCache>
                <c:formatCode>General</c:formatCode>
                <c:ptCount val="21"/>
                <c:pt idx="0">
                  <c:v>83</c:v>
                </c:pt>
                <c:pt idx="1">
                  <c:v>125</c:v>
                </c:pt>
                <c:pt idx="2">
                  <c:v>164</c:v>
                </c:pt>
                <c:pt idx="3">
                  <c:v>184</c:v>
                </c:pt>
                <c:pt idx="4">
                  <c:v>153</c:v>
                </c:pt>
                <c:pt idx="5">
                  <c:v>123</c:v>
                </c:pt>
                <c:pt idx="6">
                  <c:v>121</c:v>
                </c:pt>
                <c:pt idx="7">
                  <c:v>189</c:v>
                </c:pt>
                <c:pt idx="8">
                  <c:v>190</c:v>
                </c:pt>
                <c:pt idx="9">
                  <c:v>270</c:v>
                </c:pt>
                <c:pt idx="10">
                  <c:v>259</c:v>
                </c:pt>
                <c:pt idx="11">
                  <c:v>294</c:v>
                </c:pt>
                <c:pt idx="12">
                  <c:v>349</c:v>
                </c:pt>
                <c:pt idx="13">
                  <c:v>422</c:v>
                </c:pt>
                <c:pt idx="14">
                  <c:v>404</c:v>
                </c:pt>
                <c:pt idx="15">
                  <c:v>295</c:v>
                </c:pt>
                <c:pt idx="16">
                  <c:v>265</c:v>
                </c:pt>
                <c:pt idx="17">
                  <c:v>274</c:v>
                </c:pt>
                <c:pt idx="18">
                  <c:v>186</c:v>
                </c:pt>
                <c:pt idx="19">
                  <c:v>64</c:v>
                </c:pt>
                <c:pt idx="20">
                  <c:v>12</c:v>
                </c:pt>
              </c:numCache>
            </c:numRef>
          </c:val>
          <c:extLst>
            <c:ext xmlns:c16="http://schemas.microsoft.com/office/drawing/2014/chart" uri="{C3380CC4-5D6E-409C-BE32-E72D297353CC}">
              <c16:uniqueId val="{00000001-5523-4620-9576-78E82ABFD090}"/>
            </c:ext>
          </c:extLst>
        </c:ser>
        <c:dLbls>
          <c:showLegendKey val="0"/>
          <c:showVal val="1"/>
          <c:showCatName val="0"/>
          <c:showSerName val="0"/>
          <c:showPercent val="0"/>
          <c:showBubbleSize val="0"/>
        </c:dLbls>
        <c:gapWidth val="50"/>
        <c:axId val="1428172624"/>
        <c:axId val="1927236847"/>
      </c:barChart>
      <c:catAx>
        <c:axId val="1970525504"/>
        <c:scaling>
          <c:orientation val="minMax"/>
        </c:scaling>
        <c:delete val="0"/>
        <c:axPos val="r"/>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BIZ UDPゴシック" panose="020B0400000000000000" pitchFamily="50" charset="-128"/>
                <a:ea typeface="BIZ UDPゴシック" panose="020B0400000000000000" pitchFamily="50" charset="-128"/>
                <a:cs typeface="+mn-cs"/>
              </a:defRPr>
            </a:pPr>
            <a:endParaRPr lang="ja-JP"/>
          </a:p>
        </c:txPr>
        <c:crossAx val="1927221007"/>
        <c:crosses val="autoZero"/>
        <c:auto val="1"/>
        <c:lblAlgn val="ctr"/>
        <c:lblOffset val="100"/>
        <c:noMultiLvlLbl val="0"/>
      </c:catAx>
      <c:valAx>
        <c:axId val="1927221007"/>
        <c:scaling>
          <c:orientation val="maxMin"/>
          <c:max val="550"/>
          <c:min val="-700"/>
        </c:scaling>
        <c:delete val="1"/>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1970525504"/>
        <c:crosses val="autoZero"/>
        <c:crossBetween val="between"/>
      </c:valAx>
      <c:valAx>
        <c:axId val="1927236847"/>
        <c:scaling>
          <c:orientation val="minMax"/>
          <c:min val="-760"/>
        </c:scaling>
        <c:delete val="1"/>
        <c:axPos val="t"/>
        <c:numFmt formatCode="General" sourceLinked="1"/>
        <c:majorTickMark val="out"/>
        <c:minorTickMark val="none"/>
        <c:tickLblPos val="nextTo"/>
        <c:crossAx val="1428172624"/>
        <c:crosses val="max"/>
        <c:crossBetween val="between"/>
      </c:valAx>
      <c:catAx>
        <c:axId val="1428172624"/>
        <c:scaling>
          <c:orientation val="minMax"/>
        </c:scaling>
        <c:delete val="1"/>
        <c:axPos val="l"/>
        <c:numFmt formatCode="General" sourceLinked="1"/>
        <c:majorTickMark val="out"/>
        <c:minorTickMark val="none"/>
        <c:tickLblPos val="nextTo"/>
        <c:crossAx val="1927236847"/>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BIZ UDPゴシック" panose="020B0400000000000000" pitchFamily="50" charset="-128"/>
              <a:ea typeface="BIZ UDPゴシック" panose="020B0400000000000000" pitchFamily="50" charset="-128"/>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BIZ UDPゴシック" panose="020B0400000000000000" pitchFamily="50" charset="-128"/>
                <a:ea typeface="BIZ UDPゴシック" panose="020B0400000000000000" pitchFamily="50" charset="-128"/>
                <a:cs typeface="+mn-cs"/>
              </a:defRPr>
            </a:pPr>
            <a:r>
              <a:rPr lang="ja-JP" altLang="en-US">
                <a:solidFill>
                  <a:sysClr val="windowText" lastClr="000000"/>
                </a:solidFill>
                <a:latin typeface="BIZ UDPゴシック" panose="020B0400000000000000" pitchFamily="50" charset="-128"/>
                <a:ea typeface="BIZ UDPゴシック" panose="020B0400000000000000" pitchFamily="50" charset="-128"/>
              </a:rPr>
              <a:t>障がいのある方の推移（令和</a:t>
            </a:r>
            <a:r>
              <a:rPr lang="en-US" altLang="ja-JP">
                <a:solidFill>
                  <a:sysClr val="windowText" lastClr="000000"/>
                </a:solidFill>
                <a:latin typeface="BIZ UDPゴシック" panose="020B0400000000000000" pitchFamily="50" charset="-128"/>
                <a:ea typeface="BIZ UDPゴシック" panose="020B0400000000000000" pitchFamily="50" charset="-128"/>
              </a:rPr>
              <a:t>3</a:t>
            </a:r>
            <a:r>
              <a:rPr lang="ja-JP" altLang="en-US">
                <a:solidFill>
                  <a:sysClr val="windowText" lastClr="000000"/>
                </a:solidFill>
                <a:latin typeface="BIZ UDPゴシック" panose="020B0400000000000000" pitchFamily="50" charset="-128"/>
                <a:ea typeface="BIZ UDPゴシック" panose="020B0400000000000000" pitchFamily="50" charset="-128"/>
              </a:rPr>
              <a:t>年度～令和</a:t>
            </a:r>
            <a:r>
              <a:rPr lang="en-US" altLang="ja-JP">
                <a:solidFill>
                  <a:sysClr val="windowText" lastClr="000000"/>
                </a:solidFill>
                <a:latin typeface="BIZ UDPゴシック" panose="020B0400000000000000" pitchFamily="50" charset="-128"/>
                <a:ea typeface="BIZ UDPゴシック" panose="020B0400000000000000" pitchFamily="50" charset="-128"/>
              </a:rPr>
              <a:t>11</a:t>
            </a:r>
            <a:r>
              <a:rPr lang="ja-JP" altLang="en-US">
                <a:solidFill>
                  <a:sysClr val="windowText" lastClr="000000"/>
                </a:solidFill>
                <a:latin typeface="BIZ UDPゴシック" panose="020B0400000000000000" pitchFamily="50" charset="-128"/>
                <a:ea typeface="BIZ UDPゴシック" panose="020B0400000000000000" pitchFamily="50" charset="-128"/>
              </a:rPr>
              <a:t>年度）</a:t>
            </a:r>
          </a:p>
        </c:rich>
      </c:tx>
      <c:layout>
        <c:manualLayout>
          <c:xMode val="edge"/>
          <c:yMode val="edge"/>
          <c:x val="0.18892071411865596"/>
          <c:y val="2.443280977312390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BIZ UDPゴシック" panose="020B0400000000000000" pitchFamily="50" charset="-128"/>
              <a:ea typeface="BIZ UDPゴシック" panose="020B0400000000000000" pitchFamily="50" charset="-128"/>
              <a:cs typeface="+mn-cs"/>
            </a:defRPr>
          </a:pPr>
          <a:endParaRPr lang="ja-JP"/>
        </a:p>
      </c:txPr>
    </c:title>
    <c:autoTitleDeleted val="0"/>
    <c:plotArea>
      <c:layout/>
      <c:barChart>
        <c:barDir val="col"/>
        <c:grouping val="stacked"/>
        <c:varyColors val="0"/>
        <c:ser>
          <c:idx val="1"/>
          <c:order val="1"/>
          <c:tx>
            <c:strRef>
              <c:f>人口状況!$N$5</c:f>
              <c:strCache>
                <c:ptCount val="1"/>
                <c:pt idx="0">
                  <c:v>身体障害者手帳所持者数</c:v>
                </c:pt>
              </c:strCache>
            </c:strRef>
          </c:tx>
          <c:spPr>
            <a:solidFill>
              <a:schemeClr val="accent6">
                <a:lumMod val="20000"/>
                <a:lumOff val="80000"/>
              </a:schemeClr>
            </a:solid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BIZ UDPゴシック" panose="020B0400000000000000" pitchFamily="50" charset="-128"/>
                    <a:ea typeface="BIZ UDPゴシック" panose="020B0400000000000000" pitchFamily="50" charset="-128"/>
                    <a:cs typeface="+mn-cs"/>
                  </a:defRPr>
                </a:pPr>
                <a:endParaRPr lang="ja-JP"/>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人口状況!$P$3:$X$3</c:f>
              <c:strCache>
                <c:ptCount val="9"/>
                <c:pt idx="0">
                  <c:v>令和3年度</c:v>
                </c:pt>
                <c:pt idx="1">
                  <c:v>令和4年度</c:v>
                </c:pt>
                <c:pt idx="2">
                  <c:v>令和5年度</c:v>
                </c:pt>
                <c:pt idx="3">
                  <c:v>令和6年度</c:v>
                </c:pt>
                <c:pt idx="4">
                  <c:v>令和7年度</c:v>
                </c:pt>
                <c:pt idx="5">
                  <c:v>令和8年度</c:v>
                </c:pt>
                <c:pt idx="6">
                  <c:v>令和9年度</c:v>
                </c:pt>
                <c:pt idx="7">
                  <c:v>令和10年度</c:v>
                </c:pt>
                <c:pt idx="8">
                  <c:v>令和11年度</c:v>
                </c:pt>
              </c:strCache>
              <c:extLst/>
            </c:strRef>
          </c:cat>
          <c:val>
            <c:numRef>
              <c:f>人口状況!$P$5:$X$5</c:f>
              <c:numCache>
                <c:formatCode>#,##0_);[Red]\(#,##0\)</c:formatCode>
                <c:ptCount val="9"/>
                <c:pt idx="0">
                  <c:v>438</c:v>
                </c:pt>
                <c:pt idx="1">
                  <c:v>431</c:v>
                </c:pt>
                <c:pt idx="2">
                  <c:v>412</c:v>
                </c:pt>
                <c:pt idx="3">
                  <c:v>406</c:v>
                </c:pt>
                <c:pt idx="4">
                  <c:v>372</c:v>
                </c:pt>
                <c:pt idx="5">
                  <c:v>363</c:v>
                </c:pt>
                <c:pt idx="6">
                  <c:v>353</c:v>
                </c:pt>
                <c:pt idx="7">
                  <c:v>344</c:v>
                </c:pt>
                <c:pt idx="8">
                  <c:v>333</c:v>
                </c:pt>
              </c:numCache>
              <c:extLst/>
            </c:numRef>
          </c:val>
          <c:extLst>
            <c:ext xmlns:c16="http://schemas.microsoft.com/office/drawing/2014/chart" uri="{C3380CC4-5D6E-409C-BE32-E72D297353CC}">
              <c16:uniqueId val="{00000000-0D8F-40D0-AC60-402F12ABB902}"/>
            </c:ext>
          </c:extLst>
        </c:ser>
        <c:ser>
          <c:idx val="3"/>
          <c:order val="3"/>
          <c:tx>
            <c:strRef>
              <c:f>人口状況!$N$7</c:f>
              <c:strCache>
                <c:ptCount val="1"/>
                <c:pt idx="0">
                  <c:v>療育手帳所持者数</c:v>
                </c:pt>
              </c:strCache>
            </c:strRef>
          </c:tx>
          <c:spPr>
            <a:solidFill>
              <a:schemeClr val="accent4">
                <a:lumMod val="20000"/>
                <a:lumOff val="80000"/>
              </a:schemeClr>
            </a:solid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BIZ UDPゴシック" panose="020B0400000000000000" pitchFamily="50" charset="-128"/>
                    <a:ea typeface="BIZ UDPゴシック" panose="020B0400000000000000" pitchFamily="50" charset="-128"/>
                    <a:cs typeface="+mn-cs"/>
                  </a:defRPr>
                </a:pPr>
                <a:endParaRPr lang="ja-JP"/>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人口状況!$P$3:$X$3</c:f>
              <c:strCache>
                <c:ptCount val="9"/>
                <c:pt idx="0">
                  <c:v>令和3年度</c:v>
                </c:pt>
                <c:pt idx="1">
                  <c:v>令和4年度</c:v>
                </c:pt>
                <c:pt idx="2">
                  <c:v>令和5年度</c:v>
                </c:pt>
                <c:pt idx="3">
                  <c:v>令和6年度</c:v>
                </c:pt>
                <c:pt idx="4">
                  <c:v>令和7年度</c:v>
                </c:pt>
                <c:pt idx="5">
                  <c:v>令和8年度</c:v>
                </c:pt>
                <c:pt idx="6">
                  <c:v>令和9年度</c:v>
                </c:pt>
                <c:pt idx="7">
                  <c:v>令和10年度</c:v>
                </c:pt>
                <c:pt idx="8">
                  <c:v>令和11年度</c:v>
                </c:pt>
              </c:strCache>
              <c:extLst/>
            </c:strRef>
          </c:cat>
          <c:val>
            <c:numRef>
              <c:f>人口状況!$P$7:$X$7</c:f>
              <c:numCache>
                <c:formatCode>#,##0_);[Red]\(#,##0\)</c:formatCode>
                <c:ptCount val="9"/>
                <c:pt idx="0">
                  <c:v>79</c:v>
                </c:pt>
                <c:pt idx="1">
                  <c:v>82</c:v>
                </c:pt>
                <c:pt idx="2">
                  <c:v>82</c:v>
                </c:pt>
                <c:pt idx="3">
                  <c:v>77</c:v>
                </c:pt>
                <c:pt idx="4">
                  <c:v>74</c:v>
                </c:pt>
                <c:pt idx="5">
                  <c:v>72</c:v>
                </c:pt>
                <c:pt idx="6">
                  <c:v>70</c:v>
                </c:pt>
                <c:pt idx="7">
                  <c:v>68</c:v>
                </c:pt>
                <c:pt idx="8">
                  <c:v>66</c:v>
                </c:pt>
              </c:numCache>
              <c:extLst/>
            </c:numRef>
          </c:val>
          <c:extLst>
            <c:ext xmlns:c16="http://schemas.microsoft.com/office/drawing/2014/chart" uri="{C3380CC4-5D6E-409C-BE32-E72D297353CC}">
              <c16:uniqueId val="{00000001-0D8F-40D0-AC60-402F12ABB902}"/>
            </c:ext>
          </c:extLst>
        </c:ser>
        <c:ser>
          <c:idx val="5"/>
          <c:order val="5"/>
          <c:tx>
            <c:strRef>
              <c:f>人口状況!$N$9</c:f>
              <c:strCache>
                <c:ptCount val="1"/>
                <c:pt idx="0">
                  <c:v>精神障害者保健福祉手帳所持者数</c:v>
                </c:pt>
              </c:strCache>
            </c:strRef>
          </c:tx>
          <c:spPr>
            <a:solidFill>
              <a:schemeClr val="accent2">
                <a:lumMod val="20000"/>
                <a:lumOff val="80000"/>
              </a:schemeClr>
            </a:solid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BIZ UDPゴシック" panose="020B0400000000000000" pitchFamily="50" charset="-128"/>
                    <a:ea typeface="BIZ UDPゴシック" panose="020B0400000000000000" pitchFamily="50" charset="-128"/>
                    <a:cs typeface="+mn-cs"/>
                  </a:defRPr>
                </a:pPr>
                <a:endParaRPr lang="ja-JP"/>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人口状況!$P$3:$X$3</c:f>
              <c:strCache>
                <c:ptCount val="9"/>
                <c:pt idx="0">
                  <c:v>令和3年度</c:v>
                </c:pt>
                <c:pt idx="1">
                  <c:v>令和4年度</c:v>
                </c:pt>
                <c:pt idx="2">
                  <c:v>令和5年度</c:v>
                </c:pt>
                <c:pt idx="3">
                  <c:v>令和6年度</c:v>
                </c:pt>
                <c:pt idx="4">
                  <c:v>令和7年度</c:v>
                </c:pt>
                <c:pt idx="5">
                  <c:v>令和8年度</c:v>
                </c:pt>
                <c:pt idx="6">
                  <c:v>令和9年度</c:v>
                </c:pt>
                <c:pt idx="7">
                  <c:v>令和10年度</c:v>
                </c:pt>
                <c:pt idx="8">
                  <c:v>令和11年度</c:v>
                </c:pt>
              </c:strCache>
              <c:extLst/>
            </c:strRef>
          </c:cat>
          <c:val>
            <c:numRef>
              <c:f>人口状況!$P$9:$X$9</c:f>
              <c:numCache>
                <c:formatCode>#,##0_);[Red]\(#,##0\)</c:formatCode>
                <c:ptCount val="9"/>
                <c:pt idx="0">
                  <c:v>40</c:v>
                </c:pt>
                <c:pt idx="1">
                  <c:v>44</c:v>
                </c:pt>
                <c:pt idx="2">
                  <c:v>45</c:v>
                </c:pt>
                <c:pt idx="3">
                  <c:v>47</c:v>
                </c:pt>
                <c:pt idx="4">
                  <c:v>62</c:v>
                </c:pt>
                <c:pt idx="5">
                  <c:v>60</c:v>
                </c:pt>
                <c:pt idx="6">
                  <c:v>59</c:v>
                </c:pt>
                <c:pt idx="7">
                  <c:v>57</c:v>
                </c:pt>
                <c:pt idx="8">
                  <c:v>56</c:v>
                </c:pt>
              </c:numCache>
              <c:extLst/>
            </c:numRef>
          </c:val>
          <c:extLst>
            <c:ext xmlns:c16="http://schemas.microsoft.com/office/drawing/2014/chart" uri="{C3380CC4-5D6E-409C-BE32-E72D297353CC}">
              <c16:uniqueId val="{00000002-0D8F-40D0-AC60-402F12ABB902}"/>
            </c:ext>
          </c:extLst>
        </c:ser>
        <c:dLbls>
          <c:showLegendKey val="0"/>
          <c:showVal val="0"/>
          <c:showCatName val="0"/>
          <c:showSerName val="0"/>
          <c:showPercent val="0"/>
          <c:showBubbleSize val="0"/>
        </c:dLbls>
        <c:gapWidth val="219"/>
        <c:overlap val="100"/>
        <c:axId val="1224457487"/>
        <c:axId val="2025735679"/>
        <c:extLst>
          <c:ext xmlns:c15="http://schemas.microsoft.com/office/drawing/2012/chart" uri="{02D57815-91ED-43cb-92C2-25804820EDAC}">
            <c15:filteredBarSeries>
              <c15:ser>
                <c:idx val="0"/>
                <c:order val="0"/>
                <c:tx>
                  <c:strRef>
                    <c:extLst>
                      <c:ext uri="{02D57815-91ED-43cb-92C2-25804820EDAC}">
                        <c15:formulaRef>
                          <c15:sqref>人口状況!$N$4</c15:sqref>
                        </c15:formulaRef>
                      </c:ext>
                    </c:extLst>
                    <c:strCache>
                      <c:ptCount val="1"/>
                      <c:pt idx="0">
                        <c:v>合計</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ja-JP"/>
                    </a:p>
                  </c:txPr>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(人口状況!$O$3:$T$3,人口状況!$V$3:$X$3)</c15:sqref>
                        </c15:formulaRef>
                      </c:ext>
                    </c:extLst>
                    <c:strCache>
                      <c:ptCount val="8"/>
                      <c:pt idx="0">
                        <c:v>令和3年度</c:v>
                      </c:pt>
                      <c:pt idx="1">
                        <c:v>令和4年度</c:v>
                      </c:pt>
                      <c:pt idx="2">
                        <c:v>令和5年度</c:v>
                      </c:pt>
                      <c:pt idx="3">
                        <c:v>令和6年度</c:v>
                      </c:pt>
                      <c:pt idx="4">
                        <c:v>令和7年度</c:v>
                      </c:pt>
                      <c:pt idx="5">
                        <c:v>令和9年度</c:v>
                      </c:pt>
                      <c:pt idx="6">
                        <c:v>令和10年度</c:v>
                      </c:pt>
                      <c:pt idx="7">
                        <c:v>令和11年度</c:v>
                      </c:pt>
                    </c:strCache>
                  </c:strRef>
                </c:cat>
                <c:val>
                  <c:numRef>
                    <c:extLst>
                      <c:ext uri="{02D57815-91ED-43cb-92C2-25804820EDAC}">
                        <c15:formulaRef>
                          <c15:sqref>(人口状況!$O$4:$T$4,人口状況!$V$4:$X$4)</c15:sqref>
                        </c15:formulaRef>
                      </c:ext>
                    </c:extLst>
                    <c:numCache>
                      <c:formatCode>#,##0_);[Red]\(#,##0\)</c:formatCode>
                      <c:ptCount val="8"/>
                      <c:pt idx="0">
                        <c:v>557</c:v>
                      </c:pt>
                      <c:pt idx="1">
                        <c:v>557</c:v>
                      </c:pt>
                      <c:pt idx="2">
                        <c:v>539</c:v>
                      </c:pt>
                      <c:pt idx="3">
                        <c:v>530</c:v>
                      </c:pt>
                      <c:pt idx="4">
                        <c:v>508</c:v>
                      </c:pt>
                      <c:pt idx="5">
                        <c:v>492</c:v>
                      </c:pt>
                      <c:pt idx="6">
                        <c:v>485</c:v>
                      </c:pt>
                      <c:pt idx="7">
                        <c:v>481</c:v>
                      </c:pt>
                    </c:numCache>
                  </c:numRef>
                </c:val>
                <c:extLst>
                  <c:ext xmlns:c16="http://schemas.microsoft.com/office/drawing/2014/chart" uri="{C3380CC4-5D6E-409C-BE32-E72D297353CC}">
                    <c16:uniqueId val="{00000004-0D8F-40D0-AC60-402F12ABB902}"/>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人口状況!$N$6</c15:sqref>
                        </c15:formulaRef>
                      </c:ext>
                    </c:extLst>
                    <c:strCache>
                      <c:ptCount val="1"/>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ja-JP"/>
                    </a:p>
                  </c:txPr>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(人口状況!$O$3:$T$3,人口状況!$V$3:$X$3)</c15:sqref>
                        </c15:formulaRef>
                      </c:ext>
                    </c:extLst>
                    <c:strCache>
                      <c:ptCount val="8"/>
                      <c:pt idx="0">
                        <c:v>令和3年度</c:v>
                      </c:pt>
                      <c:pt idx="1">
                        <c:v>令和4年度</c:v>
                      </c:pt>
                      <c:pt idx="2">
                        <c:v>令和5年度</c:v>
                      </c:pt>
                      <c:pt idx="3">
                        <c:v>令和6年度</c:v>
                      </c:pt>
                      <c:pt idx="4">
                        <c:v>令和7年度</c:v>
                      </c:pt>
                      <c:pt idx="5">
                        <c:v>令和9年度</c:v>
                      </c:pt>
                      <c:pt idx="6">
                        <c:v>令和10年度</c:v>
                      </c:pt>
                      <c:pt idx="7">
                        <c:v>令和11年度</c:v>
                      </c:pt>
                    </c:strCache>
                  </c:strRef>
                </c:cat>
                <c:val>
                  <c:numRef>
                    <c:extLst xmlns:c15="http://schemas.microsoft.com/office/drawing/2012/chart">
                      <c:ext xmlns:c15="http://schemas.microsoft.com/office/drawing/2012/chart" uri="{02D57815-91ED-43cb-92C2-25804820EDAC}">
                        <c15:formulaRef>
                          <c15:sqref>(人口状況!$O$6:$T$6,人口状況!$V$6:$X$6)</c15:sqref>
                        </c15:formulaRef>
                      </c:ext>
                    </c:extLst>
                    <c:numCache>
                      <c:formatCode>0.0%</c:formatCode>
                      <c:ptCount val="8"/>
                      <c:pt idx="0">
                        <c:v>0.78635547576301612</c:v>
                      </c:pt>
                      <c:pt idx="1">
                        <c:v>0.77378815080789942</c:v>
                      </c:pt>
                      <c:pt idx="2">
                        <c:v>0.76437847866419295</c:v>
                      </c:pt>
                      <c:pt idx="3">
                        <c:v>0.76603773584905666</c:v>
                      </c:pt>
                      <c:pt idx="4">
                        <c:v>0.73228346456692917</c:v>
                      </c:pt>
                      <c:pt idx="5">
                        <c:v>0.69715447154471544</c:v>
                      </c:pt>
                      <c:pt idx="6">
                        <c:v>0.67835051546391756</c:v>
                      </c:pt>
                      <c:pt idx="7">
                        <c:v>0.656964656964657</c:v>
                      </c:pt>
                    </c:numCache>
                  </c:numRef>
                </c:val>
                <c:extLst xmlns:c15="http://schemas.microsoft.com/office/drawing/2012/chart">
                  <c:ext xmlns:c16="http://schemas.microsoft.com/office/drawing/2014/chart" uri="{C3380CC4-5D6E-409C-BE32-E72D297353CC}">
                    <c16:uniqueId val="{00000005-0D8F-40D0-AC60-402F12ABB902}"/>
                  </c:ext>
                </c:extLst>
              </c15:ser>
            </c15:filteredBarSeries>
            <c15:filteredBarSeries>
              <c15:ser>
                <c:idx val="4"/>
                <c:order val="4"/>
                <c:tx>
                  <c:strRef>
                    <c:extLst xmlns:c15="http://schemas.microsoft.com/office/drawing/2012/chart">
                      <c:ext xmlns:c15="http://schemas.microsoft.com/office/drawing/2012/chart" uri="{02D57815-91ED-43cb-92C2-25804820EDAC}">
                        <c15:formulaRef>
                          <c15:sqref>人口状況!$N$8</c15:sqref>
                        </c15:formulaRef>
                      </c:ext>
                    </c:extLst>
                    <c:strCache>
                      <c:ptCount val="1"/>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ja-JP"/>
                    </a:p>
                  </c:txPr>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(人口状況!$O$3:$T$3,人口状況!$V$3:$X$3)</c15:sqref>
                        </c15:formulaRef>
                      </c:ext>
                    </c:extLst>
                    <c:strCache>
                      <c:ptCount val="8"/>
                      <c:pt idx="0">
                        <c:v>令和3年度</c:v>
                      </c:pt>
                      <c:pt idx="1">
                        <c:v>令和4年度</c:v>
                      </c:pt>
                      <c:pt idx="2">
                        <c:v>令和5年度</c:v>
                      </c:pt>
                      <c:pt idx="3">
                        <c:v>令和6年度</c:v>
                      </c:pt>
                      <c:pt idx="4">
                        <c:v>令和7年度</c:v>
                      </c:pt>
                      <c:pt idx="5">
                        <c:v>令和9年度</c:v>
                      </c:pt>
                      <c:pt idx="6">
                        <c:v>令和10年度</c:v>
                      </c:pt>
                      <c:pt idx="7">
                        <c:v>令和11年度</c:v>
                      </c:pt>
                    </c:strCache>
                  </c:strRef>
                </c:cat>
                <c:val>
                  <c:numRef>
                    <c:extLst xmlns:c15="http://schemas.microsoft.com/office/drawing/2012/chart">
                      <c:ext xmlns:c15="http://schemas.microsoft.com/office/drawing/2012/chart" uri="{02D57815-91ED-43cb-92C2-25804820EDAC}">
                        <c15:formulaRef>
                          <c15:sqref>(人口状況!$O$8:$T$8,人口状況!$V$8:$X$8)</c15:sqref>
                        </c15:formulaRef>
                      </c:ext>
                    </c:extLst>
                    <c:numCache>
                      <c:formatCode>0.0%</c:formatCode>
                      <c:ptCount val="8"/>
                      <c:pt idx="0">
                        <c:v>0.14183123877917414</c:v>
                      </c:pt>
                      <c:pt idx="1">
                        <c:v>0.14721723518850988</c:v>
                      </c:pt>
                      <c:pt idx="2">
                        <c:v>0.15213358070500926</c:v>
                      </c:pt>
                      <c:pt idx="3">
                        <c:v>0.14528301886792452</c:v>
                      </c:pt>
                      <c:pt idx="4">
                        <c:v>0.14566929133858267</c:v>
                      </c:pt>
                      <c:pt idx="5">
                        <c:v>0.14634146341463414</c:v>
                      </c:pt>
                      <c:pt idx="6">
                        <c:v>0.14432989690721648</c:v>
                      </c:pt>
                      <c:pt idx="7">
                        <c:v>0.14345114345114346</c:v>
                      </c:pt>
                    </c:numCache>
                  </c:numRef>
                </c:val>
                <c:extLst xmlns:c15="http://schemas.microsoft.com/office/drawing/2012/chart">
                  <c:ext xmlns:c16="http://schemas.microsoft.com/office/drawing/2014/chart" uri="{C3380CC4-5D6E-409C-BE32-E72D297353CC}">
                    <c16:uniqueId val="{00000006-0D8F-40D0-AC60-402F12ABB902}"/>
                  </c:ext>
                </c:extLst>
              </c15:ser>
            </c15:filteredBarSeries>
            <c15:filteredBarSeries>
              <c15:ser>
                <c:idx val="6"/>
                <c:order val="6"/>
                <c:tx>
                  <c:strRef>
                    <c:extLst xmlns:c15="http://schemas.microsoft.com/office/drawing/2012/chart">
                      <c:ext xmlns:c15="http://schemas.microsoft.com/office/drawing/2012/chart" uri="{02D57815-91ED-43cb-92C2-25804820EDAC}">
                        <c15:formulaRef>
                          <c15:sqref>人口状況!$N$10</c15:sqref>
                        </c15:formulaRef>
                      </c:ext>
                    </c:extLst>
                    <c:strCache>
                      <c:ptCount val="1"/>
                    </c:strCache>
                  </c:strRef>
                </c:tx>
                <c:spPr>
                  <a:solidFill>
                    <a:schemeClr val="accent1">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ja-JP"/>
                    </a:p>
                  </c:txPr>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(人口状況!$O$3:$T$3,人口状況!$V$3:$X$3)</c15:sqref>
                        </c15:formulaRef>
                      </c:ext>
                    </c:extLst>
                    <c:strCache>
                      <c:ptCount val="8"/>
                      <c:pt idx="0">
                        <c:v>令和3年度</c:v>
                      </c:pt>
                      <c:pt idx="1">
                        <c:v>令和4年度</c:v>
                      </c:pt>
                      <c:pt idx="2">
                        <c:v>令和5年度</c:v>
                      </c:pt>
                      <c:pt idx="3">
                        <c:v>令和6年度</c:v>
                      </c:pt>
                      <c:pt idx="4">
                        <c:v>令和7年度</c:v>
                      </c:pt>
                      <c:pt idx="5">
                        <c:v>令和9年度</c:v>
                      </c:pt>
                      <c:pt idx="6">
                        <c:v>令和10年度</c:v>
                      </c:pt>
                      <c:pt idx="7">
                        <c:v>令和11年度</c:v>
                      </c:pt>
                    </c:strCache>
                  </c:strRef>
                </c:cat>
                <c:val>
                  <c:numRef>
                    <c:extLst xmlns:c15="http://schemas.microsoft.com/office/drawing/2012/chart">
                      <c:ext xmlns:c15="http://schemas.microsoft.com/office/drawing/2012/chart" uri="{02D57815-91ED-43cb-92C2-25804820EDAC}">
                        <c15:formulaRef>
                          <c15:sqref>(人口状況!$O$10:$T$10,人口状況!$V$10:$X$10)</c15:sqref>
                        </c15:formulaRef>
                      </c:ext>
                    </c:extLst>
                    <c:numCache>
                      <c:formatCode>0.0%</c:formatCode>
                      <c:ptCount val="8"/>
                      <c:pt idx="0">
                        <c:v>7.1813285457809697E-2</c:v>
                      </c:pt>
                      <c:pt idx="1">
                        <c:v>7.899461400359066E-2</c:v>
                      </c:pt>
                      <c:pt idx="2">
                        <c:v>8.3487940630797772E-2</c:v>
                      </c:pt>
                      <c:pt idx="3">
                        <c:v>8.8679245283018862E-2</c:v>
                      </c:pt>
                      <c:pt idx="4">
                        <c:v>0.12204724409448819</c:v>
                      </c:pt>
                      <c:pt idx="5">
                        <c:v>0.1565040650406504</c:v>
                      </c:pt>
                      <c:pt idx="6">
                        <c:v>0.17731958762886599</c:v>
                      </c:pt>
                      <c:pt idx="7">
                        <c:v>0.1995841995841996</c:v>
                      </c:pt>
                    </c:numCache>
                  </c:numRef>
                </c:val>
                <c:extLst xmlns:c15="http://schemas.microsoft.com/office/drawing/2012/chart">
                  <c:ext xmlns:c16="http://schemas.microsoft.com/office/drawing/2014/chart" uri="{C3380CC4-5D6E-409C-BE32-E72D297353CC}">
                    <c16:uniqueId val="{00000007-0D8F-40D0-AC60-402F12ABB902}"/>
                  </c:ext>
                </c:extLst>
              </c15:ser>
            </c15:filteredBarSeries>
          </c:ext>
        </c:extLst>
      </c:barChart>
      <c:lineChart>
        <c:grouping val="standard"/>
        <c:varyColors val="0"/>
        <c:ser>
          <c:idx val="7"/>
          <c:order val="7"/>
          <c:tx>
            <c:strRef>
              <c:f>人口状況!$N$11</c:f>
              <c:strCache>
                <c:ptCount val="1"/>
                <c:pt idx="0">
                  <c:v>対人口比</c:v>
                </c:pt>
              </c:strCache>
            </c:strRef>
          </c:tx>
          <c:spPr>
            <a:ln w="28575"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dLbls>
            <c:dLbl>
              <c:idx val="0"/>
              <c:layout>
                <c:manualLayout>
                  <c:x val="-5.1954841577155159E-2"/>
                  <c:y val="-9.052951224141203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0D8F-40D0-AC60-402F12ABB902}"/>
                </c:ext>
              </c:extLst>
            </c:dLbl>
            <c:dLbl>
              <c:idx val="1"/>
              <c:layout>
                <c:manualLayout>
                  <c:x val="-5.4151195629428377E-2"/>
                  <c:y val="-7.914215221104575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0D8F-40D0-AC60-402F12ABB902}"/>
                </c:ext>
              </c:extLst>
            </c:dLbl>
            <c:dLbl>
              <c:idx val="2"/>
              <c:layout>
                <c:manualLayout>
                  <c:x val="-5.4151195629428335E-2"/>
                  <c:y val="-7.155057885746821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0D8F-40D0-AC60-402F12ABB902}"/>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BIZ UDPゴシック" panose="020B0400000000000000" pitchFamily="50" charset="-128"/>
                    <a:ea typeface="BIZ UDPゴシック" panose="020B0400000000000000" pitchFamily="50" charset="-128"/>
                    <a:cs typeface="+mn-cs"/>
                  </a:defRPr>
                </a:pPr>
                <a:endParaRPr lang="ja-JP"/>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人口状況!$P$3:$X$3</c:f>
              <c:strCache>
                <c:ptCount val="9"/>
                <c:pt idx="0">
                  <c:v>令和3年度</c:v>
                </c:pt>
                <c:pt idx="1">
                  <c:v>令和4年度</c:v>
                </c:pt>
                <c:pt idx="2">
                  <c:v>令和5年度</c:v>
                </c:pt>
                <c:pt idx="3">
                  <c:v>令和6年度</c:v>
                </c:pt>
                <c:pt idx="4">
                  <c:v>令和7年度</c:v>
                </c:pt>
                <c:pt idx="5">
                  <c:v>令和8年度</c:v>
                </c:pt>
                <c:pt idx="6">
                  <c:v>令和9年度</c:v>
                </c:pt>
                <c:pt idx="7">
                  <c:v>令和10年度</c:v>
                </c:pt>
                <c:pt idx="8">
                  <c:v>令和11年度</c:v>
                </c:pt>
              </c:strCache>
              <c:extLst/>
            </c:strRef>
          </c:cat>
          <c:val>
            <c:numRef>
              <c:f>人口状況!$P$11:$X$11</c:f>
              <c:numCache>
                <c:formatCode>0.00%</c:formatCode>
                <c:ptCount val="9"/>
                <c:pt idx="0">
                  <c:v>5.7011258955987715E-2</c:v>
                </c:pt>
                <c:pt idx="1">
                  <c:v>5.7978557301967312E-2</c:v>
                </c:pt>
                <c:pt idx="2">
                  <c:v>5.7511737089201875E-2</c:v>
                </c:pt>
                <c:pt idx="3">
                  <c:v>5.8139534883720929E-2</c:v>
                </c:pt>
                <c:pt idx="4">
                  <c:v>5.8123569794050346E-2</c:v>
                </c:pt>
                <c:pt idx="5">
                  <c:v>5.8098591549295774E-2</c:v>
                </c:pt>
                <c:pt idx="6">
                  <c:v>5.8163388439724871E-2</c:v>
                </c:pt>
                <c:pt idx="7">
                  <c:v>5.8073303615651314E-2</c:v>
                </c:pt>
                <c:pt idx="8">
                  <c:v>5.810983397190294E-2</c:v>
                </c:pt>
              </c:numCache>
              <c:extLst/>
            </c:numRef>
          </c:val>
          <c:smooth val="0"/>
          <c:extLst>
            <c:ext xmlns:c16="http://schemas.microsoft.com/office/drawing/2014/chart" uri="{C3380CC4-5D6E-409C-BE32-E72D297353CC}">
              <c16:uniqueId val="{00000003-0D8F-40D0-AC60-402F12ABB902}"/>
            </c:ext>
          </c:extLst>
        </c:ser>
        <c:dLbls>
          <c:showLegendKey val="0"/>
          <c:showVal val="0"/>
          <c:showCatName val="0"/>
          <c:showSerName val="0"/>
          <c:showPercent val="0"/>
          <c:showBubbleSize val="0"/>
        </c:dLbls>
        <c:marker val="1"/>
        <c:smooth val="0"/>
        <c:axId val="1379353104"/>
        <c:axId val="1420671024"/>
      </c:lineChart>
      <c:catAx>
        <c:axId val="12244574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BIZ UDPゴシック" panose="020B0400000000000000" pitchFamily="50" charset="-128"/>
                <a:ea typeface="BIZ UDPゴシック" panose="020B0400000000000000" pitchFamily="50" charset="-128"/>
                <a:cs typeface="+mn-cs"/>
              </a:defRPr>
            </a:pPr>
            <a:endParaRPr lang="ja-JP"/>
          </a:p>
        </c:txPr>
        <c:crossAx val="2025735679"/>
        <c:crosses val="autoZero"/>
        <c:auto val="1"/>
        <c:lblAlgn val="ctr"/>
        <c:lblOffset val="100"/>
        <c:noMultiLvlLbl val="0"/>
      </c:catAx>
      <c:valAx>
        <c:axId val="2025735679"/>
        <c:scaling>
          <c:orientation val="minMax"/>
        </c:scaling>
        <c:delete val="0"/>
        <c:axPos val="l"/>
        <c:majorGridlines>
          <c:spPr>
            <a:ln w="9525" cap="flat" cmpd="sng" algn="ctr">
              <a:solidFill>
                <a:schemeClr val="tx1">
                  <a:lumMod val="15000"/>
                  <a:lumOff val="85000"/>
                </a:schemeClr>
              </a:solidFill>
              <a:round/>
            </a:ln>
            <a:effectLst/>
          </c:spPr>
        </c:majorGridlines>
        <c:numFmt formatCode="#,##0_);[Red]\(#,##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BIZ UDPゴシック" panose="020B0400000000000000" pitchFamily="50" charset="-128"/>
                <a:ea typeface="BIZ UDPゴシック" panose="020B0400000000000000" pitchFamily="50" charset="-128"/>
                <a:cs typeface="+mn-cs"/>
              </a:defRPr>
            </a:pPr>
            <a:endParaRPr lang="ja-JP"/>
          </a:p>
        </c:txPr>
        <c:crossAx val="1224457487"/>
        <c:crosses val="autoZero"/>
        <c:crossBetween val="between"/>
      </c:valAx>
      <c:valAx>
        <c:axId val="1420671024"/>
        <c:scaling>
          <c:orientation val="minMax"/>
          <c:min val="0"/>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BIZ UDPゴシック" panose="020B0400000000000000" pitchFamily="50" charset="-128"/>
                <a:ea typeface="BIZ UDPゴシック" panose="020B0400000000000000" pitchFamily="50" charset="-128"/>
                <a:cs typeface="+mn-cs"/>
              </a:defRPr>
            </a:pPr>
            <a:endParaRPr lang="ja-JP"/>
          </a:p>
        </c:txPr>
        <c:crossAx val="1379353104"/>
        <c:crosses val="max"/>
        <c:crossBetween val="between"/>
      </c:valAx>
      <c:catAx>
        <c:axId val="1379353104"/>
        <c:scaling>
          <c:orientation val="minMax"/>
        </c:scaling>
        <c:delete val="1"/>
        <c:axPos val="b"/>
        <c:numFmt formatCode="General" sourceLinked="1"/>
        <c:majorTickMark val="out"/>
        <c:minorTickMark val="none"/>
        <c:tickLblPos val="nextTo"/>
        <c:crossAx val="1420671024"/>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ysClr val="windowText" lastClr="000000"/>
              </a:solidFill>
              <a:latin typeface="BIZ UDPゴシック" panose="020B0400000000000000" pitchFamily="50" charset="-128"/>
              <a:ea typeface="BIZ UDPゴシック" panose="020B0400000000000000" pitchFamily="50" charset="-128"/>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0" strike="noStrike" spc="-1">
                <a:solidFill>
                  <a:srgbClr val="000000"/>
                </a:solidFill>
                <a:latin typeface="BIZ UDPゴシック"/>
                <a:ea typeface="BIZ UDPゴシック"/>
              </a:defRPr>
            </a:pPr>
            <a:r>
              <a:rPr lang="ja-JP" altLang="en-US" sz="1400" b="0" strike="noStrike" spc="-1">
                <a:solidFill>
                  <a:srgbClr val="000000"/>
                </a:solidFill>
                <a:latin typeface="BIZ UDPゴシック"/>
                <a:ea typeface="BIZ UDPゴシック"/>
              </a:rPr>
              <a:t>身体障害者手帳所持者数の推移（令和3年度～令和8年度）</a:t>
            </a:r>
            <a:endParaRPr lang="en-US" altLang="ja-JP" sz="1400" b="0" strike="noStrike" spc="-1">
              <a:solidFill>
                <a:srgbClr val="000000"/>
              </a:solidFill>
              <a:latin typeface="BIZ UDPゴシック"/>
              <a:ea typeface="BIZ UDPゴシック"/>
            </a:endParaRPr>
          </a:p>
        </c:rich>
      </c:tx>
      <c:overlay val="0"/>
      <c:spPr>
        <a:noFill/>
        <a:ln w="0">
          <a:noFill/>
        </a:ln>
      </c:spPr>
    </c:title>
    <c:autoTitleDeleted val="0"/>
    <c:plotArea>
      <c:layout/>
      <c:barChart>
        <c:barDir val="col"/>
        <c:grouping val="stacked"/>
        <c:varyColors val="0"/>
        <c:ser>
          <c:idx val="0"/>
          <c:order val="0"/>
          <c:tx>
            <c:strRef>
              <c:f>Sheet1!$A$2</c:f>
              <c:strCache>
                <c:ptCount val="1"/>
                <c:pt idx="0">
                  <c:v>身体障害者手帳所持者数</c:v>
                </c:pt>
              </c:strCache>
            </c:strRef>
          </c:tx>
          <c:spPr>
            <a:solidFill>
              <a:schemeClr val="accent6">
                <a:lumMod val="20000"/>
                <a:lumOff val="80000"/>
              </a:schemeClr>
            </a:solidFill>
            <a:ln>
              <a:solidFill>
                <a:schemeClr val="tx1"/>
              </a:solidFill>
            </a:ln>
            <a:effectLst/>
          </c:spPr>
          <c:invertIfNegative val="0"/>
          <c:dLbls>
            <c:spPr>
              <a:noFill/>
              <a:ln>
                <a:noFill/>
              </a:ln>
              <a:effectLst/>
            </c:spPr>
            <c:txPr>
              <a:bodyPr wrap="square"/>
              <a:lstStyle/>
              <a:p>
                <a:pPr>
                  <a:defRPr sz="900" b="0" strike="noStrike" spc="-1">
                    <a:solidFill>
                      <a:srgbClr val="000000"/>
                    </a:solidFill>
                    <a:latin typeface="BIZ UDPゴシック"/>
                    <a:ea typeface="BIZ UDPゴシック"/>
                  </a:defRPr>
                </a:pPr>
                <a:endParaRPr lang="ja-JP"/>
              </a:p>
            </c:txPr>
            <c:dLblPos val="ctr"/>
            <c:showLegendKey val="0"/>
            <c:showVal val="1"/>
            <c:showCatName val="0"/>
            <c:showSerName val="0"/>
            <c:showPercent val="0"/>
            <c:showBubbleSize val="1"/>
            <c:separator>; </c:separator>
            <c:showLeaderLines val="0"/>
            <c:extLst>
              <c:ext xmlns:c15="http://schemas.microsoft.com/office/drawing/2012/chart" uri="{CE6537A1-D6FC-4f65-9D91-7224C49458BB}">
                <c15:showLeaderLines val="0"/>
              </c:ext>
            </c:extLst>
          </c:dLbls>
          <c:cat>
            <c:strRef>
              <c:f>Sheet1!$B$1:$G$1</c:f>
              <c:strCache>
                <c:ptCount val="6"/>
                <c:pt idx="0">
                  <c:v>令和3年度</c:v>
                </c:pt>
                <c:pt idx="1">
                  <c:v>令和4年度</c:v>
                </c:pt>
                <c:pt idx="2">
                  <c:v>令和5年度</c:v>
                </c:pt>
                <c:pt idx="3">
                  <c:v>令和6年度</c:v>
                </c:pt>
                <c:pt idx="4">
                  <c:v>令和7年度</c:v>
                </c:pt>
                <c:pt idx="5">
                  <c:v>令和8年度</c:v>
                </c:pt>
              </c:strCache>
            </c:strRef>
          </c:cat>
          <c:val>
            <c:numRef>
              <c:f>Sheet1!$B$2:$G$2</c:f>
              <c:numCache>
                <c:formatCode>#,##0</c:formatCode>
                <c:ptCount val="6"/>
                <c:pt idx="0">
                  <c:v>438</c:v>
                </c:pt>
                <c:pt idx="1">
                  <c:v>431</c:v>
                </c:pt>
                <c:pt idx="2">
                  <c:v>412</c:v>
                </c:pt>
                <c:pt idx="3">
                  <c:v>406</c:v>
                </c:pt>
                <c:pt idx="4">
                  <c:v>372</c:v>
                </c:pt>
                <c:pt idx="5">
                  <c:v>363</c:v>
                </c:pt>
              </c:numCache>
            </c:numRef>
          </c:val>
          <c:extLst>
            <c:ext xmlns:c16="http://schemas.microsoft.com/office/drawing/2014/chart" uri="{C3380CC4-5D6E-409C-BE32-E72D297353CC}">
              <c16:uniqueId val="{00000000-9E8A-498B-A20A-2152079F08CA}"/>
            </c:ext>
          </c:extLst>
        </c:ser>
        <c:dLbls>
          <c:showLegendKey val="0"/>
          <c:showVal val="0"/>
          <c:showCatName val="0"/>
          <c:showSerName val="0"/>
          <c:showPercent val="0"/>
          <c:showBubbleSize val="0"/>
        </c:dLbls>
        <c:gapWidth val="150"/>
        <c:overlap val="100"/>
        <c:axId val="87497760"/>
        <c:axId val="47139771"/>
      </c:barChart>
      <c:lineChart>
        <c:grouping val="stacked"/>
        <c:varyColors val="0"/>
        <c:ser>
          <c:idx val="6"/>
          <c:order val="1"/>
          <c:tx>
            <c:strRef>
              <c:f>Sheet1!$A$3</c:f>
              <c:strCache>
                <c:ptCount val="1"/>
                <c:pt idx="0">
                  <c:v>対人口比</c:v>
                </c:pt>
              </c:strCache>
            </c:strRef>
          </c:tx>
          <c:spPr>
            <a:ln w="28440" cap="rnd">
              <a:solidFill>
                <a:srgbClr val="F1975A"/>
              </a:solidFill>
              <a:round/>
            </a:ln>
          </c:spPr>
          <c:marker>
            <c:symbol val="circle"/>
            <c:size val="5"/>
            <c:spPr>
              <a:solidFill>
                <a:srgbClr val="F1975A"/>
              </a:solidFill>
            </c:spPr>
          </c:marker>
          <c:dLbls>
            <c:spPr>
              <a:noFill/>
              <a:ln>
                <a:noFill/>
              </a:ln>
              <a:effectLst/>
            </c:spPr>
            <c:txPr>
              <a:bodyPr wrap="square" lIns="38100" tIns="19050" rIns="38100" bIns="19050" anchor="ctr">
                <a:spAutoFit/>
              </a:bodyPr>
              <a:lstStyle/>
              <a:p>
                <a:pPr>
                  <a:defRPr>
                    <a:latin typeface="BIZ UDPゴシック" panose="020B0400000000000000" pitchFamily="50" charset="-128"/>
                    <a:ea typeface="BIZ UDPゴシック" panose="020B0400000000000000" pitchFamily="50" charset="-128"/>
                  </a:defRPr>
                </a:pPr>
                <a:endParaRPr lang="ja-JP"/>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Sheet1!$B$1:$G$1</c:f>
              <c:strCache>
                <c:ptCount val="6"/>
                <c:pt idx="0">
                  <c:v>令和3年度</c:v>
                </c:pt>
                <c:pt idx="1">
                  <c:v>令和4年度</c:v>
                </c:pt>
                <c:pt idx="2">
                  <c:v>令和5年度</c:v>
                </c:pt>
                <c:pt idx="3">
                  <c:v>令和6年度</c:v>
                </c:pt>
                <c:pt idx="4">
                  <c:v>令和7年度</c:v>
                </c:pt>
                <c:pt idx="5">
                  <c:v>令和8年度</c:v>
                </c:pt>
              </c:strCache>
            </c:strRef>
          </c:cat>
          <c:val>
            <c:numRef>
              <c:f>Sheet1!$B$3:$G$3</c:f>
              <c:numCache>
                <c:formatCode>0.00%</c:formatCode>
                <c:ptCount val="6"/>
                <c:pt idx="0">
                  <c:v>4.4831115660184238E-2</c:v>
                </c:pt>
                <c:pt idx="1">
                  <c:v>4.4863120641199128E-2</c:v>
                </c:pt>
                <c:pt idx="2">
                  <c:v>4.396073410157917E-2</c:v>
                </c:pt>
                <c:pt idx="3">
                  <c:v>4.4537077665642827E-2</c:v>
                </c:pt>
                <c:pt idx="4">
                  <c:v>4.2562929061784896E-2</c:v>
                </c:pt>
                <c:pt idx="5">
                  <c:v>4.26056338028169E-2</c:v>
                </c:pt>
              </c:numCache>
            </c:numRef>
          </c:val>
          <c:smooth val="0"/>
          <c:extLst>
            <c:ext xmlns:c16="http://schemas.microsoft.com/office/drawing/2014/chart" uri="{C3380CC4-5D6E-409C-BE32-E72D297353CC}">
              <c16:uniqueId val="{00000006-9E8A-498B-A20A-2152079F08CA}"/>
            </c:ext>
          </c:extLst>
        </c:ser>
        <c:dLbls>
          <c:showLegendKey val="0"/>
          <c:showVal val="0"/>
          <c:showCatName val="0"/>
          <c:showSerName val="0"/>
          <c:showPercent val="0"/>
          <c:showBubbleSize val="0"/>
        </c:dLbls>
        <c:hiLowLines>
          <c:spPr>
            <a:ln w="0">
              <a:noFill/>
            </a:ln>
          </c:spPr>
        </c:hiLowLines>
        <c:marker val="1"/>
        <c:smooth val="0"/>
        <c:axId val="614506816"/>
        <c:axId val="878440112"/>
      </c:lineChart>
      <c:catAx>
        <c:axId val="87497760"/>
        <c:scaling>
          <c:orientation val="minMax"/>
        </c:scaling>
        <c:delete val="0"/>
        <c:axPos val="b"/>
        <c:numFmt formatCode="General" sourceLinked="0"/>
        <c:majorTickMark val="none"/>
        <c:minorTickMark val="none"/>
        <c:tickLblPos val="nextTo"/>
        <c:spPr>
          <a:ln w="9360">
            <a:solidFill>
              <a:srgbClr val="D9D9D9"/>
            </a:solidFill>
            <a:round/>
          </a:ln>
        </c:spPr>
        <c:txPr>
          <a:bodyPr/>
          <a:lstStyle/>
          <a:p>
            <a:pPr>
              <a:defRPr sz="900" b="0" strike="noStrike" spc="-1">
                <a:solidFill>
                  <a:srgbClr val="000000"/>
                </a:solidFill>
                <a:latin typeface="BIZ UDPゴシック"/>
                <a:ea typeface="BIZ UDPゴシック"/>
              </a:defRPr>
            </a:pPr>
            <a:endParaRPr lang="ja-JP"/>
          </a:p>
        </c:txPr>
        <c:crossAx val="47139771"/>
        <c:crosses val="autoZero"/>
        <c:auto val="1"/>
        <c:lblAlgn val="ctr"/>
        <c:lblOffset val="100"/>
        <c:noMultiLvlLbl val="0"/>
      </c:catAx>
      <c:valAx>
        <c:axId val="47139771"/>
        <c:scaling>
          <c:orientation val="minMax"/>
          <c:min val="0"/>
        </c:scaling>
        <c:delete val="0"/>
        <c:axPos val="l"/>
        <c:majorGridlines>
          <c:spPr>
            <a:ln w="9360">
              <a:solidFill>
                <a:srgbClr val="D9D9D9"/>
              </a:solidFill>
              <a:round/>
            </a:ln>
          </c:spPr>
        </c:majorGridlines>
        <c:numFmt formatCode="#,##0_);[Red]\(#,##0\)" sourceLinked="0"/>
        <c:majorTickMark val="none"/>
        <c:minorTickMark val="none"/>
        <c:tickLblPos val="nextTo"/>
        <c:spPr>
          <a:ln w="6480">
            <a:noFill/>
          </a:ln>
        </c:spPr>
        <c:txPr>
          <a:bodyPr/>
          <a:lstStyle/>
          <a:p>
            <a:pPr>
              <a:defRPr sz="900" b="0" strike="noStrike" spc="-1">
                <a:solidFill>
                  <a:srgbClr val="000000"/>
                </a:solidFill>
                <a:latin typeface="BIZ UDPゴシック"/>
                <a:ea typeface="BIZ UDPゴシック"/>
              </a:defRPr>
            </a:pPr>
            <a:endParaRPr lang="ja-JP"/>
          </a:p>
        </c:txPr>
        <c:crossAx val="87497760"/>
        <c:crossesAt val="1"/>
        <c:crossBetween val="between"/>
      </c:valAx>
      <c:valAx>
        <c:axId val="878440112"/>
        <c:scaling>
          <c:orientation val="minMax"/>
          <c:min val="0"/>
        </c:scaling>
        <c:delete val="0"/>
        <c:axPos val="r"/>
        <c:numFmt formatCode="0.00%" sourceLinked="1"/>
        <c:majorTickMark val="out"/>
        <c:minorTickMark val="none"/>
        <c:tickLblPos val="nextTo"/>
        <c:crossAx val="614506816"/>
        <c:crosses val="max"/>
        <c:crossBetween val="between"/>
      </c:valAx>
      <c:catAx>
        <c:axId val="614506816"/>
        <c:scaling>
          <c:orientation val="minMax"/>
        </c:scaling>
        <c:delete val="1"/>
        <c:axPos val="b"/>
        <c:numFmt formatCode="General" sourceLinked="1"/>
        <c:majorTickMark val="out"/>
        <c:minorTickMark val="none"/>
        <c:tickLblPos val="nextTo"/>
        <c:crossAx val="878440112"/>
        <c:crosses val="autoZero"/>
        <c:auto val="1"/>
        <c:lblAlgn val="ctr"/>
        <c:lblOffset val="100"/>
        <c:noMultiLvlLbl val="0"/>
      </c:catAx>
      <c:spPr>
        <a:noFill/>
        <a:ln w="0">
          <a:noFill/>
        </a:ln>
      </c:spPr>
    </c:plotArea>
    <c:legend>
      <c:legendPos val="b"/>
      <c:overlay val="0"/>
      <c:spPr>
        <a:noFill/>
        <a:ln w="0">
          <a:noFill/>
        </a:ln>
      </c:spPr>
      <c:txPr>
        <a:bodyPr/>
        <a:lstStyle/>
        <a:p>
          <a:pPr>
            <a:defRPr sz="1050" b="0" strike="noStrike" spc="-1">
              <a:solidFill>
                <a:srgbClr val="000000"/>
              </a:solidFill>
              <a:latin typeface="BIZ UDPゴシック"/>
              <a:ea typeface="BIZ UDPゴシック"/>
            </a:defRPr>
          </a:pPr>
          <a:endParaRPr lang="ja-JP"/>
        </a:p>
      </c:txPr>
    </c:legend>
    <c:plotVisOnly val="1"/>
    <c:dispBlanksAs val="gap"/>
    <c:showDLblsOverMax val="1"/>
  </c:chart>
  <c:spPr>
    <a:solidFill>
      <a:srgbClr val="FFFFFF"/>
    </a:solidFill>
    <a:ln w="9360">
      <a:solidFill>
        <a:srgbClr val="D9D9D9"/>
      </a:solidFill>
      <a:round/>
    </a:ln>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0" strike="noStrike" spc="-1">
                <a:solidFill>
                  <a:srgbClr val="000000"/>
                </a:solidFill>
                <a:latin typeface="BIZ UDPゴシック"/>
                <a:ea typeface="BIZ UDPゴシック"/>
              </a:defRPr>
            </a:pPr>
            <a:r>
              <a:rPr lang="ja-JP" altLang="en-US" sz="1400" b="0" strike="noStrike" spc="-1">
                <a:solidFill>
                  <a:srgbClr val="000000"/>
                </a:solidFill>
                <a:latin typeface="BIZ UDPゴシック"/>
                <a:ea typeface="BIZ UDPゴシック"/>
              </a:rPr>
              <a:t>療育手帳所持者数の推移（令和3年度～令和8年度）</a:t>
            </a:r>
          </a:p>
        </c:rich>
      </c:tx>
      <c:overlay val="0"/>
      <c:spPr>
        <a:noFill/>
        <a:ln w="0">
          <a:noFill/>
        </a:ln>
      </c:spPr>
    </c:title>
    <c:autoTitleDeleted val="0"/>
    <c:plotArea>
      <c:layout/>
      <c:barChart>
        <c:barDir val="col"/>
        <c:grouping val="stacked"/>
        <c:varyColors val="0"/>
        <c:ser>
          <c:idx val="0"/>
          <c:order val="0"/>
          <c:tx>
            <c:strRef>
              <c:f>Sheet1!$A$2</c:f>
              <c:strCache>
                <c:ptCount val="1"/>
                <c:pt idx="0">
                  <c:v>療育手帳所持者数</c:v>
                </c:pt>
              </c:strCache>
            </c:strRef>
          </c:tx>
          <c:spPr>
            <a:solidFill>
              <a:schemeClr val="accent4">
                <a:lumMod val="20000"/>
                <a:lumOff val="80000"/>
              </a:schemeClr>
            </a:solidFill>
            <a:ln>
              <a:solidFill>
                <a:schemeClr val="tx1"/>
              </a:solidFill>
            </a:ln>
            <a:effectLst/>
          </c:spPr>
          <c:invertIfNegative val="0"/>
          <c:dLbls>
            <c:spPr>
              <a:noFill/>
              <a:ln>
                <a:noFill/>
              </a:ln>
              <a:effectLst/>
            </c:spPr>
            <c:txPr>
              <a:bodyPr wrap="square"/>
              <a:lstStyle/>
              <a:p>
                <a:pPr>
                  <a:defRPr sz="900" b="0" strike="noStrike" spc="-1">
                    <a:solidFill>
                      <a:srgbClr val="000000"/>
                    </a:solidFill>
                    <a:latin typeface="BIZ UDPゴシック"/>
                    <a:ea typeface="BIZ UDPゴシック"/>
                  </a:defRPr>
                </a:pPr>
                <a:endParaRPr lang="ja-JP"/>
              </a:p>
            </c:txPr>
            <c:dLblPos val="ctr"/>
            <c:showLegendKey val="0"/>
            <c:showVal val="1"/>
            <c:showCatName val="0"/>
            <c:showSerName val="0"/>
            <c:showPercent val="0"/>
            <c:showBubbleSize val="1"/>
            <c:separator>; </c:separator>
            <c:showLeaderLines val="0"/>
            <c:extLst>
              <c:ext xmlns:c15="http://schemas.microsoft.com/office/drawing/2012/chart" uri="{CE6537A1-D6FC-4f65-9D91-7224C49458BB}">
                <c15:showLeaderLines val="0"/>
              </c:ext>
            </c:extLst>
          </c:dLbls>
          <c:cat>
            <c:strRef>
              <c:f>Sheet1!$B$1:$G$1</c:f>
              <c:strCache>
                <c:ptCount val="6"/>
                <c:pt idx="0">
                  <c:v>令和3年度</c:v>
                </c:pt>
                <c:pt idx="1">
                  <c:v>令和4年度</c:v>
                </c:pt>
                <c:pt idx="2">
                  <c:v>令和5年度</c:v>
                </c:pt>
                <c:pt idx="3">
                  <c:v>令和6年度</c:v>
                </c:pt>
                <c:pt idx="4">
                  <c:v>令和7年度</c:v>
                </c:pt>
                <c:pt idx="5">
                  <c:v>令和8年度</c:v>
                </c:pt>
              </c:strCache>
            </c:strRef>
          </c:cat>
          <c:val>
            <c:numRef>
              <c:f>Sheet1!$B$2:$G$2</c:f>
              <c:numCache>
                <c:formatCode>#,##0</c:formatCode>
                <c:ptCount val="6"/>
                <c:pt idx="0">
                  <c:v>79</c:v>
                </c:pt>
                <c:pt idx="1">
                  <c:v>82</c:v>
                </c:pt>
                <c:pt idx="2">
                  <c:v>82</c:v>
                </c:pt>
                <c:pt idx="3">
                  <c:v>77</c:v>
                </c:pt>
                <c:pt idx="4">
                  <c:v>74</c:v>
                </c:pt>
                <c:pt idx="5">
                  <c:v>72</c:v>
                </c:pt>
              </c:numCache>
            </c:numRef>
          </c:val>
          <c:extLst>
            <c:ext xmlns:c16="http://schemas.microsoft.com/office/drawing/2014/chart" uri="{C3380CC4-5D6E-409C-BE32-E72D297353CC}">
              <c16:uniqueId val="{00000000-38C5-4FE5-BF0D-22220D0492EB}"/>
            </c:ext>
          </c:extLst>
        </c:ser>
        <c:dLbls>
          <c:showLegendKey val="0"/>
          <c:showVal val="0"/>
          <c:showCatName val="0"/>
          <c:showSerName val="0"/>
          <c:showPercent val="0"/>
          <c:showBubbleSize val="0"/>
        </c:dLbls>
        <c:gapWidth val="150"/>
        <c:overlap val="100"/>
        <c:axId val="62425545"/>
        <c:axId val="85551599"/>
      </c:barChart>
      <c:lineChart>
        <c:grouping val="stacked"/>
        <c:varyColors val="0"/>
        <c:ser>
          <c:idx val="4"/>
          <c:order val="1"/>
          <c:tx>
            <c:strRef>
              <c:f>Sheet1!$A$3</c:f>
              <c:strCache>
                <c:ptCount val="1"/>
                <c:pt idx="0">
                  <c:v>対人口比</c:v>
                </c:pt>
              </c:strCache>
            </c:strRef>
          </c:tx>
          <c:spPr>
            <a:ln w="28440" cap="rnd">
              <a:solidFill>
                <a:srgbClr val="997300"/>
              </a:solidFill>
              <a:round/>
            </a:ln>
          </c:spPr>
          <c:marker>
            <c:symbol val="circle"/>
            <c:size val="5"/>
            <c:spPr>
              <a:solidFill>
                <a:srgbClr val="997300"/>
              </a:solidFill>
            </c:spPr>
          </c:marker>
          <c:dLbls>
            <c:spPr>
              <a:noFill/>
              <a:ln>
                <a:noFill/>
              </a:ln>
              <a:effectLst/>
            </c:spPr>
            <c:txPr>
              <a:bodyPr wrap="square"/>
              <a:lstStyle/>
              <a:p>
                <a:pPr>
                  <a:defRPr sz="1000" b="0" strike="noStrike" spc="-1">
                    <a:solidFill>
                      <a:srgbClr val="000000"/>
                    </a:solidFill>
                    <a:latin typeface="BIZ UDPゴシック"/>
                    <a:ea typeface="BIZ UDPゴシック"/>
                  </a:defRPr>
                </a:pPr>
                <a:endParaRPr lang="ja-JP"/>
              </a:p>
            </c:txPr>
            <c:dLblPos val="t"/>
            <c:showLegendKey val="0"/>
            <c:showVal val="1"/>
            <c:showCatName val="0"/>
            <c:showSerName val="0"/>
            <c:showPercent val="0"/>
            <c:showBubbleSize val="1"/>
            <c:separator>; </c:separator>
            <c:showLeaderLines val="0"/>
            <c:extLst>
              <c:ext xmlns:c15="http://schemas.microsoft.com/office/drawing/2012/chart" uri="{CE6537A1-D6FC-4f65-9D91-7224C49458BB}">
                <c15:showLeaderLines val="0"/>
              </c:ext>
            </c:extLst>
          </c:dLbls>
          <c:cat>
            <c:strRef>
              <c:f>Sheet1!$B$1:$G$1</c:f>
              <c:strCache>
                <c:ptCount val="6"/>
                <c:pt idx="0">
                  <c:v>令和3年度</c:v>
                </c:pt>
                <c:pt idx="1">
                  <c:v>令和4年度</c:v>
                </c:pt>
                <c:pt idx="2">
                  <c:v>令和5年度</c:v>
                </c:pt>
                <c:pt idx="3">
                  <c:v>令和6年度</c:v>
                </c:pt>
                <c:pt idx="4">
                  <c:v>令和7年度</c:v>
                </c:pt>
                <c:pt idx="5">
                  <c:v>令和8年度</c:v>
                </c:pt>
              </c:strCache>
            </c:strRef>
          </c:cat>
          <c:val>
            <c:numRef>
              <c:f>Sheet1!$B$3:$G$3</c:f>
              <c:numCache>
                <c:formatCode>0.00%</c:formatCode>
                <c:ptCount val="6"/>
                <c:pt idx="0">
                  <c:v>8.0859774820880252E-3</c:v>
                </c:pt>
                <c:pt idx="1">
                  <c:v>8.535442906214219E-3</c:v>
                </c:pt>
                <c:pt idx="2">
                  <c:v>8.749466495945369E-3</c:v>
                </c:pt>
                <c:pt idx="3">
                  <c:v>8.4466871434839847E-3</c:v>
                </c:pt>
                <c:pt idx="4">
                  <c:v>8.4668192219679635E-3</c:v>
                </c:pt>
                <c:pt idx="5">
                  <c:v>8.4507042253521118E-3</c:v>
                </c:pt>
              </c:numCache>
            </c:numRef>
          </c:val>
          <c:smooth val="0"/>
          <c:extLst>
            <c:ext xmlns:c16="http://schemas.microsoft.com/office/drawing/2014/chart" uri="{C3380CC4-5D6E-409C-BE32-E72D297353CC}">
              <c16:uniqueId val="{00000004-38C5-4FE5-BF0D-22220D0492EB}"/>
            </c:ext>
          </c:extLst>
        </c:ser>
        <c:dLbls>
          <c:showLegendKey val="0"/>
          <c:showVal val="0"/>
          <c:showCatName val="0"/>
          <c:showSerName val="0"/>
          <c:showPercent val="0"/>
          <c:showBubbleSize val="0"/>
        </c:dLbls>
        <c:hiLowLines>
          <c:spPr>
            <a:ln w="0">
              <a:noFill/>
            </a:ln>
          </c:spPr>
        </c:hiLowLines>
        <c:marker val="1"/>
        <c:smooth val="0"/>
        <c:axId val="36224756"/>
        <c:axId val="95838967"/>
      </c:lineChart>
      <c:catAx>
        <c:axId val="62425545"/>
        <c:scaling>
          <c:orientation val="minMax"/>
        </c:scaling>
        <c:delete val="0"/>
        <c:axPos val="b"/>
        <c:numFmt formatCode="General" sourceLinked="0"/>
        <c:majorTickMark val="none"/>
        <c:minorTickMark val="none"/>
        <c:tickLblPos val="nextTo"/>
        <c:spPr>
          <a:ln w="9360">
            <a:solidFill>
              <a:srgbClr val="D9D9D9"/>
            </a:solidFill>
            <a:round/>
          </a:ln>
        </c:spPr>
        <c:txPr>
          <a:bodyPr/>
          <a:lstStyle/>
          <a:p>
            <a:pPr>
              <a:defRPr sz="900" b="0" strike="noStrike" spc="-1">
                <a:solidFill>
                  <a:srgbClr val="000000"/>
                </a:solidFill>
                <a:latin typeface="BIZ UDPゴシック"/>
                <a:ea typeface="BIZ UDPゴシック"/>
              </a:defRPr>
            </a:pPr>
            <a:endParaRPr lang="ja-JP"/>
          </a:p>
        </c:txPr>
        <c:crossAx val="85551599"/>
        <c:crosses val="autoZero"/>
        <c:auto val="1"/>
        <c:lblAlgn val="ctr"/>
        <c:lblOffset val="100"/>
        <c:noMultiLvlLbl val="0"/>
      </c:catAx>
      <c:valAx>
        <c:axId val="85551599"/>
        <c:scaling>
          <c:orientation val="minMax"/>
          <c:min val="0"/>
        </c:scaling>
        <c:delete val="0"/>
        <c:axPos val="l"/>
        <c:majorGridlines>
          <c:spPr>
            <a:ln w="9360">
              <a:solidFill>
                <a:srgbClr val="D9D9D9"/>
              </a:solidFill>
              <a:round/>
            </a:ln>
          </c:spPr>
        </c:majorGridlines>
        <c:numFmt formatCode="#,##0_);[Red]\(#,##0\)" sourceLinked="0"/>
        <c:majorTickMark val="none"/>
        <c:minorTickMark val="none"/>
        <c:tickLblPos val="nextTo"/>
        <c:spPr>
          <a:ln w="6480">
            <a:noFill/>
          </a:ln>
        </c:spPr>
        <c:txPr>
          <a:bodyPr/>
          <a:lstStyle/>
          <a:p>
            <a:pPr>
              <a:defRPr sz="900" b="0" strike="noStrike" spc="-1">
                <a:solidFill>
                  <a:srgbClr val="000000"/>
                </a:solidFill>
                <a:latin typeface="BIZ UDPゴシック"/>
                <a:ea typeface="BIZ UDPゴシック"/>
              </a:defRPr>
            </a:pPr>
            <a:endParaRPr lang="ja-JP"/>
          </a:p>
        </c:txPr>
        <c:crossAx val="62425545"/>
        <c:crossesAt val="1"/>
        <c:crossBetween val="between"/>
      </c:valAx>
      <c:catAx>
        <c:axId val="36224756"/>
        <c:scaling>
          <c:orientation val="minMax"/>
        </c:scaling>
        <c:delete val="1"/>
        <c:axPos val="b"/>
        <c:numFmt formatCode="General" sourceLinked="1"/>
        <c:majorTickMark val="out"/>
        <c:minorTickMark val="none"/>
        <c:tickLblPos val="nextTo"/>
        <c:crossAx val="95838967"/>
        <c:crosses val="autoZero"/>
        <c:auto val="1"/>
        <c:lblAlgn val="ctr"/>
        <c:lblOffset val="100"/>
        <c:noMultiLvlLbl val="0"/>
      </c:catAx>
      <c:valAx>
        <c:axId val="95838967"/>
        <c:scaling>
          <c:orientation val="minMax"/>
          <c:min val="0"/>
        </c:scaling>
        <c:delete val="0"/>
        <c:axPos val="r"/>
        <c:numFmt formatCode="0.00%" sourceLinked="0"/>
        <c:majorTickMark val="out"/>
        <c:minorTickMark val="none"/>
        <c:tickLblPos val="nextTo"/>
        <c:spPr>
          <a:ln w="6480">
            <a:noFill/>
          </a:ln>
        </c:spPr>
        <c:txPr>
          <a:bodyPr/>
          <a:lstStyle/>
          <a:p>
            <a:pPr>
              <a:defRPr sz="900" b="0" strike="noStrike" spc="-1">
                <a:solidFill>
                  <a:srgbClr val="000000"/>
                </a:solidFill>
                <a:latin typeface="BIZ UDPゴシック"/>
                <a:ea typeface="BIZ UDPゴシック"/>
              </a:defRPr>
            </a:pPr>
            <a:endParaRPr lang="ja-JP"/>
          </a:p>
        </c:txPr>
        <c:crossAx val="36224756"/>
        <c:crosses val="max"/>
        <c:crossBetween val="between"/>
      </c:valAx>
      <c:spPr>
        <a:noFill/>
        <a:ln w="0">
          <a:noFill/>
        </a:ln>
      </c:spPr>
    </c:plotArea>
    <c:legend>
      <c:legendPos val="b"/>
      <c:overlay val="0"/>
      <c:spPr>
        <a:noFill/>
        <a:ln w="0">
          <a:noFill/>
        </a:ln>
      </c:spPr>
      <c:txPr>
        <a:bodyPr/>
        <a:lstStyle/>
        <a:p>
          <a:pPr>
            <a:defRPr sz="1050" b="0" strike="noStrike" spc="-1">
              <a:solidFill>
                <a:srgbClr val="000000"/>
              </a:solidFill>
              <a:latin typeface="BIZ UDPゴシック"/>
              <a:ea typeface="BIZ UDPゴシック"/>
            </a:defRPr>
          </a:pPr>
          <a:endParaRPr lang="ja-JP"/>
        </a:p>
      </c:txPr>
    </c:legend>
    <c:plotVisOnly val="1"/>
    <c:dispBlanksAs val="gap"/>
    <c:showDLblsOverMax val="1"/>
  </c:chart>
  <c:spPr>
    <a:solidFill>
      <a:srgbClr val="FFFFFF"/>
    </a:solidFill>
    <a:ln w="9360">
      <a:solidFill>
        <a:srgbClr val="D9D9D9"/>
      </a:solidFill>
      <a:round/>
    </a:ln>
  </c:sp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200" b="0" strike="noStrike" spc="-1">
                <a:solidFill>
                  <a:srgbClr val="000000"/>
                </a:solidFill>
                <a:latin typeface="BIZ UDPゴシック"/>
                <a:ea typeface="BIZ UDPゴシック"/>
              </a:defRPr>
            </a:pPr>
            <a:r>
              <a:rPr lang="ja-JP" altLang="en-US" sz="1200" b="0" strike="noStrike" spc="-1">
                <a:solidFill>
                  <a:srgbClr val="000000"/>
                </a:solidFill>
                <a:latin typeface="BIZ UDPゴシック"/>
                <a:ea typeface="BIZ UDPゴシック"/>
              </a:rPr>
              <a:t>精神障害者保健福祉手帳所持者数の推移（令和3年度～令和8年度）</a:t>
            </a:r>
            <a:endParaRPr lang="en-US" altLang="ja-JP" sz="1200" b="0" strike="noStrike" spc="-1">
              <a:solidFill>
                <a:srgbClr val="000000"/>
              </a:solidFill>
              <a:latin typeface="BIZ UDPゴシック"/>
              <a:ea typeface="BIZ UDPゴシック"/>
            </a:endParaRPr>
          </a:p>
        </c:rich>
      </c:tx>
      <c:overlay val="0"/>
      <c:spPr>
        <a:noFill/>
        <a:ln w="0">
          <a:noFill/>
        </a:ln>
      </c:spPr>
    </c:title>
    <c:autoTitleDeleted val="0"/>
    <c:plotArea>
      <c:layout/>
      <c:barChart>
        <c:barDir val="col"/>
        <c:grouping val="stacked"/>
        <c:varyColors val="0"/>
        <c:ser>
          <c:idx val="0"/>
          <c:order val="0"/>
          <c:tx>
            <c:strRef>
              <c:f>Sheet1!$A$2</c:f>
              <c:strCache>
                <c:ptCount val="1"/>
                <c:pt idx="0">
                  <c:v>精神障害者保健福祉手帳所持者数</c:v>
                </c:pt>
              </c:strCache>
            </c:strRef>
          </c:tx>
          <c:spPr>
            <a:solidFill>
              <a:schemeClr val="accent2">
                <a:lumMod val="20000"/>
                <a:lumOff val="80000"/>
              </a:schemeClr>
            </a:solidFill>
            <a:ln>
              <a:solidFill>
                <a:schemeClr val="tx1"/>
              </a:solidFill>
            </a:ln>
            <a:effectLst/>
          </c:spPr>
          <c:invertIfNegative val="0"/>
          <c:dLbls>
            <c:spPr>
              <a:noFill/>
              <a:ln>
                <a:noFill/>
              </a:ln>
              <a:effectLst/>
            </c:spPr>
            <c:txPr>
              <a:bodyPr wrap="square"/>
              <a:lstStyle/>
              <a:p>
                <a:pPr>
                  <a:defRPr sz="900" b="0" strike="noStrike" spc="-1">
                    <a:solidFill>
                      <a:srgbClr val="000000"/>
                    </a:solidFill>
                    <a:latin typeface="BIZ UDPゴシック"/>
                    <a:ea typeface="BIZ UDPゴシック"/>
                  </a:defRPr>
                </a:pPr>
                <a:endParaRPr lang="ja-JP"/>
              </a:p>
            </c:txPr>
            <c:dLblPos val="ctr"/>
            <c:showLegendKey val="0"/>
            <c:showVal val="1"/>
            <c:showCatName val="0"/>
            <c:showSerName val="0"/>
            <c:showPercent val="0"/>
            <c:showBubbleSize val="1"/>
            <c:separator>; </c:separator>
            <c:showLeaderLines val="0"/>
            <c:extLst>
              <c:ext xmlns:c15="http://schemas.microsoft.com/office/drawing/2012/chart" uri="{CE6537A1-D6FC-4f65-9D91-7224C49458BB}">
                <c15:showLeaderLines val="0"/>
              </c:ext>
            </c:extLst>
          </c:dLbls>
          <c:cat>
            <c:strRef>
              <c:f>Sheet1!$B$1:$G$1</c:f>
              <c:strCache>
                <c:ptCount val="6"/>
                <c:pt idx="0">
                  <c:v>令和3年度</c:v>
                </c:pt>
                <c:pt idx="1">
                  <c:v>令和4年度</c:v>
                </c:pt>
                <c:pt idx="2">
                  <c:v>令和5年度</c:v>
                </c:pt>
                <c:pt idx="3">
                  <c:v>令和6年度</c:v>
                </c:pt>
                <c:pt idx="4">
                  <c:v>令和7年度</c:v>
                </c:pt>
                <c:pt idx="5">
                  <c:v>令和8年度</c:v>
                </c:pt>
              </c:strCache>
            </c:strRef>
          </c:cat>
          <c:val>
            <c:numRef>
              <c:f>Sheet1!$B$2:$G$2</c:f>
              <c:numCache>
                <c:formatCode>#,##0</c:formatCode>
                <c:ptCount val="6"/>
                <c:pt idx="0">
                  <c:v>40</c:v>
                </c:pt>
                <c:pt idx="1">
                  <c:v>44</c:v>
                </c:pt>
                <c:pt idx="2">
                  <c:v>45</c:v>
                </c:pt>
                <c:pt idx="3">
                  <c:v>47</c:v>
                </c:pt>
                <c:pt idx="4">
                  <c:v>62</c:v>
                </c:pt>
                <c:pt idx="5">
                  <c:v>60</c:v>
                </c:pt>
              </c:numCache>
            </c:numRef>
          </c:val>
          <c:extLst>
            <c:ext xmlns:c16="http://schemas.microsoft.com/office/drawing/2014/chart" uri="{C3380CC4-5D6E-409C-BE32-E72D297353CC}">
              <c16:uniqueId val="{00000000-4795-481C-BDAB-E747C47EAC8E}"/>
            </c:ext>
          </c:extLst>
        </c:ser>
        <c:dLbls>
          <c:showLegendKey val="0"/>
          <c:showVal val="0"/>
          <c:showCatName val="0"/>
          <c:showSerName val="0"/>
          <c:showPercent val="0"/>
          <c:showBubbleSize val="0"/>
        </c:dLbls>
        <c:gapWidth val="150"/>
        <c:overlap val="100"/>
        <c:axId val="43879784"/>
        <c:axId val="11339261"/>
      </c:barChart>
      <c:lineChart>
        <c:grouping val="stacked"/>
        <c:varyColors val="0"/>
        <c:ser>
          <c:idx val="5"/>
          <c:order val="1"/>
          <c:tx>
            <c:strRef>
              <c:f>Sheet1!$A$3</c:f>
              <c:strCache>
                <c:ptCount val="1"/>
                <c:pt idx="0">
                  <c:v>対人口比</c:v>
                </c:pt>
              </c:strCache>
            </c:strRef>
          </c:tx>
          <c:spPr>
            <a:ln w="28440" cap="rnd">
              <a:solidFill>
                <a:srgbClr val="43682B"/>
              </a:solidFill>
              <a:round/>
            </a:ln>
          </c:spPr>
          <c:marker>
            <c:symbol val="circle"/>
            <c:size val="5"/>
            <c:spPr>
              <a:solidFill>
                <a:srgbClr val="43682B"/>
              </a:solidFill>
            </c:spPr>
          </c:marker>
          <c:dLbls>
            <c:spPr>
              <a:noFill/>
              <a:ln>
                <a:noFill/>
              </a:ln>
              <a:effectLst/>
            </c:spPr>
            <c:txPr>
              <a:bodyPr wrap="square" lIns="38100" tIns="19050" rIns="38100" bIns="19050" anchor="ctr">
                <a:spAutoFit/>
              </a:bodyPr>
              <a:lstStyle/>
              <a:p>
                <a:pPr>
                  <a:defRPr>
                    <a:latin typeface="BIZ UDPゴシック" panose="020B0400000000000000" pitchFamily="50" charset="-128"/>
                    <a:ea typeface="BIZ UDPゴシック" panose="020B0400000000000000" pitchFamily="50" charset="-128"/>
                  </a:defRPr>
                </a:pPr>
                <a:endParaRPr lang="ja-JP"/>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Sheet1!$B$1:$G$1</c:f>
              <c:strCache>
                <c:ptCount val="6"/>
                <c:pt idx="0">
                  <c:v>令和3年度</c:v>
                </c:pt>
                <c:pt idx="1">
                  <c:v>令和4年度</c:v>
                </c:pt>
                <c:pt idx="2">
                  <c:v>令和5年度</c:v>
                </c:pt>
                <c:pt idx="3">
                  <c:v>令和6年度</c:v>
                </c:pt>
                <c:pt idx="4">
                  <c:v>令和7年度</c:v>
                </c:pt>
                <c:pt idx="5">
                  <c:v>令和8年度</c:v>
                </c:pt>
              </c:strCache>
            </c:strRef>
          </c:cat>
          <c:val>
            <c:numRef>
              <c:f>Sheet1!$B$3:$G$3</c:f>
              <c:numCache>
                <c:formatCode>0.00%</c:formatCode>
                <c:ptCount val="6"/>
                <c:pt idx="0">
                  <c:v>4.0941658137154556E-3</c:v>
                </c:pt>
                <c:pt idx="1">
                  <c:v>4.5799937545539715E-3</c:v>
                </c:pt>
                <c:pt idx="2">
                  <c:v>4.8015364916773363E-3</c:v>
                </c:pt>
                <c:pt idx="3">
                  <c:v>5.1557700745941204E-3</c:v>
                </c:pt>
                <c:pt idx="4">
                  <c:v>7.0938215102974832E-3</c:v>
                </c:pt>
                <c:pt idx="5">
                  <c:v>7.0422535211267607E-3</c:v>
                </c:pt>
              </c:numCache>
            </c:numRef>
          </c:val>
          <c:smooth val="0"/>
          <c:extLst>
            <c:ext xmlns:c16="http://schemas.microsoft.com/office/drawing/2014/chart" uri="{C3380CC4-5D6E-409C-BE32-E72D297353CC}">
              <c16:uniqueId val="{00000005-4795-481C-BDAB-E747C47EAC8E}"/>
            </c:ext>
          </c:extLst>
        </c:ser>
        <c:dLbls>
          <c:showLegendKey val="0"/>
          <c:showVal val="0"/>
          <c:showCatName val="0"/>
          <c:showSerName val="0"/>
          <c:showPercent val="0"/>
          <c:showBubbleSize val="0"/>
        </c:dLbls>
        <c:hiLowLines>
          <c:spPr>
            <a:ln w="0">
              <a:noFill/>
            </a:ln>
          </c:spPr>
        </c:hiLowLines>
        <c:marker val="1"/>
        <c:smooth val="0"/>
        <c:axId val="876857248"/>
        <c:axId val="539925936"/>
      </c:lineChart>
      <c:catAx>
        <c:axId val="43879784"/>
        <c:scaling>
          <c:orientation val="minMax"/>
        </c:scaling>
        <c:delete val="0"/>
        <c:axPos val="b"/>
        <c:numFmt formatCode="General" sourceLinked="0"/>
        <c:majorTickMark val="none"/>
        <c:minorTickMark val="none"/>
        <c:tickLblPos val="nextTo"/>
        <c:spPr>
          <a:ln w="9360">
            <a:solidFill>
              <a:srgbClr val="D9D9D9"/>
            </a:solidFill>
            <a:round/>
          </a:ln>
        </c:spPr>
        <c:txPr>
          <a:bodyPr/>
          <a:lstStyle/>
          <a:p>
            <a:pPr>
              <a:defRPr sz="900" b="0" strike="noStrike" spc="-1">
                <a:solidFill>
                  <a:srgbClr val="000000"/>
                </a:solidFill>
                <a:latin typeface="BIZ UDPゴシック"/>
                <a:ea typeface="BIZ UDPゴシック"/>
              </a:defRPr>
            </a:pPr>
            <a:endParaRPr lang="ja-JP"/>
          </a:p>
        </c:txPr>
        <c:crossAx val="11339261"/>
        <c:crosses val="autoZero"/>
        <c:auto val="1"/>
        <c:lblAlgn val="ctr"/>
        <c:lblOffset val="100"/>
        <c:noMultiLvlLbl val="0"/>
      </c:catAx>
      <c:valAx>
        <c:axId val="11339261"/>
        <c:scaling>
          <c:orientation val="minMax"/>
          <c:min val="0"/>
        </c:scaling>
        <c:delete val="0"/>
        <c:axPos val="l"/>
        <c:majorGridlines>
          <c:spPr>
            <a:ln w="9360">
              <a:solidFill>
                <a:srgbClr val="D9D9D9"/>
              </a:solidFill>
              <a:round/>
            </a:ln>
          </c:spPr>
        </c:majorGridlines>
        <c:numFmt formatCode="#,##0_);[Red]\(#,##0\)" sourceLinked="0"/>
        <c:majorTickMark val="none"/>
        <c:minorTickMark val="none"/>
        <c:tickLblPos val="nextTo"/>
        <c:spPr>
          <a:ln w="6480">
            <a:noFill/>
          </a:ln>
        </c:spPr>
        <c:txPr>
          <a:bodyPr/>
          <a:lstStyle/>
          <a:p>
            <a:pPr>
              <a:defRPr sz="900" b="0" strike="noStrike" spc="-1">
                <a:solidFill>
                  <a:srgbClr val="000000"/>
                </a:solidFill>
                <a:latin typeface="BIZ UDPゴシック"/>
                <a:ea typeface="BIZ UDPゴシック"/>
              </a:defRPr>
            </a:pPr>
            <a:endParaRPr lang="ja-JP"/>
          </a:p>
        </c:txPr>
        <c:crossAx val="43879784"/>
        <c:crossesAt val="1"/>
        <c:crossBetween val="between"/>
      </c:valAx>
      <c:valAx>
        <c:axId val="539925936"/>
        <c:scaling>
          <c:orientation val="minMax"/>
          <c:min val="0"/>
        </c:scaling>
        <c:delete val="0"/>
        <c:axPos val="r"/>
        <c:numFmt formatCode="0.00%" sourceLinked="1"/>
        <c:majorTickMark val="out"/>
        <c:minorTickMark val="none"/>
        <c:tickLblPos val="nextTo"/>
        <c:crossAx val="876857248"/>
        <c:crosses val="max"/>
        <c:crossBetween val="between"/>
      </c:valAx>
      <c:catAx>
        <c:axId val="876857248"/>
        <c:scaling>
          <c:orientation val="minMax"/>
        </c:scaling>
        <c:delete val="1"/>
        <c:axPos val="b"/>
        <c:numFmt formatCode="General" sourceLinked="1"/>
        <c:majorTickMark val="out"/>
        <c:minorTickMark val="none"/>
        <c:tickLblPos val="nextTo"/>
        <c:crossAx val="539925936"/>
        <c:crosses val="autoZero"/>
        <c:auto val="1"/>
        <c:lblAlgn val="ctr"/>
        <c:lblOffset val="100"/>
        <c:noMultiLvlLbl val="0"/>
      </c:catAx>
      <c:spPr>
        <a:noFill/>
        <a:ln w="0">
          <a:noFill/>
        </a:ln>
      </c:spPr>
    </c:plotArea>
    <c:legend>
      <c:legendPos val="b"/>
      <c:overlay val="0"/>
      <c:spPr>
        <a:noFill/>
        <a:ln w="0">
          <a:noFill/>
        </a:ln>
      </c:spPr>
      <c:txPr>
        <a:bodyPr/>
        <a:lstStyle/>
        <a:p>
          <a:pPr>
            <a:defRPr sz="1050" b="0" strike="noStrike" spc="-1">
              <a:solidFill>
                <a:srgbClr val="000000"/>
              </a:solidFill>
              <a:latin typeface="BIZ UDPゴシック"/>
              <a:ea typeface="BIZ UDPゴシック"/>
            </a:defRPr>
          </a:pPr>
          <a:endParaRPr lang="ja-JP"/>
        </a:p>
      </c:txPr>
    </c:legend>
    <c:plotVisOnly val="1"/>
    <c:dispBlanksAs val="gap"/>
    <c:showDLblsOverMax val="1"/>
  </c:chart>
  <c:spPr>
    <a:solidFill>
      <a:srgbClr val="FFFFFF"/>
    </a:solidFill>
    <a:ln w="9360">
      <a:solidFill>
        <a:srgbClr val="D9D9D9"/>
      </a:solidFill>
      <a:round/>
    </a:ln>
  </c:sp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3411</TotalTime>
  <Pages>151</Pages>
  <Words>13751</Words>
  <Characters>78385</Characters>
  <Application>Microsoft Office Word</Application>
  <DocSecurity>0</DocSecurity>
  <Lines>653</Lines>
  <Paragraphs>183</Paragraphs>
  <ScaleCrop>false</ScaleCrop>
  <Company/>
  <LinksUpToDate>false</LinksUpToDate>
  <CharactersWithSpaces>91953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おのまち障がい者計画・第４期障がい児福祉計画・第８期障がい福祉計画</dc:title>
  <dc:creator>小野町</dc:creator>
  <cp:lastModifiedBy>直也 髙橋</cp:lastModifiedBy>
  <cp:revision>34</cp:revision>
  <dcterms:created xsi:type="dcterms:W3CDTF">2026-07-23T22:03:00Z</dcterms:created>
  <dcterms:modified xsi:type="dcterms:W3CDTF">2026-10-19T12:00:00Z</dcterms:modified>
</cp:coreProperties>
</file>